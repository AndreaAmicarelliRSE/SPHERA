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EE70A0"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64440407" w:history="1">
        <w:r w:rsidR="00EE70A0" w:rsidRPr="00724AC7">
          <w:rPr>
            <w:rStyle w:val="Collegamentoipertestuale"/>
            <w:rFonts w:ascii="Book Antiqua" w:hAnsi="Book Antiqua"/>
            <w:caps/>
            <w:noProof/>
          </w:rPr>
          <w:t>1. Description and references</w:t>
        </w:r>
        <w:r w:rsidR="00EE70A0">
          <w:rPr>
            <w:noProof/>
            <w:webHidden/>
          </w:rPr>
          <w:tab/>
        </w:r>
        <w:r w:rsidR="00EE70A0">
          <w:rPr>
            <w:noProof/>
            <w:webHidden/>
          </w:rPr>
          <w:fldChar w:fldCharType="begin"/>
        </w:r>
        <w:r w:rsidR="00EE70A0">
          <w:rPr>
            <w:noProof/>
            <w:webHidden/>
          </w:rPr>
          <w:instrText xml:space="preserve"> PAGEREF _Toc64440407 \h </w:instrText>
        </w:r>
        <w:r w:rsidR="00EE70A0">
          <w:rPr>
            <w:noProof/>
            <w:webHidden/>
          </w:rPr>
        </w:r>
        <w:r w:rsidR="00EE70A0">
          <w:rPr>
            <w:noProof/>
            <w:webHidden/>
          </w:rPr>
          <w:fldChar w:fldCharType="separate"/>
        </w:r>
        <w:r w:rsidR="00EE70A0">
          <w:rPr>
            <w:noProof/>
            <w:webHidden/>
          </w:rPr>
          <w:t>4</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08" w:history="1">
        <w:r w:rsidR="00EE70A0" w:rsidRPr="00724AC7">
          <w:rPr>
            <w:rStyle w:val="Collegamentoipertestuale"/>
            <w:rFonts w:ascii="Book Antiqua" w:hAnsi="Book Antiqua"/>
            <w:caps/>
            <w:noProof/>
          </w:rPr>
          <w:t>2. Warranties and responsabilities</w:t>
        </w:r>
        <w:r w:rsidR="00EE70A0">
          <w:rPr>
            <w:noProof/>
            <w:webHidden/>
          </w:rPr>
          <w:tab/>
        </w:r>
        <w:r w:rsidR="00EE70A0">
          <w:rPr>
            <w:noProof/>
            <w:webHidden/>
          </w:rPr>
          <w:fldChar w:fldCharType="begin"/>
        </w:r>
        <w:r w:rsidR="00EE70A0">
          <w:rPr>
            <w:noProof/>
            <w:webHidden/>
          </w:rPr>
          <w:instrText xml:space="preserve"> PAGEREF _Toc64440408 \h </w:instrText>
        </w:r>
        <w:r w:rsidR="00EE70A0">
          <w:rPr>
            <w:noProof/>
            <w:webHidden/>
          </w:rPr>
        </w:r>
        <w:r w:rsidR="00EE70A0">
          <w:rPr>
            <w:noProof/>
            <w:webHidden/>
          </w:rPr>
          <w:fldChar w:fldCharType="separate"/>
        </w:r>
        <w:r w:rsidR="00EE70A0">
          <w:rPr>
            <w:noProof/>
            <w:webHidden/>
          </w:rPr>
          <w:t>6</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09" w:history="1">
        <w:r w:rsidR="00EE70A0" w:rsidRPr="00724AC7">
          <w:rPr>
            <w:rStyle w:val="Collegamentoipertestuale"/>
            <w:rFonts w:ascii="Book Antiqua" w:hAnsi="Book Antiqua"/>
            <w:caps/>
            <w:noProof/>
          </w:rPr>
          <w:t>3. Citation of SPHERA v.9.0.0</w:t>
        </w:r>
        <w:r w:rsidR="00EE70A0">
          <w:rPr>
            <w:noProof/>
            <w:webHidden/>
          </w:rPr>
          <w:tab/>
        </w:r>
        <w:r w:rsidR="00EE70A0">
          <w:rPr>
            <w:noProof/>
            <w:webHidden/>
          </w:rPr>
          <w:fldChar w:fldCharType="begin"/>
        </w:r>
        <w:r w:rsidR="00EE70A0">
          <w:rPr>
            <w:noProof/>
            <w:webHidden/>
          </w:rPr>
          <w:instrText xml:space="preserve"> PAGEREF _Toc64440409 \h </w:instrText>
        </w:r>
        <w:r w:rsidR="00EE70A0">
          <w:rPr>
            <w:noProof/>
            <w:webHidden/>
          </w:rPr>
        </w:r>
        <w:r w:rsidR="00EE70A0">
          <w:rPr>
            <w:noProof/>
            <w:webHidden/>
          </w:rPr>
          <w:fldChar w:fldCharType="separate"/>
        </w:r>
        <w:r w:rsidR="00EE70A0">
          <w:rPr>
            <w:noProof/>
            <w:webHidden/>
          </w:rPr>
          <w:t>7</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10" w:history="1">
        <w:r w:rsidR="00EE70A0" w:rsidRPr="00724AC7">
          <w:rPr>
            <w:rStyle w:val="Collegamentoipertestuale"/>
            <w:rFonts w:ascii="Book Antiqua" w:hAnsi="Book Antiqua"/>
            <w:caps/>
            <w:noProof/>
          </w:rPr>
          <w:t>4. SPHERA developers/authors</w:t>
        </w:r>
        <w:r w:rsidR="00EE70A0">
          <w:rPr>
            <w:noProof/>
            <w:webHidden/>
          </w:rPr>
          <w:tab/>
        </w:r>
        <w:r w:rsidR="00EE70A0">
          <w:rPr>
            <w:noProof/>
            <w:webHidden/>
          </w:rPr>
          <w:fldChar w:fldCharType="begin"/>
        </w:r>
        <w:r w:rsidR="00EE70A0">
          <w:rPr>
            <w:noProof/>
            <w:webHidden/>
          </w:rPr>
          <w:instrText xml:space="preserve"> PAGEREF _Toc64440410 \h </w:instrText>
        </w:r>
        <w:r w:rsidR="00EE70A0">
          <w:rPr>
            <w:noProof/>
            <w:webHidden/>
          </w:rPr>
        </w:r>
        <w:r w:rsidR="00EE70A0">
          <w:rPr>
            <w:noProof/>
            <w:webHidden/>
          </w:rPr>
          <w:fldChar w:fldCharType="separate"/>
        </w:r>
        <w:r w:rsidR="00EE70A0">
          <w:rPr>
            <w:noProof/>
            <w:webHidden/>
          </w:rPr>
          <w:t>8</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11" w:history="1">
        <w:r w:rsidR="00EE70A0" w:rsidRPr="00724AC7">
          <w:rPr>
            <w:rStyle w:val="Collegamentoipertestuale"/>
            <w:rFonts w:ascii="Book Antiqua" w:hAnsi="Book Antiqua"/>
            <w:caps/>
            <w:noProof/>
          </w:rPr>
          <w:t>5. SPHERA official users</w:t>
        </w:r>
        <w:r w:rsidR="00EE70A0">
          <w:rPr>
            <w:noProof/>
            <w:webHidden/>
          </w:rPr>
          <w:tab/>
        </w:r>
        <w:r w:rsidR="00EE70A0">
          <w:rPr>
            <w:noProof/>
            <w:webHidden/>
          </w:rPr>
          <w:fldChar w:fldCharType="begin"/>
        </w:r>
        <w:r w:rsidR="00EE70A0">
          <w:rPr>
            <w:noProof/>
            <w:webHidden/>
          </w:rPr>
          <w:instrText xml:space="preserve"> PAGEREF _Toc64440411 \h </w:instrText>
        </w:r>
        <w:r w:rsidR="00EE70A0">
          <w:rPr>
            <w:noProof/>
            <w:webHidden/>
          </w:rPr>
        </w:r>
        <w:r w:rsidR="00EE70A0">
          <w:rPr>
            <w:noProof/>
            <w:webHidden/>
          </w:rPr>
          <w:fldChar w:fldCharType="separate"/>
        </w:r>
        <w:r w:rsidR="00EE70A0">
          <w:rPr>
            <w:noProof/>
            <w:webHidden/>
          </w:rPr>
          <w:t>9</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12" w:history="1">
        <w:r w:rsidR="00EE70A0" w:rsidRPr="00724AC7">
          <w:rPr>
            <w:rStyle w:val="Collegamentoipertestuale"/>
            <w:rFonts w:ascii="Book Antiqua" w:hAnsi="Book Antiqua"/>
            <w:caps/>
            <w:noProof/>
          </w:rPr>
          <w:t>6. The scheme for transport of solid bodies and the Semi-Analytic approach as a boundary treatment scheme for fixed boundaries</w:t>
        </w:r>
        <w:r w:rsidR="00EE70A0">
          <w:rPr>
            <w:noProof/>
            <w:webHidden/>
          </w:rPr>
          <w:tab/>
        </w:r>
        <w:r w:rsidR="00EE70A0">
          <w:rPr>
            <w:noProof/>
            <w:webHidden/>
          </w:rPr>
          <w:fldChar w:fldCharType="begin"/>
        </w:r>
        <w:r w:rsidR="00EE70A0">
          <w:rPr>
            <w:noProof/>
            <w:webHidden/>
          </w:rPr>
          <w:instrText xml:space="preserve"> PAGEREF _Toc64440412 \h </w:instrText>
        </w:r>
        <w:r w:rsidR="00EE70A0">
          <w:rPr>
            <w:noProof/>
            <w:webHidden/>
          </w:rPr>
        </w:r>
        <w:r w:rsidR="00EE70A0">
          <w:rPr>
            <w:noProof/>
            <w:webHidden/>
          </w:rPr>
          <w:fldChar w:fldCharType="separate"/>
        </w:r>
        <w:r w:rsidR="00EE70A0">
          <w:rPr>
            <w:noProof/>
            <w:webHidden/>
          </w:rPr>
          <w:t>16</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13" w:history="1">
        <w:r w:rsidR="00EE70A0" w:rsidRPr="00724AC7">
          <w:rPr>
            <w:rStyle w:val="Collegamentoipertestuale"/>
            <w:noProof/>
          </w:rPr>
          <w:t>6.1.</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Smoothed Particle Hydrodynamics (SPH)</w:t>
        </w:r>
        <w:r w:rsidR="00EE70A0">
          <w:rPr>
            <w:noProof/>
            <w:webHidden/>
          </w:rPr>
          <w:tab/>
        </w:r>
        <w:r w:rsidR="00EE70A0">
          <w:rPr>
            <w:noProof/>
            <w:webHidden/>
          </w:rPr>
          <w:fldChar w:fldCharType="begin"/>
        </w:r>
        <w:r w:rsidR="00EE70A0">
          <w:rPr>
            <w:noProof/>
            <w:webHidden/>
          </w:rPr>
          <w:instrText xml:space="preserve"> PAGEREF _Toc64440413 \h </w:instrText>
        </w:r>
        <w:r w:rsidR="00EE70A0">
          <w:rPr>
            <w:noProof/>
            <w:webHidden/>
          </w:rPr>
        </w:r>
        <w:r w:rsidR="00EE70A0">
          <w:rPr>
            <w:noProof/>
            <w:webHidden/>
          </w:rPr>
          <w:fldChar w:fldCharType="separate"/>
        </w:r>
        <w:r w:rsidR="00EE70A0">
          <w:rPr>
            <w:noProof/>
            <w:webHidden/>
          </w:rPr>
          <w:t>16</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14" w:history="1">
        <w:r w:rsidR="00EE70A0" w:rsidRPr="00724AC7">
          <w:rPr>
            <w:rStyle w:val="Collegamentoipertestuale"/>
            <w:noProof/>
          </w:rPr>
          <w:t>6.2.</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SPH approximation of the balance equations of fluid dynamics with the boundary treatment scheme of Di Monaco et al. (2011; semi-analytic approach)</w:t>
        </w:r>
        <w:r w:rsidR="00EE70A0">
          <w:rPr>
            <w:noProof/>
            <w:webHidden/>
          </w:rPr>
          <w:tab/>
        </w:r>
        <w:r w:rsidR="00EE70A0">
          <w:rPr>
            <w:noProof/>
            <w:webHidden/>
          </w:rPr>
          <w:fldChar w:fldCharType="begin"/>
        </w:r>
        <w:r w:rsidR="00EE70A0">
          <w:rPr>
            <w:noProof/>
            <w:webHidden/>
          </w:rPr>
          <w:instrText xml:space="preserve"> PAGEREF _Toc64440414 \h </w:instrText>
        </w:r>
        <w:r w:rsidR="00EE70A0">
          <w:rPr>
            <w:noProof/>
            <w:webHidden/>
          </w:rPr>
        </w:r>
        <w:r w:rsidR="00EE70A0">
          <w:rPr>
            <w:noProof/>
            <w:webHidden/>
          </w:rPr>
          <w:fldChar w:fldCharType="separate"/>
        </w:r>
        <w:r w:rsidR="00EE70A0">
          <w:rPr>
            <w:noProof/>
            <w:webHidden/>
          </w:rPr>
          <w:t>17</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15" w:history="1">
        <w:r w:rsidR="00EE70A0" w:rsidRPr="00724AC7">
          <w:rPr>
            <w:rStyle w:val="Collegamentoipertestuale"/>
            <w:noProof/>
          </w:rPr>
          <w:t>6.3.</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Neutral Surface Boundary Layer (NSBL) slip coefficient under the rough-wall turbulent regime</w:t>
        </w:r>
        <w:r w:rsidR="00EE70A0">
          <w:rPr>
            <w:noProof/>
            <w:webHidden/>
          </w:rPr>
          <w:tab/>
        </w:r>
        <w:r w:rsidR="00EE70A0">
          <w:rPr>
            <w:noProof/>
            <w:webHidden/>
          </w:rPr>
          <w:fldChar w:fldCharType="begin"/>
        </w:r>
        <w:r w:rsidR="00EE70A0">
          <w:rPr>
            <w:noProof/>
            <w:webHidden/>
          </w:rPr>
          <w:instrText xml:space="preserve"> PAGEREF _Toc64440415 \h </w:instrText>
        </w:r>
        <w:r w:rsidR="00EE70A0">
          <w:rPr>
            <w:noProof/>
            <w:webHidden/>
          </w:rPr>
        </w:r>
        <w:r w:rsidR="00EE70A0">
          <w:rPr>
            <w:noProof/>
            <w:webHidden/>
          </w:rPr>
          <w:fldChar w:fldCharType="separate"/>
        </w:r>
        <w:r w:rsidR="00EE70A0">
          <w:rPr>
            <w:noProof/>
            <w:webHidden/>
          </w:rPr>
          <w:t>20</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16" w:history="1">
        <w:r w:rsidR="00EE70A0" w:rsidRPr="00724AC7">
          <w:rPr>
            <w:rStyle w:val="Collegamentoipertestuale"/>
            <w:noProof/>
          </w:rPr>
          <w:t>6.4.</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SPH balance equations for rigid body transport</w:t>
        </w:r>
        <w:r w:rsidR="00EE70A0">
          <w:rPr>
            <w:noProof/>
            <w:webHidden/>
          </w:rPr>
          <w:tab/>
        </w:r>
        <w:r w:rsidR="00EE70A0">
          <w:rPr>
            <w:noProof/>
            <w:webHidden/>
          </w:rPr>
          <w:fldChar w:fldCharType="begin"/>
        </w:r>
        <w:r w:rsidR="00EE70A0">
          <w:rPr>
            <w:noProof/>
            <w:webHidden/>
          </w:rPr>
          <w:instrText xml:space="preserve"> PAGEREF _Toc64440416 \h </w:instrText>
        </w:r>
        <w:r w:rsidR="00EE70A0">
          <w:rPr>
            <w:noProof/>
            <w:webHidden/>
          </w:rPr>
        </w:r>
        <w:r w:rsidR="00EE70A0">
          <w:rPr>
            <w:noProof/>
            <w:webHidden/>
          </w:rPr>
          <w:fldChar w:fldCharType="separate"/>
        </w:r>
        <w:r w:rsidR="00EE70A0">
          <w:rPr>
            <w:noProof/>
            <w:webHidden/>
          </w:rPr>
          <w:t>23</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17" w:history="1">
        <w:r w:rsidR="00EE70A0" w:rsidRPr="00724AC7">
          <w:rPr>
            <w:rStyle w:val="Collegamentoipertestuale"/>
            <w:noProof/>
          </w:rPr>
          <w:t>6.5.</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Improving 3D rotations</w:t>
        </w:r>
        <w:r w:rsidR="00EE70A0">
          <w:rPr>
            <w:noProof/>
            <w:webHidden/>
          </w:rPr>
          <w:tab/>
        </w:r>
        <w:r w:rsidR="00EE70A0">
          <w:rPr>
            <w:noProof/>
            <w:webHidden/>
          </w:rPr>
          <w:fldChar w:fldCharType="begin"/>
        </w:r>
        <w:r w:rsidR="00EE70A0">
          <w:rPr>
            <w:noProof/>
            <w:webHidden/>
          </w:rPr>
          <w:instrText xml:space="preserve"> PAGEREF _Toc64440417 \h </w:instrText>
        </w:r>
        <w:r w:rsidR="00EE70A0">
          <w:rPr>
            <w:noProof/>
            <w:webHidden/>
          </w:rPr>
        </w:r>
        <w:r w:rsidR="00EE70A0">
          <w:rPr>
            <w:noProof/>
            <w:webHidden/>
          </w:rPr>
          <w:fldChar w:fldCharType="separate"/>
        </w:r>
        <w:r w:rsidR="00EE70A0">
          <w:rPr>
            <w:noProof/>
            <w:webHidden/>
          </w:rPr>
          <w:t>26</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18" w:history="1">
        <w:r w:rsidR="00EE70A0" w:rsidRPr="00724AC7">
          <w:rPr>
            <w:rStyle w:val="Collegamentoipertestuale"/>
            <w:noProof/>
          </w:rPr>
          <w:t>6.1.</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Reaction forces</w:t>
        </w:r>
        <w:r w:rsidR="00EE70A0">
          <w:rPr>
            <w:noProof/>
            <w:webHidden/>
          </w:rPr>
          <w:tab/>
        </w:r>
        <w:r w:rsidR="00EE70A0">
          <w:rPr>
            <w:noProof/>
            <w:webHidden/>
          </w:rPr>
          <w:fldChar w:fldCharType="begin"/>
        </w:r>
        <w:r w:rsidR="00EE70A0">
          <w:rPr>
            <w:noProof/>
            <w:webHidden/>
          </w:rPr>
          <w:instrText xml:space="preserve"> PAGEREF _Toc64440418 \h </w:instrText>
        </w:r>
        <w:r w:rsidR="00EE70A0">
          <w:rPr>
            <w:noProof/>
            <w:webHidden/>
          </w:rPr>
        </w:r>
        <w:r w:rsidR="00EE70A0">
          <w:rPr>
            <w:noProof/>
            <w:webHidden/>
          </w:rPr>
          <w:fldChar w:fldCharType="separate"/>
        </w:r>
        <w:r w:rsidR="00EE70A0">
          <w:rPr>
            <w:noProof/>
            <w:webHidden/>
          </w:rPr>
          <w:t>28</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19" w:history="1">
        <w:r w:rsidR="00EE70A0" w:rsidRPr="00724AC7">
          <w:rPr>
            <w:rStyle w:val="Collegamentoipertestuale"/>
            <w:noProof/>
          </w:rPr>
          <w:t>6.2.</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Sliding friction force</w:t>
        </w:r>
        <w:r w:rsidR="00EE70A0">
          <w:rPr>
            <w:noProof/>
            <w:webHidden/>
          </w:rPr>
          <w:tab/>
        </w:r>
        <w:r w:rsidR="00EE70A0">
          <w:rPr>
            <w:noProof/>
            <w:webHidden/>
          </w:rPr>
          <w:fldChar w:fldCharType="begin"/>
        </w:r>
        <w:r w:rsidR="00EE70A0">
          <w:rPr>
            <w:noProof/>
            <w:webHidden/>
          </w:rPr>
          <w:instrText xml:space="preserve"> PAGEREF _Toc64440419 \h </w:instrText>
        </w:r>
        <w:r w:rsidR="00EE70A0">
          <w:rPr>
            <w:noProof/>
            <w:webHidden/>
          </w:rPr>
        </w:r>
        <w:r w:rsidR="00EE70A0">
          <w:rPr>
            <w:noProof/>
            <w:webHidden/>
          </w:rPr>
          <w:fldChar w:fldCharType="separate"/>
        </w:r>
        <w:r w:rsidR="00EE70A0">
          <w:rPr>
            <w:noProof/>
            <w:webHidden/>
          </w:rPr>
          <w:t>29</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20" w:history="1">
        <w:r w:rsidR="00EE70A0" w:rsidRPr="00724AC7">
          <w:rPr>
            <w:rStyle w:val="Collegamentoipertestuale"/>
            <w:noProof/>
            <w:lang w:val="en-GB"/>
          </w:rPr>
          <w:t>6.2.1.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Aerial stage (non-negative value for the input friction angle and body-frontier interactions)</w:t>
        </w:r>
        <w:r w:rsidR="00EE70A0">
          <w:rPr>
            <w:noProof/>
            <w:webHidden/>
          </w:rPr>
          <w:tab/>
        </w:r>
        <w:r w:rsidR="00EE70A0">
          <w:rPr>
            <w:noProof/>
            <w:webHidden/>
          </w:rPr>
          <w:fldChar w:fldCharType="begin"/>
        </w:r>
        <w:r w:rsidR="00EE70A0">
          <w:rPr>
            <w:noProof/>
            <w:webHidden/>
          </w:rPr>
          <w:instrText xml:space="preserve"> PAGEREF _Toc64440420 \h </w:instrText>
        </w:r>
        <w:r w:rsidR="00EE70A0">
          <w:rPr>
            <w:noProof/>
            <w:webHidden/>
          </w:rPr>
        </w:r>
        <w:r w:rsidR="00EE70A0">
          <w:rPr>
            <w:noProof/>
            <w:webHidden/>
          </w:rPr>
          <w:fldChar w:fldCharType="separate"/>
        </w:r>
        <w:r w:rsidR="00EE70A0">
          <w:rPr>
            <w:noProof/>
            <w:webHidden/>
          </w:rPr>
          <w:t>29</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21" w:history="1">
        <w:r w:rsidR="00EE70A0" w:rsidRPr="00724AC7">
          <w:rPr>
            <w:rStyle w:val="Collegamentoipertestuale"/>
            <w:noProof/>
            <w:lang w:val="en-GB"/>
          </w:rPr>
          <w:t>6.2.2.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Aerial stage (negative value for the input friction angle or body-body interactions)</w:t>
        </w:r>
        <w:r w:rsidR="00EE70A0">
          <w:rPr>
            <w:noProof/>
            <w:webHidden/>
          </w:rPr>
          <w:tab/>
        </w:r>
        <w:r w:rsidR="00EE70A0">
          <w:rPr>
            <w:noProof/>
            <w:webHidden/>
          </w:rPr>
          <w:fldChar w:fldCharType="begin"/>
        </w:r>
        <w:r w:rsidR="00EE70A0">
          <w:rPr>
            <w:noProof/>
            <w:webHidden/>
          </w:rPr>
          <w:instrText xml:space="preserve"> PAGEREF _Toc64440421 \h </w:instrText>
        </w:r>
        <w:r w:rsidR="00EE70A0">
          <w:rPr>
            <w:noProof/>
            <w:webHidden/>
          </w:rPr>
        </w:r>
        <w:r w:rsidR="00EE70A0">
          <w:rPr>
            <w:noProof/>
            <w:webHidden/>
          </w:rPr>
          <w:fldChar w:fldCharType="separate"/>
        </w:r>
        <w:r w:rsidR="00EE70A0">
          <w:rPr>
            <w:noProof/>
            <w:webHidden/>
          </w:rPr>
          <w:t>29</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22" w:history="1">
        <w:r w:rsidR="00EE70A0" w:rsidRPr="00724AC7">
          <w:rPr>
            <w:rStyle w:val="Collegamentoipertestuale"/>
            <w:noProof/>
            <w:lang w:val="en-GB"/>
          </w:rPr>
          <w:t>6.2.3.</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Submerged stage</w:t>
        </w:r>
        <w:r w:rsidR="00EE70A0">
          <w:rPr>
            <w:noProof/>
            <w:webHidden/>
          </w:rPr>
          <w:tab/>
        </w:r>
        <w:r w:rsidR="00EE70A0">
          <w:rPr>
            <w:noProof/>
            <w:webHidden/>
          </w:rPr>
          <w:fldChar w:fldCharType="begin"/>
        </w:r>
        <w:r w:rsidR="00EE70A0">
          <w:rPr>
            <w:noProof/>
            <w:webHidden/>
          </w:rPr>
          <w:instrText xml:space="preserve"> PAGEREF _Toc64440422 \h </w:instrText>
        </w:r>
        <w:r w:rsidR="00EE70A0">
          <w:rPr>
            <w:noProof/>
            <w:webHidden/>
          </w:rPr>
        </w:r>
        <w:r w:rsidR="00EE70A0">
          <w:rPr>
            <w:noProof/>
            <w:webHidden/>
          </w:rPr>
          <w:fldChar w:fldCharType="separate"/>
        </w:r>
        <w:r w:rsidR="00EE70A0">
          <w:rPr>
            <w:noProof/>
            <w:webHidden/>
          </w:rPr>
          <w:t>30</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23" w:history="1">
        <w:r w:rsidR="00EE70A0" w:rsidRPr="00724AC7">
          <w:rPr>
            <w:rStyle w:val="Collegamentoipertestuale"/>
            <w:noProof/>
          </w:rPr>
          <w:t>6.3.</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Body-boundary normal reaction force under sliding (at null normal velocity)</w:t>
        </w:r>
        <w:r w:rsidR="00EE70A0">
          <w:rPr>
            <w:noProof/>
            <w:webHidden/>
          </w:rPr>
          <w:tab/>
        </w:r>
        <w:r w:rsidR="00EE70A0">
          <w:rPr>
            <w:noProof/>
            <w:webHidden/>
          </w:rPr>
          <w:fldChar w:fldCharType="begin"/>
        </w:r>
        <w:r w:rsidR="00EE70A0">
          <w:rPr>
            <w:noProof/>
            <w:webHidden/>
          </w:rPr>
          <w:instrText xml:space="preserve"> PAGEREF _Toc64440423 \h </w:instrText>
        </w:r>
        <w:r w:rsidR="00EE70A0">
          <w:rPr>
            <w:noProof/>
            <w:webHidden/>
          </w:rPr>
        </w:r>
        <w:r w:rsidR="00EE70A0">
          <w:rPr>
            <w:noProof/>
            <w:webHidden/>
          </w:rPr>
          <w:fldChar w:fldCharType="separate"/>
        </w:r>
        <w:r w:rsidR="00EE70A0">
          <w:rPr>
            <w:noProof/>
            <w:webHidden/>
          </w:rPr>
          <w:t>31</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24" w:history="1">
        <w:r w:rsidR="00EE70A0" w:rsidRPr="00724AC7">
          <w:rPr>
            <w:rStyle w:val="Collegamentoipertestuale"/>
            <w:noProof/>
            <w:lang w:val="en-GB"/>
          </w:rPr>
          <w:t>6.3.1.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Aerial stage</w:t>
        </w:r>
        <w:r w:rsidR="00EE70A0">
          <w:rPr>
            <w:noProof/>
            <w:webHidden/>
          </w:rPr>
          <w:tab/>
        </w:r>
        <w:r w:rsidR="00EE70A0">
          <w:rPr>
            <w:noProof/>
            <w:webHidden/>
          </w:rPr>
          <w:fldChar w:fldCharType="begin"/>
        </w:r>
        <w:r w:rsidR="00EE70A0">
          <w:rPr>
            <w:noProof/>
            <w:webHidden/>
          </w:rPr>
          <w:instrText xml:space="preserve"> PAGEREF _Toc64440424 \h </w:instrText>
        </w:r>
        <w:r w:rsidR="00EE70A0">
          <w:rPr>
            <w:noProof/>
            <w:webHidden/>
          </w:rPr>
        </w:r>
        <w:r w:rsidR="00EE70A0">
          <w:rPr>
            <w:noProof/>
            <w:webHidden/>
          </w:rPr>
          <w:fldChar w:fldCharType="separate"/>
        </w:r>
        <w:r w:rsidR="00EE70A0">
          <w:rPr>
            <w:noProof/>
            <w:webHidden/>
          </w:rPr>
          <w:t>31</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25" w:history="1">
        <w:r w:rsidR="00EE70A0" w:rsidRPr="00724AC7">
          <w:rPr>
            <w:rStyle w:val="Collegamentoipertestuale"/>
            <w:noProof/>
            <w:lang w:val="en-GB"/>
          </w:rPr>
          <w:t>6.3.2.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Submerged stage</w:t>
        </w:r>
        <w:r w:rsidR="00EE70A0">
          <w:rPr>
            <w:noProof/>
            <w:webHidden/>
          </w:rPr>
          <w:tab/>
        </w:r>
        <w:r w:rsidR="00EE70A0">
          <w:rPr>
            <w:noProof/>
            <w:webHidden/>
          </w:rPr>
          <w:fldChar w:fldCharType="begin"/>
        </w:r>
        <w:r w:rsidR="00EE70A0">
          <w:rPr>
            <w:noProof/>
            <w:webHidden/>
          </w:rPr>
          <w:instrText xml:space="preserve"> PAGEREF _Toc64440425 \h </w:instrText>
        </w:r>
        <w:r w:rsidR="00EE70A0">
          <w:rPr>
            <w:noProof/>
            <w:webHidden/>
          </w:rPr>
        </w:r>
        <w:r w:rsidR="00EE70A0">
          <w:rPr>
            <w:noProof/>
            <w:webHidden/>
          </w:rPr>
          <w:fldChar w:fldCharType="separate"/>
        </w:r>
        <w:r w:rsidR="00EE70A0">
          <w:rPr>
            <w:noProof/>
            <w:webHidden/>
          </w:rPr>
          <w:t>31</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26" w:history="1">
        <w:r w:rsidR="00EE70A0" w:rsidRPr="00724AC7">
          <w:rPr>
            <w:rStyle w:val="Collegamentoipertestuale"/>
            <w:noProof/>
          </w:rPr>
          <w:t>6.4.</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Fluid-body interaction terms</w:t>
        </w:r>
        <w:r w:rsidR="00EE70A0">
          <w:rPr>
            <w:noProof/>
            <w:webHidden/>
          </w:rPr>
          <w:tab/>
        </w:r>
        <w:r w:rsidR="00EE70A0">
          <w:rPr>
            <w:noProof/>
            <w:webHidden/>
          </w:rPr>
          <w:fldChar w:fldCharType="begin"/>
        </w:r>
        <w:r w:rsidR="00EE70A0">
          <w:rPr>
            <w:noProof/>
            <w:webHidden/>
          </w:rPr>
          <w:instrText xml:space="preserve"> PAGEREF _Toc64440426 \h </w:instrText>
        </w:r>
        <w:r w:rsidR="00EE70A0">
          <w:rPr>
            <w:noProof/>
            <w:webHidden/>
          </w:rPr>
        </w:r>
        <w:r w:rsidR="00EE70A0">
          <w:rPr>
            <w:noProof/>
            <w:webHidden/>
          </w:rPr>
          <w:fldChar w:fldCharType="separate"/>
        </w:r>
        <w:r w:rsidR="00EE70A0">
          <w:rPr>
            <w:noProof/>
            <w:webHidden/>
          </w:rPr>
          <w:t>31</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27" w:history="1">
        <w:r w:rsidR="00EE70A0" w:rsidRPr="00724AC7">
          <w:rPr>
            <w:rStyle w:val="Collegamentoipertestuale"/>
            <w:noProof/>
          </w:rPr>
          <w:t>6.5.</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Solid-solid interaction terms</w:t>
        </w:r>
        <w:r w:rsidR="00EE70A0">
          <w:rPr>
            <w:noProof/>
            <w:webHidden/>
          </w:rPr>
          <w:tab/>
        </w:r>
        <w:r w:rsidR="00EE70A0">
          <w:rPr>
            <w:noProof/>
            <w:webHidden/>
          </w:rPr>
          <w:fldChar w:fldCharType="begin"/>
        </w:r>
        <w:r w:rsidR="00EE70A0">
          <w:rPr>
            <w:noProof/>
            <w:webHidden/>
          </w:rPr>
          <w:instrText xml:space="preserve"> PAGEREF _Toc64440427 \h </w:instrText>
        </w:r>
        <w:r w:rsidR="00EE70A0">
          <w:rPr>
            <w:noProof/>
            <w:webHidden/>
          </w:rPr>
        </w:r>
        <w:r w:rsidR="00EE70A0">
          <w:rPr>
            <w:noProof/>
            <w:webHidden/>
          </w:rPr>
          <w:fldChar w:fldCharType="separate"/>
        </w:r>
        <w:r w:rsidR="00EE70A0">
          <w:rPr>
            <w:noProof/>
            <w:webHidden/>
          </w:rPr>
          <w:t>35</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28" w:history="1">
        <w:r w:rsidR="00EE70A0" w:rsidRPr="00724AC7">
          <w:rPr>
            <w:rStyle w:val="Collegamentoipertestuale"/>
            <w:noProof/>
          </w:rPr>
          <w:t>6.6.</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Normal restitution coefficient</w:t>
        </w:r>
        <w:r w:rsidR="00EE70A0">
          <w:rPr>
            <w:noProof/>
            <w:webHidden/>
          </w:rPr>
          <w:tab/>
        </w:r>
        <w:r w:rsidR="00EE70A0">
          <w:rPr>
            <w:noProof/>
            <w:webHidden/>
          </w:rPr>
          <w:fldChar w:fldCharType="begin"/>
        </w:r>
        <w:r w:rsidR="00EE70A0">
          <w:rPr>
            <w:noProof/>
            <w:webHidden/>
          </w:rPr>
          <w:instrText xml:space="preserve"> PAGEREF _Toc64440428 \h </w:instrText>
        </w:r>
        <w:r w:rsidR="00EE70A0">
          <w:rPr>
            <w:noProof/>
            <w:webHidden/>
          </w:rPr>
        </w:r>
        <w:r w:rsidR="00EE70A0">
          <w:rPr>
            <w:noProof/>
            <w:webHidden/>
          </w:rPr>
          <w:fldChar w:fldCharType="separate"/>
        </w:r>
        <w:r w:rsidR="00EE70A0">
          <w:rPr>
            <w:noProof/>
            <w:webHidden/>
          </w:rPr>
          <w:t>37</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29" w:history="1">
        <w:r w:rsidR="00EE70A0" w:rsidRPr="00724AC7">
          <w:rPr>
            <w:rStyle w:val="Collegamentoipertestuale"/>
            <w:rFonts w:ascii="Book Antiqua" w:hAnsi="Book Antiqua"/>
            <w:caps/>
            <w:noProof/>
          </w:rPr>
          <w:t>7. The scheme for dense granular flows</w:t>
        </w:r>
        <w:r w:rsidR="00EE70A0">
          <w:rPr>
            <w:noProof/>
            <w:webHidden/>
          </w:rPr>
          <w:tab/>
        </w:r>
        <w:r w:rsidR="00EE70A0">
          <w:rPr>
            <w:noProof/>
            <w:webHidden/>
          </w:rPr>
          <w:fldChar w:fldCharType="begin"/>
        </w:r>
        <w:r w:rsidR="00EE70A0">
          <w:rPr>
            <w:noProof/>
            <w:webHidden/>
          </w:rPr>
          <w:instrText xml:space="preserve"> PAGEREF _Toc64440429 \h </w:instrText>
        </w:r>
        <w:r w:rsidR="00EE70A0">
          <w:rPr>
            <w:noProof/>
            <w:webHidden/>
          </w:rPr>
        </w:r>
        <w:r w:rsidR="00EE70A0">
          <w:rPr>
            <w:noProof/>
            <w:webHidden/>
          </w:rPr>
          <w:fldChar w:fldCharType="separate"/>
        </w:r>
        <w:r w:rsidR="00EE70A0">
          <w:rPr>
            <w:noProof/>
            <w:webHidden/>
          </w:rPr>
          <w:t>38</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30" w:history="1">
        <w:r w:rsidR="00EE70A0" w:rsidRPr="00724AC7">
          <w:rPr>
            <w:rStyle w:val="Collegamentoipertestuale"/>
            <w:noProof/>
          </w:rPr>
          <w:t>7.1.</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Mixture model for dense granular flows</w:t>
        </w:r>
        <w:r w:rsidR="00EE70A0">
          <w:rPr>
            <w:noProof/>
            <w:webHidden/>
          </w:rPr>
          <w:tab/>
        </w:r>
        <w:r w:rsidR="00EE70A0">
          <w:rPr>
            <w:noProof/>
            <w:webHidden/>
          </w:rPr>
          <w:fldChar w:fldCharType="begin"/>
        </w:r>
        <w:r w:rsidR="00EE70A0">
          <w:rPr>
            <w:noProof/>
            <w:webHidden/>
          </w:rPr>
          <w:instrText xml:space="preserve"> PAGEREF _Toc64440430 \h </w:instrText>
        </w:r>
        <w:r w:rsidR="00EE70A0">
          <w:rPr>
            <w:noProof/>
            <w:webHidden/>
          </w:rPr>
        </w:r>
        <w:r w:rsidR="00EE70A0">
          <w:rPr>
            <w:noProof/>
            <w:webHidden/>
          </w:rPr>
          <w:fldChar w:fldCharType="separate"/>
        </w:r>
        <w:r w:rsidR="00EE70A0">
          <w:rPr>
            <w:noProof/>
            <w:webHidden/>
          </w:rPr>
          <w:t>38</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31" w:history="1">
        <w:r w:rsidR="00EE70A0" w:rsidRPr="00724AC7">
          <w:rPr>
            <w:rStyle w:val="Collegamentoipertestuale"/>
            <w:noProof/>
            <w:lang w:val="it-IT"/>
          </w:rPr>
          <w:t>7.2.</w:t>
        </w:r>
        <w:r w:rsidR="00EE70A0">
          <w:rPr>
            <w:rFonts w:asciiTheme="minorHAnsi" w:eastAsiaTheme="minorEastAsia" w:hAnsiTheme="minorHAnsi" w:cstheme="minorBidi"/>
            <w:noProof/>
            <w:sz w:val="22"/>
            <w:lang w:val="it-IT" w:eastAsia="it-IT"/>
          </w:rPr>
          <w:tab/>
        </w:r>
        <w:r w:rsidR="00EE70A0" w:rsidRPr="00724AC7">
          <w:rPr>
            <w:rStyle w:val="Collegamentoipertestuale"/>
            <w:noProof/>
            <w:lang w:val="it-IT"/>
          </w:rPr>
          <w:t>2-interface 3D erosion criterion</w:t>
        </w:r>
        <w:r w:rsidR="00EE70A0">
          <w:rPr>
            <w:noProof/>
            <w:webHidden/>
          </w:rPr>
          <w:tab/>
        </w:r>
        <w:r w:rsidR="00EE70A0">
          <w:rPr>
            <w:noProof/>
            <w:webHidden/>
          </w:rPr>
          <w:fldChar w:fldCharType="begin"/>
        </w:r>
        <w:r w:rsidR="00EE70A0">
          <w:rPr>
            <w:noProof/>
            <w:webHidden/>
          </w:rPr>
          <w:instrText xml:space="preserve"> PAGEREF _Toc64440431 \h </w:instrText>
        </w:r>
        <w:r w:rsidR="00EE70A0">
          <w:rPr>
            <w:noProof/>
            <w:webHidden/>
          </w:rPr>
        </w:r>
        <w:r w:rsidR="00EE70A0">
          <w:rPr>
            <w:noProof/>
            <w:webHidden/>
          </w:rPr>
          <w:fldChar w:fldCharType="separate"/>
        </w:r>
        <w:r w:rsidR="00EE70A0">
          <w:rPr>
            <w:noProof/>
            <w:webHidden/>
          </w:rPr>
          <w:t>43</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32" w:history="1">
        <w:r w:rsidR="00EE70A0" w:rsidRPr="00724AC7">
          <w:rPr>
            <w:rStyle w:val="Collegamentoipertestuale"/>
            <w:noProof/>
          </w:rPr>
          <w:t>7.3.</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A simplified approach for soil liquefaction</w:t>
        </w:r>
        <w:r w:rsidR="00EE70A0">
          <w:rPr>
            <w:noProof/>
            <w:webHidden/>
          </w:rPr>
          <w:tab/>
        </w:r>
        <w:r w:rsidR="00EE70A0">
          <w:rPr>
            <w:noProof/>
            <w:webHidden/>
          </w:rPr>
          <w:fldChar w:fldCharType="begin"/>
        </w:r>
        <w:r w:rsidR="00EE70A0">
          <w:rPr>
            <w:noProof/>
            <w:webHidden/>
          </w:rPr>
          <w:instrText xml:space="preserve"> PAGEREF _Toc64440432 \h </w:instrText>
        </w:r>
        <w:r w:rsidR="00EE70A0">
          <w:rPr>
            <w:noProof/>
            <w:webHidden/>
          </w:rPr>
        </w:r>
        <w:r w:rsidR="00EE70A0">
          <w:rPr>
            <w:noProof/>
            <w:webHidden/>
          </w:rPr>
          <w:fldChar w:fldCharType="separate"/>
        </w:r>
        <w:r w:rsidR="00EE70A0">
          <w:rPr>
            <w:noProof/>
            <w:webHidden/>
          </w:rPr>
          <w:t>46</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33" w:history="1">
        <w:r w:rsidR="00EE70A0" w:rsidRPr="00724AC7">
          <w:rPr>
            <w:rStyle w:val="Collegamentoipertestuale"/>
            <w:rFonts w:ascii="Book Antiqua" w:hAnsi="Book Antiqua"/>
            <w:caps/>
            <w:noProof/>
          </w:rPr>
          <w:t>8. The DB-SPH boundary treatment scheme</w:t>
        </w:r>
        <w:r w:rsidR="00EE70A0">
          <w:rPr>
            <w:noProof/>
            <w:webHidden/>
          </w:rPr>
          <w:tab/>
        </w:r>
        <w:r w:rsidR="00EE70A0">
          <w:rPr>
            <w:noProof/>
            <w:webHidden/>
          </w:rPr>
          <w:fldChar w:fldCharType="begin"/>
        </w:r>
        <w:r w:rsidR="00EE70A0">
          <w:rPr>
            <w:noProof/>
            <w:webHidden/>
          </w:rPr>
          <w:instrText xml:space="preserve"> PAGEREF _Toc64440433 \h </w:instrText>
        </w:r>
        <w:r w:rsidR="00EE70A0">
          <w:rPr>
            <w:noProof/>
            <w:webHidden/>
          </w:rPr>
        </w:r>
        <w:r w:rsidR="00EE70A0">
          <w:rPr>
            <w:noProof/>
            <w:webHidden/>
          </w:rPr>
          <w:fldChar w:fldCharType="separate"/>
        </w:r>
        <w:r w:rsidR="00EE70A0">
          <w:rPr>
            <w:noProof/>
            <w:webHidden/>
          </w:rPr>
          <w:t>48</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34" w:history="1">
        <w:r w:rsidR="00EE70A0" w:rsidRPr="00724AC7">
          <w:rPr>
            <w:rStyle w:val="Collegamentoipertestuale"/>
            <w:noProof/>
          </w:rPr>
          <w:t>8.1.</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DB-SPH particle approximation and modifications of the balance equations</w:t>
        </w:r>
        <w:r w:rsidR="00EE70A0">
          <w:rPr>
            <w:noProof/>
            <w:webHidden/>
          </w:rPr>
          <w:tab/>
        </w:r>
        <w:r w:rsidR="00EE70A0">
          <w:rPr>
            <w:noProof/>
            <w:webHidden/>
          </w:rPr>
          <w:fldChar w:fldCharType="begin"/>
        </w:r>
        <w:r w:rsidR="00EE70A0">
          <w:rPr>
            <w:noProof/>
            <w:webHidden/>
          </w:rPr>
          <w:instrText xml:space="preserve"> PAGEREF _Toc64440434 \h </w:instrText>
        </w:r>
        <w:r w:rsidR="00EE70A0">
          <w:rPr>
            <w:noProof/>
            <w:webHidden/>
          </w:rPr>
        </w:r>
        <w:r w:rsidR="00EE70A0">
          <w:rPr>
            <w:noProof/>
            <w:webHidden/>
          </w:rPr>
          <w:fldChar w:fldCharType="separate"/>
        </w:r>
        <w:r w:rsidR="00EE70A0">
          <w:rPr>
            <w:noProof/>
            <w:webHidden/>
          </w:rPr>
          <w:t>48</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35" w:history="1">
        <w:r w:rsidR="00EE70A0" w:rsidRPr="00724AC7">
          <w:rPr>
            <w:rStyle w:val="Collegamentoipertestuale"/>
            <w:noProof/>
          </w:rPr>
          <w:t>8.2.</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1D Linearized Partial Riemann Solver</w:t>
        </w:r>
        <w:r w:rsidR="00EE70A0">
          <w:rPr>
            <w:noProof/>
            <w:webHidden/>
          </w:rPr>
          <w:tab/>
        </w:r>
        <w:r w:rsidR="00EE70A0">
          <w:rPr>
            <w:noProof/>
            <w:webHidden/>
          </w:rPr>
          <w:fldChar w:fldCharType="begin"/>
        </w:r>
        <w:r w:rsidR="00EE70A0">
          <w:rPr>
            <w:noProof/>
            <w:webHidden/>
          </w:rPr>
          <w:instrText xml:space="preserve"> PAGEREF _Toc64440435 \h </w:instrText>
        </w:r>
        <w:r w:rsidR="00EE70A0">
          <w:rPr>
            <w:noProof/>
            <w:webHidden/>
          </w:rPr>
        </w:r>
        <w:r w:rsidR="00EE70A0">
          <w:rPr>
            <w:noProof/>
            <w:webHidden/>
          </w:rPr>
          <w:fldChar w:fldCharType="separate"/>
        </w:r>
        <w:r w:rsidR="00EE70A0">
          <w:rPr>
            <w:noProof/>
            <w:webHidden/>
          </w:rPr>
          <w:t>50</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36" w:history="1">
        <w:r w:rsidR="00EE70A0" w:rsidRPr="00724AC7">
          <w:rPr>
            <w:rStyle w:val="Collegamentoipertestuale"/>
            <w:noProof/>
          </w:rPr>
          <w:t>8.3.</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Semi-particle volume</w:t>
        </w:r>
        <w:r w:rsidR="00EE70A0">
          <w:rPr>
            <w:noProof/>
            <w:webHidden/>
          </w:rPr>
          <w:tab/>
        </w:r>
        <w:r w:rsidR="00EE70A0">
          <w:rPr>
            <w:noProof/>
            <w:webHidden/>
          </w:rPr>
          <w:fldChar w:fldCharType="begin"/>
        </w:r>
        <w:r w:rsidR="00EE70A0">
          <w:rPr>
            <w:noProof/>
            <w:webHidden/>
          </w:rPr>
          <w:instrText xml:space="preserve"> PAGEREF _Toc64440436 \h </w:instrText>
        </w:r>
        <w:r w:rsidR="00EE70A0">
          <w:rPr>
            <w:noProof/>
            <w:webHidden/>
          </w:rPr>
        </w:r>
        <w:r w:rsidR="00EE70A0">
          <w:rPr>
            <w:noProof/>
            <w:webHidden/>
          </w:rPr>
          <w:fldChar w:fldCharType="separate"/>
        </w:r>
        <w:r w:rsidR="00EE70A0">
          <w:rPr>
            <w:noProof/>
            <w:webHidden/>
          </w:rPr>
          <w:t>50</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37" w:history="1">
        <w:r w:rsidR="00EE70A0" w:rsidRPr="00724AC7">
          <w:rPr>
            <w:rStyle w:val="Collegamentoipertestuale"/>
            <w:noProof/>
          </w:rPr>
          <w:t>8.4.</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DB-SPH inlet and outlet sections</w:t>
        </w:r>
        <w:r w:rsidR="00EE70A0">
          <w:rPr>
            <w:noProof/>
            <w:webHidden/>
          </w:rPr>
          <w:tab/>
        </w:r>
        <w:r w:rsidR="00EE70A0">
          <w:rPr>
            <w:noProof/>
            <w:webHidden/>
          </w:rPr>
          <w:fldChar w:fldCharType="begin"/>
        </w:r>
        <w:r w:rsidR="00EE70A0">
          <w:rPr>
            <w:noProof/>
            <w:webHidden/>
          </w:rPr>
          <w:instrText xml:space="preserve"> PAGEREF _Toc64440437 \h </w:instrText>
        </w:r>
        <w:r w:rsidR="00EE70A0">
          <w:rPr>
            <w:noProof/>
            <w:webHidden/>
          </w:rPr>
        </w:r>
        <w:r w:rsidR="00EE70A0">
          <w:rPr>
            <w:noProof/>
            <w:webHidden/>
          </w:rPr>
          <w:fldChar w:fldCharType="separate"/>
        </w:r>
        <w:r w:rsidR="00EE70A0">
          <w:rPr>
            <w:noProof/>
            <w:webHidden/>
          </w:rPr>
          <w:t>51</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38" w:history="1">
        <w:r w:rsidR="00EE70A0" w:rsidRPr="00724AC7">
          <w:rPr>
            <w:rStyle w:val="Collegamentoipertestuale"/>
            <w:noProof/>
          </w:rPr>
          <w:t>8.5.</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Shear stress boundary terms</w:t>
        </w:r>
        <w:r w:rsidR="00EE70A0">
          <w:rPr>
            <w:noProof/>
            <w:webHidden/>
          </w:rPr>
          <w:tab/>
        </w:r>
        <w:r w:rsidR="00EE70A0">
          <w:rPr>
            <w:noProof/>
            <w:webHidden/>
          </w:rPr>
          <w:fldChar w:fldCharType="begin"/>
        </w:r>
        <w:r w:rsidR="00EE70A0">
          <w:rPr>
            <w:noProof/>
            <w:webHidden/>
          </w:rPr>
          <w:instrText xml:space="preserve"> PAGEREF _Toc64440438 \h </w:instrText>
        </w:r>
        <w:r w:rsidR="00EE70A0">
          <w:rPr>
            <w:noProof/>
            <w:webHidden/>
          </w:rPr>
        </w:r>
        <w:r w:rsidR="00EE70A0">
          <w:rPr>
            <w:noProof/>
            <w:webHidden/>
          </w:rPr>
          <w:fldChar w:fldCharType="separate"/>
        </w:r>
        <w:r w:rsidR="00EE70A0">
          <w:rPr>
            <w:noProof/>
            <w:webHidden/>
          </w:rPr>
          <w:t>51</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39" w:history="1">
        <w:r w:rsidR="00EE70A0" w:rsidRPr="00724AC7">
          <w:rPr>
            <w:rStyle w:val="Collegamentoipertestuale"/>
            <w:rFonts w:ascii="Book Antiqua" w:hAnsi="Book Antiqua"/>
            <w:caps/>
            <w:noProof/>
          </w:rPr>
          <w:t>9. Time integration schemes (Leapfrog, Euler, Heun)</w:t>
        </w:r>
        <w:r w:rsidR="00EE70A0">
          <w:rPr>
            <w:noProof/>
            <w:webHidden/>
          </w:rPr>
          <w:tab/>
        </w:r>
        <w:r w:rsidR="00EE70A0">
          <w:rPr>
            <w:noProof/>
            <w:webHidden/>
          </w:rPr>
          <w:fldChar w:fldCharType="begin"/>
        </w:r>
        <w:r w:rsidR="00EE70A0">
          <w:rPr>
            <w:noProof/>
            <w:webHidden/>
          </w:rPr>
          <w:instrText xml:space="preserve"> PAGEREF _Toc64440439 \h </w:instrText>
        </w:r>
        <w:r w:rsidR="00EE70A0">
          <w:rPr>
            <w:noProof/>
            <w:webHidden/>
          </w:rPr>
        </w:r>
        <w:r w:rsidR="00EE70A0">
          <w:rPr>
            <w:noProof/>
            <w:webHidden/>
          </w:rPr>
          <w:fldChar w:fldCharType="separate"/>
        </w:r>
        <w:r w:rsidR="00EE70A0">
          <w:rPr>
            <w:noProof/>
            <w:webHidden/>
          </w:rPr>
          <w:t>53</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40" w:history="1">
        <w:r w:rsidR="00EE70A0" w:rsidRPr="00724AC7">
          <w:rPr>
            <w:rStyle w:val="Collegamentoipertestuale"/>
            <w:rFonts w:ascii="Book Antiqua" w:hAnsi="Book Antiqua"/>
            <w:caps/>
            <w:noProof/>
          </w:rPr>
          <w:t>10. The substation-flooding damage scheme</w:t>
        </w:r>
        <w:r w:rsidR="00EE70A0">
          <w:rPr>
            <w:noProof/>
            <w:webHidden/>
          </w:rPr>
          <w:tab/>
        </w:r>
        <w:r w:rsidR="00EE70A0">
          <w:rPr>
            <w:noProof/>
            <w:webHidden/>
          </w:rPr>
          <w:fldChar w:fldCharType="begin"/>
        </w:r>
        <w:r w:rsidR="00EE70A0">
          <w:rPr>
            <w:noProof/>
            <w:webHidden/>
          </w:rPr>
          <w:instrText xml:space="preserve"> PAGEREF _Toc64440440 \h </w:instrText>
        </w:r>
        <w:r w:rsidR="00EE70A0">
          <w:rPr>
            <w:noProof/>
            <w:webHidden/>
          </w:rPr>
        </w:r>
        <w:r w:rsidR="00EE70A0">
          <w:rPr>
            <w:noProof/>
            <w:webHidden/>
          </w:rPr>
          <w:fldChar w:fldCharType="separate"/>
        </w:r>
        <w:r w:rsidR="00EE70A0">
          <w:rPr>
            <w:noProof/>
            <w:webHidden/>
          </w:rPr>
          <w:t>55</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41" w:history="1">
        <w:r w:rsidR="00EE70A0" w:rsidRPr="00724AC7">
          <w:rPr>
            <w:rStyle w:val="Collegamentoipertestuale"/>
            <w:noProof/>
          </w:rPr>
          <w:t>10.1.</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Mathematical models</w:t>
        </w:r>
        <w:r w:rsidR="00EE70A0">
          <w:rPr>
            <w:noProof/>
            <w:webHidden/>
          </w:rPr>
          <w:tab/>
        </w:r>
        <w:r w:rsidR="00EE70A0">
          <w:rPr>
            <w:noProof/>
            <w:webHidden/>
          </w:rPr>
          <w:fldChar w:fldCharType="begin"/>
        </w:r>
        <w:r w:rsidR="00EE70A0">
          <w:rPr>
            <w:noProof/>
            <w:webHidden/>
          </w:rPr>
          <w:instrText xml:space="preserve"> PAGEREF _Toc64440441 \h </w:instrText>
        </w:r>
        <w:r w:rsidR="00EE70A0">
          <w:rPr>
            <w:noProof/>
            <w:webHidden/>
          </w:rPr>
        </w:r>
        <w:r w:rsidR="00EE70A0">
          <w:rPr>
            <w:noProof/>
            <w:webHidden/>
          </w:rPr>
          <w:fldChar w:fldCharType="separate"/>
        </w:r>
        <w:r w:rsidR="00EE70A0">
          <w:rPr>
            <w:noProof/>
            <w:webHidden/>
          </w:rPr>
          <w:t>55</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42" w:history="1">
        <w:r w:rsidR="00EE70A0" w:rsidRPr="00724AC7">
          <w:rPr>
            <w:rStyle w:val="Collegamentoipertestuale"/>
            <w:noProof/>
            <w:lang w:val="en-GB"/>
          </w:rPr>
          <w:t>10.1.1.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Proxy damage and vulnerability to flood-induced blackout events, in the absence of redundancy (at the level of the single electrical substations)</w:t>
        </w:r>
        <w:r w:rsidR="00EE70A0">
          <w:rPr>
            <w:noProof/>
            <w:webHidden/>
          </w:rPr>
          <w:tab/>
        </w:r>
        <w:r w:rsidR="00EE70A0">
          <w:rPr>
            <w:noProof/>
            <w:webHidden/>
          </w:rPr>
          <w:fldChar w:fldCharType="begin"/>
        </w:r>
        <w:r w:rsidR="00EE70A0">
          <w:rPr>
            <w:noProof/>
            <w:webHidden/>
          </w:rPr>
          <w:instrText xml:space="preserve"> PAGEREF _Toc64440442 \h </w:instrText>
        </w:r>
        <w:r w:rsidR="00EE70A0">
          <w:rPr>
            <w:noProof/>
            <w:webHidden/>
          </w:rPr>
        </w:r>
        <w:r w:rsidR="00EE70A0">
          <w:rPr>
            <w:noProof/>
            <w:webHidden/>
          </w:rPr>
          <w:fldChar w:fldCharType="separate"/>
        </w:r>
        <w:r w:rsidR="00EE70A0">
          <w:rPr>
            <w:noProof/>
            <w:webHidden/>
          </w:rPr>
          <w:t>55</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43" w:history="1">
        <w:r w:rsidR="00EE70A0" w:rsidRPr="00724AC7">
          <w:rPr>
            <w:rStyle w:val="Collegamentoipertestuale"/>
            <w:noProof/>
            <w:lang w:val="en-GB"/>
          </w:rPr>
          <w:t>10.1.2.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Flood-induced damage to the components of the electrical substations</w:t>
        </w:r>
        <w:r w:rsidR="00EE70A0">
          <w:rPr>
            <w:noProof/>
            <w:webHidden/>
          </w:rPr>
          <w:tab/>
        </w:r>
        <w:r w:rsidR="00EE70A0">
          <w:rPr>
            <w:noProof/>
            <w:webHidden/>
          </w:rPr>
          <w:fldChar w:fldCharType="begin"/>
        </w:r>
        <w:r w:rsidR="00EE70A0">
          <w:rPr>
            <w:noProof/>
            <w:webHidden/>
          </w:rPr>
          <w:instrText xml:space="preserve"> PAGEREF _Toc64440443 \h </w:instrText>
        </w:r>
        <w:r w:rsidR="00EE70A0">
          <w:rPr>
            <w:noProof/>
            <w:webHidden/>
          </w:rPr>
        </w:r>
        <w:r w:rsidR="00EE70A0">
          <w:rPr>
            <w:noProof/>
            <w:webHidden/>
          </w:rPr>
          <w:fldChar w:fldCharType="separate"/>
        </w:r>
        <w:r w:rsidR="00EE70A0">
          <w:rPr>
            <w:noProof/>
            <w:webHidden/>
          </w:rPr>
          <w:t>56</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44" w:history="1">
        <w:r w:rsidR="00EE70A0" w:rsidRPr="00724AC7">
          <w:rPr>
            <w:rStyle w:val="Collegamentoipertestuale"/>
            <w:noProof/>
          </w:rPr>
          <w:t>10.2.</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The numerical models</w:t>
        </w:r>
        <w:r w:rsidR="00EE70A0">
          <w:rPr>
            <w:noProof/>
            <w:webHidden/>
          </w:rPr>
          <w:tab/>
        </w:r>
        <w:r w:rsidR="00EE70A0">
          <w:rPr>
            <w:noProof/>
            <w:webHidden/>
          </w:rPr>
          <w:fldChar w:fldCharType="begin"/>
        </w:r>
        <w:r w:rsidR="00EE70A0">
          <w:rPr>
            <w:noProof/>
            <w:webHidden/>
          </w:rPr>
          <w:instrText xml:space="preserve"> PAGEREF _Toc64440444 \h </w:instrText>
        </w:r>
        <w:r w:rsidR="00EE70A0">
          <w:rPr>
            <w:noProof/>
            <w:webHidden/>
          </w:rPr>
        </w:r>
        <w:r w:rsidR="00EE70A0">
          <w:rPr>
            <w:noProof/>
            <w:webHidden/>
          </w:rPr>
          <w:fldChar w:fldCharType="separate"/>
        </w:r>
        <w:r w:rsidR="00EE70A0">
          <w:rPr>
            <w:noProof/>
            <w:webHidden/>
          </w:rPr>
          <w:t>57</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45" w:history="1">
        <w:r w:rsidR="00EE70A0" w:rsidRPr="00724AC7">
          <w:rPr>
            <w:rStyle w:val="Collegamentoipertestuale"/>
            <w:rFonts w:ascii="Book Antiqua" w:hAnsi="Book Antiqua"/>
            <w:caps/>
            <w:noProof/>
          </w:rPr>
          <w:t>11. The modelling chain</w:t>
        </w:r>
        <w:r w:rsidR="00EE70A0">
          <w:rPr>
            <w:noProof/>
            <w:webHidden/>
          </w:rPr>
          <w:tab/>
        </w:r>
        <w:r w:rsidR="00EE70A0">
          <w:rPr>
            <w:noProof/>
            <w:webHidden/>
          </w:rPr>
          <w:fldChar w:fldCharType="begin"/>
        </w:r>
        <w:r w:rsidR="00EE70A0">
          <w:rPr>
            <w:noProof/>
            <w:webHidden/>
          </w:rPr>
          <w:instrText xml:space="preserve"> PAGEREF _Toc64440445 \h </w:instrText>
        </w:r>
        <w:r w:rsidR="00EE70A0">
          <w:rPr>
            <w:noProof/>
            <w:webHidden/>
          </w:rPr>
        </w:r>
        <w:r w:rsidR="00EE70A0">
          <w:rPr>
            <w:noProof/>
            <w:webHidden/>
          </w:rPr>
          <w:fldChar w:fldCharType="separate"/>
        </w:r>
        <w:r w:rsidR="00EE70A0">
          <w:rPr>
            <w:noProof/>
            <w:webHidden/>
          </w:rPr>
          <w:t>58</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46" w:history="1">
        <w:r w:rsidR="00EE70A0" w:rsidRPr="00724AC7">
          <w:rPr>
            <w:rStyle w:val="Collegamentoipertestuale"/>
            <w:noProof/>
          </w:rPr>
          <w:t>11.1.</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The modelling chain of SPHERA v.9.0.0</w:t>
        </w:r>
        <w:r w:rsidR="00EE70A0">
          <w:rPr>
            <w:noProof/>
            <w:webHidden/>
          </w:rPr>
          <w:tab/>
        </w:r>
        <w:r w:rsidR="00EE70A0">
          <w:rPr>
            <w:noProof/>
            <w:webHidden/>
          </w:rPr>
          <w:fldChar w:fldCharType="begin"/>
        </w:r>
        <w:r w:rsidR="00EE70A0">
          <w:rPr>
            <w:noProof/>
            <w:webHidden/>
          </w:rPr>
          <w:instrText xml:space="preserve"> PAGEREF _Toc64440446 \h </w:instrText>
        </w:r>
        <w:r w:rsidR="00EE70A0">
          <w:rPr>
            <w:noProof/>
            <w:webHidden/>
          </w:rPr>
        </w:r>
        <w:r w:rsidR="00EE70A0">
          <w:rPr>
            <w:noProof/>
            <w:webHidden/>
          </w:rPr>
          <w:fldChar w:fldCharType="separate"/>
        </w:r>
        <w:r w:rsidR="00EE70A0">
          <w:rPr>
            <w:noProof/>
            <w:webHidden/>
          </w:rPr>
          <w:t>58</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47" w:history="1">
        <w:r w:rsidR="00EE70A0" w:rsidRPr="00724AC7">
          <w:rPr>
            <w:rStyle w:val="Collegamentoipertestuale"/>
            <w:noProof/>
          </w:rPr>
          <w:t>11.2.</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Some use procedures for Paraview</w:t>
        </w:r>
        <w:r w:rsidR="00EE70A0">
          <w:rPr>
            <w:noProof/>
            <w:webHidden/>
          </w:rPr>
          <w:tab/>
        </w:r>
        <w:r w:rsidR="00EE70A0">
          <w:rPr>
            <w:noProof/>
            <w:webHidden/>
          </w:rPr>
          <w:fldChar w:fldCharType="begin"/>
        </w:r>
        <w:r w:rsidR="00EE70A0">
          <w:rPr>
            <w:noProof/>
            <w:webHidden/>
          </w:rPr>
          <w:instrText xml:space="preserve"> PAGEREF _Toc64440447 \h </w:instrText>
        </w:r>
        <w:r w:rsidR="00EE70A0">
          <w:rPr>
            <w:noProof/>
            <w:webHidden/>
          </w:rPr>
        </w:r>
        <w:r w:rsidR="00EE70A0">
          <w:rPr>
            <w:noProof/>
            <w:webHidden/>
          </w:rPr>
          <w:fldChar w:fldCharType="separate"/>
        </w:r>
        <w:r w:rsidR="00EE70A0">
          <w:rPr>
            <w:noProof/>
            <w:webHidden/>
          </w:rPr>
          <w:t>60</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48" w:history="1">
        <w:r w:rsidR="00EE70A0" w:rsidRPr="00724AC7">
          <w:rPr>
            <w:rStyle w:val="Collegamentoipertestuale"/>
            <w:noProof/>
            <w:lang w:val="en-GB"/>
          </w:rPr>
          <w:t>11.2.1.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Elaboration of a unique DEM-DTM integrated surface</w:t>
        </w:r>
        <w:r w:rsidR="00EE70A0">
          <w:rPr>
            <w:noProof/>
            <w:webHidden/>
          </w:rPr>
          <w:tab/>
        </w:r>
        <w:r w:rsidR="00EE70A0">
          <w:rPr>
            <w:noProof/>
            <w:webHidden/>
          </w:rPr>
          <w:fldChar w:fldCharType="begin"/>
        </w:r>
        <w:r w:rsidR="00EE70A0">
          <w:rPr>
            <w:noProof/>
            <w:webHidden/>
          </w:rPr>
          <w:instrText xml:space="preserve"> PAGEREF _Toc64440448 \h </w:instrText>
        </w:r>
        <w:r w:rsidR="00EE70A0">
          <w:rPr>
            <w:noProof/>
            <w:webHidden/>
          </w:rPr>
        </w:r>
        <w:r w:rsidR="00EE70A0">
          <w:rPr>
            <w:noProof/>
            <w:webHidden/>
          </w:rPr>
          <w:fldChar w:fldCharType="separate"/>
        </w:r>
        <w:r w:rsidR="00EE70A0">
          <w:rPr>
            <w:noProof/>
            <w:webHidden/>
          </w:rPr>
          <w:t>60</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49" w:history="1">
        <w:r w:rsidR="00EE70A0" w:rsidRPr="00724AC7">
          <w:rPr>
            <w:rStyle w:val="Collegamentoipertestuale"/>
            <w:noProof/>
            <w:lang w:val="en-GB"/>
          </w:rPr>
          <w:t>11.2.2.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DEM filtering in the frame of the DEM/DTM elaboration</w:t>
        </w:r>
        <w:r w:rsidR="00EE70A0">
          <w:rPr>
            <w:noProof/>
            <w:webHidden/>
          </w:rPr>
          <w:tab/>
        </w:r>
        <w:r w:rsidR="00EE70A0">
          <w:rPr>
            <w:noProof/>
            <w:webHidden/>
          </w:rPr>
          <w:fldChar w:fldCharType="begin"/>
        </w:r>
        <w:r w:rsidR="00EE70A0">
          <w:rPr>
            <w:noProof/>
            <w:webHidden/>
          </w:rPr>
          <w:instrText xml:space="preserve"> PAGEREF _Toc64440449 \h </w:instrText>
        </w:r>
        <w:r w:rsidR="00EE70A0">
          <w:rPr>
            <w:noProof/>
            <w:webHidden/>
          </w:rPr>
        </w:r>
        <w:r w:rsidR="00EE70A0">
          <w:rPr>
            <w:noProof/>
            <w:webHidden/>
          </w:rPr>
          <w:fldChar w:fldCharType="separate"/>
        </w:r>
        <w:r w:rsidR="00EE70A0">
          <w:rPr>
            <w:noProof/>
            <w:webHidden/>
          </w:rPr>
          <w:t>61</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50" w:history="1">
        <w:r w:rsidR="00EE70A0" w:rsidRPr="00724AC7">
          <w:rPr>
            <w:rStyle w:val="Collegamentoipertestuale"/>
            <w:noProof/>
            <w:lang w:val="en-GB"/>
          </w:rPr>
          <w:t>11.2.1.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Dirichlet’s boundary conditions for water depth</w:t>
        </w:r>
        <w:r w:rsidR="00EE70A0">
          <w:rPr>
            <w:noProof/>
            <w:webHidden/>
          </w:rPr>
          <w:tab/>
        </w:r>
        <w:r w:rsidR="00EE70A0">
          <w:rPr>
            <w:noProof/>
            <w:webHidden/>
          </w:rPr>
          <w:fldChar w:fldCharType="begin"/>
        </w:r>
        <w:r w:rsidR="00EE70A0">
          <w:rPr>
            <w:noProof/>
            <w:webHidden/>
          </w:rPr>
          <w:instrText xml:space="preserve"> PAGEREF _Toc64440450 \h </w:instrText>
        </w:r>
        <w:r w:rsidR="00EE70A0">
          <w:rPr>
            <w:noProof/>
            <w:webHidden/>
          </w:rPr>
        </w:r>
        <w:r w:rsidR="00EE70A0">
          <w:rPr>
            <w:noProof/>
            <w:webHidden/>
          </w:rPr>
          <w:fldChar w:fldCharType="separate"/>
        </w:r>
        <w:r w:rsidR="00EE70A0">
          <w:rPr>
            <w:noProof/>
            <w:webHidden/>
          </w:rPr>
          <w:t>62</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51" w:history="1">
        <w:r w:rsidR="00EE70A0" w:rsidRPr="00724AC7">
          <w:rPr>
            <w:rStyle w:val="Collegamentoipertestuale"/>
            <w:noProof/>
            <w:lang w:val="en-GB"/>
          </w:rPr>
          <w:t>11.2.2.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Simple use procedure to design a weir</w:t>
        </w:r>
        <w:r w:rsidR="00EE70A0">
          <w:rPr>
            <w:noProof/>
            <w:webHidden/>
          </w:rPr>
          <w:tab/>
        </w:r>
        <w:r w:rsidR="00EE70A0">
          <w:rPr>
            <w:noProof/>
            <w:webHidden/>
          </w:rPr>
          <w:fldChar w:fldCharType="begin"/>
        </w:r>
        <w:r w:rsidR="00EE70A0">
          <w:rPr>
            <w:noProof/>
            <w:webHidden/>
          </w:rPr>
          <w:instrText xml:space="preserve"> PAGEREF _Toc64440451 \h </w:instrText>
        </w:r>
        <w:r w:rsidR="00EE70A0">
          <w:rPr>
            <w:noProof/>
            <w:webHidden/>
          </w:rPr>
        </w:r>
        <w:r w:rsidR="00EE70A0">
          <w:rPr>
            <w:noProof/>
            <w:webHidden/>
          </w:rPr>
          <w:fldChar w:fldCharType="separate"/>
        </w:r>
        <w:r w:rsidR="00EE70A0">
          <w:rPr>
            <w:noProof/>
            <w:webHidden/>
          </w:rPr>
          <w:t>63</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52" w:history="1">
        <w:r w:rsidR="00EE70A0" w:rsidRPr="00724AC7">
          <w:rPr>
            <w:rStyle w:val="Collegamentoipertestuale"/>
            <w:noProof/>
            <w:lang w:val="en-GB"/>
          </w:rPr>
          <w:t>11.2.1.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Simple use procedure to adapt any inlet section to its DEM-DTM surface</w:t>
        </w:r>
        <w:r w:rsidR="00EE70A0">
          <w:rPr>
            <w:noProof/>
            <w:webHidden/>
          </w:rPr>
          <w:tab/>
        </w:r>
        <w:r w:rsidR="00EE70A0">
          <w:rPr>
            <w:noProof/>
            <w:webHidden/>
          </w:rPr>
          <w:fldChar w:fldCharType="begin"/>
        </w:r>
        <w:r w:rsidR="00EE70A0">
          <w:rPr>
            <w:noProof/>
            <w:webHidden/>
          </w:rPr>
          <w:instrText xml:space="preserve"> PAGEREF _Toc64440452 \h </w:instrText>
        </w:r>
        <w:r w:rsidR="00EE70A0">
          <w:rPr>
            <w:noProof/>
            <w:webHidden/>
          </w:rPr>
        </w:r>
        <w:r w:rsidR="00EE70A0">
          <w:rPr>
            <w:noProof/>
            <w:webHidden/>
          </w:rPr>
          <w:fldChar w:fldCharType="separate"/>
        </w:r>
        <w:r w:rsidR="00EE70A0">
          <w:rPr>
            <w:noProof/>
            <w:webHidden/>
          </w:rPr>
          <w:t>63</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53" w:history="1">
        <w:r w:rsidR="00EE70A0" w:rsidRPr="00724AC7">
          <w:rPr>
            <w:rStyle w:val="Collegamentoipertestuale"/>
            <w:rFonts w:ascii="Book Antiqua" w:hAnsi="Book Antiqua"/>
            <w:caps/>
            <w:noProof/>
          </w:rPr>
          <w:t>12. Developer guide</w:t>
        </w:r>
        <w:r w:rsidR="00EE70A0">
          <w:rPr>
            <w:noProof/>
            <w:webHidden/>
          </w:rPr>
          <w:tab/>
        </w:r>
        <w:r w:rsidR="00EE70A0">
          <w:rPr>
            <w:noProof/>
            <w:webHidden/>
          </w:rPr>
          <w:fldChar w:fldCharType="begin"/>
        </w:r>
        <w:r w:rsidR="00EE70A0">
          <w:rPr>
            <w:noProof/>
            <w:webHidden/>
          </w:rPr>
          <w:instrText xml:space="preserve"> PAGEREF _Toc64440453 \h </w:instrText>
        </w:r>
        <w:r w:rsidR="00EE70A0">
          <w:rPr>
            <w:noProof/>
            <w:webHidden/>
          </w:rPr>
        </w:r>
        <w:r w:rsidR="00EE70A0">
          <w:rPr>
            <w:noProof/>
            <w:webHidden/>
          </w:rPr>
          <w:fldChar w:fldCharType="separate"/>
        </w:r>
        <w:r w:rsidR="00EE70A0">
          <w:rPr>
            <w:noProof/>
            <w:webHidden/>
          </w:rPr>
          <w:t>64</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54" w:history="1">
        <w:r w:rsidR="00EE70A0" w:rsidRPr="00724AC7">
          <w:rPr>
            <w:rStyle w:val="Collegamentoipertestuale"/>
            <w:noProof/>
          </w:rPr>
          <w:t>12.1.</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SPHERA v.9.0.0: synthetic description of the program units</w:t>
        </w:r>
        <w:r w:rsidR="00EE70A0">
          <w:rPr>
            <w:noProof/>
            <w:webHidden/>
          </w:rPr>
          <w:tab/>
        </w:r>
        <w:r w:rsidR="00EE70A0">
          <w:rPr>
            <w:noProof/>
            <w:webHidden/>
          </w:rPr>
          <w:fldChar w:fldCharType="begin"/>
        </w:r>
        <w:r w:rsidR="00EE70A0">
          <w:rPr>
            <w:noProof/>
            <w:webHidden/>
          </w:rPr>
          <w:instrText xml:space="preserve"> PAGEREF _Toc64440454 \h </w:instrText>
        </w:r>
        <w:r w:rsidR="00EE70A0">
          <w:rPr>
            <w:noProof/>
            <w:webHidden/>
          </w:rPr>
        </w:r>
        <w:r w:rsidR="00EE70A0">
          <w:rPr>
            <w:noProof/>
            <w:webHidden/>
          </w:rPr>
          <w:fldChar w:fldCharType="separate"/>
        </w:r>
        <w:r w:rsidR="00EE70A0">
          <w:rPr>
            <w:noProof/>
            <w:webHidden/>
          </w:rPr>
          <w:t>64</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55" w:history="1">
        <w:r w:rsidR="00EE70A0" w:rsidRPr="00724AC7">
          <w:rPr>
            <w:rStyle w:val="Collegamentoipertestuale"/>
            <w:noProof/>
            <w:lang w:val="en-GB"/>
          </w:rPr>
          <w:t>12.1.1.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boundary conditions (“BC”)</w:t>
        </w:r>
        <w:r w:rsidR="00EE70A0">
          <w:rPr>
            <w:noProof/>
            <w:webHidden/>
          </w:rPr>
          <w:tab/>
        </w:r>
        <w:r w:rsidR="00EE70A0">
          <w:rPr>
            <w:noProof/>
            <w:webHidden/>
          </w:rPr>
          <w:fldChar w:fldCharType="begin"/>
        </w:r>
        <w:r w:rsidR="00EE70A0">
          <w:rPr>
            <w:noProof/>
            <w:webHidden/>
          </w:rPr>
          <w:instrText xml:space="preserve"> PAGEREF _Toc64440455 \h </w:instrText>
        </w:r>
        <w:r w:rsidR="00EE70A0">
          <w:rPr>
            <w:noProof/>
            <w:webHidden/>
          </w:rPr>
        </w:r>
        <w:r w:rsidR="00EE70A0">
          <w:rPr>
            <w:noProof/>
            <w:webHidden/>
          </w:rPr>
          <w:fldChar w:fldCharType="separate"/>
        </w:r>
        <w:r w:rsidR="00EE70A0">
          <w:rPr>
            <w:noProof/>
            <w:webHidden/>
          </w:rPr>
          <w:t>64</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56" w:history="1">
        <w:r w:rsidR="00EE70A0" w:rsidRPr="00724AC7">
          <w:rPr>
            <w:rStyle w:val="Collegamentoipertestuale"/>
            <w:noProof/>
            <w:lang w:val="en-GB"/>
          </w:rPr>
          <w:t>12.1.2.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continuity equation</w:t>
        </w:r>
        <w:r w:rsidR="00EE70A0">
          <w:rPr>
            <w:noProof/>
            <w:webHidden/>
          </w:rPr>
          <w:tab/>
        </w:r>
        <w:r w:rsidR="00EE70A0">
          <w:rPr>
            <w:noProof/>
            <w:webHidden/>
          </w:rPr>
          <w:fldChar w:fldCharType="begin"/>
        </w:r>
        <w:r w:rsidR="00EE70A0">
          <w:rPr>
            <w:noProof/>
            <w:webHidden/>
          </w:rPr>
          <w:instrText xml:space="preserve"> PAGEREF _Toc64440456 \h </w:instrText>
        </w:r>
        <w:r w:rsidR="00EE70A0">
          <w:rPr>
            <w:noProof/>
            <w:webHidden/>
          </w:rPr>
        </w:r>
        <w:r w:rsidR="00EE70A0">
          <w:rPr>
            <w:noProof/>
            <w:webHidden/>
          </w:rPr>
          <w:fldChar w:fldCharType="separate"/>
        </w:r>
        <w:r w:rsidR="00EE70A0">
          <w:rPr>
            <w:noProof/>
            <w:webHidden/>
          </w:rPr>
          <w:t>64</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57" w:history="1">
        <w:r w:rsidR="00EE70A0" w:rsidRPr="00724AC7">
          <w:rPr>
            <w:rStyle w:val="Collegamentoipertestuale"/>
            <w:noProof/>
            <w:lang w:val="en-GB"/>
          </w:rPr>
          <w:t>12.1.3.</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momentum equation</w:t>
        </w:r>
        <w:r w:rsidR="00EE70A0">
          <w:rPr>
            <w:noProof/>
            <w:webHidden/>
          </w:rPr>
          <w:tab/>
        </w:r>
        <w:r w:rsidR="00EE70A0">
          <w:rPr>
            <w:noProof/>
            <w:webHidden/>
          </w:rPr>
          <w:fldChar w:fldCharType="begin"/>
        </w:r>
        <w:r w:rsidR="00EE70A0">
          <w:rPr>
            <w:noProof/>
            <w:webHidden/>
          </w:rPr>
          <w:instrText xml:space="preserve"> PAGEREF _Toc64440457 \h </w:instrText>
        </w:r>
        <w:r w:rsidR="00EE70A0">
          <w:rPr>
            <w:noProof/>
            <w:webHidden/>
          </w:rPr>
        </w:r>
        <w:r w:rsidR="00EE70A0">
          <w:rPr>
            <w:noProof/>
            <w:webHidden/>
          </w:rPr>
          <w:fldChar w:fldCharType="separate"/>
        </w:r>
        <w:r w:rsidR="00EE70A0">
          <w:rPr>
            <w:noProof/>
            <w:webHidden/>
          </w:rPr>
          <w:t>64</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58" w:history="1">
        <w:r w:rsidR="00EE70A0" w:rsidRPr="00724AC7">
          <w:rPr>
            <w:rStyle w:val="Collegamentoipertestuale"/>
            <w:noProof/>
            <w:lang w:val="en-GB"/>
          </w:rPr>
          <w:t>12.1.4.</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transport of solid bodies</w:t>
        </w:r>
        <w:r w:rsidR="00EE70A0">
          <w:rPr>
            <w:noProof/>
            <w:webHidden/>
          </w:rPr>
          <w:tab/>
        </w:r>
        <w:r w:rsidR="00EE70A0">
          <w:rPr>
            <w:noProof/>
            <w:webHidden/>
          </w:rPr>
          <w:fldChar w:fldCharType="begin"/>
        </w:r>
        <w:r w:rsidR="00EE70A0">
          <w:rPr>
            <w:noProof/>
            <w:webHidden/>
          </w:rPr>
          <w:instrText xml:space="preserve"> PAGEREF _Toc64440458 \h </w:instrText>
        </w:r>
        <w:r w:rsidR="00EE70A0">
          <w:rPr>
            <w:noProof/>
            <w:webHidden/>
          </w:rPr>
        </w:r>
        <w:r w:rsidR="00EE70A0">
          <w:rPr>
            <w:noProof/>
            <w:webHidden/>
          </w:rPr>
          <w:fldChar w:fldCharType="separate"/>
        </w:r>
        <w:r w:rsidR="00EE70A0">
          <w:rPr>
            <w:noProof/>
            <w:webHidden/>
          </w:rPr>
          <w:t>64</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59" w:history="1">
        <w:r w:rsidR="00EE70A0" w:rsidRPr="00724AC7">
          <w:rPr>
            <w:rStyle w:val="Collegamentoipertestuale"/>
            <w:noProof/>
          </w:rPr>
          <w:t>12.1.5.</w:t>
        </w:r>
        <w:r w:rsidR="00EE70A0">
          <w:rPr>
            <w:rFonts w:asciiTheme="minorHAnsi" w:eastAsiaTheme="minorEastAsia" w:hAnsiTheme="minorHAnsi" w:cstheme="minorBidi"/>
            <w:noProof/>
            <w:sz w:val="22"/>
            <w:szCs w:val="22"/>
          </w:rPr>
          <w:tab/>
        </w:r>
        <w:r w:rsidR="00EE70A0" w:rsidRPr="00724AC7">
          <w:rPr>
            <w:rStyle w:val="Collegamentoipertestuale"/>
            <w:noProof/>
          </w:rPr>
          <w:t>Program units for the constitutive equation</w:t>
        </w:r>
        <w:r w:rsidR="00EE70A0">
          <w:rPr>
            <w:noProof/>
            <w:webHidden/>
          </w:rPr>
          <w:tab/>
        </w:r>
        <w:r w:rsidR="00EE70A0">
          <w:rPr>
            <w:noProof/>
            <w:webHidden/>
          </w:rPr>
          <w:fldChar w:fldCharType="begin"/>
        </w:r>
        <w:r w:rsidR="00EE70A0">
          <w:rPr>
            <w:noProof/>
            <w:webHidden/>
          </w:rPr>
          <w:instrText xml:space="preserve"> PAGEREF _Toc64440459 \h </w:instrText>
        </w:r>
        <w:r w:rsidR="00EE70A0">
          <w:rPr>
            <w:noProof/>
            <w:webHidden/>
          </w:rPr>
        </w:r>
        <w:r w:rsidR="00EE70A0">
          <w:rPr>
            <w:noProof/>
            <w:webHidden/>
          </w:rPr>
          <w:fldChar w:fldCharType="separate"/>
        </w:r>
        <w:r w:rsidR="00EE70A0">
          <w:rPr>
            <w:noProof/>
            <w:webHidden/>
          </w:rPr>
          <w:t>64</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0" w:history="1">
        <w:r w:rsidR="00EE70A0" w:rsidRPr="00724AC7">
          <w:rPr>
            <w:rStyle w:val="Collegamentoipertestuale"/>
            <w:noProof/>
            <w:lang w:val="en-GB"/>
          </w:rPr>
          <w:t>12.1.6.</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boundary treatment scheme DB-SPH</w:t>
        </w:r>
        <w:r w:rsidR="00EE70A0">
          <w:rPr>
            <w:noProof/>
            <w:webHidden/>
          </w:rPr>
          <w:tab/>
        </w:r>
        <w:r w:rsidR="00EE70A0">
          <w:rPr>
            <w:noProof/>
            <w:webHidden/>
          </w:rPr>
          <w:fldChar w:fldCharType="begin"/>
        </w:r>
        <w:r w:rsidR="00EE70A0">
          <w:rPr>
            <w:noProof/>
            <w:webHidden/>
          </w:rPr>
          <w:instrText xml:space="preserve"> PAGEREF _Toc64440460 \h </w:instrText>
        </w:r>
        <w:r w:rsidR="00EE70A0">
          <w:rPr>
            <w:noProof/>
            <w:webHidden/>
          </w:rPr>
        </w:r>
        <w:r w:rsidR="00EE70A0">
          <w:rPr>
            <w:noProof/>
            <w:webHidden/>
          </w:rPr>
          <w:fldChar w:fldCharType="separate"/>
        </w:r>
        <w:r w:rsidR="00EE70A0">
          <w:rPr>
            <w:noProof/>
            <w:webHidden/>
          </w:rPr>
          <w:t>65</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1" w:history="1">
        <w:r w:rsidR="00EE70A0" w:rsidRPr="00724AC7">
          <w:rPr>
            <w:rStyle w:val="Collegamentoipertestuale"/>
            <w:noProof/>
            <w:lang w:val="en-GB"/>
          </w:rPr>
          <w:t>12.1.7.</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erosion criterion</w:t>
        </w:r>
        <w:r w:rsidR="00EE70A0">
          <w:rPr>
            <w:noProof/>
            <w:webHidden/>
          </w:rPr>
          <w:tab/>
        </w:r>
        <w:r w:rsidR="00EE70A0">
          <w:rPr>
            <w:noProof/>
            <w:webHidden/>
          </w:rPr>
          <w:fldChar w:fldCharType="begin"/>
        </w:r>
        <w:r w:rsidR="00EE70A0">
          <w:rPr>
            <w:noProof/>
            <w:webHidden/>
          </w:rPr>
          <w:instrText xml:space="preserve"> PAGEREF _Toc64440461 \h </w:instrText>
        </w:r>
        <w:r w:rsidR="00EE70A0">
          <w:rPr>
            <w:noProof/>
            <w:webHidden/>
          </w:rPr>
        </w:r>
        <w:r w:rsidR="00EE70A0">
          <w:rPr>
            <w:noProof/>
            <w:webHidden/>
          </w:rPr>
          <w:fldChar w:fldCharType="separate"/>
        </w:r>
        <w:r w:rsidR="00EE70A0">
          <w:rPr>
            <w:noProof/>
            <w:webHidden/>
          </w:rPr>
          <w:t>66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2" w:history="1">
        <w:r w:rsidR="00EE70A0" w:rsidRPr="00724AC7">
          <w:rPr>
            <w:rStyle w:val="Collegamentoipertestuale"/>
            <w:noProof/>
            <w:lang w:val="en-GB"/>
          </w:rPr>
          <w:t>12.1.8.</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on geometry (i.e., analytic geometry, algebra, …)</w:t>
        </w:r>
        <w:r w:rsidR="00EE70A0">
          <w:rPr>
            <w:noProof/>
            <w:webHidden/>
          </w:rPr>
          <w:tab/>
        </w:r>
        <w:r w:rsidR="00EE70A0">
          <w:rPr>
            <w:noProof/>
            <w:webHidden/>
          </w:rPr>
          <w:fldChar w:fldCharType="begin"/>
        </w:r>
        <w:r w:rsidR="00EE70A0">
          <w:rPr>
            <w:noProof/>
            <w:webHidden/>
          </w:rPr>
          <w:instrText xml:space="preserve"> PAGEREF _Toc64440462 \h </w:instrText>
        </w:r>
        <w:r w:rsidR="00EE70A0">
          <w:rPr>
            <w:noProof/>
            <w:webHidden/>
          </w:rPr>
        </w:r>
        <w:r w:rsidR="00EE70A0">
          <w:rPr>
            <w:noProof/>
            <w:webHidden/>
          </w:rPr>
          <w:fldChar w:fldCharType="separate"/>
        </w:r>
        <w:r w:rsidR="00EE70A0">
          <w:rPr>
            <w:noProof/>
            <w:webHidden/>
          </w:rPr>
          <w:t>66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3" w:history="1">
        <w:r w:rsidR="00EE70A0" w:rsidRPr="00724AC7">
          <w:rPr>
            <w:rStyle w:val="Collegamentoipertestuale"/>
            <w:noProof/>
            <w:lang w:val="en-GB"/>
          </w:rPr>
          <w:t>12.1.9.</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initial conditions (IC)</w:t>
        </w:r>
        <w:r w:rsidR="00EE70A0">
          <w:rPr>
            <w:noProof/>
            <w:webHidden/>
          </w:rPr>
          <w:tab/>
        </w:r>
        <w:r w:rsidR="00EE70A0">
          <w:rPr>
            <w:noProof/>
            <w:webHidden/>
          </w:rPr>
          <w:fldChar w:fldCharType="begin"/>
        </w:r>
        <w:r w:rsidR="00EE70A0">
          <w:rPr>
            <w:noProof/>
            <w:webHidden/>
          </w:rPr>
          <w:instrText xml:space="preserve"> PAGEREF _Toc64440463 \h </w:instrText>
        </w:r>
        <w:r w:rsidR="00EE70A0">
          <w:rPr>
            <w:noProof/>
            <w:webHidden/>
          </w:rPr>
        </w:r>
        <w:r w:rsidR="00EE70A0">
          <w:rPr>
            <w:noProof/>
            <w:webHidden/>
          </w:rPr>
          <w:fldChar w:fldCharType="separate"/>
        </w:r>
        <w:r w:rsidR="00EE70A0">
          <w:rPr>
            <w:noProof/>
            <w:webHidden/>
          </w:rPr>
          <w:t>68</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4" w:history="1">
        <w:r w:rsidR="00EE70A0" w:rsidRPr="00724AC7">
          <w:rPr>
            <w:rStyle w:val="Collegamentoipertestuale"/>
            <w:noProof/>
            <w:lang w:val="en-GB"/>
          </w:rPr>
          <w:t>12.1.10.</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Draft program units for the turbulent dispersion of granular material</w:t>
        </w:r>
        <w:r w:rsidR="00EE70A0">
          <w:rPr>
            <w:noProof/>
            <w:webHidden/>
          </w:rPr>
          <w:tab/>
        </w:r>
        <w:r w:rsidR="00EE70A0">
          <w:rPr>
            <w:noProof/>
            <w:webHidden/>
          </w:rPr>
          <w:fldChar w:fldCharType="begin"/>
        </w:r>
        <w:r w:rsidR="00EE70A0">
          <w:rPr>
            <w:noProof/>
            <w:webHidden/>
          </w:rPr>
          <w:instrText xml:space="preserve"> PAGEREF _Toc64440464 \h </w:instrText>
        </w:r>
        <w:r w:rsidR="00EE70A0">
          <w:rPr>
            <w:noProof/>
            <w:webHidden/>
          </w:rPr>
        </w:r>
        <w:r w:rsidR="00EE70A0">
          <w:rPr>
            <w:noProof/>
            <w:webHidden/>
          </w:rPr>
          <w:fldChar w:fldCharType="separate"/>
        </w:r>
        <w:r w:rsidR="00EE70A0">
          <w:rPr>
            <w:noProof/>
            <w:webHidden/>
          </w:rPr>
          <w:t>68</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5" w:history="1">
        <w:r w:rsidR="00EE70A0" w:rsidRPr="00724AC7">
          <w:rPr>
            <w:rStyle w:val="Collegamentoipertestuale"/>
            <w:noProof/>
            <w:lang w:val="en-GB"/>
          </w:rPr>
          <w:t>12.1.11.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main algorithms</w:t>
        </w:r>
        <w:r w:rsidR="00EE70A0">
          <w:rPr>
            <w:noProof/>
            <w:webHidden/>
          </w:rPr>
          <w:tab/>
        </w:r>
        <w:r w:rsidR="00EE70A0">
          <w:rPr>
            <w:noProof/>
            <w:webHidden/>
          </w:rPr>
          <w:fldChar w:fldCharType="begin"/>
        </w:r>
        <w:r w:rsidR="00EE70A0">
          <w:rPr>
            <w:noProof/>
            <w:webHidden/>
          </w:rPr>
          <w:instrText xml:space="preserve"> PAGEREF _Toc64440465 \h </w:instrText>
        </w:r>
        <w:r w:rsidR="00EE70A0">
          <w:rPr>
            <w:noProof/>
            <w:webHidden/>
          </w:rPr>
        </w:r>
        <w:r w:rsidR="00EE70A0">
          <w:rPr>
            <w:noProof/>
            <w:webHidden/>
          </w:rPr>
          <w:fldChar w:fldCharType="separate"/>
        </w:r>
        <w:r w:rsidR="00EE70A0">
          <w:rPr>
            <w:noProof/>
            <w:webHidden/>
          </w:rPr>
          <w:t>68</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6" w:history="1">
        <w:r w:rsidR="00EE70A0" w:rsidRPr="00724AC7">
          <w:rPr>
            <w:rStyle w:val="Collegamentoipertestuale"/>
            <w:noProof/>
          </w:rPr>
          <w:t>12.1.12.</w:t>
        </w:r>
        <w:r w:rsidR="00EE70A0">
          <w:rPr>
            <w:rFonts w:asciiTheme="minorHAnsi" w:eastAsiaTheme="minorEastAsia" w:hAnsiTheme="minorHAnsi" w:cstheme="minorBidi"/>
            <w:noProof/>
            <w:sz w:val="22"/>
            <w:szCs w:val="22"/>
          </w:rPr>
          <w:tab/>
        </w:r>
        <w:r w:rsidR="00EE70A0" w:rsidRPr="00724AC7">
          <w:rPr>
            <w:rStyle w:val="Collegamentoipertestuale"/>
            <w:noProof/>
          </w:rPr>
          <w:t>Modules</w:t>
        </w:r>
        <w:r w:rsidR="00EE70A0">
          <w:rPr>
            <w:noProof/>
            <w:webHidden/>
          </w:rPr>
          <w:tab/>
        </w:r>
        <w:r w:rsidR="00EE70A0">
          <w:rPr>
            <w:noProof/>
            <w:webHidden/>
          </w:rPr>
          <w:fldChar w:fldCharType="begin"/>
        </w:r>
        <w:r w:rsidR="00EE70A0">
          <w:rPr>
            <w:noProof/>
            <w:webHidden/>
          </w:rPr>
          <w:instrText xml:space="preserve"> PAGEREF _Toc64440466 \h </w:instrText>
        </w:r>
        <w:r w:rsidR="00EE70A0">
          <w:rPr>
            <w:noProof/>
            <w:webHidden/>
          </w:rPr>
        </w:r>
        <w:r w:rsidR="00EE70A0">
          <w:rPr>
            <w:noProof/>
            <w:webHidden/>
          </w:rPr>
          <w:fldChar w:fldCharType="separate"/>
        </w:r>
        <w:r w:rsidR="00EE70A0">
          <w:rPr>
            <w:noProof/>
            <w:webHidden/>
          </w:rPr>
          <w:t>69</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7" w:history="1">
        <w:r w:rsidR="00EE70A0" w:rsidRPr="00724AC7">
          <w:rPr>
            <w:rStyle w:val="Collegamentoipertestuale"/>
            <w:noProof/>
            <w:lang w:val="en-GB"/>
          </w:rPr>
          <w:t>12.1.13.</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neighbouring search, the smoothing operators and the interface detection.</w:t>
        </w:r>
        <w:r w:rsidR="00EE70A0">
          <w:rPr>
            <w:noProof/>
            <w:webHidden/>
          </w:rPr>
          <w:tab/>
        </w:r>
        <w:r w:rsidR="00EE70A0">
          <w:rPr>
            <w:noProof/>
            <w:webHidden/>
          </w:rPr>
          <w:fldChar w:fldCharType="begin"/>
        </w:r>
        <w:r w:rsidR="00EE70A0">
          <w:rPr>
            <w:noProof/>
            <w:webHidden/>
          </w:rPr>
          <w:instrText xml:space="preserve"> PAGEREF _Toc64440467 \h </w:instrText>
        </w:r>
        <w:r w:rsidR="00EE70A0">
          <w:rPr>
            <w:noProof/>
            <w:webHidden/>
          </w:rPr>
        </w:r>
        <w:r w:rsidR="00EE70A0">
          <w:rPr>
            <w:noProof/>
            <w:webHidden/>
          </w:rPr>
          <w:fldChar w:fldCharType="separate"/>
        </w:r>
        <w:r w:rsidR="00EE70A0">
          <w:rPr>
            <w:noProof/>
            <w:webHidden/>
          </w:rPr>
          <w:t>70</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8" w:history="1">
        <w:r w:rsidR="00EE70A0" w:rsidRPr="00724AC7">
          <w:rPr>
            <w:rStyle w:val="Collegamentoipertestuale"/>
            <w:noProof/>
          </w:rPr>
          <w:t>12.1.14.</w:t>
        </w:r>
        <w:r w:rsidR="00EE70A0">
          <w:rPr>
            <w:rFonts w:asciiTheme="minorHAnsi" w:eastAsiaTheme="minorEastAsia" w:hAnsiTheme="minorHAnsi" w:cstheme="minorBidi"/>
            <w:noProof/>
            <w:sz w:val="22"/>
            <w:szCs w:val="22"/>
          </w:rPr>
          <w:tab/>
        </w:r>
        <w:r w:rsidR="00EE70A0" w:rsidRPr="00724AC7">
          <w:rPr>
            <w:rStyle w:val="Collegamentoipertestuale"/>
            <w:noProof/>
          </w:rPr>
          <w:t>Program units for post-processing</w:t>
        </w:r>
        <w:r w:rsidR="00EE70A0">
          <w:rPr>
            <w:noProof/>
            <w:webHidden/>
          </w:rPr>
          <w:tab/>
        </w:r>
        <w:r w:rsidR="00EE70A0">
          <w:rPr>
            <w:noProof/>
            <w:webHidden/>
          </w:rPr>
          <w:fldChar w:fldCharType="begin"/>
        </w:r>
        <w:r w:rsidR="00EE70A0">
          <w:rPr>
            <w:noProof/>
            <w:webHidden/>
          </w:rPr>
          <w:instrText xml:space="preserve"> PAGEREF _Toc64440468 \h </w:instrText>
        </w:r>
        <w:r w:rsidR="00EE70A0">
          <w:rPr>
            <w:noProof/>
            <w:webHidden/>
          </w:rPr>
        </w:r>
        <w:r w:rsidR="00EE70A0">
          <w:rPr>
            <w:noProof/>
            <w:webHidden/>
          </w:rPr>
          <w:fldChar w:fldCharType="separate"/>
        </w:r>
        <w:r w:rsidR="00EE70A0">
          <w:rPr>
            <w:noProof/>
            <w:webHidden/>
          </w:rPr>
          <w:t>70</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69" w:history="1">
        <w:r w:rsidR="00EE70A0" w:rsidRPr="00724AC7">
          <w:rPr>
            <w:rStyle w:val="Collegamentoipertestuale"/>
            <w:noProof/>
          </w:rPr>
          <w:t>12.1.15.</w:t>
        </w:r>
        <w:r w:rsidR="00EE70A0">
          <w:rPr>
            <w:rFonts w:asciiTheme="minorHAnsi" w:eastAsiaTheme="minorEastAsia" w:hAnsiTheme="minorHAnsi" w:cstheme="minorBidi"/>
            <w:noProof/>
            <w:sz w:val="22"/>
            <w:szCs w:val="22"/>
          </w:rPr>
          <w:tab/>
        </w:r>
        <w:r w:rsidR="00EE70A0" w:rsidRPr="00724AC7">
          <w:rPr>
            <w:rStyle w:val="Collegamentoipertestuale"/>
            <w:noProof/>
          </w:rPr>
          <w:t>Program units for pre-processing</w:t>
        </w:r>
        <w:r w:rsidR="00EE70A0">
          <w:rPr>
            <w:noProof/>
            <w:webHidden/>
          </w:rPr>
          <w:tab/>
        </w:r>
        <w:r w:rsidR="00EE70A0">
          <w:rPr>
            <w:noProof/>
            <w:webHidden/>
          </w:rPr>
          <w:fldChar w:fldCharType="begin"/>
        </w:r>
        <w:r w:rsidR="00EE70A0">
          <w:rPr>
            <w:noProof/>
            <w:webHidden/>
          </w:rPr>
          <w:instrText xml:space="preserve"> PAGEREF _Toc64440469 \h </w:instrText>
        </w:r>
        <w:r w:rsidR="00EE70A0">
          <w:rPr>
            <w:noProof/>
            <w:webHidden/>
          </w:rPr>
        </w:r>
        <w:r w:rsidR="00EE70A0">
          <w:rPr>
            <w:noProof/>
            <w:webHidden/>
          </w:rPr>
          <w:fldChar w:fldCharType="separate"/>
        </w:r>
        <w:r w:rsidR="00EE70A0">
          <w:rPr>
            <w:noProof/>
            <w:webHidden/>
          </w:rPr>
          <w:t>70</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70" w:history="1">
        <w:r w:rsidR="00EE70A0" w:rsidRPr="00724AC7">
          <w:rPr>
            <w:rStyle w:val="Collegamentoipertestuale"/>
            <w:noProof/>
            <w:lang w:val="en-GB"/>
          </w:rPr>
          <w:t>12.1.16.</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Program units for the boundary treatment scheme SA-SPH</w:t>
        </w:r>
        <w:r w:rsidR="00EE70A0">
          <w:rPr>
            <w:noProof/>
            <w:webHidden/>
          </w:rPr>
          <w:tab/>
        </w:r>
        <w:r w:rsidR="00EE70A0">
          <w:rPr>
            <w:noProof/>
            <w:webHidden/>
          </w:rPr>
          <w:fldChar w:fldCharType="begin"/>
        </w:r>
        <w:r w:rsidR="00EE70A0">
          <w:rPr>
            <w:noProof/>
            <w:webHidden/>
          </w:rPr>
          <w:instrText xml:space="preserve"> PAGEREF _Toc64440470 \h </w:instrText>
        </w:r>
        <w:r w:rsidR="00EE70A0">
          <w:rPr>
            <w:noProof/>
            <w:webHidden/>
          </w:rPr>
        </w:r>
        <w:r w:rsidR="00EE70A0">
          <w:rPr>
            <w:noProof/>
            <w:webHidden/>
          </w:rPr>
          <w:fldChar w:fldCharType="separate"/>
        </w:r>
        <w:r w:rsidR="00EE70A0">
          <w:rPr>
            <w:noProof/>
            <w:webHidden/>
          </w:rPr>
          <w:t>75</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71" w:history="1">
        <w:r w:rsidR="00EE70A0" w:rsidRPr="00724AC7">
          <w:rPr>
            <w:rStyle w:val="Collegamentoipertestuale"/>
            <w:noProof/>
          </w:rPr>
          <w:t>12.1.18.</w:t>
        </w:r>
        <w:r w:rsidR="00EE70A0">
          <w:rPr>
            <w:rFonts w:asciiTheme="minorHAnsi" w:eastAsiaTheme="minorEastAsia" w:hAnsiTheme="minorHAnsi" w:cstheme="minorBidi"/>
            <w:noProof/>
            <w:sz w:val="22"/>
            <w:szCs w:val="22"/>
          </w:rPr>
          <w:tab/>
        </w:r>
        <w:r w:rsidR="00EE70A0" w:rsidRPr="00724AC7">
          <w:rPr>
            <w:rStyle w:val="Collegamentoipertestuale"/>
            <w:noProof/>
          </w:rPr>
          <w:t>Program units for time integration</w:t>
        </w:r>
        <w:r w:rsidR="00EE70A0">
          <w:rPr>
            <w:noProof/>
            <w:webHidden/>
          </w:rPr>
          <w:tab/>
        </w:r>
        <w:r w:rsidR="00EE70A0">
          <w:rPr>
            <w:noProof/>
            <w:webHidden/>
          </w:rPr>
          <w:fldChar w:fldCharType="begin"/>
        </w:r>
        <w:r w:rsidR="00EE70A0">
          <w:rPr>
            <w:noProof/>
            <w:webHidden/>
          </w:rPr>
          <w:instrText xml:space="preserve"> PAGEREF _Toc64440471 \h </w:instrText>
        </w:r>
        <w:r w:rsidR="00EE70A0">
          <w:rPr>
            <w:noProof/>
            <w:webHidden/>
          </w:rPr>
        </w:r>
        <w:r w:rsidR="00EE70A0">
          <w:rPr>
            <w:noProof/>
            <w:webHidden/>
          </w:rPr>
          <w:fldChar w:fldCharType="separate"/>
        </w:r>
        <w:r w:rsidR="00EE70A0">
          <w:rPr>
            <w:noProof/>
            <w:webHidden/>
          </w:rPr>
          <w:t>75</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72" w:history="1">
        <w:r w:rsidR="00EE70A0" w:rsidRPr="00724AC7">
          <w:rPr>
            <w:rStyle w:val="Collegamentoipertestuale"/>
            <w:noProof/>
          </w:rPr>
          <w:t>12.2.</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Style formatting</w:t>
        </w:r>
        <w:r w:rsidR="00EE70A0">
          <w:rPr>
            <w:noProof/>
            <w:webHidden/>
          </w:rPr>
          <w:tab/>
        </w:r>
        <w:r w:rsidR="00EE70A0">
          <w:rPr>
            <w:noProof/>
            <w:webHidden/>
          </w:rPr>
          <w:fldChar w:fldCharType="begin"/>
        </w:r>
        <w:r w:rsidR="00EE70A0">
          <w:rPr>
            <w:noProof/>
            <w:webHidden/>
          </w:rPr>
          <w:instrText xml:space="preserve"> PAGEREF _Toc64440472 \h </w:instrText>
        </w:r>
        <w:r w:rsidR="00EE70A0">
          <w:rPr>
            <w:noProof/>
            <w:webHidden/>
          </w:rPr>
        </w:r>
        <w:r w:rsidR="00EE70A0">
          <w:rPr>
            <w:noProof/>
            <w:webHidden/>
          </w:rPr>
          <w:fldChar w:fldCharType="separate"/>
        </w:r>
        <w:r w:rsidR="00EE70A0">
          <w:rPr>
            <w:noProof/>
            <w:webHidden/>
          </w:rPr>
          <w:t>76</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73" w:history="1">
        <w:r w:rsidR="00EE70A0" w:rsidRPr="00724AC7">
          <w:rPr>
            <w:rStyle w:val="Collegamentoipertestuale"/>
            <w:noProof/>
          </w:rPr>
          <w:t>12.3.</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Modifications with respect to SPHERA v.8.0</w:t>
        </w:r>
        <w:r w:rsidR="00EE70A0">
          <w:rPr>
            <w:noProof/>
            <w:webHidden/>
          </w:rPr>
          <w:tab/>
        </w:r>
        <w:r w:rsidR="00EE70A0">
          <w:rPr>
            <w:noProof/>
            <w:webHidden/>
          </w:rPr>
          <w:fldChar w:fldCharType="begin"/>
        </w:r>
        <w:r w:rsidR="00EE70A0">
          <w:rPr>
            <w:noProof/>
            <w:webHidden/>
          </w:rPr>
          <w:instrText xml:space="preserve"> PAGEREF _Toc64440473 \h </w:instrText>
        </w:r>
        <w:r w:rsidR="00EE70A0">
          <w:rPr>
            <w:noProof/>
            <w:webHidden/>
          </w:rPr>
        </w:r>
        <w:r w:rsidR="00EE70A0">
          <w:rPr>
            <w:noProof/>
            <w:webHidden/>
          </w:rPr>
          <w:fldChar w:fldCharType="separate"/>
        </w:r>
        <w:r w:rsidR="00EE70A0">
          <w:rPr>
            <w:noProof/>
            <w:webHidden/>
          </w:rPr>
          <w:t>76</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474" w:history="1">
        <w:r w:rsidR="00EE70A0" w:rsidRPr="00724AC7">
          <w:rPr>
            <w:rStyle w:val="Collegamentoipertestuale"/>
            <w:rFonts w:ascii="Book Antiqua" w:hAnsi="Book Antiqua"/>
            <w:caps/>
            <w:noProof/>
          </w:rPr>
          <w:t>13. User guide</w:t>
        </w:r>
        <w:r w:rsidR="00EE70A0">
          <w:rPr>
            <w:noProof/>
            <w:webHidden/>
          </w:rPr>
          <w:tab/>
        </w:r>
        <w:r w:rsidR="00EE70A0">
          <w:rPr>
            <w:noProof/>
            <w:webHidden/>
          </w:rPr>
          <w:fldChar w:fldCharType="begin"/>
        </w:r>
        <w:r w:rsidR="00EE70A0">
          <w:rPr>
            <w:noProof/>
            <w:webHidden/>
          </w:rPr>
          <w:instrText xml:space="preserve"> PAGEREF _Toc64440474 \h </w:instrText>
        </w:r>
        <w:r w:rsidR="00EE70A0">
          <w:rPr>
            <w:noProof/>
            <w:webHidden/>
          </w:rPr>
        </w:r>
        <w:r w:rsidR="00EE70A0">
          <w:rPr>
            <w:noProof/>
            <w:webHidden/>
          </w:rPr>
          <w:fldChar w:fldCharType="separate"/>
        </w:r>
        <w:r w:rsidR="00EE70A0">
          <w:rPr>
            <w:noProof/>
            <w:webHidden/>
          </w:rPr>
          <w:t>100</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75" w:history="1">
        <w:r w:rsidR="00EE70A0" w:rsidRPr="00724AC7">
          <w:rPr>
            <w:rStyle w:val="Collegamentoipertestuale"/>
            <w:noProof/>
          </w:rPr>
          <w:t>13.1.</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Installation</w:t>
        </w:r>
        <w:r w:rsidR="00EE70A0">
          <w:rPr>
            <w:noProof/>
            <w:webHidden/>
          </w:rPr>
          <w:tab/>
        </w:r>
        <w:r w:rsidR="00EE70A0">
          <w:rPr>
            <w:noProof/>
            <w:webHidden/>
          </w:rPr>
          <w:fldChar w:fldCharType="begin"/>
        </w:r>
        <w:r w:rsidR="00EE70A0">
          <w:rPr>
            <w:noProof/>
            <w:webHidden/>
          </w:rPr>
          <w:instrText xml:space="preserve"> PAGEREF _Toc64440475 \h </w:instrText>
        </w:r>
        <w:r w:rsidR="00EE70A0">
          <w:rPr>
            <w:noProof/>
            <w:webHidden/>
          </w:rPr>
        </w:r>
        <w:r w:rsidR="00EE70A0">
          <w:rPr>
            <w:noProof/>
            <w:webHidden/>
          </w:rPr>
          <w:fldChar w:fldCharType="separate"/>
        </w:r>
        <w:r w:rsidR="00EE70A0">
          <w:rPr>
            <w:noProof/>
            <w:webHidden/>
          </w:rPr>
          <w:t>100</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76" w:history="1">
        <w:r w:rsidR="00EE70A0" w:rsidRPr="00724AC7">
          <w:rPr>
            <w:rStyle w:val="Collegamentoipertestuale"/>
            <w:noProof/>
          </w:rPr>
          <w:t>13.2.</w:t>
        </w:r>
        <w:r w:rsidR="00EE70A0">
          <w:rPr>
            <w:rFonts w:asciiTheme="minorHAnsi" w:eastAsiaTheme="minorEastAsia" w:hAnsiTheme="minorHAnsi" w:cstheme="minorBidi"/>
            <w:noProof/>
            <w:sz w:val="22"/>
            <w:lang w:val="it-IT" w:eastAsia="it-IT"/>
          </w:rPr>
          <w:tab/>
        </w:r>
        <w:r w:rsidR="00EE70A0" w:rsidRPr="00724AC7">
          <w:rPr>
            <w:rStyle w:val="Collegamentoipertestuale"/>
            <w:noProof/>
          </w:rPr>
          <w:t>Commented template of the main input file of SPHERA v.9.0.0</w:t>
        </w:r>
        <w:r w:rsidR="00EE70A0">
          <w:rPr>
            <w:noProof/>
            <w:webHidden/>
          </w:rPr>
          <w:tab/>
        </w:r>
        <w:r w:rsidR="00EE70A0">
          <w:rPr>
            <w:noProof/>
            <w:webHidden/>
          </w:rPr>
          <w:fldChar w:fldCharType="begin"/>
        </w:r>
        <w:r w:rsidR="00EE70A0">
          <w:rPr>
            <w:noProof/>
            <w:webHidden/>
          </w:rPr>
          <w:instrText xml:space="preserve"> PAGEREF _Toc64440476 \h </w:instrText>
        </w:r>
        <w:r w:rsidR="00EE70A0">
          <w:rPr>
            <w:noProof/>
            <w:webHidden/>
          </w:rPr>
        </w:r>
        <w:r w:rsidR="00EE70A0">
          <w:rPr>
            <w:noProof/>
            <w:webHidden/>
          </w:rPr>
          <w:fldChar w:fldCharType="separate"/>
        </w:r>
        <w:r w:rsidR="00EE70A0">
          <w:rPr>
            <w:noProof/>
            <w:webHidden/>
          </w:rPr>
          <w:t>101</w:t>
        </w:r>
        <w:r w:rsidR="00EE70A0">
          <w:rPr>
            <w:noProof/>
            <w:webHidden/>
          </w:rPr>
          <w:fldChar w:fldCharType="end"/>
        </w:r>
      </w:hyperlink>
    </w:p>
    <w:p w:rsidR="00EE70A0" w:rsidRDefault="004740D2">
      <w:pPr>
        <w:pStyle w:val="Sommario2"/>
        <w:tabs>
          <w:tab w:val="left" w:pos="660"/>
          <w:tab w:val="right" w:pos="9628"/>
        </w:tabs>
        <w:rPr>
          <w:rFonts w:asciiTheme="minorHAnsi" w:eastAsiaTheme="minorEastAsia" w:hAnsiTheme="minorHAnsi" w:cstheme="minorBidi"/>
          <w:noProof/>
          <w:sz w:val="22"/>
          <w:lang w:val="it-IT" w:eastAsia="it-IT"/>
        </w:rPr>
      </w:pPr>
      <w:hyperlink w:anchor="_Toc64440477" w:history="1">
        <w:r w:rsidR="00EE70A0" w:rsidRPr="00724AC7">
          <w:rPr>
            <w:rStyle w:val="Collegamentoipertestuale"/>
            <w:noProof/>
            <w:lang w:val="it-IT"/>
          </w:rPr>
          <w:t>13.3.</w:t>
        </w:r>
        <w:r w:rsidR="00EE70A0">
          <w:rPr>
            <w:rFonts w:asciiTheme="minorHAnsi" w:eastAsiaTheme="minorEastAsia" w:hAnsiTheme="minorHAnsi" w:cstheme="minorBidi"/>
            <w:noProof/>
            <w:sz w:val="22"/>
            <w:lang w:val="it-IT" w:eastAsia="it-IT"/>
          </w:rPr>
          <w:tab/>
        </w:r>
        <w:r w:rsidR="00EE70A0" w:rsidRPr="00724AC7">
          <w:rPr>
            <w:rStyle w:val="Collegamentoipertestuale"/>
            <w:noProof/>
            <w:lang w:val="it-IT"/>
          </w:rPr>
          <w:t>Tutorials</w:t>
        </w:r>
        <w:r w:rsidR="00EE70A0">
          <w:rPr>
            <w:noProof/>
            <w:webHidden/>
          </w:rPr>
          <w:tab/>
        </w:r>
        <w:r w:rsidR="00EE70A0">
          <w:rPr>
            <w:noProof/>
            <w:webHidden/>
          </w:rPr>
          <w:fldChar w:fldCharType="begin"/>
        </w:r>
        <w:r w:rsidR="00EE70A0">
          <w:rPr>
            <w:noProof/>
            <w:webHidden/>
          </w:rPr>
          <w:instrText xml:space="preserve"> PAGEREF _Toc64440477 \h </w:instrText>
        </w:r>
        <w:r w:rsidR="00EE70A0">
          <w:rPr>
            <w:noProof/>
            <w:webHidden/>
          </w:rPr>
        </w:r>
        <w:r w:rsidR="00EE70A0">
          <w:rPr>
            <w:noProof/>
            <w:webHidden/>
          </w:rPr>
          <w:fldChar w:fldCharType="separate"/>
        </w:r>
        <w:r w:rsidR="00EE70A0">
          <w:rPr>
            <w:noProof/>
            <w:webHidden/>
          </w:rPr>
          <w:t>115</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78" w:history="1">
        <w:r w:rsidR="00EE70A0" w:rsidRPr="00724AC7">
          <w:rPr>
            <w:rStyle w:val="Collegamentoipertestuale"/>
            <w:noProof/>
            <w:lang w:val="en-GB"/>
          </w:rPr>
          <w:t>13.3.1.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“body_body_impacts”</w:t>
        </w:r>
        <w:r w:rsidR="00EE70A0">
          <w:rPr>
            <w:noProof/>
            <w:webHidden/>
          </w:rPr>
          <w:tab/>
        </w:r>
        <w:r w:rsidR="00EE70A0">
          <w:rPr>
            <w:noProof/>
            <w:webHidden/>
          </w:rPr>
          <w:fldChar w:fldCharType="begin"/>
        </w:r>
        <w:r w:rsidR="00EE70A0">
          <w:rPr>
            <w:noProof/>
            <w:webHidden/>
          </w:rPr>
          <w:instrText xml:space="preserve"> PAGEREF _Toc64440478 \h </w:instrText>
        </w:r>
        <w:r w:rsidR="00EE70A0">
          <w:rPr>
            <w:noProof/>
            <w:webHidden/>
          </w:rPr>
        </w:r>
        <w:r w:rsidR="00EE70A0">
          <w:rPr>
            <w:noProof/>
            <w:webHidden/>
          </w:rPr>
          <w:fldChar w:fldCharType="separate"/>
        </w:r>
        <w:r w:rsidR="00EE70A0">
          <w:rPr>
            <w:noProof/>
            <w:webHidden/>
          </w:rPr>
          <w:t>115</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79" w:history="1">
        <w:r w:rsidR="00EE70A0" w:rsidRPr="00724AC7">
          <w:rPr>
            <w:rStyle w:val="Collegamentoipertestuale"/>
            <w:noProof/>
            <w:lang w:val="en-GB"/>
          </w:rPr>
          <w:t>13.3.2.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“body_boundary_impacts”</w:t>
        </w:r>
        <w:r w:rsidR="00EE70A0">
          <w:rPr>
            <w:noProof/>
            <w:webHidden/>
          </w:rPr>
          <w:tab/>
        </w:r>
        <w:r w:rsidR="00EE70A0">
          <w:rPr>
            <w:noProof/>
            <w:webHidden/>
          </w:rPr>
          <w:fldChar w:fldCharType="begin"/>
        </w:r>
        <w:r w:rsidR="00EE70A0">
          <w:rPr>
            <w:noProof/>
            <w:webHidden/>
          </w:rPr>
          <w:instrText xml:space="preserve"> PAGEREF _Toc64440479 \h </w:instrText>
        </w:r>
        <w:r w:rsidR="00EE70A0">
          <w:rPr>
            <w:noProof/>
            <w:webHidden/>
          </w:rPr>
        </w:r>
        <w:r w:rsidR="00EE70A0">
          <w:rPr>
            <w:noProof/>
            <w:webHidden/>
          </w:rPr>
          <w:fldChar w:fldCharType="separate"/>
        </w:r>
        <w:r w:rsidR="00EE70A0">
          <w:rPr>
            <w:noProof/>
            <w:webHidden/>
          </w:rPr>
          <w:t>115</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0" w:history="1">
        <w:r w:rsidR="00EE70A0" w:rsidRPr="00724AC7">
          <w:rPr>
            <w:rStyle w:val="Collegamentoipertestuale"/>
            <w:noProof/>
            <w:lang w:val="en-GB"/>
          </w:rPr>
          <w:t>13.3.3.</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“dam_breach_ICOLD_trunks”</w:t>
        </w:r>
        <w:r w:rsidR="00EE70A0">
          <w:rPr>
            <w:noProof/>
            <w:webHidden/>
          </w:rPr>
          <w:tab/>
        </w:r>
        <w:r w:rsidR="00EE70A0">
          <w:rPr>
            <w:noProof/>
            <w:webHidden/>
          </w:rPr>
          <w:fldChar w:fldCharType="begin"/>
        </w:r>
        <w:r w:rsidR="00EE70A0">
          <w:rPr>
            <w:noProof/>
            <w:webHidden/>
          </w:rPr>
          <w:instrText xml:space="preserve"> PAGEREF _Toc64440480 \h </w:instrText>
        </w:r>
        <w:r w:rsidR="00EE70A0">
          <w:rPr>
            <w:noProof/>
            <w:webHidden/>
          </w:rPr>
        </w:r>
        <w:r w:rsidR="00EE70A0">
          <w:rPr>
            <w:noProof/>
            <w:webHidden/>
          </w:rPr>
          <w:fldChar w:fldCharType="separate"/>
        </w:r>
        <w:r w:rsidR="00EE70A0">
          <w:rPr>
            <w:noProof/>
            <w:webHidden/>
          </w:rPr>
          <w:t>115</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1" w:history="1">
        <w:r w:rsidR="00EE70A0" w:rsidRPr="00724AC7">
          <w:rPr>
            <w:rStyle w:val="Collegamentoipertestuale"/>
            <w:noProof/>
            <w:lang w:val="en-GB"/>
          </w:rPr>
          <w:t>13.3.4.</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“db_2bodies”</w:t>
        </w:r>
        <w:r w:rsidR="00EE70A0">
          <w:rPr>
            <w:noProof/>
            <w:webHidden/>
          </w:rPr>
          <w:tab/>
        </w:r>
        <w:r w:rsidR="00EE70A0">
          <w:rPr>
            <w:noProof/>
            <w:webHidden/>
          </w:rPr>
          <w:fldChar w:fldCharType="begin"/>
        </w:r>
        <w:r w:rsidR="00EE70A0">
          <w:rPr>
            <w:noProof/>
            <w:webHidden/>
          </w:rPr>
          <w:instrText xml:space="preserve"> PAGEREF _Toc64440481 \h </w:instrText>
        </w:r>
        <w:r w:rsidR="00EE70A0">
          <w:rPr>
            <w:noProof/>
            <w:webHidden/>
          </w:rPr>
        </w:r>
        <w:r w:rsidR="00EE70A0">
          <w:rPr>
            <w:noProof/>
            <w:webHidden/>
          </w:rPr>
          <w:fldChar w:fldCharType="separate"/>
        </w:r>
        <w:r w:rsidR="00EE70A0">
          <w:rPr>
            <w:noProof/>
            <w:webHidden/>
          </w:rPr>
          <w:t>115</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2" w:history="1">
        <w:r w:rsidR="00EE70A0" w:rsidRPr="00724AC7">
          <w:rPr>
            <w:rStyle w:val="Collegamentoipertestuale"/>
            <w:noProof/>
            <w:lang w:val="en-GB"/>
          </w:rPr>
          <w:t>13.3.5.</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“db_2D_demo”</w:t>
        </w:r>
        <w:r w:rsidR="00EE70A0">
          <w:rPr>
            <w:noProof/>
            <w:webHidden/>
          </w:rPr>
          <w:tab/>
        </w:r>
        <w:r w:rsidR="00EE70A0">
          <w:rPr>
            <w:noProof/>
            <w:webHidden/>
          </w:rPr>
          <w:fldChar w:fldCharType="begin"/>
        </w:r>
        <w:r w:rsidR="00EE70A0">
          <w:rPr>
            <w:noProof/>
            <w:webHidden/>
          </w:rPr>
          <w:instrText xml:space="preserve"> PAGEREF _Toc64440482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3" w:history="1">
        <w:r w:rsidR="00EE70A0" w:rsidRPr="00724AC7">
          <w:rPr>
            <w:rStyle w:val="Collegamentoipertestuale"/>
            <w:noProof/>
            <w:lang w:val="en-GB"/>
          </w:rPr>
          <w:t>13.3.6.</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“db_Alpe_Gera”</w:t>
        </w:r>
        <w:r w:rsidR="00EE70A0">
          <w:rPr>
            <w:noProof/>
            <w:webHidden/>
          </w:rPr>
          <w:tab/>
        </w:r>
        <w:r w:rsidR="00EE70A0">
          <w:rPr>
            <w:noProof/>
            <w:webHidden/>
          </w:rPr>
          <w:fldChar w:fldCharType="begin"/>
        </w:r>
        <w:r w:rsidR="00EE70A0">
          <w:rPr>
            <w:noProof/>
            <w:webHidden/>
          </w:rPr>
          <w:instrText xml:space="preserve"> PAGEREF _Toc64440483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4" w:history="1">
        <w:r w:rsidR="00EE70A0" w:rsidRPr="00724AC7">
          <w:rPr>
            <w:rStyle w:val="Collegamentoipertestuale"/>
            <w:noProof/>
            <w:lang w:val="en-GB"/>
          </w:rPr>
          <w:t>13.3.7.</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“db_Alpe_Gera_Lanzada_substations”</w:t>
        </w:r>
        <w:r w:rsidR="00EE70A0">
          <w:rPr>
            <w:noProof/>
            <w:webHidden/>
          </w:rPr>
          <w:tab/>
        </w:r>
        <w:r w:rsidR="00EE70A0">
          <w:rPr>
            <w:noProof/>
            <w:webHidden/>
          </w:rPr>
          <w:fldChar w:fldCharType="begin"/>
        </w:r>
        <w:r w:rsidR="00EE70A0">
          <w:rPr>
            <w:noProof/>
            <w:webHidden/>
          </w:rPr>
          <w:instrText xml:space="preserve"> PAGEREF _Toc64440484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5" w:history="1">
        <w:r w:rsidR="00EE70A0" w:rsidRPr="00724AC7">
          <w:rPr>
            <w:rStyle w:val="Collegamentoipertestuale"/>
            <w:noProof/>
            <w:lang w:val="en-GB"/>
          </w:rPr>
          <w:t>13.3.8.</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“db_body_exp_UniBas”</w:t>
        </w:r>
        <w:r w:rsidR="00EE70A0">
          <w:rPr>
            <w:noProof/>
            <w:webHidden/>
          </w:rPr>
          <w:tab/>
        </w:r>
        <w:r w:rsidR="00EE70A0">
          <w:rPr>
            <w:noProof/>
            <w:webHidden/>
          </w:rPr>
          <w:fldChar w:fldCharType="begin"/>
        </w:r>
        <w:r w:rsidR="00EE70A0">
          <w:rPr>
            <w:noProof/>
            <w:webHidden/>
          </w:rPr>
          <w:instrText xml:space="preserve"> PAGEREF _Toc64440485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6" w:history="1">
        <w:r w:rsidR="00EE70A0" w:rsidRPr="00724AC7">
          <w:rPr>
            <w:rStyle w:val="Collegamentoipertestuale"/>
            <w:noProof/>
            <w:lang w:val="en-GB"/>
          </w:rPr>
          <w:t>13.3.9.</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“db_ICOLD”</w:t>
        </w:r>
        <w:r w:rsidR="00EE70A0">
          <w:rPr>
            <w:noProof/>
            <w:webHidden/>
          </w:rPr>
          <w:tab/>
        </w:r>
        <w:r w:rsidR="00EE70A0">
          <w:rPr>
            <w:noProof/>
            <w:webHidden/>
          </w:rPr>
          <w:fldChar w:fldCharType="begin"/>
        </w:r>
        <w:r w:rsidR="00EE70A0">
          <w:rPr>
            <w:noProof/>
            <w:webHidden/>
          </w:rPr>
          <w:instrText xml:space="preserve"> PAGEREF _Toc64440486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7" w:history="1">
        <w:r w:rsidR="00EE70A0" w:rsidRPr="00724AC7">
          <w:rPr>
            <w:rStyle w:val="Collegamentoipertestuale"/>
            <w:noProof/>
            <w:lang w:val="en-GB"/>
          </w:rPr>
          <w:t>13.3.10.</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“db_multi_body”</w:t>
        </w:r>
        <w:r w:rsidR="00EE70A0">
          <w:rPr>
            <w:noProof/>
            <w:webHidden/>
          </w:rPr>
          <w:tab/>
        </w:r>
        <w:r w:rsidR="00EE70A0">
          <w:rPr>
            <w:noProof/>
            <w:webHidden/>
          </w:rPr>
          <w:fldChar w:fldCharType="begin"/>
        </w:r>
        <w:r w:rsidR="00EE70A0">
          <w:rPr>
            <w:noProof/>
            <w:webHidden/>
          </w:rPr>
          <w:instrText xml:space="preserve"> PAGEREF _Toc64440487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8" w:history="1">
        <w:r w:rsidR="00EE70A0" w:rsidRPr="00724AC7">
          <w:rPr>
            <w:rStyle w:val="Collegamentoipertestuale"/>
            <w:noProof/>
            <w:lang w:val="en-GB"/>
          </w:rPr>
          <w:t>13.3.11.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“db_squat_obstacle”</w:t>
        </w:r>
        <w:r w:rsidR="00EE70A0">
          <w:rPr>
            <w:noProof/>
            <w:webHidden/>
          </w:rPr>
          <w:tab/>
        </w:r>
        <w:r w:rsidR="00EE70A0">
          <w:rPr>
            <w:noProof/>
            <w:webHidden/>
          </w:rPr>
          <w:fldChar w:fldCharType="begin"/>
        </w:r>
        <w:r w:rsidR="00EE70A0">
          <w:rPr>
            <w:noProof/>
            <w:webHidden/>
          </w:rPr>
          <w:instrText xml:space="preserve"> PAGEREF _Toc64440488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89" w:history="1">
        <w:r w:rsidR="00EE70A0" w:rsidRPr="00724AC7">
          <w:rPr>
            <w:rStyle w:val="Collegamentoipertestuale"/>
            <w:noProof/>
            <w:lang w:val="en-GB"/>
          </w:rPr>
          <w:t>13.3.12.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“db_tall_obstacle”</w:t>
        </w:r>
        <w:r w:rsidR="00EE70A0">
          <w:rPr>
            <w:noProof/>
            <w:webHidden/>
          </w:rPr>
          <w:tab/>
        </w:r>
        <w:r w:rsidR="00EE70A0">
          <w:rPr>
            <w:noProof/>
            <w:webHidden/>
          </w:rPr>
          <w:fldChar w:fldCharType="begin"/>
        </w:r>
        <w:r w:rsidR="00EE70A0">
          <w:rPr>
            <w:noProof/>
            <w:webHidden/>
          </w:rPr>
          <w:instrText xml:space="preserve"> PAGEREF _Toc64440489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0" w:history="1">
        <w:r w:rsidR="00EE70A0" w:rsidRPr="00724AC7">
          <w:rPr>
            <w:rStyle w:val="Collegamentoipertestuale"/>
            <w:noProof/>
            <w:lang w:val="en-GB"/>
          </w:rPr>
          <w:t>13.3.13.</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“dike_breach_2D_expSchHag12JHR_ID22”</w:t>
        </w:r>
        <w:r w:rsidR="00EE70A0">
          <w:rPr>
            <w:noProof/>
            <w:webHidden/>
          </w:rPr>
          <w:tab/>
        </w:r>
        <w:r w:rsidR="00EE70A0">
          <w:rPr>
            <w:noProof/>
            <w:webHidden/>
          </w:rPr>
          <w:fldChar w:fldCharType="begin"/>
        </w:r>
        <w:r w:rsidR="00EE70A0">
          <w:rPr>
            <w:noProof/>
            <w:webHidden/>
          </w:rPr>
          <w:instrText xml:space="preserve"> PAGEREF _Toc64440490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1" w:history="1">
        <w:r w:rsidR="00EE70A0" w:rsidRPr="00724AC7">
          <w:rPr>
            <w:rStyle w:val="Collegamentoipertestuale"/>
            <w:noProof/>
            <w:lang w:val="en-GB"/>
          </w:rPr>
          <w:t>13.3.14.</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“edb_2D_demo”</w:t>
        </w:r>
        <w:r w:rsidR="00EE70A0">
          <w:rPr>
            <w:noProof/>
            <w:webHidden/>
          </w:rPr>
          <w:tab/>
        </w:r>
        <w:r w:rsidR="00EE70A0">
          <w:rPr>
            <w:noProof/>
            <w:webHidden/>
          </w:rPr>
          <w:fldChar w:fldCharType="begin"/>
        </w:r>
        <w:r w:rsidR="00EE70A0">
          <w:rPr>
            <w:noProof/>
            <w:webHidden/>
          </w:rPr>
          <w:instrText xml:space="preserve"> PAGEREF _Toc64440491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2" w:history="1">
        <w:r w:rsidR="00EE70A0" w:rsidRPr="00724AC7">
          <w:rPr>
            <w:rStyle w:val="Collegamentoipertestuale"/>
            <w:noProof/>
            <w:lang w:val="en-GB"/>
          </w:rPr>
          <w:t>13.3.15.</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“edb_2D_FraCap02”</w:t>
        </w:r>
        <w:r w:rsidR="00EE70A0">
          <w:rPr>
            <w:noProof/>
            <w:webHidden/>
          </w:rPr>
          <w:tab/>
        </w:r>
        <w:r w:rsidR="00EE70A0">
          <w:rPr>
            <w:noProof/>
            <w:webHidden/>
          </w:rPr>
          <w:fldChar w:fldCharType="begin"/>
        </w:r>
        <w:r w:rsidR="00EE70A0">
          <w:rPr>
            <w:noProof/>
            <w:webHidden/>
          </w:rPr>
          <w:instrText xml:space="preserve"> PAGEREF _Toc64440492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3" w:history="1">
        <w:r w:rsidR="00EE70A0" w:rsidRPr="00724AC7">
          <w:rPr>
            <w:rStyle w:val="Collegamentoipertestuale"/>
            <w:noProof/>
            <w:lang w:val="en-GB"/>
          </w:rPr>
          <w:t>13.3.16.</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“edb_2D_FraCap02_Taipei”</w:t>
        </w:r>
        <w:r w:rsidR="00EE70A0">
          <w:rPr>
            <w:noProof/>
            <w:webHidden/>
          </w:rPr>
          <w:tab/>
        </w:r>
        <w:r w:rsidR="00EE70A0">
          <w:rPr>
            <w:noProof/>
            <w:webHidden/>
          </w:rPr>
          <w:fldChar w:fldCharType="begin"/>
        </w:r>
        <w:r w:rsidR="00EE70A0">
          <w:rPr>
            <w:noProof/>
            <w:webHidden/>
          </w:rPr>
          <w:instrText xml:space="preserve"> PAGEREF _Toc64440493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4" w:history="1">
        <w:r w:rsidR="00EE70A0" w:rsidRPr="00724AC7">
          <w:rPr>
            <w:rStyle w:val="Collegamentoipertestuale"/>
            <w:noProof/>
            <w:lang w:val="en-GB"/>
          </w:rPr>
          <w:t>13.3.17.</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“edb_2D_Spi05”</w:t>
        </w:r>
        <w:r w:rsidR="00EE70A0">
          <w:rPr>
            <w:noProof/>
            <w:webHidden/>
          </w:rPr>
          <w:tab/>
        </w:r>
        <w:r w:rsidR="00EE70A0">
          <w:rPr>
            <w:noProof/>
            <w:webHidden/>
          </w:rPr>
          <w:fldChar w:fldCharType="begin"/>
        </w:r>
        <w:r w:rsidR="00EE70A0">
          <w:rPr>
            <w:noProof/>
            <w:webHidden/>
          </w:rPr>
          <w:instrText xml:space="preserve"> PAGEREF _Toc64440494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5" w:history="1">
        <w:r w:rsidR="00EE70A0" w:rsidRPr="00724AC7">
          <w:rPr>
            <w:rStyle w:val="Collegamentoipertestuale"/>
            <w:noProof/>
            <w:lang w:val="en-GB"/>
          </w:rPr>
          <w:t>13.3.18.</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“edb_ICOLD”</w:t>
        </w:r>
        <w:r w:rsidR="00EE70A0">
          <w:rPr>
            <w:noProof/>
            <w:webHidden/>
          </w:rPr>
          <w:tab/>
        </w:r>
        <w:r w:rsidR="00EE70A0">
          <w:rPr>
            <w:noProof/>
            <w:webHidden/>
          </w:rPr>
          <w:fldChar w:fldCharType="begin"/>
        </w:r>
        <w:r w:rsidR="00EE70A0">
          <w:rPr>
            <w:noProof/>
            <w:webHidden/>
          </w:rPr>
          <w:instrText xml:space="preserve"> PAGEREF _Toc64440495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6" w:history="1">
        <w:r w:rsidR="00EE70A0" w:rsidRPr="00724AC7">
          <w:rPr>
            <w:rStyle w:val="Collegamentoipertestuale"/>
            <w:noProof/>
            <w:lang w:val="en-GB"/>
          </w:rPr>
          <w:t>13.3.19.</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“edb_KarlSand”</w:t>
        </w:r>
        <w:r w:rsidR="00EE70A0">
          <w:rPr>
            <w:noProof/>
            <w:webHidden/>
          </w:rPr>
          <w:tab/>
        </w:r>
        <w:r w:rsidR="00EE70A0">
          <w:rPr>
            <w:noProof/>
            <w:webHidden/>
          </w:rPr>
          <w:fldChar w:fldCharType="begin"/>
        </w:r>
        <w:r w:rsidR="00EE70A0">
          <w:rPr>
            <w:noProof/>
            <w:webHidden/>
          </w:rPr>
          <w:instrText xml:space="preserve"> PAGEREF _Toc64440496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7" w:history="1">
        <w:r w:rsidR="00EE70A0" w:rsidRPr="00724AC7">
          <w:rPr>
            <w:rStyle w:val="Collegamentoipertestuale"/>
            <w:noProof/>
            <w:lang w:val="en-GB"/>
          </w:rPr>
          <w:t>13.3.20.</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“edb_Pon10”</w:t>
        </w:r>
        <w:r w:rsidR="00EE70A0">
          <w:rPr>
            <w:noProof/>
            <w:webHidden/>
          </w:rPr>
          <w:tab/>
        </w:r>
        <w:r w:rsidR="00EE70A0">
          <w:rPr>
            <w:noProof/>
            <w:webHidden/>
          </w:rPr>
          <w:fldChar w:fldCharType="begin"/>
        </w:r>
        <w:r w:rsidR="00EE70A0">
          <w:rPr>
            <w:noProof/>
            <w:webHidden/>
          </w:rPr>
          <w:instrText xml:space="preserve"> PAGEREF _Toc64440497 \h </w:instrText>
        </w:r>
        <w:r w:rsidR="00EE70A0">
          <w:rPr>
            <w:noProof/>
            <w:webHidden/>
          </w:rPr>
        </w:r>
        <w:r w:rsidR="00EE70A0">
          <w:rPr>
            <w:noProof/>
            <w:webHidden/>
          </w:rPr>
          <w:fldChar w:fldCharType="separate"/>
        </w:r>
        <w:r w:rsidR="00EE70A0">
          <w:rPr>
            <w:noProof/>
            <w:webHidden/>
          </w:rPr>
          <w:t>116</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8" w:history="1">
        <w:r w:rsidR="00EE70A0" w:rsidRPr="00724AC7">
          <w:rPr>
            <w:rStyle w:val="Collegamentoipertestuale"/>
            <w:noProof/>
            <w:lang w:val="en-GB"/>
          </w:rPr>
          <w:t>13.3.21.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“floating_cube_stability”</w:t>
        </w:r>
        <w:r w:rsidR="00EE70A0">
          <w:rPr>
            <w:noProof/>
            <w:webHidden/>
          </w:rPr>
          <w:tab/>
        </w:r>
        <w:r w:rsidR="00EE70A0">
          <w:rPr>
            <w:noProof/>
            <w:webHidden/>
          </w:rPr>
          <w:fldChar w:fldCharType="begin"/>
        </w:r>
        <w:r w:rsidR="00EE70A0">
          <w:rPr>
            <w:noProof/>
            <w:webHidden/>
          </w:rPr>
          <w:instrText xml:space="preserve"> PAGEREF _Toc64440498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499" w:history="1">
        <w:r w:rsidR="00EE70A0" w:rsidRPr="00724AC7">
          <w:rPr>
            <w:rStyle w:val="Collegamentoipertestuale"/>
            <w:noProof/>
            <w:lang w:val="en-GB"/>
          </w:rPr>
          <w:t>13.3.22.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“flushing_2D”</w:t>
        </w:r>
        <w:r w:rsidR="00EE70A0">
          <w:rPr>
            <w:noProof/>
            <w:webHidden/>
          </w:rPr>
          <w:tab/>
        </w:r>
        <w:r w:rsidR="00EE70A0">
          <w:rPr>
            <w:noProof/>
            <w:webHidden/>
          </w:rPr>
          <w:fldChar w:fldCharType="begin"/>
        </w:r>
        <w:r w:rsidR="00EE70A0">
          <w:rPr>
            <w:noProof/>
            <w:webHidden/>
          </w:rPr>
          <w:instrText xml:space="preserve"> PAGEREF _Toc64440499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0" w:history="1">
        <w:r w:rsidR="00EE70A0" w:rsidRPr="00724AC7">
          <w:rPr>
            <w:rStyle w:val="Collegamentoipertestuale"/>
            <w:noProof/>
            <w:lang w:val="en-GB"/>
          </w:rPr>
          <w:t>13.3.23.</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“flushing_3D”</w:t>
        </w:r>
        <w:r w:rsidR="00EE70A0">
          <w:rPr>
            <w:noProof/>
            <w:webHidden/>
          </w:rPr>
          <w:tab/>
        </w:r>
        <w:r w:rsidR="00EE70A0">
          <w:rPr>
            <w:noProof/>
            <w:webHidden/>
          </w:rPr>
          <w:fldChar w:fldCharType="begin"/>
        </w:r>
        <w:r w:rsidR="00EE70A0">
          <w:rPr>
            <w:noProof/>
            <w:webHidden/>
          </w:rPr>
          <w:instrText xml:space="preserve"> PAGEREF _Toc64440500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1" w:history="1">
        <w:r w:rsidR="00EE70A0" w:rsidRPr="00724AC7">
          <w:rPr>
            <w:rStyle w:val="Collegamentoipertestuale"/>
            <w:noProof/>
            <w:lang w:val="en-GB"/>
          </w:rPr>
          <w:t>13.3.24.</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“jet_plate”</w:t>
        </w:r>
        <w:r w:rsidR="00EE70A0">
          <w:rPr>
            <w:noProof/>
            <w:webHidden/>
          </w:rPr>
          <w:tab/>
        </w:r>
        <w:r w:rsidR="00EE70A0">
          <w:rPr>
            <w:noProof/>
            <w:webHidden/>
          </w:rPr>
          <w:fldChar w:fldCharType="begin"/>
        </w:r>
        <w:r w:rsidR="00EE70A0">
          <w:rPr>
            <w:noProof/>
            <w:webHidden/>
          </w:rPr>
          <w:instrText xml:space="preserve"> PAGEREF _Toc64440501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2" w:history="1">
        <w:r w:rsidR="00EE70A0" w:rsidRPr="00724AC7">
          <w:rPr>
            <w:rStyle w:val="Collegamentoipertestuale"/>
            <w:noProof/>
            <w:lang w:val="en-GB"/>
          </w:rPr>
          <w:t>13.3.25.</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“rectangular_side_weir_Fr_0_491”</w:t>
        </w:r>
        <w:r w:rsidR="00EE70A0">
          <w:rPr>
            <w:noProof/>
            <w:webHidden/>
          </w:rPr>
          <w:tab/>
        </w:r>
        <w:r w:rsidR="00EE70A0">
          <w:rPr>
            <w:noProof/>
            <w:webHidden/>
          </w:rPr>
          <w:fldChar w:fldCharType="begin"/>
        </w:r>
        <w:r w:rsidR="00EE70A0">
          <w:rPr>
            <w:noProof/>
            <w:webHidden/>
          </w:rPr>
          <w:instrText xml:space="preserve"> PAGEREF _Toc64440502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3" w:history="1">
        <w:r w:rsidR="00EE70A0" w:rsidRPr="00724AC7">
          <w:rPr>
            <w:rStyle w:val="Collegamentoipertestuale"/>
            <w:noProof/>
            <w:lang w:val="en-GB"/>
          </w:rPr>
          <w:t>13.3.26.</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“San_Fernando_Lower_van_Norman_dam_liquefaction”</w:t>
        </w:r>
        <w:r w:rsidR="00EE70A0">
          <w:rPr>
            <w:noProof/>
            <w:webHidden/>
          </w:rPr>
          <w:tab/>
        </w:r>
        <w:r w:rsidR="00EE70A0">
          <w:rPr>
            <w:noProof/>
            <w:webHidden/>
          </w:rPr>
          <w:fldChar w:fldCharType="begin"/>
        </w:r>
        <w:r w:rsidR="00EE70A0">
          <w:rPr>
            <w:noProof/>
            <w:webHidden/>
          </w:rPr>
          <w:instrText xml:space="preserve"> PAGEREF _Toc64440503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4" w:history="1">
        <w:r w:rsidR="00EE70A0" w:rsidRPr="00724AC7">
          <w:rPr>
            <w:rStyle w:val="Collegamentoipertestuale"/>
            <w:noProof/>
            <w:lang w:val="en-GB"/>
          </w:rPr>
          <w:t>13.3.27.</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“sloshing_tank_TbyTn_0_78”</w:t>
        </w:r>
        <w:r w:rsidR="00EE70A0">
          <w:rPr>
            <w:noProof/>
            <w:webHidden/>
          </w:rPr>
          <w:tab/>
        </w:r>
        <w:r w:rsidR="00EE70A0">
          <w:rPr>
            <w:noProof/>
            <w:webHidden/>
          </w:rPr>
          <w:fldChar w:fldCharType="begin"/>
        </w:r>
        <w:r w:rsidR="00EE70A0">
          <w:rPr>
            <w:noProof/>
            <w:webHidden/>
          </w:rPr>
          <w:instrText xml:space="preserve"> PAGEREF _Toc64440504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5" w:history="1">
        <w:r w:rsidR="00EE70A0" w:rsidRPr="00724AC7">
          <w:rPr>
            <w:rStyle w:val="Collegamentoipertestuale"/>
            <w:noProof/>
            <w:lang w:val="en-GB"/>
          </w:rPr>
          <w:t>13.3.28.</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“sloshing_tank_TbyTn_1_07”</w:t>
        </w:r>
        <w:r w:rsidR="00EE70A0">
          <w:rPr>
            <w:noProof/>
            <w:webHidden/>
          </w:rPr>
          <w:tab/>
        </w:r>
        <w:r w:rsidR="00EE70A0">
          <w:rPr>
            <w:noProof/>
            <w:webHidden/>
          </w:rPr>
          <w:fldChar w:fldCharType="begin"/>
        </w:r>
        <w:r w:rsidR="00EE70A0">
          <w:rPr>
            <w:noProof/>
            <w:webHidden/>
          </w:rPr>
          <w:instrText xml:space="preserve"> PAGEREF _Toc64440505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6" w:history="1">
        <w:r w:rsidR="00EE70A0" w:rsidRPr="00724AC7">
          <w:rPr>
            <w:rStyle w:val="Collegamentoipertestuale"/>
            <w:noProof/>
            <w:lang w:val="en-GB"/>
          </w:rPr>
          <w:t>13.3.29.</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“spherical_Couette_flows”</w:t>
        </w:r>
        <w:r w:rsidR="00EE70A0">
          <w:rPr>
            <w:noProof/>
            <w:webHidden/>
          </w:rPr>
          <w:tab/>
        </w:r>
        <w:r w:rsidR="00EE70A0">
          <w:rPr>
            <w:noProof/>
            <w:webHidden/>
          </w:rPr>
          <w:fldChar w:fldCharType="begin"/>
        </w:r>
        <w:r w:rsidR="00EE70A0">
          <w:rPr>
            <w:noProof/>
            <w:webHidden/>
          </w:rPr>
          <w:instrText xml:space="preserve"> PAGEREF _Toc64440506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7" w:history="1">
        <w:r w:rsidR="00EE70A0" w:rsidRPr="00724AC7">
          <w:rPr>
            <w:rStyle w:val="Collegamentoipertestuale"/>
            <w:noProof/>
            <w:lang w:val="en-GB"/>
          </w:rPr>
          <w:t>13.3.30.</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“SPH_udb_exp_Kim2015HYDROL”</w:t>
        </w:r>
        <w:r w:rsidR="00EE70A0">
          <w:rPr>
            <w:noProof/>
            <w:webHidden/>
          </w:rPr>
          <w:tab/>
        </w:r>
        <w:r w:rsidR="00EE70A0">
          <w:rPr>
            <w:noProof/>
            <w:webHidden/>
          </w:rPr>
          <w:fldChar w:fldCharType="begin"/>
        </w:r>
        <w:r w:rsidR="00EE70A0">
          <w:rPr>
            <w:noProof/>
            <w:webHidden/>
          </w:rPr>
          <w:instrText xml:space="preserve"> PAGEREF _Toc64440507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8" w:history="1">
        <w:r w:rsidR="00EE70A0" w:rsidRPr="00724AC7">
          <w:rPr>
            <w:rStyle w:val="Collegamentoipertestuale"/>
            <w:noProof/>
            <w:lang w:val="en-GB"/>
          </w:rPr>
          <w:t>13.3.31.</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“submerged_landslide”</w:t>
        </w:r>
        <w:r w:rsidR="00EE70A0">
          <w:rPr>
            <w:noProof/>
            <w:webHidden/>
          </w:rPr>
          <w:tab/>
        </w:r>
        <w:r w:rsidR="00EE70A0">
          <w:rPr>
            <w:noProof/>
            <w:webHidden/>
          </w:rPr>
          <w:fldChar w:fldCharType="begin"/>
        </w:r>
        <w:r w:rsidR="00EE70A0">
          <w:rPr>
            <w:noProof/>
            <w:webHidden/>
          </w:rPr>
          <w:instrText xml:space="preserve"> PAGEREF _Toc64440508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09" w:history="1">
        <w:r w:rsidR="00EE70A0" w:rsidRPr="00724AC7">
          <w:rPr>
            <w:rStyle w:val="Collegamentoipertestuale"/>
            <w:noProof/>
            <w:lang w:val="en-GB"/>
          </w:rPr>
          <w:t>13.3.32.</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“still_water_tank”</w:t>
        </w:r>
        <w:r w:rsidR="00EE70A0">
          <w:rPr>
            <w:noProof/>
            <w:webHidden/>
          </w:rPr>
          <w:tab/>
        </w:r>
        <w:r w:rsidR="00EE70A0">
          <w:rPr>
            <w:noProof/>
            <w:webHidden/>
          </w:rPr>
          <w:fldChar w:fldCharType="begin"/>
        </w:r>
        <w:r w:rsidR="00EE70A0">
          <w:rPr>
            <w:noProof/>
            <w:webHidden/>
          </w:rPr>
          <w:instrText xml:space="preserve"> PAGEREF _Toc64440509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10" w:history="1">
        <w:r w:rsidR="00EE70A0" w:rsidRPr="00724AC7">
          <w:rPr>
            <w:rStyle w:val="Collegamentoipertestuale"/>
            <w:noProof/>
            <w:lang w:val="en-GB"/>
          </w:rPr>
          <w:t>13.3.33.</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“wave_motion_for_WaveSAX”</w:t>
        </w:r>
        <w:r w:rsidR="00EE70A0">
          <w:rPr>
            <w:noProof/>
            <w:webHidden/>
          </w:rPr>
          <w:tab/>
        </w:r>
        <w:r w:rsidR="00EE70A0">
          <w:rPr>
            <w:noProof/>
            <w:webHidden/>
          </w:rPr>
          <w:fldChar w:fldCharType="begin"/>
        </w:r>
        <w:r w:rsidR="00EE70A0">
          <w:rPr>
            <w:noProof/>
            <w:webHidden/>
          </w:rPr>
          <w:instrText xml:space="preserve"> PAGEREF _Toc64440510 \h </w:instrText>
        </w:r>
        <w:r w:rsidR="00EE70A0">
          <w:rPr>
            <w:noProof/>
            <w:webHidden/>
          </w:rPr>
        </w:r>
        <w:r w:rsidR="00EE70A0">
          <w:rPr>
            <w:noProof/>
            <w:webHidden/>
          </w:rPr>
          <w:fldChar w:fldCharType="separate"/>
        </w:r>
        <w:r w:rsidR="00EE70A0">
          <w:rPr>
            <w:noProof/>
            <w:webHidden/>
          </w:rPr>
          <w:t>117</w:t>
        </w:r>
        <w:r w:rsidR="00EE70A0">
          <w:rPr>
            <w:noProof/>
            <w:webHidden/>
          </w:rPr>
          <w:fldChar w:fldCharType="end"/>
        </w:r>
      </w:hyperlink>
    </w:p>
    <w:p w:rsidR="00EE70A0" w:rsidRDefault="004740D2">
      <w:pPr>
        <w:pStyle w:val="Sommario3"/>
        <w:tabs>
          <w:tab w:val="left" w:pos="880"/>
          <w:tab w:val="right" w:pos="9628"/>
        </w:tabs>
        <w:rPr>
          <w:rFonts w:asciiTheme="minorHAnsi" w:eastAsiaTheme="minorEastAsia" w:hAnsiTheme="minorHAnsi" w:cstheme="minorBidi"/>
          <w:noProof/>
          <w:sz w:val="22"/>
          <w:szCs w:val="22"/>
        </w:rPr>
      </w:pPr>
      <w:hyperlink w:anchor="_Toc64440511" w:history="1">
        <w:r w:rsidR="00EE70A0" w:rsidRPr="00724AC7">
          <w:rPr>
            <w:rStyle w:val="Collegamentoipertestuale"/>
            <w:noProof/>
            <w:lang w:val="en-GB"/>
          </w:rPr>
          <w:t>13.3.34.</w:t>
        </w:r>
        <w:r w:rsidR="00EE70A0">
          <w:rPr>
            <w:rFonts w:asciiTheme="minorHAnsi" w:eastAsiaTheme="minorEastAsia" w:hAnsiTheme="minorHAnsi" w:cstheme="minorBidi"/>
            <w:noProof/>
            <w:sz w:val="22"/>
            <w:szCs w:val="22"/>
          </w:rPr>
          <w:tab/>
        </w:r>
        <w:r w:rsidR="00EE70A0" w:rsidRPr="00724AC7">
          <w:rPr>
            <w:rStyle w:val="Collegamentoipertestuale"/>
            <w:noProof/>
            <w:lang w:val="en-GB"/>
          </w:rPr>
          <w:t>“wedges_falls_on_still_water”</w:t>
        </w:r>
        <w:r w:rsidR="00EE70A0">
          <w:rPr>
            <w:noProof/>
            <w:webHidden/>
          </w:rPr>
          <w:tab/>
        </w:r>
        <w:r w:rsidR="00EE70A0">
          <w:rPr>
            <w:noProof/>
            <w:webHidden/>
          </w:rPr>
          <w:fldChar w:fldCharType="begin"/>
        </w:r>
        <w:r w:rsidR="00EE70A0">
          <w:rPr>
            <w:noProof/>
            <w:webHidden/>
          </w:rPr>
          <w:instrText xml:space="preserve"> PAGEREF _Toc64440511 \h </w:instrText>
        </w:r>
        <w:r w:rsidR="00EE70A0">
          <w:rPr>
            <w:noProof/>
            <w:webHidden/>
          </w:rPr>
        </w:r>
        <w:r w:rsidR="00EE70A0">
          <w:rPr>
            <w:noProof/>
            <w:webHidden/>
          </w:rPr>
          <w:fldChar w:fldCharType="separate"/>
        </w:r>
        <w:r w:rsidR="00EE70A0">
          <w:rPr>
            <w:noProof/>
            <w:webHidden/>
          </w:rPr>
          <w:t>118</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512" w:history="1">
        <w:r w:rsidR="00EE70A0" w:rsidRPr="00724AC7">
          <w:rPr>
            <w:rStyle w:val="Collegamentoipertestuale"/>
            <w:rFonts w:ascii="Book Antiqua" w:hAnsi="Book Antiqua"/>
            <w:caps/>
            <w:noProof/>
          </w:rPr>
          <w:t>14. SPHERA acknowledgments</w:t>
        </w:r>
        <w:r w:rsidR="00EE70A0">
          <w:rPr>
            <w:noProof/>
            <w:webHidden/>
          </w:rPr>
          <w:tab/>
        </w:r>
        <w:r w:rsidR="00EE70A0">
          <w:rPr>
            <w:noProof/>
            <w:webHidden/>
          </w:rPr>
          <w:fldChar w:fldCharType="begin"/>
        </w:r>
        <w:r w:rsidR="00EE70A0">
          <w:rPr>
            <w:noProof/>
            <w:webHidden/>
          </w:rPr>
          <w:instrText xml:space="preserve"> PAGEREF _Toc64440512 \h </w:instrText>
        </w:r>
        <w:r w:rsidR="00EE70A0">
          <w:rPr>
            <w:noProof/>
            <w:webHidden/>
          </w:rPr>
        </w:r>
        <w:r w:rsidR="00EE70A0">
          <w:rPr>
            <w:noProof/>
            <w:webHidden/>
          </w:rPr>
          <w:fldChar w:fldCharType="separate"/>
        </w:r>
        <w:r w:rsidR="00EE70A0">
          <w:rPr>
            <w:noProof/>
            <w:webHidden/>
          </w:rPr>
          <w:t>119</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513" w:history="1">
        <w:r w:rsidR="00EE70A0" w:rsidRPr="00724AC7">
          <w:rPr>
            <w:rStyle w:val="Collegamentoipertestuale"/>
            <w:rFonts w:ascii="Book Antiqua" w:hAnsi="Book Antiqua"/>
            <w:caps/>
            <w:noProof/>
          </w:rPr>
          <w:t>15. SPHERA registration</w:t>
        </w:r>
        <w:r w:rsidR="00EE70A0">
          <w:rPr>
            <w:noProof/>
            <w:webHidden/>
          </w:rPr>
          <w:tab/>
        </w:r>
        <w:r w:rsidR="00EE70A0">
          <w:rPr>
            <w:noProof/>
            <w:webHidden/>
          </w:rPr>
          <w:fldChar w:fldCharType="begin"/>
        </w:r>
        <w:r w:rsidR="00EE70A0">
          <w:rPr>
            <w:noProof/>
            <w:webHidden/>
          </w:rPr>
          <w:instrText xml:space="preserve"> PAGEREF _Toc64440513 \h </w:instrText>
        </w:r>
        <w:r w:rsidR="00EE70A0">
          <w:rPr>
            <w:noProof/>
            <w:webHidden/>
          </w:rPr>
        </w:r>
        <w:r w:rsidR="00EE70A0">
          <w:rPr>
            <w:noProof/>
            <w:webHidden/>
          </w:rPr>
          <w:fldChar w:fldCharType="separate"/>
        </w:r>
        <w:r w:rsidR="00EE70A0">
          <w:rPr>
            <w:noProof/>
            <w:webHidden/>
          </w:rPr>
          <w:t>121</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514" w:history="1">
        <w:r w:rsidR="00EE70A0" w:rsidRPr="00724AC7">
          <w:rPr>
            <w:rStyle w:val="Collegamentoipertestuale"/>
            <w:rFonts w:ascii="Book Antiqua" w:hAnsi="Book Antiqua"/>
            <w:caps/>
            <w:noProof/>
          </w:rPr>
          <w:t>16. References</w:t>
        </w:r>
        <w:r w:rsidR="00EE70A0">
          <w:rPr>
            <w:noProof/>
            <w:webHidden/>
          </w:rPr>
          <w:tab/>
        </w:r>
        <w:r w:rsidR="00EE70A0">
          <w:rPr>
            <w:noProof/>
            <w:webHidden/>
          </w:rPr>
          <w:fldChar w:fldCharType="begin"/>
        </w:r>
        <w:r w:rsidR="00EE70A0">
          <w:rPr>
            <w:noProof/>
            <w:webHidden/>
          </w:rPr>
          <w:instrText xml:space="preserve"> PAGEREF _Toc64440514 \h </w:instrText>
        </w:r>
        <w:r w:rsidR="00EE70A0">
          <w:rPr>
            <w:noProof/>
            <w:webHidden/>
          </w:rPr>
        </w:r>
        <w:r w:rsidR="00EE70A0">
          <w:rPr>
            <w:noProof/>
            <w:webHidden/>
          </w:rPr>
          <w:fldChar w:fldCharType="separate"/>
        </w:r>
        <w:r w:rsidR="00EE70A0">
          <w:rPr>
            <w:noProof/>
            <w:webHidden/>
          </w:rPr>
          <w:t>122</w:t>
        </w:r>
        <w:r w:rsidR="00EE70A0">
          <w:rPr>
            <w:noProof/>
            <w:webHidden/>
          </w:rPr>
          <w:fldChar w:fldCharType="end"/>
        </w:r>
      </w:hyperlink>
    </w:p>
    <w:p w:rsidR="00EE70A0" w:rsidRDefault="004740D2">
      <w:pPr>
        <w:pStyle w:val="Sommario1"/>
        <w:tabs>
          <w:tab w:val="right" w:pos="9628"/>
        </w:tabs>
        <w:rPr>
          <w:rFonts w:asciiTheme="minorHAnsi" w:eastAsiaTheme="minorEastAsia" w:hAnsiTheme="minorHAnsi" w:cstheme="minorBidi"/>
          <w:noProof/>
          <w:sz w:val="22"/>
          <w:lang w:val="it-IT" w:eastAsia="it-IT"/>
        </w:rPr>
      </w:pPr>
      <w:hyperlink w:anchor="_Toc64440515" w:history="1">
        <w:r w:rsidR="00EE70A0" w:rsidRPr="00724AC7">
          <w:rPr>
            <w:rStyle w:val="Collegamentoipertestuale"/>
            <w:rFonts w:ascii="Book Antiqua" w:hAnsi="Book Antiqua"/>
            <w:caps/>
            <w:noProof/>
          </w:rPr>
          <w:t>17. GNU Free Documentation License</w:t>
        </w:r>
        <w:r w:rsidR="00EE70A0">
          <w:rPr>
            <w:noProof/>
            <w:webHidden/>
          </w:rPr>
          <w:tab/>
        </w:r>
        <w:r w:rsidR="00EE70A0">
          <w:rPr>
            <w:noProof/>
            <w:webHidden/>
          </w:rPr>
          <w:fldChar w:fldCharType="begin"/>
        </w:r>
        <w:r w:rsidR="00EE70A0">
          <w:rPr>
            <w:noProof/>
            <w:webHidden/>
          </w:rPr>
          <w:instrText xml:space="preserve"> PAGEREF _Toc64440515 \h </w:instrText>
        </w:r>
        <w:r w:rsidR="00EE70A0">
          <w:rPr>
            <w:noProof/>
            <w:webHidden/>
          </w:rPr>
        </w:r>
        <w:r w:rsidR="00EE70A0">
          <w:rPr>
            <w:noProof/>
            <w:webHidden/>
          </w:rPr>
          <w:fldChar w:fldCharType="separate"/>
        </w:r>
        <w:r w:rsidR="00EE70A0">
          <w:rPr>
            <w:noProof/>
            <w:webHidden/>
          </w:rPr>
          <w:t>130</w:t>
        </w:r>
        <w:r w:rsidR="00EE70A0">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5C5AFE"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w:t>
      </w:r>
      <w:commentRangeStart w:id="0"/>
      <w:r>
        <w:rPr>
          <w:rFonts w:ascii="Times New Roman" w:hAnsi="Times New Roman"/>
          <w:sz w:val="24"/>
          <w:szCs w:val="24"/>
        </w:rPr>
        <w:t>2021</w:t>
      </w:r>
      <w:commentRangeEnd w:id="0"/>
      <w:r>
        <w:rPr>
          <w:rStyle w:val="Rimandocommento"/>
          <w:rFonts w:ascii="Times New Roman" w:eastAsia="Times New Roman" w:hAnsi="Times New Roman"/>
          <w:szCs w:val="20"/>
          <w:lang w:val="it-IT" w:eastAsia="it-IT"/>
        </w:rPr>
        <w:commentReference w:id="0"/>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w:t>
      </w:r>
      <w:r w:rsidR="00280490" w:rsidRPr="00276BBF">
        <w:rPr>
          <w:rFonts w:ascii="Times New Roman" w:hAnsi="Times New Roman"/>
          <w:sz w:val="24"/>
          <w:szCs w:val="24"/>
        </w:rPr>
        <w:lastRenderedPageBreak/>
        <w:t>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sidR="00652F0F">
        <w:rPr>
          <w:rFonts w:ascii="Times New Roman" w:hAnsi="Times New Roman"/>
          <w:sz w:val="24"/>
          <w:szCs w:val="24"/>
        </w:rPr>
        <w:t>This documentation represents an improvement of the previous version of the document (“SPHERA v.8</w:t>
      </w:r>
      <w:r w:rsidR="00652F0F" w:rsidRPr="00652F0F">
        <w:rPr>
          <w:rFonts w:ascii="Times New Roman" w:hAnsi="Times New Roman"/>
          <w:sz w:val="24"/>
          <w:szCs w:val="24"/>
        </w:rPr>
        <w:t>.0 (RSE SpA): documentation</w:t>
      </w:r>
      <w:r w:rsidR="00652F0F">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64440407"/>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10" w:author="Amicarelli Andrea (RSE)" w:date="2020-04-13T14:25:00Z">
        <w:r w:rsidR="00D854B8" w:rsidDel="00020A50">
          <w:rPr>
            <w:rFonts w:ascii="Times New Roman" w:hAnsi="Times New Roman"/>
            <w:sz w:val="24"/>
            <w:szCs w:val="24"/>
          </w:rPr>
          <w:delText>sediment removal from water reservoirs</w:delText>
        </w:r>
      </w:del>
      <w:ins w:id="11"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5C5AFE"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w:t>
      </w:r>
      <w:commentRangeStart w:id="12"/>
      <w:r>
        <w:rPr>
          <w:rFonts w:ascii="Times New Roman" w:hAnsi="Times New Roman"/>
          <w:sz w:val="24"/>
          <w:szCs w:val="24"/>
          <w:lang w:val="it-IT"/>
        </w:rPr>
        <w:t>21</w:t>
      </w:r>
      <w:commentRangeEnd w:id="12"/>
      <w:r>
        <w:rPr>
          <w:rStyle w:val="Rimandocommento"/>
          <w:rFonts w:ascii="Times New Roman" w:eastAsia="Times New Roman" w:hAnsi="Times New Roman"/>
          <w:szCs w:val="20"/>
          <w:lang w:val="it-IT" w:eastAsia="it-IT"/>
        </w:rPr>
        <w:commentReference w:id="12"/>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 xml:space="preserve">unique owner of the patrimonial rights of SPHERA) by </w:t>
      </w:r>
      <w:proofErr w:type="gramStart"/>
      <w:r w:rsidR="00173B23" w:rsidRPr="005D00D6">
        <w:rPr>
          <w:rFonts w:ascii="Times New Roman" w:hAnsi="Times New Roman"/>
          <w:sz w:val="24"/>
          <w:szCs w:val="24"/>
          <w:lang w:val="it-IT"/>
        </w:rPr>
        <w:t>the</w:t>
      </w:r>
      <w:proofErr w:type="gramEnd"/>
      <w:r w:rsidR="00173B23" w:rsidRPr="005D00D6">
        <w:rPr>
          <w:rFonts w:ascii="Times New Roman" w:hAnsi="Times New Roman"/>
          <w:sz w:val="24"/>
          <w:szCs w:val="24"/>
          <w:lang w:val="it-IT"/>
        </w:rPr>
        <w:t xml:space="preserv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3"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EE70A0">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EE70A0">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EE70A0">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EE70A0">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EE70A0">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EE70A0" w:rsidRPr="00ED6D25">
        <w:rPr>
          <w:rFonts w:ascii="Times New Roman" w:hAnsi="Times New Roman"/>
        </w:rPr>
        <w:t xml:space="preserve">Table </w:t>
      </w:r>
      <w:r w:rsidR="00EE70A0">
        <w:rPr>
          <w:rFonts w:ascii="Times New Roman" w:hAnsi="Times New Roman"/>
          <w:noProof/>
        </w:rPr>
        <w:t>1</w:t>
      </w:r>
      <w:r w:rsidR="00EE70A0" w:rsidRPr="00ED6D25">
        <w:rPr>
          <w:rFonts w:ascii="Times New Roman" w:hAnsi="Times New Roman"/>
        </w:rPr>
        <w:t>.</w:t>
      </w:r>
      <w:r w:rsidR="00EE70A0">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4"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EE70A0">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EE70A0">
        <w:rPr>
          <w:rFonts w:ascii="Times New Roman" w:hAnsi="Times New Roman"/>
          <w:noProof/>
        </w:rPr>
        <w:t>1</w:t>
      </w:r>
      <w:r w:rsidRPr="00ED6D25">
        <w:rPr>
          <w:rFonts w:ascii="Times New Roman" w:hAnsi="Times New Roman"/>
        </w:rPr>
        <w:fldChar w:fldCharType="end"/>
      </w:r>
      <w:bookmarkEnd w:id="14"/>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roofErr w:type="gramEnd"/>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 w:name="_Toc447794696"/>
      <w:bookmarkStart w:id="16" w:name="_Toc447794775"/>
      <w:bookmarkStart w:id="17" w:name="_Toc447794858"/>
      <w:bookmarkStart w:id="18" w:name="_Toc447794942"/>
      <w:bookmarkStart w:id="19" w:name="_Toc447795343"/>
      <w:bookmarkStart w:id="20" w:name="_Toc447795450"/>
      <w:bookmarkStart w:id="21" w:name="_Toc64440408"/>
      <w:r w:rsidRPr="00276BBF">
        <w:rPr>
          <w:rFonts w:ascii="Book Antiqua" w:hAnsi="Book Antiqua"/>
          <w:caps/>
          <w:kern w:val="0"/>
          <w:sz w:val="24"/>
          <w:szCs w:val="24"/>
        </w:rPr>
        <w:lastRenderedPageBreak/>
        <w:t>Warranties and responsabilities</w:t>
      </w:r>
      <w:bookmarkEnd w:id="15"/>
      <w:bookmarkEnd w:id="16"/>
      <w:bookmarkEnd w:id="17"/>
      <w:bookmarkEnd w:id="18"/>
      <w:bookmarkEnd w:id="19"/>
      <w:bookmarkEnd w:id="20"/>
      <w:bookmarkEnd w:id="21"/>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276BBF">
        <w:rPr>
          <w:sz w:val="24"/>
          <w:szCs w:val="24"/>
        </w:rPr>
        <w:t>activities, …)</w:t>
      </w:r>
      <w:proofErr w:type="gramEnd"/>
      <w:r w:rsidR="00EC217D"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 w:name="_Toc447794697"/>
      <w:bookmarkStart w:id="23" w:name="_Toc447794776"/>
      <w:bookmarkStart w:id="24" w:name="_Toc447794859"/>
      <w:bookmarkStart w:id="25" w:name="_Toc447794943"/>
      <w:bookmarkStart w:id="26" w:name="_Toc447795344"/>
      <w:bookmarkStart w:id="27" w:name="_Toc447795451"/>
      <w:bookmarkStart w:id="28" w:name="_Toc64440409"/>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2"/>
      <w:bookmarkEnd w:id="23"/>
      <w:bookmarkEnd w:id="24"/>
      <w:bookmarkEnd w:id="25"/>
      <w:bookmarkEnd w:id="26"/>
      <w:bookmarkEnd w:id="27"/>
      <w:r w:rsidR="00355018">
        <w:rPr>
          <w:rFonts w:ascii="Book Antiqua" w:hAnsi="Book Antiqua"/>
          <w:caps/>
          <w:kern w:val="0"/>
          <w:sz w:val="24"/>
          <w:szCs w:val="24"/>
        </w:rPr>
        <w:t>.0</w:t>
      </w:r>
      <w:bookmarkEnd w:id="28"/>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9" w:name="_Toc447794698"/>
      <w:bookmarkStart w:id="30" w:name="_Toc447794777"/>
      <w:bookmarkStart w:id="31" w:name="_Toc447794860"/>
      <w:bookmarkStart w:id="32" w:name="_Toc447794944"/>
      <w:bookmarkStart w:id="33" w:name="_Toc447795345"/>
      <w:bookmarkStart w:id="34" w:name="_Toc447795452"/>
      <w:bookmarkStart w:id="35" w:name="_Toc64440410"/>
      <w:r w:rsidRPr="00276BBF">
        <w:rPr>
          <w:rFonts w:ascii="Book Antiqua" w:hAnsi="Book Antiqua"/>
          <w:caps/>
          <w:kern w:val="0"/>
          <w:sz w:val="24"/>
          <w:szCs w:val="24"/>
        </w:rPr>
        <w:lastRenderedPageBreak/>
        <w:t>SPHERA developers/authors</w:t>
      </w:r>
      <w:bookmarkEnd w:id="29"/>
      <w:bookmarkEnd w:id="30"/>
      <w:bookmarkEnd w:id="31"/>
      <w:bookmarkEnd w:id="32"/>
      <w:bookmarkEnd w:id="33"/>
      <w:bookmarkEnd w:id="34"/>
      <w:bookmarkEnd w:id="35"/>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6" w:name="_Toc447794699"/>
      <w:bookmarkStart w:id="37" w:name="_Toc447794778"/>
      <w:bookmarkStart w:id="38" w:name="_Toc447794861"/>
      <w:bookmarkStart w:id="39" w:name="_Toc447794945"/>
      <w:bookmarkStart w:id="40" w:name="_Toc447795346"/>
      <w:bookmarkStart w:id="41" w:name="_Toc447795453"/>
      <w:bookmarkStart w:id="42" w:name="_Toc64440411"/>
      <w:r w:rsidRPr="00276BBF">
        <w:rPr>
          <w:rFonts w:ascii="Book Antiqua" w:hAnsi="Book Antiqua"/>
          <w:caps/>
          <w:kern w:val="0"/>
          <w:sz w:val="24"/>
          <w:szCs w:val="24"/>
        </w:rPr>
        <w:lastRenderedPageBreak/>
        <w:t>SPHERA official users</w:t>
      </w:r>
      <w:bookmarkEnd w:id="36"/>
      <w:bookmarkEnd w:id="37"/>
      <w:bookmarkEnd w:id="38"/>
      <w:bookmarkEnd w:id="39"/>
      <w:bookmarkEnd w:id="40"/>
      <w:bookmarkEnd w:id="41"/>
      <w:bookmarkEnd w:id="42"/>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EE70A0">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EE70A0">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EE70A0" w:rsidRPr="00EE70A0">
        <w:rPr>
          <w:rFonts w:ascii="Times New Roman" w:hAnsi="Times New Roman"/>
          <w:sz w:val="24"/>
          <w:szCs w:val="24"/>
        </w:rPr>
        <w:t xml:space="preserve">Figure </w:t>
      </w:r>
      <w:r w:rsidR="00EE70A0" w:rsidRPr="00EE70A0">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EE70A0" w:rsidRPr="00EE70A0">
        <w:rPr>
          <w:rFonts w:ascii="Times New Roman" w:hAnsi="Times New Roman"/>
          <w:sz w:val="24"/>
          <w:szCs w:val="24"/>
        </w:rPr>
        <w:t xml:space="preserve">Figure </w:t>
      </w:r>
      <w:r w:rsidR="00EE70A0" w:rsidRPr="00EE70A0">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EE70A0" w:rsidRPr="00EE70A0">
        <w:rPr>
          <w:rFonts w:ascii="Times New Roman" w:hAnsi="Times New Roman"/>
          <w:sz w:val="24"/>
          <w:szCs w:val="24"/>
        </w:rPr>
        <w:t xml:space="preserve">Figure </w:t>
      </w:r>
      <w:r w:rsidR="00EE70A0" w:rsidRPr="00EE70A0">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EE70A0" w:rsidRPr="00EE70A0">
        <w:rPr>
          <w:rFonts w:ascii="Times New Roman" w:hAnsi="Times New Roman"/>
          <w:sz w:val="24"/>
          <w:szCs w:val="24"/>
        </w:rPr>
        <w:t xml:space="preserve">Figure </w:t>
      </w:r>
      <w:r w:rsidR="00EE70A0" w:rsidRPr="00EE70A0">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EE70A0" w:rsidRPr="00EE70A0">
        <w:rPr>
          <w:rFonts w:ascii="Times New Roman" w:hAnsi="Times New Roman"/>
          <w:sz w:val="24"/>
          <w:szCs w:val="24"/>
        </w:rPr>
        <w:t xml:space="preserve">Figure </w:t>
      </w:r>
      <w:r w:rsidR="00EE70A0" w:rsidRPr="00EE70A0">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EE70A0" w:rsidRPr="00EE70A0">
        <w:rPr>
          <w:rFonts w:ascii="Times New Roman" w:hAnsi="Times New Roman"/>
          <w:sz w:val="24"/>
          <w:szCs w:val="24"/>
        </w:rPr>
        <w:t xml:space="preserve">Figure </w:t>
      </w:r>
      <w:r w:rsidR="00EE70A0" w:rsidRPr="00EE70A0">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p>
    <w:p w:rsidR="000C3886" w:rsidRPr="00A46DB4" w:rsidRDefault="000C3886" w:rsidP="000C3886">
      <w:pPr>
        <w:spacing w:after="0" w:line="240" w:lineRule="auto"/>
        <w:jc w:val="both"/>
        <w:rPr>
          <w:ins w:id="43" w:author="Amicarelli Andrea (RSE)" w:date="2020-10-06T08:20:00Z"/>
          <w:rFonts w:ascii="Times New Roman" w:hAnsi="Times New Roman"/>
          <w:sz w:val="24"/>
          <w:szCs w:val="24"/>
        </w:rPr>
      </w:pPr>
      <w:ins w:id="44" w:author="Amicarelli Andrea (RSE)" w:date="2020-10-06T08:20:00Z">
        <w:r w:rsidRPr="000C3886">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EE70A0" w:rsidRPr="00EE70A0">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5" w:name="_Ref448227012"/>
      <w:bookmarkStart w:id="46"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EE70A0">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EE70A0">
        <w:rPr>
          <w:rFonts w:ascii="Times New Roman" w:hAnsi="Times New Roman"/>
          <w:noProof/>
        </w:rPr>
        <w:t>1</w:t>
      </w:r>
      <w:r w:rsidRPr="00ED6D25">
        <w:rPr>
          <w:rFonts w:ascii="Times New Roman" w:hAnsi="Times New Roman"/>
          <w:lang w:val="it-IT"/>
        </w:rPr>
        <w:fldChar w:fldCharType="end"/>
      </w:r>
      <w:bookmarkEnd w:id="45"/>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6"/>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7"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EE70A0">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EE70A0">
        <w:rPr>
          <w:rFonts w:ascii="Times New Roman" w:hAnsi="Times New Roman"/>
          <w:noProof/>
          <w:szCs w:val="24"/>
        </w:rPr>
        <w:t>2</w:t>
      </w:r>
      <w:r w:rsidRPr="00ED6D25">
        <w:rPr>
          <w:rFonts w:ascii="Times New Roman" w:hAnsi="Times New Roman"/>
          <w:szCs w:val="24"/>
          <w:lang w:val="it-IT"/>
        </w:rPr>
        <w:fldChar w:fldCharType="end"/>
      </w:r>
      <w:bookmarkEnd w:id="47"/>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2"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8"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EE70A0">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EE70A0">
        <w:rPr>
          <w:rFonts w:ascii="Times New Roman" w:hAnsi="Times New Roman"/>
          <w:noProof/>
          <w:szCs w:val="24"/>
        </w:rPr>
        <w:t>3</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3"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9"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EE70A0">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EE70A0">
        <w:rPr>
          <w:rFonts w:ascii="Times New Roman" w:hAnsi="Times New Roman"/>
          <w:noProof/>
          <w:szCs w:val="24"/>
        </w:rPr>
        <w:t>4</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4"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50"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EE70A0">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EE70A0">
        <w:rPr>
          <w:rFonts w:ascii="Times New Roman" w:hAnsi="Times New Roman"/>
          <w:noProof/>
          <w:szCs w:val="24"/>
        </w:rPr>
        <w:t>5</w:t>
      </w:r>
      <w:r w:rsidRPr="00ED6D25">
        <w:rPr>
          <w:rFonts w:ascii="Times New Roman" w:hAnsi="Times New Roman"/>
          <w:szCs w:val="24"/>
          <w:lang w:val="it-IT"/>
        </w:rPr>
        <w:fldChar w:fldCharType="end"/>
      </w:r>
      <w:bookmarkEnd w:id="50"/>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5"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51"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EE70A0">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EE70A0">
        <w:rPr>
          <w:rFonts w:ascii="Times New Roman" w:hAnsi="Times New Roman"/>
          <w:noProof/>
          <w:szCs w:val="24"/>
        </w:rPr>
        <w:t>6</w:t>
      </w:r>
      <w:r w:rsidRPr="00ED6D25">
        <w:rPr>
          <w:rFonts w:ascii="Times New Roman" w:hAnsi="Times New Roman"/>
          <w:szCs w:val="24"/>
          <w:lang w:val="it-IT"/>
        </w:rPr>
        <w:fldChar w:fldCharType="end"/>
      </w:r>
      <w:bookmarkEnd w:id="51"/>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52"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EE70A0">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EE70A0">
        <w:rPr>
          <w:rFonts w:ascii="Times New Roman" w:hAnsi="Times New Roman"/>
          <w:noProof/>
          <w:szCs w:val="24"/>
        </w:rPr>
        <w:t>7</w:t>
      </w:r>
      <w:r w:rsidRPr="00ED6D25">
        <w:rPr>
          <w:rFonts w:ascii="Times New Roman" w:hAnsi="Times New Roman"/>
          <w:szCs w:val="24"/>
          <w:lang w:val="it-IT"/>
        </w:rPr>
        <w:fldChar w:fldCharType="end"/>
      </w:r>
      <w:bookmarkEnd w:id="52"/>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 w:name="_Ref449963218"/>
      <w:bookmarkStart w:id="54" w:name="_Toc64440412"/>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3"/>
      <w:r>
        <w:rPr>
          <w:rFonts w:ascii="Book Antiqua" w:hAnsi="Book Antiqua"/>
          <w:caps/>
          <w:kern w:val="0"/>
          <w:sz w:val="24"/>
          <w:szCs w:val="24"/>
        </w:rPr>
        <w:t xml:space="preserve"> as a boundary treatment scheme for fixed boundaries</w:t>
      </w:r>
      <w:bookmarkEnd w:id="54"/>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EE70A0">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EE70A0">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EE70A0">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EE70A0">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6.5</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EE70A0">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EE70A0">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5" w:name="_Toc64440413"/>
      <w:r w:rsidRPr="0037327E">
        <w:t>Smoothed Particle Hydrodynamics</w:t>
      </w:r>
      <w:r>
        <w:t xml:space="preserve"> (SPH)</w:t>
      </w:r>
      <w:bookmarkEnd w:id="55"/>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7" o:title=""/>
                </v:shape>
                <o:OLEObject Type="Embed" ProgID="Equation.3" ShapeID="_x0000_i1026" DrawAspect="Content" ObjectID="_1675485645" r:id="rId18"/>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6"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6"/>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EE70A0">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EE70A0" w:rsidRPr="00EE70A0">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9" o:title=""/>
                </v:shape>
                <o:OLEObject Type="Embed" ProgID="Equation.3" ShapeID="_x0000_i1027" DrawAspect="Content" ObjectID="_1675485646" r:id="rId20"/>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7"/>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EE70A0">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EE70A0" w:rsidRPr="00EE70A0">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1" o:title=""/>
                </v:shape>
                <o:OLEObject Type="Embed" ProgID="Equation.3" ShapeID="_x0000_i1028" DrawAspect="Content" ObjectID="_1675485647" r:id="rId22"/>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8"/>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EE70A0" w:rsidRPr="00EE70A0">
        <w:rPr>
          <w:rFonts w:ascii="Times New Roman" w:eastAsia="Times New Roman" w:hAnsi="Times New Roman"/>
          <w:bCs/>
          <w:sz w:val="24"/>
          <w:szCs w:val="24"/>
          <w:lang w:eastAsia="it-IT"/>
        </w:rPr>
        <w:t>(</w:t>
      </w:r>
      <w:r w:rsidR="00EE70A0" w:rsidRPr="00EE70A0">
        <w:rPr>
          <w:rFonts w:ascii="Times New Roman" w:eastAsia="Times New Roman" w:hAnsi="Times New Roman"/>
          <w:bCs/>
          <w:noProof/>
          <w:sz w:val="24"/>
          <w:szCs w:val="24"/>
          <w:lang w:eastAsia="it-IT"/>
        </w:rPr>
        <w:t>6.3</w:t>
      </w:r>
      <w:r w:rsidR="00EE70A0" w:rsidRPr="00EE70A0">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EE70A0">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EE70A0">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EE70A0">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EE70A0">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EE70A0">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EE70A0">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EE70A0">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EE70A0">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EE70A0">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EE70A0">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9" w:name="_Ref448234808"/>
      <w:bookmarkStart w:id="60" w:name="_Ref448237262"/>
      <w:bookmarkStart w:id="61" w:name="_Ref448237267"/>
      <w:bookmarkStart w:id="62" w:name="_Ref448246225"/>
      <w:bookmarkStart w:id="63" w:name="_Toc64440414"/>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9"/>
      <w:bookmarkEnd w:id="60"/>
      <w:bookmarkEnd w:id="61"/>
      <w:bookmarkEnd w:id="62"/>
      <w:bookmarkEnd w:id="63"/>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EE70A0">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EE70A0">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EE70A0">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3" o:title=""/>
                </v:shape>
                <o:OLEObject Type="Embed" ProgID="Equation.3" ShapeID="_x0000_i1029" DrawAspect="Content" ObjectID="_1675485648" r:id="rId24"/>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2.05pt" o:ole="">
                  <v:imagedata r:id="rId25" o:title=""/>
                </v:shape>
                <o:OLEObject Type="Embed" ProgID="Equation.3" ShapeID="_x0000_i1030" DrawAspect="Content" ObjectID="_1675485649" r:id="rId26"/>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4"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4"/>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75pt;height:17.35pt" o:ole="">
            <v:imagedata r:id="rId27" o:title=""/>
          </v:shape>
          <o:OLEObject Type="Embed" ProgID="Equation.3" ShapeID="_x0000_i1031" DrawAspect="Content" ObjectID="_1675485650" r:id="rId28"/>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EE70A0" w:rsidRPr="00EE70A0">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5"/>
            <w:r w:rsidR="00F060FC" w:rsidRPr="00FD3639">
              <w:rPr>
                <w:rFonts w:ascii="Times New Roman" w:hAnsi="Times New Roman"/>
                <w:position w:val="-36"/>
                <w:sz w:val="24"/>
                <w:szCs w:val="24"/>
              </w:rPr>
              <w:object w:dxaOrig="5060" w:dyaOrig="800">
                <v:shape id="_x0000_i1032" type="#_x0000_t75" style="width:253.85pt;height:39.95pt" o:ole="">
                  <v:imagedata r:id="rId29" o:title=""/>
                </v:shape>
                <o:OLEObject Type="Embed" ProgID="Equation.3" ShapeID="_x0000_i1032" DrawAspect="Content" ObjectID="_1675485651" r:id="rId30"/>
              </w:object>
            </w:r>
            <w:commentRangeEnd w:id="65"/>
            <w:r w:rsidR="00FD3639">
              <w:rPr>
                <w:rStyle w:val="Rimandocommento"/>
                <w:rFonts w:ascii="Times New Roman" w:eastAsia="Times New Roman" w:hAnsi="Times New Roman"/>
                <w:szCs w:val="20"/>
                <w:lang w:val="it-IT" w:eastAsia="it-IT"/>
              </w:rPr>
              <w:commentReference w:id="65"/>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6"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6"/>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EE70A0">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7"/>
            <w:r w:rsidR="00F060FC" w:rsidRPr="00CB44CC">
              <w:rPr>
                <w:rFonts w:ascii="Times New Roman" w:hAnsi="Times New Roman"/>
                <w:position w:val="-36"/>
                <w:sz w:val="24"/>
                <w:szCs w:val="24"/>
              </w:rPr>
              <w:object w:dxaOrig="10160" w:dyaOrig="800">
                <v:shape id="_x0000_i1033" type="#_x0000_t75" style="width:435.15pt;height:34.15pt" o:ole="">
                  <v:imagedata r:id="rId31" o:title=""/>
                </v:shape>
                <o:OLEObject Type="Embed" ProgID="Equation.3" ShapeID="_x0000_i1033" DrawAspect="Content" ObjectID="_1675485652" r:id="rId32"/>
              </w:object>
            </w:r>
            <w:commentRangeEnd w:id="67"/>
            <w:r w:rsidR="00CB44CC">
              <w:rPr>
                <w:rStyle w:val="Rimandocommento"/>
                <w:rFonts w:ascii="Times New Roman" w:eastAsia="Times New Roman" w:hAnsi="Times New Roman"/>
                <w:szCs w:val="20"/>
                <w:lang w:val="it-IT" w:eastAsia="it-IT"/>
              </w:rPr>
              <w:commentReference w:id="67"/>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75485653"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75485654"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8"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75485655"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75485656" r:id="rId40"/>
        </w:object>
      </w:r>
      <w:r w:rsidRPr="00276BBF">
        <w:rPr>
          <w:rFonts w:ascii="Times New Roman" w:hAnsi="Times New Roman"/>
          <w:lang w:val="en-GB"/>
        </w:rPr>
        <w:t xml:space="preserve">. </w:t>
      </w:r>
      <w:del w:id="69"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70" w:author="Amicarelli Andrea (RSE)" w:date="2020-04-13T15:05:00Z">
              <w:r w:rsidRPr="00276BBF" w:rsidDel="00EF44F5">
                <w:rPr>
                  <w:rFonts w:ascii="Times New Roman" w:hAnsi="Times New Roman"/>
                  <w:position w:val="-30"/>
                  <w:sz w:val="24"/>
                  <w:szCs w:val="24"/>
                </w:rPr>
                <w:object w:dxaOrig="8020" w:dyaOrig="1200">
                  <v:shape id="_x0000_i1038" type="#_x0000_t75" style="width:401pt;height:60.45pt" o:ole="">
                    <v:imagedata r:id="rId41" o:title=""/>
                  </v:shape>
                  <o:OLEObject Type="Embed" ProgID="Equation.3" ShapeID="_x0000_i1038" DrawAspect="Content" ObjectID="_1675485657"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71"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72"/>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75485658"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9.45pt" o:ole="">
                  <v:imagedata r:id="rId45" o:title=""/>
                </v:shape>
                <o:OLEObject Type="Embed" ProgID="Equation.3" ShapeID="_x0000_i1040" DrawAspect="Content" ObjectID="_1675485659"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w:t>
      </w:r>
      <w:r w:rsidR="0045533F">
        <w:rPr>
          <w:rFonts w:ascii="Times New Roman" w:hAnsi="Times New Roman"/>
          <w:lang w:val="en-GB"/>
        </w:rPr>
        <w:t xml:space="preserve">unit </w:t>
      </w:r>
      <w:r>
        <w:rPr>
          <w:rFonts w:ascii="Times New Roman" w:hAnsi="Times New Roman"/>
          <w:lang w:val="en-GB"/>
        </w:rPr>
        <w:t xml:space="preserve">vector </w:t>
      </w:r>
      <w:r w:rsidR="0045533F">
        <w:rPr>
          <w:rFonts w:ascii="Times New Roman" w:hAnsi="Times New Roman"/>
          <w:lang w:val="en-GB"/>
        </w:rPr>
        <w:t>aligned with the tangential component of the fluid velocity (with respect to the wall).</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75485660"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6.35pt;height:19.45pt" o:ole="">
                  <v:imagedata r:id="rId49" o:title=""/>
                </v:shape>
                <o:OLEObject Type="Embed" ProgID="Equation.3" ShapeID="_x0000_i1042" DrawAspect="Content" ObjectID="_1675485661"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8.6pt;height:19.95pt" o:ole="">
                  <v:imagedata r:id="rId51" o:title=""/>
                </v:shape>
                <o:OLEObject Type="Embed" ProgID="Equation.3" ShapeID="_x0000_i1043" DrawAspect="Content" ObjectID="_1675485662"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9.45pt" o:ole="">
                  <v:imagedata r:id="rId53" o:title=""/>
                </v:shape>
                <o:OLEObject Type="Embed" ProgID="Equation.3" ShapeID="_x0000_i1044" DrawAspect="Content" ObjectID="_1675485663"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75485664"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2"/>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72"/>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75485665"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3"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3"/>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75485666"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4"/>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39.95pt" o:ole="">
                  <v:imagedata r:id="rId61" o:title=""/>
                </v:shape>
                <o:OLEObject Type="Embed" ProgID="Equation.3" ShapeID="_x0000_i1048" DrawAspect="Content" ObjectID="_1675485667"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39.95pt" o:ole="">
                  <v:imagedata r:id="rId63" o:title=""/>
                </v:shape>
                <o:OLEObject Type="Embed" ProgID="Equation.3" ShapeID="_x0000_i1049" DrawAspect="Content" ObjectID="_1675485668"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6.4pt;height:39.95pt" o:ole="">
                  <v:imagedata r:id="rId65" o:title=""/>
                </v:shape>
                <o:OLEObject Type="Embed" ProgID="Equation.3" ShapeID="_x0000_i1050" DrawAspect="Content" ObjectID="_1675485669"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5" w:name="_Ref448232409"/>
            <w:bookmarkStart w:id="76"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5"/>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4"/>
            <w:r w:rsidR="00132A27">
              <w:rPr>
                <w:rStyle w:val="Rimandocommento"/>
                <w:rFonts w:ascii="Times New Roman" w:eastAsia="Times New Roman" w:hAnsi="Times New Roman"/>
                <w:b w:val="0"/>
                <w:bCs w:val="0"/>
                <w:color w:val="auto"/>
                <w:szCs w:val="20"/>
                <w:lang w:val="it-IT" w:eastAsia="it-IT"/>
              </w:rPr>
              <w:commentReference w:id="74"/>
            </w:r>
            <w:bookmarkEnd w:id="76"/>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EE70A0">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7"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w:t>
        </w:r>
        <w:r w:rsidR="00E37C1F">
          <w:rPr>
            <w:rFonts w:ascii="Times New Roman" w:hAnsi="Times New Roman"/>
            <w:lang w:val="en-GB"/>
          </w:rPr>
          <w:t xml:space="preserve">ue of viscosity is </w:t>
        </w:r>
      </w:ins>
      <w:ins w:id="78" w:author="Amicarelli Andrea (RSE)" w:date="2020-11-25T10:08:00Z">
        <w:r w:rsidR="00E37C1F">
          <w:rPr>
            <w:rFonts w:ascii="Times New Roman" w:hAnsi="Times New Roman"/>
            <w:lang w:val="en-GB"/>
          </w:rPr>
          <w:t>u</w:t>
        </w:r>
      </w:ins>
      <w:ins w:id="79" w:author="Amicarelli Andrea (RSE)" w:date="2020-04-13T09:55:00Z">
        <w:r w:rsidRPr="00A24A8D">
          <w:rPr>
            <w:rFonts w:ascii="Times New Roman" w:hAnsi="Times New Roman"/>
            <w:lang w:val="en-GB"/>
          </w:rPr>
          <w:t>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80"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81"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82"/>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EE70A0" w:rsidRPr="00EE70A0">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EE70A0">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EE70A0">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75485670"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3"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3"/>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EE70A0" w:rsidRPr="00EE70A0">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75485671"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4"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4"/>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EE70A0">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75485672"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75485673"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EE70A0">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9.4pt;height:33.65pt" o:ole="">
                  <v:imagedata r:id="rId75" o:title=""/>
                </v:shape>
                <o:OLEObject Type="Embed" ProgID="Equation.3" ShapeID="_x0000_i1055" DrawAspect="Content" ObjectID="_1675485674"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EE70A0" w:rsidRPr="00EE70A0">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75485675"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75485676"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82"/>
    <w:p w:rsidR="00897949" w:rsidRPr="00F53D8F" w:rsidRDefault="00EF7A6C" w:rsidP="00897949">
      <w:pPr>
        <w:pStyle w:val="Normale1"/>
        <w:spacing w:line="240" w:lineRule="auto"/>
        <w:rPr>
          <w:ins w:id="85" w:author="Amicarelli Andrea (RSE)" w:date="2020-04-13T09:57:00Z"/>
          <w:rFonts w:ascii="Times New Roman" w:hAnsi="Times New Roman"/>
          <w:lang w:val="en-GB"/>
        </w:rPr>
      </w:pPr>
      <w:r>
        <w:rPr>
          <w:rStyle w:val="Rimandocommento"/>
          <w:rFonts w:ascii="Times New Roman" w:hAnsi="Times New Roman"/>
          <w:szCs w:val="20"/>
        </w:rPr>
        <w:commentReference w:id="82"/>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7.25pt;height:19.95pt" o:ole="">
                  <v:imagedata r:id="rId81" o:title=""/>
                </v:shape>
                <o:OLEObject Type="Embed" ProgID="Equation.3" ShapeID="_x0000_i1058" DrawAspect="Content" ObjectID="_1675485677"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2E7C44" w:rsidRDefault="002E7C44" w:rsidP="00E705B5">
      <w:pPr>
        <w:pStyle w:val="Normale1"/>
        <w:spacing w:line="240" w:lineRule="auto"/>
        <w:jc w:val="both"/>
        <w:rPr>
          <w:rFonts w:ascii="Times New Roman" w:hAnsi="Times New Roman"/>
          <w:lang w:val="en-GB"/>
        </w:rPr>
      </w:pPr>
    </w:p>
    <w:p w:rsidR="002E7C44" w:rsidRPr="00C70139" w:rsidRDefault="00C11848" w:rsidP="00B66629">
      <w:pPr>
        <w:pStyle w:val="Amicarellititle2"/>
      </w:pPr>
      <w:bookmarkStart w:id="86" w:name="_Ref57195835"/>
      <w:bookmarkStart w:id="87" w:name="_Toc64440415"/>
      <w:commentRangeStart w:id="88"/>
      <w:r>
        <w:t>Neutral Surface Boundary Layer (NSBL) s</w:t>
      </w:r>
      <w:r w:rsidR="00EE43D5">
        <w:t xml:space="preserve">lip coefficient </w:t>
      </w:r>
      <w:r>
        <w:t xml:space="preserve">under </w:t>
      </w:r>
      <w:r w:rsidR="00EE43D5">
        <w:t xml:space="preserve">the rough-wall </w:t>
      </w:r>
      <w:r>
        <w:t>turbulent regime</w:t>
      </w:r>
      <w:commentRangeEnd w:id="88"/>
      <w:r>
        <w:rPr>
          <w:rStyle w:val="Rimandocommento"/>
          <w:b w:val="0"/>
          <w:szCs w:val="20"/>
          <w:lang w:val="it-IT"/>
        </w:rPr>
        <w:commentReference w:id="88"/>
      </w:r>
      <w:bookmarkEnd w:id="86"/>
      <w:bookmarkEnd w:id="87"/>
    </w:p>
    <w:p w:rsidR="00EE43D5" w:rsidRDefault="00A71FFA" w:rsidP="002E7C44">
      <w:pPr>
        <w:pStyle w:val="Normale1"/>
        <w:spacing w:line="240" w:lineRule="auto"/>
        <w:jc w:val="both"/>
        <w:rPr>
          <w:rFonts w:ascii="Times New Roman" w:hAnsi="Times New Roman"/>
          <w:lang w:val="en-GB"/>
        </w:rPr>
      </w:pPr>
      <w:r>
        <w:rPr>
          <w:rFonts w:ascii="Times New Roman" w:hAnsi="Times New Roman"/>
          <w:lang w:val="en-GB"/>
        </w:rPr>
        <w:t>The</w:t>
      </w:r>
      <w:r w:rsidR="00B66629">
        <w:rPr>
          <w:rFonts w:ascii="Times New Roman" w:hAnsi="Times New Roman"/>
          <w:lang w:val="en-GB"/>
        </w:rPr>
        <w:t xml:space="preserve"> </w:t>
      </w:r>
      <w:r w:rsidR="00EE43D5">
        <w:rPr>
          <w:rFonts w:ascii="Times New Roman" w:hAnsi="Times New Roman"/>
          <w:lang w:val="en-GB"/>
        </w:rPr>
        <w:t xml:space="preserve">formulation for the slip coefficient </w:t>
      </w:r>
      <w:r>
        <w:rPr>
          <w:rFonts w:ascii="Times New Roman" w:hAnsi="Times New Roman"/>
          <w:lang w:val="en-GB"/>
        </w:rPr>
        <w:t xml:space="preserve">presented </w:t>
      </w:r>
      <w:r w:rsidR="00B66629">
        <w:rPr>
          <w:rFonts w:ascii="Times New Roman" w:hAnsi="Times New Roman"/>
          <w:lang w:val="en-GB"/>
        </w:rPr>
        <w:t xml:space="preserve">in this section </w:t>
      </w:r>
      <w:r>
        <w:rPr>
          <w:rFonts w:ascii="Times New Roman" w:hAnsi="Times New Roman"/>
          <w:lang w:val="en-GB"/>
        </w:rPr>
        <w:t>is an</w:t>
      </w:r>
      <w:r w:rsidR="007D78E7">
        <w:rPr>
          <w:rFonts w:ascii="Times New Roman" w:hAnsi="Times New Roman"/>
          <w:lang w:val="en-GB"/>
        </w:rPr>
        <w:t xml:space="preserve"> alternative to imposing</w:t>
      </w:r>
      <w:r w:rsidR="00B66629">
        <w:rPr>
          <w:rFonts w:ascii="Times New Roman" w:hAnsi="Times New Roman"/>
          <w:lang w:val="en-GB"/>
        </w:rPr>
        <w:t xml:space="preserve"> the free-slip or no-slip conditions </w:t>
      </w:r>
      <w:r>
        <w:rPr>
          <w:rFonts w:ascii="Times New Roman" w:hAnsi="Times New Roman"/>
          <w:lang w:val="en-GB"/>
        </w:rPr>
        <w:t xml:space="preserve">of </w:t>
      </w:r>
      <w:r w:rsidR="00B66629">
        <w:rPr>
          <w:rFonts w:ascii="Times New Roman" w:hAnsi="Times New Roman"/>
          <w:lang w:val="en-GB"/>
        </w:rPr>
        <w:t>Sec.</w:t>
      </w:r>
      <w:r w:rsidR="00B66629">
        <w:rPr>
          <w:rFonts w:ascii="Times New Roman" w:hAnsi="Times New Roman"/>
          <w:lang w:val="en-GB"/>
        </w:rPr>
        <w:fldChar w:fldCharType="begin"/>
      </w:r>
      <w:r w:rsidR="00B66629">
        <w:rPr>
          <w:rFonts w:ascii="Times New Roman" w:hAnsi="Times New Roman"/>
          <w:lang w:val="en-GB"/>
        </w:rPr>
        <w:instrText xml:space="preserve"> REF _Ref448234808 \r \h </w:instrText>
      </w:r>
      <w:r w:rsidR="00B66629">
        <w:rPr>
          <w:rFonts w:ascii="Times New Roman" w:hAnsi="Times New Roman"/>
          <w:lang w:val="en-GB"/>
        </w:rPr>
      </w:r>
      <w:r w:rsidR="00B66629">
        <w:rPr>
          <w:rFonts w:ascii="Times New Roman" w:hAnsi="Times New Roman"/>
          <w:lang w:val="en-GB"/>
        </w:rPr>
        <w:fldChar w:fldCharType="separate"/>
      </w:r>
      <w:r w:rsidR="00EE70A0">
        <w:rPr>
          <w:rFonts w:ascii="Times New Roman" w:hAnsi="Times New Roman"/>
          <w:lang w:val="en-GB"/>
        </w:rPr>
        <w:t>6.2</w:t>
      </w:r>
      <w:r w:rsidR="00B66629">
        <w:rPr>
          <w:rFonts w:ascii="Times New Roman" w:hAnsi="Times New Roman"/>
          <w:lang w:val="en-GB"/>
        </w:rPr>
        <w:fldChar w:fldCharType="end"/>
      </w:r>
      <w:r w:rsidR="00B66629">
        <w:rPr>
          <w:rFonts w:ascii="Times New Roman" w:hAnsi="Times New Roman"/>
          <w:lang w:val="en-GB"/>
        </w:rPr>
        <w:t>.</w:t>
      </w:r>
      <w:r>
        <w:rPr>
          <w:rFonts w:ascii="Times New Roman" w:hAnsi="Times New Roman"/>
          <w:lang w:val="en-GB"/>
        </w:rPr>
        <w:t xml:space="preserve"> </w:t>
      </w:r>
    </w:p>
    <w:p w:rsidR="00755A02" w:rsidRDefault="00A71FFA" w:rsidP="002E7C44">
      <w:pPr>
        <w:pStyle w:val="Normale1"/>
        <w:spacing w:line="240" w:lineRule="auto"/>
        <w:jc w:val="both"/>
        <w:rPr>
          <w:rFonts w:ascii="Times New Roman" w:hAnsi="Times New Roman"/>
          <w:lang w:val="en-GB"/>
        </w:rPr>
      </w:pPr>
      <w:r>
        <w:rPr>
          <w:rFonts w:ascii="Times New Roman" w:hAnsi="Times New Roman"/>
          <w:lang w:val="en-GB"/>
        </w:rPr>
        <w:t xml:space="preserve">The </w:t>
      </w:r>
      <w:r w:rsidR="00755A02">
        <w:rPr>
          <w:rFonts w:ascii="Times New Roman" w:hAnsi="Times New Roman"/>
          <w:lang w:val="en-GB"/>
        </w:rPr>
        <w:t xml:space="preserve">shear stress at wall </w:t>
      </w:r>
      <w:r>
        <w:rPr>
          <w:rFonts w:ascii="Times New Roman" w:hAnsi="Times New Roman"/>
          <w:lang w:val="en-GB"/>
        </w:rPr>
        <w:t xml:space="preserve">is </w:t>
      </w:r>
      <w:r w:rsidR="00EE43D5">
        <w:rPr>
          <w:rFonts w:ascii="Times New Roman" w:hAnsi="Times New Roman"/>
          <w:lang w:val="en-GB"/>
        </w:rPr>
        <w:t xml:space="preserve">here </w:t>
      </w:r>
      <w:r>
        <w:rPr>
          <w:rFonts w:ascii="Times New Roman" w:hAnsi="Times New Roman"/>
          <w:lang w:val="en-GB"/>
        </w:rPr>
        <w:t xml:space="preserve">coherent with the velocity similarity profile </w:t>
      </w:r>
      <w:r w:rsidR="007D78E7">
        <w:rPr>
          <w:rFonts w:ascii="Times New Roman" w:hAnsi="Times New Roman"/>
          <w:lang w:val="en-GB"/>
        </w:rPr>
        <w:t xml:space="preserve">(wall function) </w:t>
      </w:r>
      <w:r>
        <w:rPr>
          <w:rFonts w:ascii="Times New Roman" w:hAnsi="Times New Roman"/>
          <w:lang w:val="en-GB"/>
        </w:rPr>
        <w:t xml:space="preserve">of the Neutral Surface Boundary Layer (NSBL). </w:t>
      </w:r>
      <w:r w:rsidR="00755A02">
        <w:rPr>
          <w:rFonts w:ascii="Times New Roman" w:hAnsi="Times New Roman"/>
          <w:lang w:val="en-GB"/>
        </w:rPr>
        <w:t xml:space="preserve">The wall shear stress resulted from the NSBL profile is imposed in the frame of the SASPH formalism: the slip coefficient </w:t>
      </w:r>
      <w:r w:rsidR="00B91C11">
        <w:rPr>
          <w:rFonts w:ascii="Times New Roman" w:hAnsi="Times New Roman"/>
          <w:lang w:val="en-GB"/>
        </w:rPr>
        <w:t xml:space="preserve">is locally assessed and </w:t>
      </w:r>
      <w:r w:rsidR="00755A02">
        <w:rPr>
          <w:rFonts w:ascii="Times New Roman" w:hAnsi="Times New Roman"/>
          <w:lang w:val="en-GB"/>
        </w:rPr>
        <w:t xml:space="preserve">not </w:t>
      </w:r>
      <w:r w:rsidR="00B91C11">
        <w:rPr>
          <w:rFonts w:ascii="Times New Roman" w:hAnsi="Times New Roman"/>
          <w:lang w:val="en-GB"/>
        </w:rPr>
        <w:t xml:space="preserve">an </w:t>
      </w:r>
      <w:r w:rsidR="00755A02">
        <w:rPr>
          <w:rFonts w:ascii="Times New Roman" w:hAnsi="Times New Roman"/>
          <w:lang w:val="en-GB"/>
        </w:rPr>
        <w:t>input</w:t>
      </w:r>
      <w:r w:rsidR="00B91C11">
        <w:rPr>
          <w:rFonts w:ascii="Times New Roman" w:hAnsi="Times New Roman"/>
          <w:lang w:val="en-GB"/>
        </w:rPr>
        <w:t xml:space="preserve"> quantity</w:t>
      </w:r>
      <w:r w:rsidR="00755A02">
        <w:rPr>
          <w:rFonts w:ascii="Times New Roman" w:hAnsi="Times New Roman"/>
          <w:lang w:val="en-GB"/>
        </w:rPr>
        <w:t>.</w:t>
      </w:r>
    </w:p>
    <w:p w:rsidR="00B66629" w:rsidRDefault="00B91C11" w:rsidP="00716294">
      <w:pPr>
        <w:pStyle w:val="Normale1"/>
        <w:spacing w:line="240" w:lineRule="auto"/>
        <w:jc w:val="both"/>
        <w:rPr>
          <w:rFonts w:ascii="Times New Roman" w:hAnsi="Times New Roman"/>
          <w:lang w:val="en-GB"/>
        </w:rPr>
      </w:pPr>
      <w:r>
        <w:rPr>
          <w:rFonts w:ascii="Times New Roman" w:hAnsi="Times New Roman"/>
          <w:lang w:val="en-GB"/>
        </w:rPr>
        <w:t xml:space="preserve">One assumes </w:t>
      </w:r>
      <w:r w:rsidR="00A71FFA">
        <w:rPr>
          <w:rFonts w:ascii="Times New Roman" w:hAnsi="Times New Roman"/>
          <w:lang w:val="en-GB"/>
        </w:rPr>
        <w:t>that the fluid sub-domain in the proximity of the SASPH walls approximately falls in th</w:t>
      </w:r>
      <w:r>
        <w:rPr>
          <w:rFonts w:ascii="Times New Roman" w:hAnsi="Times New Roman"/>
          <w:lang w:val="en-GB"/>
        </w:rPr>
        <w:t>e NSBL</w:t>
      </w:r>
      <w:r w:rsidR="007D78E7">
        <w:rPr>
          <w:rFonts w:ascii="Times New Roman" w:hAnsi="Times New Roman"/>
          <w:lang w:val="en-GB"/>
        </w:rPr>
        <w:t xml:space="preserve">. </w:t>
      </w:r>
      <w:r w:rsidR="00716294">
        <w:rPr>
          <w:rFonts w:ascii="Times New Roman" w:hAnsi="Times New Roman"/>
          <w:lang w:val="en-GB"/>
        </w:rPr>
        <w:t>One notices that heavier assumptions are usually considered when modelling environmental fluid flows (e.g., C</w:t>
      </w:r>
      <w:r w:rsidR="00716294" w:rsidRPr="002E7C44">
        <w:rPr>
          <w:rFonts w:ascii="Times New Roman" w:hAnsi="Times New Roman"/>
          <w:lang w:val="en-GB"/>
        </w:rPr>
        <w:t>ush</w:t>
      </w:r>
      <w:r w:rsidR="00716294">
        <w:rPr>
          <w:rFonts w:ascii="Times New Roman" w:hAnsi="Times New Roman"/>
          <w:lang w:val="en-GB"/>
        </w:rPr>
        <w:t>m</w:t>
      </w:r>
      <w:r w:rsidR="00716294" w:rsidRPr="002E7C44">
        <w:rPr>
          <w:rFonts w:ascii="Times New Roman" w:hAnsi="Times New Roman"/>
          <w:lang w:val="en-GB"/>
        </w:rPr>
        <w:t>an-Roisin</w:t>
      </w:r>
      <w:r w:rsidR="00716294">
        <w:rPr>
          <w:rFonts w:ascii="Times New Roman" w:hAnsi="Times New Roman"/>
          <w:lang w:val="en-GB"/>
        </w:rPr>
        <w:t xml:space="preserve"> -</w:t>
      </w:r>
      <w:commentRangeStart w:id="89"/>
      <w:r w:rsidR="00716294" w:rsidRPr="002E7C44">
        <w:rPr>
          <w:rFonts w:ascii="Times New Roman" w:hAnsi="Times New Roman"/>
          <w:lang w:val="en-GB"/>
        </w:rPr>
        <w:t>2019</w:t>
      </w:r>
      <w:commentRangeEnd w:id="89"/>
      <w:r w:rsidR="00716294">
        <w:rPr>
          <w:rStyle w:val="Rimandocommento"/>
          <w:rFonts w:ascii="Times New Roman" w:hAnsi="Times New Roman"/>
          <w:szCs w:val="20"/>
        </w:rPr>
        <w:commentReference w:id="89"/>
      </w:r>
      <w:r w:rsidR="00716294">
        <w:rPr>
          <w:rFonts w:ascii="Times New Roman" w:hAnsi="Times New Roman"/>
          <w:lang w:val="en-GB"/>
        </w:rPr>
        <w:t xml:space="preserve">- assumes that the NSBL approximately covers the whole depth of any free-surface current). </w:t>
      </w:r>
      <w:r w:rsidR="0080080C">
        <w:rPr>
          <w:rFonts w:ascii="Times New Roman" w:hAnsi="Times New Roman"/>
          <w:lang w:val="en-GB"/>
        </w:rPr>
        <w:t xml:space="preserve">Only the fluid region distant from wall no more than </w:t>
      </w:r>
      <w:r w:rsidR="0080080C" w:rsidRPr="00A71FFA">
        <w:rPr>
          <w:rFonts w:ascii="Times New Roman" w:hAnsi="Times New Roman"/>
          <w:i/>
          <w:lang w:val="en-GB"/>
        </w:rPr>
        <w:t>dx</w:t>
      </w:r>
      <w:r w:rsidR="0080080C">
        <w:rPr>
          <w:rFonts w:ascii="Times New Roman" w:hAnsi="Times New Roman"/>
          <w:lang w:val="en-GB"/>
        </w:rPr>
        <w:t xml:space="preserve"> (</w:t>
      </w:r>
      <w:r w:rsidR="0080080C" w:rsidRPr="000F0339">
        <w:rPr>
          <w:rFonts w:ascii="Times New Roman" w:hAnsi="Times New Roman"/>
          <w:lang w:val="en-GB"/>
        </w:rPr>
        <w:t>i.e.</w:t>
      </w:r>
      <w:r w:rsidR="0080080C">
        <w:rPr>
          <w:rFonts w:ascii="Times New Roman" w:hAnsi="Times New Roman"/>
          <w:lang w:val="en-GB"/>
        </w:rPr>
        <w:t>,</w:t>
      </w:r>
      <w:r w:rsidR="0080080C" w:rsidRPr="000F0339">
        <w:rPr>
          <w:rFonts w:ascii="Times New Roman" w:hAnsi="Times New Roman"/>
          <w:lang w:val="en-GB"/>
        </w:rPr>
        <w:t xml:space="preserve"> SPH particles distant from wall no more than 0.5</w:t>
      </w:r>
      <w:r w:rsidR="0080080C">
        <w:rPr>
          <w:rFonts w:ascii="Times New Roman" w:hAnsi="Times New Roman"/>
          <w:i/>
          <w:lang w:val="en-GB"/>
        </w:rPr>
        <w:t>dx</w:t>
      </w:r>
      <w:r w:rsidR="0080080C">
        <w:rPr>
          <w:rFonts w:ascii="Times New Roman" w:hAnsi="Times New Roman"/>
          <w:lang w:val="en-GB"/>
        </w:rPr>
        <w:t>) are interested by this treatment, even because a larger region would probably imply too much energy dissipation as no turbulent scheme is available in the inner</w:t>
      </w:r>
      <w:r w:rsidR="007D4A24">
        <w:rPr>
          <w:rFonts w:ascii="Times New Roman" w:hAnsi="Times New Roman"/>
          <w:lang w:val="en-GB"/>
        </w:rPr>
        <w:t xml:space="preserve"> fluid</w:t>
      </w:r>
      <w:r w:rsidR="00716294">
        <w:rPr>
          <w:rFonts w:ascii="Times New Roman" w:hAnsi="Times New Roman"/>
          <w:lang w:val="en-GB"/>
        </w:rPr>
        <w:t xml:space="preserve"> and spatial resolution is much larger than Kolmogorov scale</w:t>
      </w:r>
      <w:r w:rsidR="0080080C">
        <w:rPr>
          <w:rFonts w:ascii="Times New Roman" w:hAnsi="Times New Roman"/>
          <w:lang w:val="en-GB"/>
        </w:rPr>
        <w:t>.</w:t>
      </w:r>
      <w:r w:rsidR="007D4A24">
        <w:rPr>
          <w:rFonts w:ascii="Times New Roman" w:hAnsi="Times New Roman"/>
          <w:lang w:val="en-GB"/>
        </w:rPr>
        <w:t xml:space="preserve"> This region usually hosts a 1-</w:t>
      </w:r>
      <w:r w:rsidR="007D4A24" w:rsidRPr="007D4A24">
        <w:rPr>
          <w:rFonts w:ascii="Times New Roman" w:hAnsi="Times New Roman"/>
          <w:lang w:val="en-GB"/>
        </w:rPr>
        <w:t xml:space="preserve">particle </w:t>
      </w:r>
      <w:r w:rsidR="007D4A24">
        <w:rPr>
          <w:rFonts w:ascii="Times New Roman" w:hAnsi="Times New Roman"/>
          <w:lang w:val="en-GB"/>
        </w:rPr>
        <w:t>layer</w:t>
      </w:r>
      <w:r w:rsidR="007D4A24" w:rsidRPr="007D4A24">
        <w:rPr>
          <w:rFonts w:ascii="Times New Roman" w:hAnsi="Times New Roman"/>
          <w:lang w:val="en-GB"/>
        </w:rPr>
        <w:t xml:space="preserve">, but no particles </w:t>
      </w:r>
      <w:r w:rsidR="007D4A24">
        <w:rPr>
          <w:rFonts w:ascii="Times New Roman" w:hAnsi="Times New Roman"/>
          <w:lang w:val="en-GB"/>
        </w:rPr>
        <w:t xml:space="preserve">are detected where </w:t>
      </w:r>
      <w:r w:rsidR="007D4A24" w:rsidRPr="007D4A24">
        <w:rPr>
          <w:rFonts w:ascii="Times New Roman" w:hAnsi="Times New Roman"/>
          <w:lang w:val="en-GB"/>
        </w:rPr>
        <w:t>the liquid film is very fast and thin</w:t>
      </w:r>
      <w:r w:rsidR="007D4A24">
        <w:rPr>
          <w:rFonts w:ascii="Times New Roman" w:hAnsi="Times New Roman"/>
          <w:lang w:val="en-GB"/>
        </w:rPr>
        <w:t xml:space="preserve"> enough</w:t>
      </w:r>
      <w:r w:rsidR="007D4A24" w:rsidRPr="007D4A24">
        <w:rPr>
          <w:rFonts w:ascii="Times New Roman" w:hAnsi="Times New Roman"/>
          <w:lang w:val="en-GB"/>
        </w:rPr>
        <w:t xml:space="preserve">. </w:t>
      </w:r>
      <w:r w:rsidR="007D4A24">
        <w:rPr>
          <w:rFonts w:ascii="Times New Roman" w:hAnsi="Times New Roman"/>
          <w:lang w:val="en-GB"/>
        </w:rPr>
        <w:t>However, u</w:t>
      </w:r>
      <w:r w:rsidR="007D4A24" w:rsidRPr="007D4A24">
        <w:rPr>
          <w:rFonts w:ascii="Times New Roman" w:hAnsi="Times New Roman"/>
          <w:lang w:val="en-GB"/>
        </w:rPr>
        <w:t>nder these conditions, the first part</w:t>
      </w:r>
      <w:r w:rsidR="007D4A24">
        <w:rPr>
          <w:rFonts w:ascii="Times New Roman" w:hAnsi="Times New Roman"/>
          <w:lang w:val="en-GB"/>
        </w:rPr>
        <w:t>icle barycentre is ty</w:t>
      </w:r>
      <w:r w:rsidR="007D4A24" w:rsidRPr="007D4A24">
        <w:rPr>
          <w:rFonts w:ascii="Times New Roman" w:hAnsi="Times New Roman"/>
          <w:lang w:val="en-GB"/>
        </w:rPr>
        <w:t>pically far 0.75</w:t>
      </w:r>
      <w:r w:rsidR="007D4A24" w:rsidRPr="007D4A24">
        <w:rPr>
          <w:rFonts w:ascii="Times New Roman" w:hAnsi="Times New Roman"/>
          <w:i/>
          <w:lang w:val="en-GB"/>
        </w:rPr>
        <w:t>dx</w:t>
      </w:r>
      <w:r w:rsidR="007D4A24" w:rsidRPr="007D4A24">
        <w:rPr>
          <w:rFonts w:ascii="Times New Roman" w:hAnsi="Times New Roman"/>
          <w:lang w:val="en-GB"/>
        </w:rPr>
        <w:t>-</w:t>
      </w:r>
      <w:r w:rsidR="007D4A24" w:rsidRPr="007D4A24">
        <w:rPr>
          <w:rFonts w:ascii="Times New Roman" w:hAnsi="Times New Roman"/>
          <w:i/>
          <w:lang w:val="en-GB"/>
        </w:rPr>
        <w:t>dx</w:t>
      </w:r>
      <w:r w:rsidR="007D4A24" w:rsidRPr="007D4A24">
        <w:rPr>
          <w:rFonts w:ascii="Times New Roman" w:hAnsi="Times New Roman"/>
          <w:lang w:val="en-GB"/>
        </w:rPr>
        <w:t xml:space="preserve"> from the wall and the bottom drag should be negligible (e.g., dam break</w:t>
      </w:r>
      <w:r w:rsidR="007D4A24">
        <w:rPr>
          <w:rFonts w:ascii="Times New Roman" w:hAnsi="Times New Roman"/>
          <w:lang w:val="en-GB"/>
        </w:rPr>
        <w:t xml:space="preserve"> front)</w:t>
      </w:r>
      <w:r w:rsidR="007D4A24" w:rsidRPr="007D4A24">
        <w:rPr>
          <w:rFonts w:ascii="Times New Roman" w:hAnsi="Times New Roman"/>
          <w:lang w:val="en-GB"/>
        </w:rPr>
        <w:t>.</w:t>
      </w:r>
      <w:r w:rsidR="0080080C">
        <w:rPr>
          <w:rFonts w:ascii="Times New Roman" w:hAnsi="Times New Roman"/>
          <w:lang w:val="en-GB"/>
        </w:rPr>
        <w:t xml:space="preserve"> </w:t>
      </w:r>
      <w:r w:rsidR="00716294" w:rsidRPr="00716294">
        <w:rPr>
          <w:rFonts w:ascii="Times New Roman" w:hAnsi="Times New Roman"/>
          <w:lang w:val="en-GB"/>
        </w:rPr>
        <w:t>Any other choice might be good if well motivated. For example, when</w:t>
      </w:r>
      <w:r w:rsidR="00716294">
        <w:rPr>
          <w:rFonts w:ascii="Times New Roman" w:hAnsi="Times New Roman"/>
          <w:lang w:val="en-GB"/>
        </w:rPr>
        <w:t xml:space="preserve"> the roughness is large, it mig</w:t>
      </w:r>
      <w:r w:rsidR="00716294" w:rsidRPr="00716294">
        <w:rPr>
          <w:rFonts w:ascii="Times New Roman" w:hAnsi="Times New Roman"/>
          <w:lang w:val="en-GB"/>
        </w:rPr>
        <w:t>h</w:t>
      </w:r>
      <w:r w:rsidR="00716294">
        <w:rPr>
          <w:rFonts w:ascii="Times New Roman" w:hAnsi="Times New Roman"/>
          <w:lang w:val="en-GB"/>
        </w:rPr>
        <w:t>t</w:t>
      </w:r>
      <w:r w:rsidR="00716294" w:rsidRPr="00716294">
        <w:rPr>
          <w:rFonts w:ascii="Times New Roman" w:hAnsi="Times New Roman"/>
          <w:lang w:val="en-GB"/>
        </w:rPr>
        <w:t xml:space="preserve"> have sense to increase the wall-function depth. However, </w:t>
      </w:r>
      <w:r w:rsidR="00716294">
        <w:rPr>
          <w:rFonts w:ascii="Times New Roman" w:hAnsi="Times New Roman"/>
          <w:lang w:val="en-GB"/>
        </w:rPr>
        <w:t xml:space="preserve">it is suggested </w:t>
      </w:r>
      <w:r w:rsidR="00716294" w:rsidRPr="00716294">
        <w:rPr>
          <w:rFonts w:ascii="Times New Roman" w:hAnsi="Times New Roman"/>
          <w:lang w:val="en-GB"/>
        </w:rPr>
        <w:t xml:space="preserve">not </w:t>
      </w:r>
      <w:r w:rsidR="00716294">
        <w:rPr>
          <w:rFonts w:ascii="Times New Roman" w:hAnsi="Times New Roman"/>
          <w:lang w:val="en-GB"/>
        </w:rPr>
        <w:t xml:space="preserve">to make </w:t>
      </w:r>
      <w:r w:rsidR="00716294" w:rsidRPr="00716294">
        <w:rPr>
          <w:rFonts w:ascii="Times New Roman" w:hAnsi="Times New Roman"/>
          <w:lang w:val="en-GB"/>
        </w:rPr>
        <w:t xml:space="preserve">the </w:t>
      </w:r>
      <w:r w:rsidR="00716294">
        <w:rPr>
          <w:rFonts w:ascii="Times New Roman" w:hAnsi="Times New Roman"/>
          <w:lang w:val="en-GB"/>
        </w:rPr>
        <w:t>wall-function contain more than 1-</w:t>
      </w:r>
      <w:r w:rsidR="00716294" w:rsidRPr="00716294">
        <w:rPr>
          <w:rFonts w:ascii="Times New Roman" w:hAnsi="Times New Roman"/>
          <w:lang w:val="en-GB"/>
        </w:rPr>
        <w:t xml:space="preserve">particle layer, otherwise the </w:t>
      </w:r>
      <w:r w:rsidR="00716294">
        <w:rPr>
          <w:rFonts w:ascii="Times New Roman" w:hAnsi="Times New Roman"/>
          <w:lang w:val="en-GB"/>
        </w:rPr>
        <w:t xml:space="preserve">energy </w:t>
      </w:r>
      <w:r w:rsidR="00716294" w:rsidRPr="00716294">
        <w:rPr>
          <w:rFonts w:ascii="Times New Roman" w:hAnsi="Times New Roman"/>
          <w:lang w:val="en-GB"/>
        </w:rPr>
        <w:t xml:space="preserve">dissipation </w:t>
      </w:r>
      <w:r w:rsidR="00716294">
        <w:rPr>
          <w:rFonts w:ascii="Times New Roman" w:hAnsi="Times New Roman"/>
          <w:lang w:val="en-GB"/>
        </w:rPr>
        <w:t>would be</w:t>
      </w:r>
      <w:r w:rsidR="00716294" w:rsidRPr="00716294">
        <w:rPr>
          <w:rFonts w:ascii="Times New Roman" w:hAnsi="Times New Roman"/>
          <w:lang w:val="en-GB"/>
        </w:rPr>
        <w:t xml:space="preserve"> too large. </w:t>
      </w:r>
      <w:r w:rsidR="00716294">
        <w:rPr>
          <w:rFonts w:ascii="Times New Roman" w:hAnsi="Times New Roman"/>
          <w:lang w:val="en-GB"/>
        </w:rPr>
        <w:t xml:space="preserve">The </w:t>
      </w:r>
      <w:r w:rsidR="00716294" w:rsidRPr="00716294">
        <w:rPr>
          <w:rFonts w:ascii="Times New Roman" w:hAnsi="Times New Roman"/>
          <w:lang w:val="en-GB"/>
        </w:rPr>
        <w:t xml:space="preserve">exact detection of the 1-particle layer </w:t>
      </w:r>
      <w:r w:rsidR="00716294">
        <w:rPr>
          <w:rFonts w:ascii="Times New Roman" w:hAnsi="Times New Roman"/>
          <w:lang w:val="en-GB"/>
        </w:rPr>
        <w:t xml:space="preserve">should be avoided as it </w:t>
      </w:r>
      <w:r w:rsidR="00716294" w:rsidRPr="00716294">
        <w:rPr>
          <w:rFonts w:ascii="Times New Roman" w:hAnsi="Times New Roman"/>
          <w:lang w:val="en-GB"/>
        </w:rPr>
        <w:t>is too cumbersome and useless.</w:t>
      </w:r>
    </w:p>
    <w:p w:rsidR="00FC662A" w:rsidRDefault="00755A02" w:rsidP="008B7632">
      <w:pPr>
        <w:pStyle w:val="Normale1"/>
        <w:spacing w:line="240" w:lineRule="auto"/>
        <w:jc w:val="both"/>
        <w:rPr>
          <w:rFonts w:ascii="Times New Roman" w:hAnsi="Times New Roman"/>
          <w:lang w:val="en-GB"/>
        </w:rPr>
      </w:pPr>
      <w:r>
        <w:rPr>
          <w:rFonts w:ascii="Times New Roman" w:hAnsi="Times New Roman"/>
          <w:lang w:val="en-GB"/>
        </w:rPr>
        <w:t xml:space="preserve">Wall functions are commonly used in CFD, but rarely adopted to simulate </w:t>
      </w:r>
      <w:r w:rsidR="008B7632">
        <w:rPr>
          <w:rFonts w:ascii="Times New Roman" w:hAnsi="Times New Roman"/>
          <w:lang w:val="en-GB"/>
        </w:rPr>
        <w:t xml:space="preserve">the bottom drag of </w:t>
      </w:r>
      <w:r>
        <w:rPr>
          <w:rFonts w:ascii="Times New Roman" w:hAnsi="Times New Roman"/>
          <w:lang w:val="en-GB"/>
        </w:rPr>
        <w:t xml:space="preserve">free-surface environmental flows, where the state-of-the-art is represented by imposing either free-slip conditions </w:t>
      </w:r>
      <w:r w:rsidR="00B91C11">
        <w:rPr>
          <w:rFonts w:ascii="Times New Roman" w:hAnsi="Times New Roman"/>
          <w:lang w:val="en-GB"/>
        </w:rPr>
        <w:t xml:space="preserve">(i.e., no drag) </w:t>
      </w:r>
      <w:r>
        <w:rPr>
          <w:rFonts w:ascii="Times New Roman" w:hAnsi="Times New Roman"/>
          <w:lang w:val="en-GB"/>
        </w:rPr>
        <w:t xml:space="preserve">or </w:t>
      </w:r>
      <w:r w:rsidR="00B91C11">
        <w:rPr>
          <w:rFonts w:ascii="Times New Roman" w:hAnsi="Times New Roman"/>
          <w:lang w:val="en-GB"/>
        </w:rPr>
        <w:t xml:space="preserve">assuming </w:t>
      </w:r>
      <w:r w:rsidR="008B7632">
        <w:rPr>
          <w:rFonts w:ascii="Times New Roman" w:hAnsi="Times New Roman"/>
          <w:lang w:val="en-GB"/>
        </w:rPr>
        <w:t xml:space="preserve">Chezy-like formulations. The last case is the usual choice for Shallow-Water Equations 1D and 2D models for free-surface currents as described in the following. </w:t>
      </w:r>
      <w:r w:rsidR="00B91C11">
        <w:rPr>
          <w:rFonts w:ascii="Times New Roman" w:hAnsi="Times New Roman"/>
          <w:lang w:val="en-GB"/>
        </w:rPr>
        <w:lastRenderedPageBreak/>
        <w:t>F</w:t>
      </w:r>
      <w:r w:rsidR="008B7632">
        <w:rPr>
          <w:rFonts w:ascii="Times New Roman" w:hAnsi="Times New Roman"/>
          <w:lang w:val="en-GB"/>
        </w:rPr>
        <w:t xml:space="preserve">riction velocity is expressed as function of a drag coefficient (several </w:t>
      </w:r>
      <w:r w:rsidR="00B91C11">
        <w:rPr>
          <w:rFonts w:ascii="Times New Roman" w:hAnsi="Times New Roman"/>
          <w:lang w:val="en-GB"/>
        </w:rPr>
        <w:t xml:space="preserve">equivalent </w:t>
      </w:r>
      <w:r w:rsidR="008B7632">
        <w:rPr>
          <w:rFonts w:ascii="Times New Roman" w:hAnsi="Times New Roman"/>
          <w:lang w:val="en-GB"/>
        </w:rPr>
        <w:t>definitions are admitted) under uniform conditions. The drag coefficient is alternatively expressed by Colebrook’s generalized formula (</w:t>
      </w:r>
      <w:r w:rsidR="002153BD">
        <w:rPr>
          <w:rFonts w:ascii="Times New Roman" w:hAnsi="Times New Roman"/>
          <w:lang w:val="en-GB"/>
        </w:rPr>
        <w:t xml:space="preserve">Da Peppo &amp; Datei, </w:t>
      </w:r>
      <w:commentRangeStart w:id="90"/>
      <w:r w:rsidR="002153BD">
        <w:rPr>
          <w:rFonts w:ascii="Times New Roman" w:hAnsi="Times New Roman"/>
          <w:lang w:val="en-GB"/>
        </w:rPr>
        <w:t>2003</w:t>
      </w:r>
      <w:commentRangeEnd w:id="90"/>
      <w:r w:rsidR="002153BD">
        <w:rPr>
          <w:rStyle w:val="Rimandocommento"/>
          <w:rFonts w:ascii="Times New Roman" w:hAnsi="Times New Roman"/>
          <w:szCs w:val="20"/>
        </w:rPr>
        <w:commentReference w:id="90"/>
      </w:r>
      <w:r w:rsidR="00B91C11">
        <w:rPr>
          <w:rFonts w:ascii="Times New Roman" w:hAnsi="Times New Roman"/>
          <w:lang w:val="en-GB"/>
        </w:rPr>
        <w:t xml:space="preserve">, </w:t>
      </w:r>
      <w:r w:rsidR="007D78E7">
        <w:rPr>
          <w:rFonts w:ascii="Times New Roman" w:hAnsi="Times New Roman"/>
          <w:lang w:val="en-GB"/>
        </w:rPr>
        <w:t xml:space="preserve">among </w:t>
      </w:r>
      <w:r w:rsidR="008B7632">
        <w:rPr>
          <w:rFonts w:ascii="Times New Roman" w:hAnsi="Times New Roman"/>
          <w:lang w:val="en-GB"/>
        </w:rPr>
        <w:t xml:space="preserve">the most accurate </w:t>
      </w:r>
      <w:r w:rsidR="007D78E7">
        <w:rPr>
          <w:rFonts w:ascii="Times New Roman" w:hAnsi="Times New Roman"/>
          <w:lang w:val="en-GB"/>
        </w:rPr>
        <w:t xml:space="preserve">expressions </w:t>
      </w:r>
      <w:r w:rsidR="008B7632">
        <w:rPr>
          <w:rFonts w:ascii="Times New Roman" w:hAnsi="Times New Roman"/>
          <w:lang w:val="en-GB"/>
        </w:rPr>
        <w:t>for Shallow-Water equations)</w:t>
      </w:r>
      <w:r w:rsidR="00B91C11">
        <w:rPr>
          <w:rFonts w:ascii="Times New Roman" w:hAnsi="Times New Roman"/>
          <w:lang w:val="en-GB"/>
        </w:rPr>
        <w:t xml:space="preserve"> or simplified expressions (e.g., </w:t>
      </w:r>
      <w:r w:rsidR="008B7632">
        <w:rPr>
          <w:rFonts w:ascii="Times New Roman" w:hAnsi="Times New Roman"/>
          <w:lang w:val="en-GB"/>
        </w:rPr>
        <w:t xml:space="preserve">Manning’s or </w:t>
      </w:r>
      <w:r w:rsidR="008B7632" w:rsidRPr="002E7C44">
        <w:rPr>
          <w:rFonts w:ascii="Times New Roman" w:hAnsi="Times New Roman"/>
          <w:lang w:val="en-GB"/>
        </w:rPr>
        <w:t>Gauckler-Strickler</w:t>
      </w:r>
      <w:r w:rsidR="007D78E7">
        <w:rPr>
          <w:rFonts w:ascii="Times New Roman" w:hAnsi="Times New Roman"/>
          <w:lang w:val="en-GB"/>
        </w:rPr>
        <w:t>’s</w:t>
      </w:r>
      <w:r w:rsidR="008B7632" w:rsidRPr="002E7C44">
        <w:rPr>
          <w:rFonts w:ascii="Times New Roman" w:hAnsi="Times New Roman"/>
          <w:lang w:val="en-GB"/>
        </w:rPr>
        <w:t xml:space="preserve"> </w:t>
      </w:r>
      <w:r w:rsidR="008B7632">
        <w:rPr>
          <w:rFonts w:ascii="Times New Roman" w:hAnsi="Times New Roman"/>
          <w:lang w:val="en-GB"/>
        </w:rPr>
        <w:t>formula</w:t>
      </w:r>
      <w:r w:rsidR="00B91C11">
        <w:rPr>
          <w:rFonts w:ascii="Times New Roman" w:hAnsi="Times New Roman"/>
          <w:lang w:val="en-GB"/>
        </w:rPr>
        <w:t>)</w:t>
      </w:r>
      <w:r w:rsidR="00FC662A">
        <w:rPr>
          <w:rFonts w:ascii="Times New Roman" w:hAnsi="Times New Roman"/>
          <w:lang w:val="en-GB"/>
        </w:rPr>
        <w:t>.</w:t>
      </w:r>
    </w:p>
    <w:p w:rsidR="002E7C44" w:rsidRPr="002E7C44" w:rsidRDefault="00FC662A" w:rsidP="008B7632">
      <w:pPr>
        <w:pStyle w:val="Normale1"/>
        <w:spacing w:line="240" w:lineRule="auto"/>
        <w:jc w:val="both"/>
        <w:rPr>
          <w:rFonts w:ascii="Times New Roman" w:hAnsi="Times New Roman"/>
          <w:lang w:val="en-GB"/>
        </w:rPr>
      </w:pPr>
      <w:r>
        <w:rPr>
          <w:rFonts w:ascii="Times New Roman" w:hAnsi="Times New Roman"/>
          <w:lang w:val="en-GB"/>
        </w:rPr>
        <w:t xml:space="preserve">With respect to the state-of-the-art solutions </w:t>
      </w:r>
      <w:r w:rsidR="00B91C11">
        <w:rPr>
          <w:rFonts w:ascii="Times New Roman" w:hAnsi="Times New Roman"/>
          <w:lang w:val="en-GB"/>
        </w:rPr>
        <w:t>for the bottom drag in environmental free-sur</w:t>
      </w:r>
      <w:r>
        <w:rPr>
          <w:rFonts w:ascii="Times New Roman" w:hAnsi="Times New Roman"/>
          <w:lang w:val="en-GB"/>
        </w:rPr>
        <w:t>f</w:t>
      </w:r>
      <w:r w:rsidR="00B91C11">
        <w:rPr>
          <w:rFonts w:ascii="Times New Roman" w:hAnsi="Times New Roman"/>
          <w:lang w:val="en-GB"/>
        </w:rPr>
        <w:t>a</w:t>
      </w:r>
      <w:r>
        <w:rPr>
          <w:rFonts w:ascii="Times New Roman" w:hAnsi="Times New Roman"/>
          <w:lang w:val="en-GB"/>
        </w:rPr>
        <w:t xml:space="preserve">ce currents, the </w:t>
      </w:r>
      <w:r w:rsidR="007D78E7">
        <w:rPr>
          <w:rFonts w:ascii="Times New Roman" w:hAnsi="Times New Roman"/>
          <w:lang w:val="en-GB"/>
        </w:rPr>
        <w:t xml:space="preserve">present </w:t>
      </w:r>
      <w:r w:rsidR="00B91C11">
        <w:rPr>
          <w:rFonts w:ascii="Times New Roman" w:hAnsi="Times New Roman"/>
          <w:lang w:val="en-GB"/>
        </w:rPr>
        <w:t>solution for the slip coefficient presents the following features</w:t>
      </w:r>
      <w:r>
        <w:rPr>
          <w:rFonts w:ascii="Times New Roman" w:hAnsi="Times New Roman"/>
          <w:lang w:val="en-GB"/>
        </w:rPr>
        <w:t>:</w:t>
      </w:r>
    </w:p>
    <w:p w:rsidR="00FC662A" w:rsidRDefault="00FC662A" w:rsidP="006A2FDC">
      <w:pPr>
        <w:pStyle w:val="Normale1"/>
        <w:numPr>
          <w:ilvl w:val="1"/>
          <w:numId w:val="23"/>
        </w:numPr>
        <w:spacing w:line="240" w:lineRule="auto"/>
        <w:jc w:val="both"/>
        <w:rPr>
          <w:rFonts w:ascii="Times New Roman" w:hAnsi="Times New Roman"/>
          <w:lang w:val="en-GB"/>
        </w:rPr>
      </w:pPr>
      <w:r>
        <w:rPr>
          <w:rFonts w:ascii="Times New Roman" w:hAnsi="Times New Roman"/>
          <w:lang w:val="en-GB"/>
        </w:rPr>
        <w:t xml:space="preserve">consistency with the NSBL </w:t>
      </w:r>
      <w:r w:rsidR="00B91C11">
        <w:rPr>
          <w:rFonts w:ascii="Times New Roman" w:hAnsi="Times New Roman"/>
          <w:lang w:val="en-GB"/>
        </w:rPr>
        <w:t xml:space="preserve">velocity </w:t>
      </w:r>
      <w:r>
        <w:rPr>
          <w:rFonts w:ascii="Times New Roman" w:hAnsi="Times New Roman"/>
          <w:lang w:val="en-GB"/>
        </w:rPr>
        <w:t>similarity profile in the rough-wall regime;</w:t>
      </w:r>
    </w:p>
    <w:p w:rsidR="00FC662A" w:rsidRDefault="00FC662A" w:rsidP="006A2FDC">
      <w:pPr>
        <w:pStyle w:val="Normale1"/>
        <w:numPr>
          <w:ilvl w:val="1"/>
          <w:numId w:val="23"/>
        </w:numPr>
        <w:spacing w:line="240" w:lineRule="auto"/>
        <w:jc w:val="both"/>
        <w:rPr>
          <w:rFonts w:ascii="Times New Roman" w:hAnsi="Times New Roman"/>
          <w:lang w:val="en-GB"/>
        </w:rPr>
      </w:pPr>
      <w:r>
        <w:rPr>
          <w:rFonts w:ascii="Times New Roman" w:hAnsi="Times New Roman"/>
          <w:lang w:val="en-GB"/>
        </w:rPr>
        <w:t>the wall shear stress varies within the same river section (local formulation);</w:t>
      </w:r>
    </w:p>
    <w:p w:rsidR="002E7C44" w:rsidRDefault="00FC662A" w:rsidP="006A2FDC">
      <w:pPr>
        <w:pStyle w:val="Normale1"/>
        <w:numPr>
          <w:ilvl w:val="1"/>
          <w:numId w:val="23"/>
        </w:numPr>
        <w:spacing w:line="240" w:lineRule="auto"/>
        <w:jc w:val="both"/>
        <w:rPr>
          <w:rFonts w:ascii="Times New Roman" w:hAnsi="Times New Roman"/>
          <w:lang w:val="en-GB"/>
        </w:rPr>
      </w:pPr>
      <w:r>
        <w:rPr>
          <w:rFonts w:ascii="Times New Roman" w:hAnsi="Times New Roman"/>
          <w:lang w:val="en-GB"/>
        </w:rPr>
        <w:t>suitability for any wall (not necessarily a river bottom);</w:t>
      </w:r>
    </w:p>
    <w:p w:rsidR="00FC662A" w:rsidRPr="002E7C44" w:rsidRDefault="00547334" w:rsidP="006A2FDC">
      <w:pPr>
        <w:pStyle w:val="Normale1"/>
        <w:numPr>
          <w:ilvl w:val="1"/>
          <w:numId w:val="23"/>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uniform conditions: </w:t>
      </w:r>
      <w:r w:rsidR="00FC662A">
        <w:rPr>
          <w:rFonts w:ascii="Times New Roman" w:hAnsi="Times New Roman"/>
          <w:lang w:val="en-GB"/>
        </w:rPr>
        <w:t xml:space="preserve">the wall shear stress </w:t>
      </w:r>
      <w:r w:rsidR="00B05DC6">
        <w:rPr>
          <w:rFonts w:ascii="Times New Roman" w:hAnsi="Times New Roman"/>
          <w:lang w:val="en-GB"/>
        </w:rPr>
        <w:t xml:space="preserve">is </w:t>
      </w:r>
      <w:r w:rsidR="00BB64B7">
        <w:rPr>
          <w:rFonts w:ascii="Times New Roman" w:hAnsi="Times New Roman"/>
          <w:lang w:val="en-GB"/>
        </w:rPr>
        <w:t xml:space="preserve">correctly </w:t>
      </w:r>
      <w:r w:rsidR="00B05DC6">
        <w:rPr>
          <w:rFonts w:ascii="Times New Roman" w:hAnsi="Times New Roman"/>
          <w:lang w:val="en-GB"/>
        </w:rPr>
        <w:t xml:space="preserve">affected by the hydraulic radius </w:t>
      </w:r>
      <w:r w:rsidR="00BB64B7" w:rsidRPr="00B91C11">
        <w:rPr>
          <w:rFonts w:ascii="Times New Roman" w:hAnsi="Times New Roman"/>
          <w:i/>
          <w:lang w:val="en-GB"/>
        </w:rPr>
        <w:t>R</w:t>
      </w:r>
      <w:r w:rsidR="00BB64B7" w:rsidRPr="00B91C11">
        <w:rPr>
          <w:rFonts w:ascii="Times New Roman" w:hAnsi="Times New Roman"/>
          <w:i/>
          <w:vertAlign w:val="subscript"/>
          <w:lang w:val="en-GB"/>
        </w:rPr>
        <w:t>H</w:t>
      </w:r>
      <w:r w:rsidR="00BB64B7">
        <w:rPr>
          <w:rFonts w:ascii="Times New Roman" w:hAnsi="Times New Roman"/>
          <w:lang w:val="en-GB"/>
        </w:rPr>
        <w:t xml:space="preserve"> </w:t>
      </w:r>
      <w:r w:rsidR="00B91C11">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 xml:space="preserve">and the water depth </w:t>
      </w:r>
      <w:r w:rsidR="00BB64B7" w:rsidRPr="00547334">
        <w:rPr>
          <w:rFonts w:ascii="Times New Roman" w:hAnsi="Times New Roman"/>
          <w:i/>
          <w:lang w:val="en-GB"/>
        </w:rPr>
        <w:t>h</w:t>
      </w:r>
      <w:r w:rsidR="00BB64B7">
        <w:rPr>
          <w:rFonts w:ascii="Times New Roman" w:hAnsi="Times New Roman"/>
          <w:lang w:val="en-GB"/>
        </w:rPr>
        <w:t xml:space="preserve"> </w:t>
      </w:r>
      <w:r>
        <w:rPr>
          <w:rFonts w:ascii="Times New Roman" w:hAnsi="Times New Roman"/>
          <w:lang w:val="en-GB"/>
        </w:rPr>
        <w:t>-</w:t>
      </w:r>
      <w:r w:rsidR="00BB64B7">
        <w:rPr>
          <w:rFonts w:ascii="Times New Roman" w:hAnsi="Times New Roman"/>
          <w:lang w:val="en-GB"/>
        </w:rPr>
        <w:t xml:space="preserve">m- </w:t>
      </w:r>
      <w:r w:rsidR="00B05DC6">
        <w:rPr>
          <w:rFonts w:ascii="Times New Roman" w:hAnsi="Times New Roman"/>
          <w:lang w:val="en-GB"/>
        </w:rPr>
        <w:t>(e.g., Manning’s</w:t>
      </w:r>
      <w:r w:rsidR="00BB64B7">
        <w:rPr>
          <w:rFonts w:ascii="Times New Roman" w:hAnsi="Times New Roman"/>
          <w:lang w:val="en-GB"/>
        </w:rPr>
        <w:t xml:space="preserve"> and Gauckler-Strickler’s</w:t>
      </w:r>
      <w:r w:rsidR="00B05DC6">
        <w:rPr>
          <w:rFonts w:ascii="Times New Roman" w:hAnsi="Times New Roman"/>
          <w:lang w:val="en-GB"/>
        </w:rPr>
        <w:t xml:space="preserve"> </w:t>
      </w:r>
      <w:r w:rsidR="00BB64B7">
        <w:rPr>
          <w:rFonts w:ascii="Times New Roman" w:hAnsi="Times New Roman"/>
          <w:lang w:val="en-GB"/>
        </w:rPr>
        <w:t xml:space="preserve">coefficient should depend on </w:t>
      </w:r>
      <w:r w:rsidRPr="00B91C11">
        <w:rPr>
          <w:rFonts w:ascii="Times New Roman" w:hAnsi="Times New Roman"/>
          <w:i/>
          <w:lang w:val="en-GB"/>
        </w:rPr>
        <w:t>R</w:t>
      </w:r>
      <w:r w:rsidRPr="00B91C11">
        <w:rPr>
          <w:rFonts w:ascii="Times New Roman" w:hAnsi="Times New Roman"/>
          <w:i/>
          <w:vertAlign w:val="subscript"/>
          <w:lang w:val="en-GB"/>
        </w:rPr>
        <w:t>H</w:t>
      </w:r>
      <w:r>
        <w:rPr>
          <w:rFonts w:ascii="Times New Roman" w:hAnsi="Times New Roman"/>
          <w:lang w:val="en-GB"/>
        </w:rPr>
        <w:t xml:space="preserve"> </w:t>
      </w:r>
      <w:r w:rsidR="00BB64B7">
        <w:rPr>
          <w:rFonts w:ascii="Times New Roman" w:hAnsi="Times New Roman"/>
          <w:lang w:val="en-GB"/>
        </w:rPr>
        <w:t xml:space="preserve">and </w:t>
      </w:r>
      <w:r w:rsidR="00BB64B7" w:rsidRPr="00547334">
        <w:rPr>
          <w:rFonts w:ascii="Times New Roman" w:hAnsi="Times New Roman"/>
          <w:i/>
          <w:lang w:val="en-GB"/>
        </w:rPr>
        <w:t>h</w:t>
      </w:r>
      <w:r w:rsidR="00BB64B7">
        <w:rPr>
          <w:rFonts w:ascii="Times New Roman" w:hAnsi="Times New Roman"/>
          <w:lang w:val="en-GB"/>
        </w:rPr>
        <w:t>, but they do not</w:t>
      </w:r>
      <w:r w:rsidR="00B05DC6">
        <w:rPr>
          <w:rFonts w:ascii="Times New Roman" w:hAnsi="Times New Roman"/>
          <w:lang w:val="en-GB"/>
        </w:rPr>
        <w:t>);</w:t>
      </w:r>
    </w:p>
    <w:p w:rsidR="002E7C44" w:rsidRDefault="00547334" w:rsidP="006A2FDC">
      <w:pPr>
        <w:pStyle w:val="Normale1"/>
        <w:numPr>
          <w:ilvl w:val="1"/>
          <w:numId w:val="23"/>
        </w:numPr>
        <w:spacing w:line="240" w:lineRule="auto"/>
        <w:jc w:val="both"/>
        <w:rPr>
          <w:rFonts w:ascii="Times New Roman" w:hAnsi="Times New Roman"/>
          <w:lang w:val="en-GB"/>
        </w:rPr>
      </w:pPr>
      <w:r>
        <w:rPr>
          <w:rFonts w:ascii="Times New Roman" w:hAnsi="Times New Roman"/>
          <w:lang w:val="en-GB"/>
        </w:rPr>
        <w:t xml:space="preserve">basic </w:t>
      </w:r>
      <w:r w:rsidR="00BB64B7">
        <w:rPr>
          <w:rFonts w:ascii="Times New Roman" w:hAnsi="Times New Roman"/>
          <w:lang w:val="en-GB"/>
        </w:rPr>
        <w:t xml:space="preserve">accuracy under 1D/2D non-uniform conditions: </w:t>
      </w:r>
      <w:r w:rsidR="009B2121">
        <w:rPr>
          <w:rFonts w:ascii="Times New Roman" w:hAnsi="Times New Roman"/>
          <w:lang w:val="en-GB"/>
        </w:rPr>
        <w:t xml:space="preserve">in Shallow-Water formulations the bottom drag coefficient depends on </w:t>
      </w:r>
      <w:r>
        <w:rPr>
          <w:rFonts w:ascii="Times New Roman" w:hAnsi="Times New Roman"/>
          <w:lang w:val="en-GB"/>
        </w:rPr>
        <w:t>the head loss per unit leng</w:t>
      </w:r>
      <w:r w:rsidR="00BB64B7">
        <w:rPr>
          <w:rFonts w:ascii="Times New Roman" w:hAnsi="Times New Roman"/>
          <w:lang w:val="en-GB"/>
        </w:rPr>
        <w:t>t</w:t>
      </w:r>
      <w:r>
        <w:rPr>
          <w:rFonts w:ascii="Times New Roman" w:hAnsi="Times New Roman"/>
          <w:lang w:val="en-GB"/>
        </w:rPr>
        <w:t>h</w:t>
      </w:r>
      <w:r w:rsidR="009B2121">
        <w:rPr>
          <w:rFonts w:ascii="Times New Roman" w:hAnsi="Times New Roman"/>
          <w:lang w:val="en-GB"/>
        </w:rPr>
        <w:t>, which is a global (non-local) quantity</w:t>
      </w:r>
      <w:r w:rsidR="00BB64B7">
        <w:rPr>
          <w:rFonts w:ascii="Times New Roman" w:hAnsi="Times New Roman"/>
          <w:lang w:val="en-GB"/>
        </w:rPr>
        <w:t xml:space="preserve"> </w:t>
      </w:r>
      <w:r w:rsidR="009B2121">
        <w:rPr>
          <w:rFonts w:ascii="Times New Roman" w:hAnsi="Times New Roman"/>
          <w:lang w:val="en-GB"/>
        </w:rPr>
        <w:t xml:space="preserve">associated </w:t>
      </w:r>
      <w:r>
        <w:rPr>
          <w:rFonts w:ascii="Times New Roman" w:hAnsi="Times New Roman"/>
          <w:lang w:val="en-GB"/>
        </w:rPr>
        <w:t xml:space="preserve">with </w:t>
      </w:r>
      <w:r w:rsidR="009B2121">
        <w:rPr>
          <w:rFonts w:ascii="Times New Roman" w:hAnsi="Times New Roman"/>
          <w:lang w:val="en-GB"/>
        </w:rPr>
        <w:t xml:space="preserve">the whole section and whose assessment under non-uniform </w:t>
      </w:r>
      <w:r>
        <w:rPr>
          <w:rFonts w:ascii="Times New Roman" w:hAnsi="Times New Roman"/>
          <w:lang w:val="en-GB"/>
        </w:rPr>
        <w:t xml:space="preserve">currents </w:t>
      </w:r>
      <w:r w:rsidR="009B2121">
        <w:rPr>
          <w:rFonts w:ascii="Times New Roman" w:hAnsi="Times New Roman"/>
          <w:lang w:val="en-GB"/>
        </w:rPr>
        <w:t xml:space="preserve">noticeably suffers from uniform-flow </w:t>
      </w:r>
      <w:r>
        <w:rPr>
          <w:rFonts w:ascii="Times New Roman" w:hAnsi="Times New Roman"/>
          <w:lang w:val="en-GB"/>
        </w:rPr>
        <w:t xml:space="preserve">assumptions, especially concerning the </w:t>
      </w:r>
      <w:r w:rsidR="009B2121">
        <w:rPr>
          <w:rFonts w:ascii="Times New Roman" w:hAnsi="Times New Roman"/>
          <w:lang w:val="en-GB"/>
        </w:rPr>
        <w:t>hydrodynamic thrust;</w:t>
      </w:r>
    </w:p>
    <w:p w:rsidR="00BB64B7" w:rsidRPr="00B05DC6" w:rsidRDefault="00BB64B7" w:rsidP="006A2FDC">
      <w:pPr>
        <w:pStyle w:val="Normale1"/>
        <w:numPr>
          <w:ilvl w:val="1"/>
          <w:numId w:val="23"/>
        </w:numPr>
        <w:spacing w:line="240" w:lineRule="auto"/>
        <w:jc w:val="both"/>
        <w:rPr>
          <w:rFonts w:ascii="Times New Roman" w:hAnsi="Times New Roman"/>
          <w:lang w:val="en-GB"/>
        </w:rPr>
      </w:pPr>
      <w:r>
        <w:rPr>
          <w:rFonts w:ascii="Times New Roman" w:hAnsi="Times New Roman"/>
          <w:lang w:val="en-GB"/>
        </w:rPr>
        <w:t>3D formulation;</w:t>
      </w:r>
    </w:p>
    <w:p w:rsidR="002E7C44" w:rsidRDefault="00547334" w:rsidP="006A2FDC">
      <w:pPr>
        <w:pStyle w:val="Normale1"/>
        <w:numPr>
          <w:ilvl w:val="1"/>
          <w:numId w:val="23"/>
        </w:numPr>
        <w:spacing w:line="240" w:lineRule="auto"/>
        <w:jc w:val="both"/>
        <w:rPr>
          <w:rFonts w:ascii="Times New Roman" w:hAnsi="Times New Roman"/>
          <w:lang w:val="en-GB"/>
        </w:rPr>
      </w:pPr>
      <w:r>
        <w:rPr>
          <w:rFonts w:ascii="Times New Roman" w:hAnsi="Times New Roman"/>
          <w:lang w:val="en-GB"/>
        </w:rPr>
        <w:t>u</w:t>
      </w:r>
      <w:r w:rsidR="009B2121">
        <w:rPr>
          <w:rFonts w:ascii="Times New Roman" w:hAnsi="Times New Roman"/>
          <w:lang w:val="en-GB"/>
        </w:rPr>
        <w:t xml:space="preserve">nique formulation for any kind of section shape (e.g., the presence of complicated sections is a shortcoming for Shallow-Water formulations, where complicated formulae try to </w:t>
      </w:r>
      <w:r>
        <w:rPr>
          <w:rFonts w:ascii="Times New Roman" w:hAnsi="Times New Roman"/>
          <w:lang w:val="en-GB"/>
        </w:rPr>
        <w:t>fix this issue</w:t>
      </w:r>
      <w:r w:rsidR="009B2121">
        <w:rPr>
          <w:rFonts w:ascii="Times New Roman" w:hAnsi="Times New Roman"/>
          <w:lang w:val="en-GB"/>
        </w:rPr>
        <w:t>)</w:t>
      </w:r>
      <w:r>
        <w:rPr>
          <w:rFonts w:ascii="Times New Roman" w:hAnsi="Times New Roman"/>
          <w:lang w:val="en-GB"/>
        </w:rPr>
        <w:t>;</w:t>
      </w:r>
    </w:p>
    <w:p w:rsidR="00120B38" w:rsidRPr="002E7C44" w:rsidRDefault="00547334" w:rsidP="006A2FDC">
      <w:pPr>
        <w:pStyle w:val="Normale1"/>
        <w:numPr>
          <w:ilvl w:val="1"/>
          <w:numId w:val="23"/>
        </w:numPr>
        <w:spacing w:line="240" w:lineRule="auto"/>
        <w:jc w:val="both"/>
        <w:rPr>
          <w:rFonts w:ascii="Times New Roman" w:hAnsi="Times New Roman"/>
          <w:lang w:val="en-GB"/>
        </w:rPr>
      </w:pPr>
      <w:r>
        <w:rPr>
          <w:rFonts w:ascii="Times New Roman" w:hAnsi="Times New Roman"/>
          <w:lang w:val="en-GB"/>
        </w:rPr>
        <w:t>d</w:t>
      </w:r>
      <w:r w:rsidR="00120B38">
        <w:rPr>
          <w:rFonts w:ascii="Times New Roman" w:hAnsi="Times New Roman"/>
          <w:lang w:val="en-GB"/>
        </w:rPr>
        <w:t>ifferential treatment for sub-grid roughness (wall function) and explicit roughness (explicit walls)</w:t>
      </w:r>
      <w:r>
        <w:rPr>
          <w:rFonts w:ascii="Times New Roman" w:hAnsi="Times New Roman"/>
          <w:lang w:val="en-GB"/>
        </w:rPr>
        <w:t xml:space="preserve">: </w:t>
      </w:r>
      <w:r w:rsidR="00120B38">
        <w:rPr>
          <w:rFonts w:ascii="Times New Roman" w:hAnsi="Times New Roman"/>
          <w:lang w:val="en-GB"/>
        </w:rPr>
        <w:t>the presence of trees is a shortcoming for Shallow-Water formulations, where sometimes a</w:t>
      </w:r>
      <w:r w:rsidR="007D78E7">
        <w:rPr>
          <w:rFonts w:ascii="Times New Roman" w:hAnsi="Times New Roman"/>
          <w:lang w:val="en-GB"/>
        </w:rPr>
        <w:t>n explicit</w:t>
      </w:r>
      <w:r w:rsidR="00120B38">
        <w:rPr>
          <w:rFonts w:ascii="Times New Roman" w:hAnsi="Times New Roman"/>
          <w:lang w:val="en-GB"/>
        </w:rPr>
        <w:t xml:space="preserve"> drag coefficient is requested for every tree.</w:t>
      </w:r>
    </w:p>
    <w:p w:rsidR="002E7C44" w:rsidRPr="002E7C44" w:rsidRDefault="00120B38" w:rsidP="002E7C44">
      <w:pPr>
        <w:pStyle w:val="Normale1"/>
        <w:spacing w:line="240" w:lineRule="auto"/>
        <w:jc w:val="both"/>
        <w:rPr>
          <w:rFonts w:ascii="Times New Roman" w:hAnsi="Times New Roman"/>
          <w:lang w:val="en-GB"/>
        </w:rPr>
      </w:pPr>
      <w:bookmarkStart w:id="91" w:name="_Toc56172858"/>
      <w:r>
        <w:rPr>
          <w:rFonts w:ascii="Times New Roman" w:hAnsi="Times New Roman"/>
          <w:lang w:val="en-GB"/>
        </w:rPr>
        <w:t xml:space="preserve">The wall </w:t>
      </w:r>
      <w:r w:rsidR="002E7C44">
        <w:rPr>
          <w:rFonts w:ascii="Times New Roman" w:hAnsi="Times New Roman"/>
          <w:lang w:val="en-GB"/>
        </w:rPr>
        <w:t xml:space="preserve">shear stress </w:t>
      </w:r>
      <w:r w:rsidR="00547334" w:rsidRPr="00547334">
        <w:rPr>
          <w:rFonts w:ascii="Symbol" w:hAnsi="Symbol"/>
          <w:i/>
          <w:lang w:val="en-GB"/>
        </w:rPr>
        <w:t></w:t>
      </w:r>
      <w:r w:rsidR="00547334" w:rsidRPr="00547334">
        <w:rPr>
          <w:rFonts w:ascii="Times New Roman" w:hAnsi="Times New Roman"/>
          <w:i/>
          <w:vertAlign w:val="subscript"/>
          <w:lang w:val="en-GB"/>
        </w:rPr>
        <w:t>w</w:t>
      </w:r>
      <w:r w:rsidR="00547334">
        <w:rPr>
          <w:rFonts w:ascii="Times New Roman" w:hAnsi="Times New Roman"/>
          <w:lang w:val="en-GB"/>
        </w:rPr>
        <w:t xml:space="preserve"> (Pa) </w:t>
      </w:r>
      <w:r w:rsidR="002E7C44">
        <w:rPr>
          <w:rFonts w:ascii="Times New Roman" w:hAnsi="Times New Roman"/>
          <w:lang w:val="en-GB"/>
        </w:rPr>
        <w:t>from the NSBL velocity profile</w:t>
      </w:r>
      <w:bookmarkEnd w:id="91"/>
      <w:r>
        <w:rPr>
          <w:rFonts w:ascii="Times New Roman" w:hAnsi="Times New Roman"/>
          <w:lang w:val="en-GB"/>
        </w:rPr>
        <w:t xml:space="preserve"> is derived in the following.</w:t>
      </w: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The wall shear stress depends by definition on the f</w:t>
      </w:r>
      <w:r w:rsidR="002E7C44" w:rsidRPr="002E7C44">
        <w:rPr>
          <w:rFonts w:ascii="Times New Roman" w:hAnsi="Times New Roman"/>
          <w:lang w:val="en-GB"/>
        </w:rPr>
        <w:t>riction velocity</w:t>
      </w:r>
      <w:r w:rsidR="00547334">
        <w:rPr>
          <w:rFonts w:ascii="Times New Roman" w:hAnsi="Times New Roman"/>
          <w:lang w:val="en-GB"/>
        </w:rPr>
        <w:t xml:space="preserve"> </w:t>
      </w:r>
      <w:r w:rsidR="00547334" w:rsidRPr="00547334">
        <w:rPr>
          <w:rFonts w:ascii="Times New Roman" w:hAnsi="Times New Roman"/>
          <w:i/>
          <w:lang w:val="en-GB"/>
        </w:rPr>
        <w:t>u</w:t>
      </w:r>
      <w:r w:rsidR="00547334" w:rsidRPr="00547334">
        <w:rPr>
          <w:rFonts w:ascii="Times New Roman" w:hAnsi="Times New Roman"/>
          <w:i/>
          <w:vertAlign w:val="subscript"/>
          <w:lang w:val="en-GB"/>
        </w:rPr>
        <w:t>*</w:t>
      </w:r>
      <w:r w:rsidR="00547334">
        <w:rPr>
          <w:rFonts w:ascii="Times New Roman" w:hAnsi="Times New Roman"/>
          <w:lang w:val="en-GB"/>
        </w:rPr>
        <w:t xml:space="preserve"> (m/s)</w:t>
      </w:r>
      <w:r>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072799" w:rsidP="00B66629">
            <w:pPr>
              <w:jc w:val="center"/>
              <w:rPr>
                <w:rFonts w:ascii="Times New Roman" w:hAnsi="Times New Roman"/>
                <w:position w:val="-30"/>
                <w:sz w:val="24"/>
                <w:szCs w:val="24"/>
              </w:rPr>
            </w:pPr>
            <w:r w:rsidRPr="006E4EFF">
              <w:rPr>
                <w:position w:val="-30"/>
              </w:rPr>
              <w:object w:dxaOrig="3900" w:dyaOrig="780">
                <v:shape id="_x0000_i1059" type="#_x0000_t75" style="width:184.45pt;height:39.4pt" o:ole="">
                  <v:imagedata r:id="rId83" o:title=""/>
                </v:shape>
                <o:OLEObject Type="Embed" ProgID="Equation.3" ShapeID="_x0000_i1059" DrawAspect="Content" ObjectID="_1675485678" r:id="rId8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 xml:space="preserve">Provided the </w:t>
      </w:r>
      <w:r w:rsidR="002E7C44" w:rsidRPr="002E7C44">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B66629">
            <w:pPr>
              <w:jc w:val="center"/>
              <w:rPr>
                <w:rFonts w:ascii="Times New Roman" w:hAnsi="Times New Roman"/>
                <w:position w:val="-30"/>
                <w:sz w:val="24"/>
                <w:szCs w:val="24"/>
              </w:rPr>
            </w:pPr>
            <w:r w:rsidRPr="004156A4">
              <w:rPr>
                <w:position w:val="-32"/>
              </w:rPr>
              <w:object w:dxaOrig="1920" w:dyaOrig="760">
                <v:shape id="_x0000_i1060" type="#_x0000_t75" style="width:90.9pt;height:37.85pt" o:ole="">
                  <v:imagedata r:id="rId85" o:title=""/>
                </v:shape>
                <o:OLEObject Type="Embed" ProgID="Equation.3" ShapeID="_x0000_i1060" DrawAspect="Content" ObjectID="_1675485679" r:id="rId8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547334"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547334">
        <w:rPr>
          <w:rFonts w:ascii="Times New Roman" w:hAnsi="Times New Roman"/>
          <w:i/>
          <w:lang w:val="en-GB"/>
        </w:rPr>
        <w:t>d</w:t>
      </w:r>
      <w:r>
        <w:rPr>
          <w:rFonts w:ascii="Times New Roman" w:hAnsi="Times New Roman"/>
          <w:lang w:val="en-GB"/>
        </w:rPr>
        <w:t xml:space="preserve"> (m) </w:t>
      </w:r>
      <w:r w:rsidR="008C6487">
        <w:rPr>
          <w:rFonts w:ascii="Times New Roman" w:hAnsi="Times New Roman"/>
          <w:lang w:val="en-GB"/>
        </w:rPr>
        <w:t xml:space="preserve">or </w:t>
      </w:r>
      <w:r w:rsidR="008C6487" w:rsidRPr="008C6487">
        <w:rPr>
          <w:rFonts w:ascii="Times New Roman" w:hAnsi="Times New Roman"/>
          <w:i/>
          <w:lang w:val="en-GB"/>
        </w:rPr>
        <w:t>r</w:t>
      </w:r>
      <w:r w:rsidR="008C6487">
        <w:rPr>
          <w:rFonts w:ascii="Times New Roman" w:hAnsi="Times New Roman"/>
          <w:lang w:val="en-GB"/>
        </w:rPr>
        <w:t xml:space="preserve"> (m) </w:t>
      </w:r>
      <w:r>
        <w:rPr>
          <w:rFonts w:ascii="Times New Roman" w:hAnsi="Times New Roman"/>
          <w:lang w:val="en-GB"/>
        </w:rPr>
        <w:t xml:space="preserve">is the distance from the wall, </w:t>
      </w:r>
      <w:r w:rsidRPr="00547334">
        <w:rPr>
          <w:rFonts w:ascii="Times New Roman" w:hAnsi="Times New Roman"/>
          <w:i/>
          <w:lang w:val="en-GB"/>
        </w:rPr>
        <w:t>k</w:t>
      </w:r>
      <w:r w:rsidRPr="00547334">
        <w:rPr>
          <w:rFonts w:ascii="Times New Roman" w:hAnsi="Times New Roman"/>
          <w:i/>
          <w:vertAlign w:val="subscript"/>
          <w:lang w:val="en-GB"/>
        </w:rPr>
        <w:t>v</w:t>
      </w:r>
      <w:r>
        <w:rPr>
          <w:rFonts w:ascii="Times New Roman" w:hAnsi="Times New Roman"/>
          <w:lang w:val="en-GB"/>
        </w:rPr>
        <w:t xml:space="preserve"> is von Karman’s constant and </w:t>
      </w:r>
      <w:r w:rsidRPr="00547334">
        <w:rPr>
          <w:rFonts w:ascii="Times New Roman" w:hAnsi="Times New Roman"/>
          <w:i/>
          <w:lang w:val="en-GB"/>
        </w:rPr>
        <w:t>z</w:t>
      </w:r>
      <w:r w:rsidRPr="00547334">
        <w:rPr>
          <w:rFonts w:ascii="Times New Roman" w:hAnsi="Times New Roman"/>
          <w:i/>
          <w:vertAlign w:val="subscript"/>
          <w:lang w:val="en-GB"/>
        </w:rPr>
        <w:t>0</w:t>
      </w:r>
      <w:r>
        <w:rPr>
          <w:rFonts w:ascii="Times New Roman" w:hAnsi="Times New Roman"/>
          <w:lang w:val="en-GB"/>
        </w:rPr>
        <w:t xml:space="preserve"> is the roughness length, t</w:t>
      </w:r>
      <w:r w:rsidR="00120B38">
        <w:rPr>
          <w:rFonts w:ascii="Times New Roman" w:hAnsi="Times New Roman"/>
          <w:lang w:val="en-GB"/>
        </w:rPr>
        <w:t>he wall shear stress assumes the following form</w:t>
      </w:r>
      <w:r w:rsidR="002E7C44" w:rsidRPr="002E7C44">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276BBF" w:rsidTr="00B66629">
        <w:tc>
          <w:tcPr>
            <w:tcW w:w="4539" w:type="pct"/>
            <w:vAlign w:val="center"/>
          </w:tcPr>
          <w:p w:rsidR="00072799" w:rsidRPr="00276BBF" w:rsidRDefault="008C6487" w:rsidP="00072799">
            <w:pPr>
              <w:jc w:val="center"/>
              <w:rPr>
                <w:rFonts w:ascii="Times New Roman" w:hAnsi="Times New Roman"/>
                <w:position w:val="-30"/>
                <w:sz w:val="24"/>
                <w:szCs w:val="24"/>
              </w:rPr>
            </w:pPr>
            <w:r w:rsidRPr="00A80F04">
              <w:rPr>
                <w:position w:val="-70"/>
              </w:rPr>
              <w:object w:dxaOrig="6560" w:dyaOrig="1560">
                <v:shape id="_x0000_i1061" type="#_x0000_t75" style="width:310.05pt;height:77.8pt" o:ole="">
                  <v:imagedata r:id="rId87" o:title=""/>
                </v:shape>
                <o:OLEObject Type="Embed" ProgID="Equation.3" ShapeID="_x0000_i1061" DrawAspect="Content" ObjectID="_1675485680" r:id="rId88"/>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2" w:name="_Ref5703734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2"/>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120B38" w:rsidP="002E7C44">
      <w:pPr>
        <w:pStyle w:val="Normale1"/>
        <w:spacing w:line="240" w:lineRule="auto"/>
        <w:jc w:val="both"/>
        <w:rPr>
          <w:rFonts w:ascii="Times New Roman" w:hAnsi="Times New Roman"/>
          <w:lang w:val="en-GB"/>
        </w:rPr>
      </w:pPr>
      <w:r>
        <w:rPr>
          <w:rFonts w:ascii="Times New Roman" w:hAnsi="Times New Roman"/>
          <w:lang w:val="en-GB"/>
        </w:rPr>
        <w:t>One notices that f</w:t>
      </w:r>
      <w:r w:rsidR="002E7C44" w:rsidRPr="002E7C44">
        <w:rPr>
          <w:rFonts w:ascii="Times New Roman" w:hAnsi="Times New Roman"/>
          <w:lang w:val="en-GB"/>
        </w:rPr>
        <w:t xml:space="preserve">or </w:t>
      </w:r>
      <w:r>
        <w:rPr>
          <w:rFonts w:ascii="Times New Roman" w:hAnsi="Times New Roman"/>
          <w:i/>
          <w:lang w:val="en-GB"/>
        </w:rPr>
        <w:t>d</w:t>
      </w:r>
      <w:r w:rsidR="002E7C44" w:rsidRPr="002E7C44">
        <w:rPr>
          <w:rFonts w:ascii="Times New Roman" w:hAnsi="Times New Roman"/>
          <w:lang w:val="en-GB"/>
        </w:rPr>
        <w:t>&lt;=</w:t>
      </w:r>
      <w:r>
        <w:rPr>
          <w:rFonts w:ascii="Times New Roman" w:hAnsi="Times New Roman"/>
          <w:i/>
          <w:lang w:val="en-GB"/>
        </w:rPr>
        <w:t>d</w:t>
      </w:r>
      <w:r w:rsidR="002E7C44" w:rsidRPr="00120B38">
        <w:rPr>
          <w:rFonts w:ascii="Times New Roman" w:hAnsi="Times New Roman"/>
          <w:vertAlign w:val="subscript"/>
          <w:lang w:val="en-GB"/>
        </w:rPr>
        <w:t>0</w:t>
      </w:r>
      <w:r w:rsidR="002E7C44" w:rsidRPr="002E7C44">
        <w:rPr>
          <w:rFonts w:ascii="Times New Roman" w:hAnsi="Times New Roman"/>
          <w:lang w:val="en-GB"/>
        </w:rPr>
        <w:t xml:space="preserve"> (or better </w:t>
      </w:r>
      <w:r>
        <w:rPr>
          <w:rFonts w:ascii="Times New Roman" w:hAnsi="Times New Roman"/>
          <w:lang w:val="en-GB"/>
        </w:rPr>
        <w:t xml:space="preserve">for </w:t>
      </w:r>
      <w:r>
        <w:rPr>
          <w:rFonts w:ascii="Times New Roman" w:hAnsi="Times New Roman"/>
          <w:i/>
          <w:lang w:val="en-GB"/>
        </w:rPr>
        <w:t>d</w:t>
      </w:r>
      <w:r w:rsidRPr="002E7C44">
        <w:rPr>
          <w:rFonts w:ascii="Times New Roman" w:hAnsi="Times New Roman"/>
          <w:lang w:val="en-GB"/>
        </w:rPr>
        <w:t>&lt;=</w:t>
      </w:r>
      <w:r w:rsidRPr="00120B38">
        <w:rPr>
          <w:rFonts w:ascii="Symbol" w:hAnsi="Symbol"/>
          <w:i/>
          <w:lang w:val="en-GB"/>
        </w:rPr>
        <w:t></w:t>
      </w:r>
      <w:r>
        <w:rPr>
          <w:rFonts w:ascii="Times New Roman" w:hAnsi="Times New Roman"/>
          <w:lang w:val="en-GB"/>
        </w:rPr>
        <w:t xml:space="preserve">, where </w:t>
      </w:r>
      <w:r w:rsidRPr="00120B38">
        <w:rPr>
          <w:rFonts w:ascii="Symbol" w:hAnsi="Symbol"/>
          <w:i/>
          <w:lang w:val="en-GB"/>
        </w:rPr>
        <w:t></w:t>
      </w:r>
      <w:r w:rsidRPr="00120B38">
        <w:rPr>
          <w:rFonts w:ascii="Times New Roman" w:hAnsi="Times New Roman"/>
          <w:lang w:val="en-GB"/>
        </w:rPr>
        <w:t xml:space="preserve"> </w:t>
      </w:r>
      <w:r w:rsidR="005C48AA">
        <w:rPr>
          <w:rFonts w:ascii="Times New Roman" w:hAnsi="Times New Roman"/>
          <w:lang w:val="en-GB"/>
        </w:rPr>
        <w:t>-m-</w:t>
      </w:r>
      <w:r w:rsidRPr="00120B38">
        <w:rPr>
          <w:rFonts w:ascii="Times New Roman" w:hAnsi="Times New Roman"/>
          <w:lang w:val="en-GB"/>
        </w:rPr>
        <w:t xml:space="preserve"> is the</w:t>
      </w:r>
      <w:r>
        <w:rPr>
          <w:rFonts w:ascii="Times New Roman" w:hAnsi="Times New Roman"/>
          <w:i/>
          <w:lang w:val="en-GB"/>
        </w:rPr>
        <w:t xml:space="preserve"> </w:t>
      </w:r>
      <w:r w:rsidR="002E7C44" w:rsidRPr="002E7C44">
        <w:rPr>
          <w:rFonts w:ascii="Times New Roman" w:hAnsi="Times New Roman"/>
          <w:lang w:val="en-GB"/>
        </w:rPr>
        <w:t xml:space="preserve">depth of the laminar </w:t>
      </w:r>
      <w:r w:rsidR="005C48AA">
        <w:rPr>
          <w:rFonts w:ascii="Times New Roman" w:hAnsi="Times New Roman"/>
          <w:lang w:val="en-GB"/>
        </w:rPr>
        <w:t xml:space="preserve">viscous </w:t>
      </w:r>
      <w:r w:rsidR="002E7C44" w:rsidRPr="002E7C44">
        <w:rPr>
          <w:rFonts w:ascii="Times New Roman" w:hAnsi="Times New Roman"/>
          <w:lang w:val="en-GB"/>
        </w:rPr>
        <w:t xml:space="preserve">sub-layer), no-slip conditions could be applied or a laminar profile </w:t>
      </w:r>
      <w:r w:rsidR="005C48AA">
        <w:rPr>
          <w:rFonts w:ascii="Times New Roman" w:hAnsi="Times New Roman"/>
          <w:lang w:val="en-GB"/>
        </w:rPr>
        <w:t>c</w:t>
      </w:r>
      <w:r w:rsidR="002E7C44" w:rsidRPr="002E7C44">
        <w:rPr>
          <w:rFonts w:ascii="Times New Roman" w:hAnsi="Times New Roman"/>
          <w:lang w:val="en-GB"/>
        </w:rPr>
        <w:t xml:space="preserve">ould be chosen. </w:t>
      </w:r>
      <w:r>
        <w:rPr>
          <w:rFonts w:ascii="Times New Roman" w:hAnsi="Times New Roman"/>
          <w:lang w:val="en-GB"/>
        </w:rPr>
        <w:t>This is normally not the case for environmental turbulent flows where spatial resolution rarely allows to solve the turbulent boundary layers.</w:t>
      </w:r>
    </w:p>
    <w:p w:rsidR="002E7C44" w:rsidRDefault="00120B38" w:rsidP="002E7C44">
      <w:pPr>
        <w:pStyle w:val="Normale1"/>
        <w:spacing w:line="240" w:lineRule="auto"/>
        <w:jc w:val="both"/>
        <w:rPr>
          <w:rFonts w:ascii="Times New Roman" w:hAnsi="Times New Roman"/>
          <w:lang w:val="en-GB"/>
        </w:rPr>
      </w:pPr>
      <w:bookmarkStart w:id="93" w:name="_Toc56172859"/>
      <w:r>
        <w:rPr>
          <w:rFonts w:ascii="Times New Roman" w:hAnsi="Times New Roman"/>
          <w:lang w:val="en-GB"/>
        </w:rPr>
        <w:t xml:space="preserve">The wall shear stress can be </w:t>
      </w:r>
      <w:r w:rsidR="00CB1216">
        <w:rPr>
          <w:rFonts w:ascii="Times New Roman" w:hAnsi="Times New Roman"/>
          <w:lang w:val="en-GB"/>
        </w:rPr>
        <w:t>discretized</w:t>
      </w:r>
      <w:r>
        <w:rPr>
          <w:rFonts w:ascii="Times New Roman" w:hAnsi="Times New Roman"/>
          <w:lang w:val="en-GB"/>
        </w:rPr>
        <w:t xml:space="preserve"> according to the </w:t>
      </w:r>
      <w:r w:rsidR="002E7C44">
        <w:rPr>
          <w:rFonts w:ascii="Times New Roman" w:hAnsi="Times New Roman"/>
          <w:lang w:val="en-GB"/>
        </w:rPr>
        <w:t xml:space="preserve">SASPH </w:t>
      </w:r>
      <w:r>
        <w:rPr>
          <w:rFonts w:ascii="Times New Roman" w:hAnsi="Times New Roman"/>
          <w:lang w:val="en-GB"/>
        </w:rPr>
        <w:t>formalism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EE70A0">
        <w:rPr>
          <w:rFonts w:ascii="Times New Roman" w:hAnsi="Times New Roman"/>
          <w:lang w:val="en-GB"/>
        </w:rPr>
        <w:t>6.2</w:t>
      </w:r>
      <w:r>
        <w:rPr>
          <w:rFonts w:ascii="Times New Roman" w:hAnsi="Times New Roman"/>
          <w:lang w:val="en-GB"/>
        </w:rPr>
        <w:fldChar w:fldCharType="end"/>
      </w:r>
      <w:r>
        <w:rPr>
          <w:rFonts w:ascii="Times New Roman" w:hAnsi="Times New Roman"/>
          <w:lang w:val="en-GB"/>
        </w:rPr>
        <w:t>)</w:t>
      </w:r>
      <w:r w:rsidR="002E7C44" w:rsidRPr="00972F12">
        <w:rPr>
          <w:rFonts w:ascii="Times New Roman" w:hAnsi="Times New Roman"/>
          <w:lang w:val="en-GB"/>
        </w:rPr>
        <w:t>:</w:t>
      </w:r>
      <w:bookmarkEnd w:id="93"/>
    </w:p>
    <w:tbl>
      <w:tblPr>
        <w:tblW w:w="4999" w:type="pct"/>
        <w:tblLayout w:type="fixed"/>
        <w:tblLook w:val="01E0" w:firstRow="1" w:lastRow="1" w:firstColumn="1" w:lastColumn="1" w:noHBand="0" w:noVBand="0"/>
      </w:tblPr>
      <w:tblGrid>
        <w:gridCol w:w="8944"/>
        <w:gridCol w:w="908"/>
      </w:tblGrid>
      <w:tr w:rsidR="00072799" w:rsidRPr="00276BBF" w:rsidTr="00072799">
        <w:tc>
          <w:tcPr>
            <w:tcW w:w="4539" w:type="pct"/>
            <w:vAlign w:val="center"/>
          </w:tcPr>
          <w:p w:rsidR="00072799" w:rsidRDefault="0045533F" w:rsidP="00072799">
            <w:pPr>
              <w:jc w:val="center"/>
            </w:pPr>
            <w:r w:rsidRPr="00E1465E">
              <w:rPr>
                <w:position w:val="-30"/>
              </w:rPr>
              <w:object w:dxaOrig="6100" w:dyaOrig="720">
                <v:shape id="_x0000_i1062" type="#_x0000_t75" style="width:286.95pt;height:35.75pt" o:ole="">
                  <v:imagedata r:id="rId89" o:title=""/>
                </v:shape>
                <o:OLEObject Type="Embed" ProgID="Equation.3" ShapeID="_x0000_i1062" DrawAspect="Content" ObjectID="_1675485681" r:id="rId90"/>
              </w:object>
            </w:r>
          </w:p>
          <w:p w:rsidR="00CB1216" w:rsidRPr="00276BBF" w:rsidRDefault="00CB1216" w:rsidP="00CB1216">
            <w:pPr>
              <w:jc w:val="center"/>
              <w:rPr>
                <w:rFonts w:ascii="Times New Roman" w:hAnsi="Times New Roman"/>
                <w:position w:val="-30"/>
                <w:sz w:val="24"/>
                <w:szCs w:val="24"/>
              </w:rPr>
            </w:pPr>
            <w:r w:rsidRPr="00CB1216">
              <w:rPr>
                <w:position w:val="-34"/>
              </w:rPr>
              <w:object w:dxaOrig="6180" w:dyaOrig="840">
                <v:shape id="_x0000_i1063" type="#_x0000_t75" style="width:292.75pt;height:41.5pt" o:ole="">
                  <v:imagedata r:id="rId91" o:title=""/>
                </v:shape>
                <o:OLEObject Type="Embed" ProgID="Equation.3" ShapeID="_x0000_i1063" DrawAspect="Content" ObjectID="_1675485682" r:id="rId9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4" w:name="_Ref57041599"/>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4"/>
            <w:r w:rsidRPr="008007FF">
              <w:rPr>
                <w:rFonts w:ascii="Times New Roman" w:eastAsia="Times New Roman" w:hAnsi="Times New Roman"/>
                <w:b w:val="0"/>
                <w:bCs w:val="0"/>
                <w:color w:val="auto"/>
                <w:sz w:val="24"/>
                <w:szCs w:val="24"/>
                <w:lang w:eastAsia="it-IT"/>
              </w:rPr>
              <w:t xml:space="preserve"> </w:t>
            </w:r>
          </w:p>
        </w:tc>
      </w:tr>
    </w:tbl>
    <w:p w:rsidR="00DE47BD" w:rsidRDefault="00DE47BD" w:rsidP="002E7C44">
      <w:pPr>
        <w:pStyle w:val="Normale1"/>
        <w:spacing w:line="240" w:lineRule="auto"/>
        <w:jc w:val="both"/>
        <w:rPr>
          <w:rFonts w:ascii="Times New Roman" w:hAnsi="Times New Roman"/>
          <w:lang w:val="en-GB"/>
        </w:rPr>
      </w:pPr>
      <w:r>
        <w:rPr>
          <w:rFonts w:ascii="Times New Roman" w:hAnsi="Times New Roman"/>
          <w:lang w:val="en-GB"/>
        </w:rPr>
        <w:t xml:space="preserve">where </w:t>
      </w:r>
      <w:r w:rsidRPr="00DE47BD">
        <w:rPr>
          <w:rFonts w:ascii="Symbol" w:hAnsi="Symbol"/>
          <w:i/>
          <w:lang w:val="en-GB"/>
        </w:rPr>
        <w:t></w:t>
      </w:r>
      <w:r w:rsidRPr="00DE47BD">
        <w:rPr>
          <w:rFonts w:ascii="Times New Roman" w:hAnsi="Times New Roman"/>
          <w:i/>
          <w:vertAlign w:val="subscript"/>
          <w:lang w:val="en-GB"/>
        </w:rPr>
        <w:t>T</w:t>
      </w:r>
      <w:r>
        <w:rPr>
          <w:rFonts w:ascii="Times New Roman" w:hAnsi="Times New Roman"/>
          <w:lang w:val="en-GB"/>
        </w:rPr>
        <w:t xml:space="preserve"> (Pa×s) is the turbulent viscosity</w:t>
      </w:r>
      <w:r w:rsidR="00CB1216">
        <w:rPr>
          <w:rFonts w:ascii="Times New Roman" w:hAnsi="Times New Roman"/>
          <w:lang w:val="en-GB"/>
        </w:rPr>
        <w:t xml:space="preserve"> and </w:t>
      </w:r>
      <w:r w:rsidR="00CB1216" w:rsidRPr="00DE47BD">
        <w:rPr>
          <w:rFonts w:ascii="Symbol" w:hAnsi="Symbol"/>
          <w:i/>
          <w:lang w:val="en-GB"/>
        </w:rPr>
        <w:t></w:t>
      </w:r>
      <w:r w:rsidR="00CB1216">
        <w:rPr>
          <w:rFonts w:ascii="Times New Roman" w:hAnsi="Times New Roman"/>
          <w:lang w:val="en-GB"/>
        </w:rPr>
        <w:t xml:space="preserve"> (Pa×s) the molecular viscosity </w:t>
      </w:r>
      <w:r>
        <w:rPr>
          <w:rFonts w:ascii="Times New Roman" w:hAnsi="Times New Roman"/>
          <w:lang w:val="en-GB"/>
        </w:rPr>
        <w:t xml:space="preserve">. One notices that in SPHERA the artificial viscosity </w:t>
      </w:r>
      <w:r w:rsidRPr="002E7C44">
        <w:rPr>
          <w:rFonts w:ascii="Times New Roman" w:hAnsi="Times New Roman"/>
          <w:lang w:val="en-GB"/>
        </w:rPr>
        <w:t xml:space="preserve">only works on the normal </w:t>
      </w:r>
      <w:r>
        <w:rPr>
          <w:rFonts w:ascii="Times New Roman" w:hAnsi="Times New Roman"/>
          <w:lang w:val="en-GB"/>
        </w:rPr>
        <w:t xml:space="preserve">components of </w:t>
      </w:r>
      <w:r w:rsidRPr="002E7C44">
        <w:rPr>
          <w:rFonts w:ascii="Times New Roman" w:hAnsi="Times New Roman"/>
          <w:lang w:val="en-GB"/>
        </w:rPr>
        <w:t>velocity at boundaries</w:t>
      </w:r>
      <w:r w:rsidR="00CB1216">
        <w:rPr>
          <w:rFonts w:ascii="Times New Roman" w:hAnsi="Times New Roman"/>
          <w:lang w:val="en-GB"/>
        </w:rPr>
        <w:t xml:space="preserve"> and that </w:t>
      </w:r>
      <w:r w:rsidR="00CB1216">
        <w:rPr>
          <w:rFonts w:ascii="Times New Roman" w:hAnsi="Times New Roman"/>
          <w:lang w:val="en-GB"/>
        </w:rPr>
        <w:fldChar w:fldCharType="begin"/>
      </w:r>
      <w:r w:rsidR="00CB1216">
        <w:rPr>
          <w:rFonts w:ascii="Times New Roman" w:hAnsi="Times New Roman"/>
          <w:lang w:val="en-GB"/>
        </w:rPr>
        <w:instrText xml:space="preserve"> REF _Ref57041599 \h  \* MERGEFORMAT </w:instrText>
      </w:r>
      <w:r w:rsidR="00CB1216">
        <w:rPr>
          <w:rFonts w:ascii="Times New Roman" w:hAnsi="Times New Roman"/>
          <w:lang w:val="en-GB"/>
        </w:rPr>
      </w:r>
      <w:r w:rsidR="00CB1216">
        <w:rPr>
          <w:rFonts w:ascii="Times New Roman" w:hAnsi="Times New Roman"/>
          <w:lang w:val="en-GB"/>
        </w:rPr>
        <w:fldChar w:fldCharType="separate"/>
      </w:r>
      <w:r w:rsidR="00EE70A0" w:rsidRPr="00EE70A0">
        <w:rPr>
          <w:rFonts w:ascii="Times New Roman" w:hAnsi="Times New Roman"/>
          <w:lang w:val="en-GB"/>
        </w:rPr>
        <w:t>(6.27)</w:t>
      </w:r>
      <w:r w:rsidR="00CB1216">
        <w:rPr>
          <w:rFonts w:ascii="Times New Roman" w:hAnsi="Times New Roman"/>
          <w:lang w:val="en-GB"/>
        </w:rPr>
        <w:fldChar w:fldCharType="end"/>
      </w:r>
      <w:r w:rsidR="00CB1216">
        <w:rPr>
          <w:rFonts w:ascii="Times New Roman" w:hAnsi="Times New Roman"/>
          <w:lang w:val="en-GB"/>
        </w:rPr>
        <w:t xml:space="preserve"> represents a generic linearization, independent on the particular boundary treatment scheme</w:t>
      </w:r>
      <w:r>
        <w:rPr>
          <w:rFonts w:ascii="Times New Roman" w:hAnsi="Times New Roman"/>
          <w:lang w:val="en-GB"/>
        </w:rPr>
        <w:t>.</w:t>
      </w: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Following the SASPH formalism (or any boundary treatment method), the velocity </w:t>
      </w:r>
      <w:r w:rsidR="002E7C44" w:rsidRPr="002E7C44">
        <w:rPr>
          <w:rFonts w:ascii="Times New Roman" w:hAnsi="Times New Roman"/>
          <w:lang w:val="en-GB"/>
        </w:rPr>
        <w:t xml:space="preserve">in the truncated kernel support </w:t>
      </w:r>
      <w:r>
        <w:rPr>
          <w:rFonts w:ascii="Times New Roman" w:hAnsi="Times New Roman"/>
          <w:lang w:val="en-GB"/>
        </w:rPr>
        <w:t>can be discretized as follows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614F5">
              <w:rPr>
                <w:position w:val="-30"/>
              </w:rPr>
              <w:object w:dxaOrig="2360" w:dyaOrig="700">
                <v:shape id="_x0000_i1064" type="#_x0000_t75" style="width:111.95pt;height:35.2pt" o:ole="">
                  <v:imagedata r:id="rId93" o:title=""/>
                </v:shape>
                <o:OLEObject Type="Embed" ProgID="Equation.3" ShapeID="_x0000_i1064" DrawAspect="Content" ObjectID="_1675485683" r:id="rId9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5" w:name="_Ref5703667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5"/>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t xml:space="preserve">SASPH velocity </w:t>
      </w:r>
      <w:r w:rsidR="007D24D0">
        <w:rPr>
          <w:rFonts w:ascii="Times New Roman" w:hAnsi="Times New Roman"/>
          <w:lang w:val="en-GB"/>
        </w:rPr>
        <w:t xml:space="preserve">is also expressed </w:t>
      </w:r>
      <w:r w:rsidRPr="002E7C44">
        <w:rPr>
          <w:rFonts w:ascii="Times New Roman" w:hAnsi="Times New Roman"/>
          <w:lang w:val="en-GB"/>
        </w:rPr>
        <w:t>as function of the slip coefficient (Di Monaco et al., 2011</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_Ref341105389 \r \h </w:instrText>
      </w:r>
      <w:r w:rsidR="002153BD">
        <w:rPr>
          <w:rFonts w:ascii="Times New Roman" w:hAnsi="Times New Roman"/>
          <w:lang w:val="en-GB"/>
        </w:rPr>
      </w:r>
      <w:r w:rsidR="002153BD">
        <w:rPr>
          <w:rFonts w:ascii="Times New Roman" w:hAnsi="Times New Roman"/>
          <w:lang w:val="en-GB"/>
        </w:rPr>
        <w:fldChar w:fldCharType="separate"/>
      </w:r>
      <w:r w:rsidR="00EE70A0">
        <w:rPr>
          <w:rFonts w:ascii="Times New Roman" w:hAnsi="Times New Roman"/>
          <w:lang w:val="en-GB"/>
        </w:rPr>
        <w:t>46</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96EF1">
              <w:rPr>
                <w:position w:val="-14"/>
              </w:rPr>
              <w:object w:dxaOrig="2860" w:dyaOrig="380">
                <v:shape id="_x0000_i1065" type="#_x0000_t75" style="width:135.6pt;height:19.45pt" o:ole="">
                  <v:imagedata r:id="rId95" o:title=""/>
                </v:shape>
                <o:OLEObject Type="Embed" ProgID="Equation.3" ShapeID="_x0000_i1065" DrawAspect="Content" ObjectID="_1675485684" r:id="rId96"/>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3667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6"/>
            <w:r w:rsidRPr="008007FF">
              <w:rPr>
                <w:rFonts w:ascii="Times New Roman" w:eastAsia="Times New Roman" w:hAnsi="Times New Roman"/>
                <w:b w:val="0"/>
                <w:bCs w:val="0"/>
                <w:color w:val="auto"/>
                <w:sz w:val="24"/>
                <w:szCs w:val="24"/>
                <w:lang w:eastAsia="it-IT"/>
              </w:rPr>
              <w:t xml:space="preserve"> </w:t>
            </w:r>
          </w:p>
        </w:tc>
      </w:tr>
    </w:tbl>
    <w:p w:rsidR="00072799" w:rsidRPr="002E7C44" w:rsidRDefault="00072799" w:rsidP="002E7C44">
      <w:pPr>
        <w:pStyle w:val="Normale1"/>
        <w:spacing w:line="240" w:lineRule="auto"/>
        <w:jc w:val="both"/>
        <w:rPr>
          <w:rFonts w:ascii="Times New Roman" w:hAnsi="Times New Roman"/>
          <w:lang w:val="en-GB"/>
        </w:rPr>
      </w:pPr>
    </w:p>
    <w:p w:rsidR="002E7C44" w:rsidRDefault="007D24D0" w:rsidP="002E7C44">
      <w:pPr>
        <w:pStyle w:val="Normale1"/>
        <w:spacing w:line="240" w:lineRule="auto"/>
        <w:jc w:val="both"/>
        <w:rPr>
          <w:rFonts w:ascii="Times New Roman" w:hAnsi="Times New Roman"/>
          <w:lang w:val="en-GB"/>
        </w:rPr>
      </w:pPr>
      <w:r>
        <w:rPr>
          <w:rFonts w:ascii="Times New Roman" w:hAnsi="Times New Roman"/>
          <w:lang w:val="en-GB"/>
        </w:rPr>
        <w:t xml:space="preserve">Combining the linear discretization of </w:t>
      </w:r>
      <w:r>
        <w:rPr>
          <w:rFonts w:ascii="Times New Roman" w:hAnsi="Times New Roman"/>
          <w:lang w:val="en-GB"/>
        </w:rPr>
        <w:fldChar w:fldCharType="begin"/>
      </w:r>
      <w:r>
        <w:rPr>
          <w:rFonts w:ascii="Times New Roman" w:hAnsi="Times New Roman"/>
          <w:lang w:val="en-GB"/>
        </w:rPr>
        <w:instrText xml:space="preserve"> REF _Ref57036671 \h  \* MERGEFORMAT </w:instrText>
      </w:r>
      <w:r>
        <w:rPr>
          <w:rFonts w:ascii="Times New Roman" w:hAnsi="Times New Roman"/>
          <w:lang w:val="en-GB"/>
        </w:rPr>
      </w:r>
      <w:r>
        <w:rPr>
          <w:rFonts w:ascii="Times New Roman" w:hAnsi="Times New Roman"/>
          <w:lang w:val="en-GB"/>
        </w:rPr>
        <w:fldChar w:fldCharType="separate"/>
      </w:r>
      <w:r w:rsidR="00EE70A0" w:rsidRPr="00EE70A0">
        <w:rPr>
          <w:rFonts w:ascii="Times New Roman" w:hAnsi="Times New Roman"/>
          <w:lang w:val="en-GB"/>
        </w:rPr>
        <w:t>(6.28)</w:t>
      </w:r>
      <w:r>
        <w:rPr>
          <w:rFonts w:ascii="Times New Roman" w:hAnsi="Times New Roman"/>
          <w:lang w:val="en-GB"/>
        </w:rPr>
        <w:fldChar w:fldCharType="end"/>
      </w:r>
      <w:r>
        <w:rPr>
          <w:rFonts w:ascii="Times New Roman" w:hAnsi="Times New Roman"/>
          <w:lang w:val="en-GB"/>
        </w:rPr>
        <w:t xml:space="preserve"> and the definition of </w:t>
      </w:r>
      <w:r>
        <w:rPr>
          <w:rFonts w:ascii="Times New Roman" w:hAnsi="Times New Roman"/>
          <w:lang w:val="en-GB"/>
        </w:rPr>
        <w:fldChar w:fldCharType="begin"/>
      </w:r>
      <w:r>
        <w:rPr>
          <w:rFonts w:ascii="Times New Roman" w:hAnsi="Times New Roman"/>
          <w:lang w:val="en-GB"/>
        </w:rPr>
        <w:instrText xml:space="preserve"> REF _Ref57036672 \h  \* MERGEFORMAT </w:instrText>
      </w:r>
      <w:r>
        <w:rPr>
          <w:rFonts w:ascii="Times New Roman" w:hAnsi="Times New Roman"/>
          <w:lang w:val="en-GB"/>
        </w:rPr>
      </w:r>
      <w:r>
        <w:rPr>
          <w:rFonts w:ascii="Times New Roman" w:hAnsi="Times New Roman"/>
          <w:lang w:val="en-GB"/>
        </w:rPr>
        <w:fldChar w:fldCharType="separate"/>
      </w:r>
      <w:r w:rsidR="00EE70A0" w:rsidRPr="00EE70A0">
        <w:rPr>
          <w:rFonts w:ascii="Times New Roman" w:hAnsi="Times New Roman"/>
          <w:lang w:val="en-GB"/>
        </w:rPr>
        <w:t>(6.29)</w:t>
      </w:r>
      <w:r>
        <w:rPr>
          <w:rFonts w:ascii="Times New Roman" w:hAnsi="Times New Roman"/>
          <w:lang w:val="en-GB"/>
        </w:rPr>
        <w:fldChar w:fldCharType="end"/>
      </w:r>
      <w:r>
        <w:rPr>
          <w:rFonts w:ascii="Times New Roman" w:hAnsi="Times New Roman"/>
          <w:lang w:val="en-GB"/>
        </w:rPr>
        <w:t>, i</w:t>
      </w:r>
      <w:r w:rsidR="002E7C44" w:rsidRPr="002E7C44">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3C0265">
              <w:rPr>
                <w:position w:val="-32"/>
              </w:rPr>
              <w:object w:dxaOrig="2360" w:dyaOrig="720">
                <v:shape id="_x0000_i1066" type="#_x0000_t75" style="width:112.45pt;height:35.75pt" o:ole="">
                  <v:imagedata r:id="rId97" o:title=""/>
                </v:shape>
                <o:OLEObject Type="Embed" ProgID="Equation.3" ShapeID="_x0000_i1066" DrawAspect="Content" ObjectID="_1675485685" r:id="rId98"/>
              </w:object>
            </w:r>
            <w:r w:rsidR="008C6487">
              <w:t xml:space="preserve">,   </w:t>
            </w:r>
            <w:r w:rsidR="008C6487" w:rsidRPr="00050460">
              <w:rPr>
                <w:position w:val="-30"/>
              </w:rPr>
              <w:object w:dxaOrig="2620" w:dyaOrig="720">
                <v:shape id="_x0000_i1067" type="#_x0000_t75" style="width:124.55pt;height:36.25pt" o:ole="">
                  <v:imagedata r:id="rId99" o:title=""/>
                </v:shape>
                <o:OLEObject Type="Embed" ProgID="Equation.3" ShapeID="_x0000_i1067" DrawAspect="Content" ObjectID="_1675485686" r:id="rId100"/>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731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7"/>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Default="00DE47BD" w:rsidP="002E7C44">
      <w:pPr>
        <w:pStyle w:val="Normale1"/>
        <w:spacing w:line="240" w:lineRule="auto"/>
        <w:jc w:val="both"/>
        <w:rPr>
          <w:rFonts w:ascii="Times New Roman" w:hAnsi="Times New Roman"/>
          <w:lang w:val="en-GB"/>
        </w:rPr>
      </w:pPr>
      <w:r>
        <w:rPr>
          <w:rFonts w:ascii="Times New Roman" w:hAnsi="Times New Roman"/>
          <w:lang w:val="en-GB"/>
        </w:rPr>
        <w:t>T</w:t>
      </w:r>
      <w:r w:rsidR="002E7C44" w:rsidRPr="002E7C44">
        <w:rPr>
          <w:rFonts w:ascii="Times New Roman" w:hAnsi="Times New Roman"/>
          <w:lang w:val="en-GB"/>
        </w:rPr>
        <w:t xml:space="preserve">urbulent viscosity </w:t>
      </w:r>
      <w:r>
        <w:rPr>
          <w:rFonts w:ascii="Times New Roman" w:hAnsi="Times New Roman"/>
          <w:lang w:val="en-GB"/>
        </w:rPr>
        <w:t>is approximately assessed via the mixing-</w:t>
      </w:r>
      <w:r w:rsidR="002E7C44" w:rsidRPr="002E7C44">
        <w:rPr>
          <w:rFonts w:ascii="Times New Roman" w:hAnsi="Times New Roman"/>
          <w:lang w:val="en-GB"/>
        </w:rPr>
        <w:t>length scheme</w:t>
      </w:r>
      <w:r>
        <w:rPr>
          <w:rFonts w:ascii="Times New Roman" w:hAnsi="Times New Roman"/>
          <w:lang w:val="en-GB"/>
        </w:rPr>
        <w:t xml:space="preserve">, </w:t>
      </w:r>
      <w:r w:rsidR="002E7C44" w:rsidRPr="002E7C44">
        <w:rPr>
          <w:rFonts w:ascii="Times New Roman" w:hAnsi="Times New Roman"/>
          <w:lang w:val="en-GB"/>
        </w:rPr>
        <w:t xml:space="preserve">just to deal with the </w:t>
      </w:r>
      <w:r>
        <w:rPr>
          <w:rFonts w:ascii="Times New Roman" w:hAnsi="Times New Roman"/>
          <w:lang w:val="en-GB"/>
        </w:rPr>
        <w:t xml:space="preserve">wall </w:t>
      </w:r>
      <w:r w:rsidR="0057510C">
        <w:rPr>
          <w:rFonts w:ascii="Times New Roman" w:hAnsi="Times New Roman"/>
          <w:lang w:val="en-GB"/>
        </w:rPr>
        <w:t>shear-stress</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8C6487">
            <w:pPr>
              <w:spacing w:line="240" w:lineRule="auto"/>
              <w:jc w:val="center"/>
              <w:rPr>
                <w:rFonts w:ascii="Times New Roman" w:hAnsi="Times New Roman"/>
                <w:position w:val="-30"/>
                <w:sz w:val="24"/>
                <w:szCs w:val="24"/>
              </w:rPr>
            </w:pPr>
            <w:r w:rsidRPr="00F276C0">
              <w:rPr>
                <w:position w:val="-68"/>
              </w:rPr>
              <w:object w:dxaOrig="2460" w:dyaOrig="1120">
                <v:shape id="_x0000_i1068" type="#_x0000_t75" style="width:116.65pt;height:54.65pt" o:ole="">
                  <v:imagedata r:id="rId101" o:title=""/>
                </v:shape>
                <o:OLEObject Type="Embed" ProgID="Equation.3" ShapeID="_x0000_i1068" DrawAspect="Content" ObjectID="_1675485687" r:id="rId102"/>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735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8"/>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57510C" w:rsidRDefault="0057510C" w:rsidP="002E7C44">
      <w:pPr>
        <w:pStyle w:val="Normale1"/>
        <w:spacing w:line="240" w:lineRule="auto"/>
        <w:jc w:val="both"/>
        <w:rPr>
          <w:rFonts w:ascii="Times New Roman" w:hAnsi="Times New Roman"/>
          <w:lang w:val="en-GB"/>
        </w:rPr>
      </w:pPr>
      <w:r>
        <w:rPr>
          <w:rFonts w:ascii="Times New Roman" w:hAnsi="Times New Roman"/>
          <w:lang w:val="en-GB"/>
        </w:rPr>
        <w:t xml:space="preserve">which </w:t>
      </w:r>
      <w:r w:rsidRPr="002E7C44">
        <w:rPr>
          <w:rFonts w:ascii="Times New Roman" w:hAnsi="Times New Roman"/>
          <w:lang w:val="en-GB"/>
        </w:rPr>
        <w:t>is valid only in the SNBL</w:t>
      </w:r>
      <w:r>
        <w:rPr>
          <w:rFonts w:ascii="Times New Roman" w:hAnsi="Times New Roman"/>
          <w:lang w:val="en-GB"/>
        </w:rPr>
        <w:t xml:space="preserve"> and considers the velocity wall function.</w:t>
      </w:r>
    </w:p>
    <w:p w:rsidR="002E7C44" w:rsidRDefault="0057510C" w:rsidP="00DE47BD">
      <w:pPr>
        <w:pStyle w:val="Normale1"/>
        <w:spacing w:line="240" w:lineRule="auto"/>
        <w:jc w:val="both"/>
        <w:rPr>
          <w:rFonts w:ascii="Times New Roman" w:hAnsi="Times New Roman"/>
          <w:lang w:val="en-GB"/>
        </w:rPr>
      </w:pPr>
      <w:r>
        <w:rPr>
          <w:rFonts w:ascii="Times New Roman" w:hAnsi="Times New Roman"/>
          <w:lang w:val="en-GB"/>
        </w:rPr>
        <w:t xml:space="preserve">Provided </w:t>
      </w:r>
      <w:r w:rsidR="00DE47BD">
        <w:rPr>
          <w:rFonts w:ascii="Times New Roman" w:hAnsi="Times New Roman"/>
          <w:lang w:val="en-GB"/>
        </w:rPr>
        <w:t xml:space="preserve">the </w:t>
      </w:r>
      <w:r w:rsidR="00F734C3">
        <w:rPr>
          <w:rFonts w:ascii="Times New Roman" w:hAnsi="Times New Roman"/>
          <w:lang w:val="en-GB"/>
        </w:rPr>
        <w:t xml:space="preserve">formula for </w:t>
      </w:r>
      <w:r>
        <w:rPr>
          <w:rFonts w:ascii="Times New Roman" w:hAnsi="Times New Roman"/>
          <w:lang w:val="en-GB"/>
        </w:rPr>
        <w:t xml:space="preserve">the </w:t>
      </w:r>
      <w:r w:rsidR="00DE47BD">
        <w:rPr>
          <w:rFonts w:ascii="Times New Roman" w:hAnsi="Times New Roman"/>
          <w:lang w:val="en-GB"/>
        </w:rPr>
        <w:t xml:space="preserve">wall shear stress </w:t>
      </w:r>
      <w:r w:rsidR="00DE47BD">
        <w:rPr>
          <w:rFonts w:ascii="Times New Roman" w:hAnsi="Times New Roman"/>
          <w:lang w:val="en-GB"/>
        </w:rPr>
        <w:fldChar w:fldCharType="begin"/>
      </w:r>
      <w:r w:rsidR="00DE47BD">
        <w:rPr>
          <w:rFonts w:ascii="Times New Roman" w:hAnsi="Times New Roman"/>
          <w:lang w:val="en-GB"/>
        </w:rPr>
        <w:instrText xml:space="preserve"> REF _Ref57037341 \h  \* MERGEFORMAT </w:instrText>
      </w:r>
      <w:r w:rsidR="00DE47BD">
        <w:rPr>
          <w:rFonts w:ascii="Times New Roman" w:hAnsi="Times New Roman"/>
          <w:lang w:val="en-GB"/>
        </w:rPr>
      </w:r>
      <w:r w:rsidR="00DE47BD">
        <w:rPr>
          <w:rFonts w:ascii="Times New Roman" w:hAnsi="Times New Roman"/>
          <w:lang w:val="en-GB"/>
        </w:rPr>
        <w:fldChar w:fldCharType="separate"/>
      </w:r>
      <w:r w:rsidR="00EE70A0" w:rsidRPr="00EE70A0">
        <w:rPr>
          <w:rFonts w:ascii="Times New Roman" w:hAnsi="Times New Roman"/>
          <w:lang w:val="en-GB"/>
        </w:rPr>
        <w:t>(6.26)</w:t>
      </w:r>
      <w:r w:rsidR="00DE47BD">
        <w:rPr>
          <w:rFonts w:ascii="Times New Roman" w:hAnsi="Times New Roman"/>
          <w:lang w:val="en-GB"/>
        </w:rPr>
        <w:fldChar w:fldCharType="end"/>
      </w:r>
      <w:r w:rsidR="00F734C3">
        <w:rPr>
          <w:rFonts w:ascii="Times New Roman" w:hAnsi="Times New Roman"/>
          <w:lang w:val="en-GB"/>
        </w:rPr>
        <w:t xml:space="preserve">, </w:t>
      </w:r>
      <w:r w:rsidR="00DE47BD">
        <w:rPr>
          <w:rFonts w:ascii="Times New Roman" w:hAnsi="Times New Roman"/>
          <w:lang w:val="en-GB"/>
        </w:rPr>
        <w:t xml:space="preserve">the turbulent viscosity </w:t>
      </w:r>
      <w:r w:rsidR="00F734C3">
        <w:rPr>
          <w:rFonts w:ascii="Times New Roman" w:hAnsi="Times New Roman"/>
          <w:lang w:val="en-GB"/>
        </w:rPr>
        <w:t xml:space="preserve">formula </w:t>
      </w:r>
      <w:r w:rsidR="00DE47BD">
        <w:rPr>
          <w:rFonts w:ascii="Times New Roman" w:hAnsi="Times New Roman"/>
          <w:lang w:val="en-GB"/>
        </w:rPr>
        <w:fldChar w:fldCharType="begin"/>
      </w:r>
      <w:r w:rsidR="00DE47BD">
        <w:rPr>
          <w:rFonts w:ascii="Times New Roman" w:hAnsi="Times New Roman"/>
          <w:lang w:val="en-GB"/>
        </w:rPr>
        <w:instrText xml:space="preserve"> REF _Ref57037354 \h  \* MERGEFORMAT </w:instrText>
      </w:r>
      <w:r w:rsidR="00DE47BD">
        <w:rPr>
          <w:rFonts w:ascii="Times New Roman" w:hAnsi="Times New Roman"/>
          <w:lang w:val="en-GB"/>
        </w:rPr>
      </w:r>
      <w:r w:rsidR="00DE47BD">
        <w:rPr>
          <w:rFonts w:ascii="Times New Roman" w:hAnsi="Times New Roman"/>
          <w:lang w:val="en-GB"/>
        </w:rPr>
        <w:fldChar w:fldCharType="separate"/>
      </w:r>
      <w:r w:rsidR="00EE70A0" w:rsidRPr="00EE70A0">
        <w:rPr>
          <w:rFonts w:ascii="Times New Roman" w:hAnsi="Times New Roman"/>
          <w:lang w:val="en-GB"/>
        </w:rPr>
        <w:t>(6.31)</w:t>
      </w:r>
      <w:r w:rsidR="00DE47BD">
        <w:rPr>
          <w:rFonts w:ascii="Times New Roman" w:hAnsi="Times New Roman"/>
          <w:lang w:val="en-GB"/>
        </w:rPr>
        <w:fldChar w:fldCharType="end"/>
      </w:r>
      <w:r w:rsidR="00F734C3">
        <w:rPr>
          <w:rFonts w:ascii="Times New Roman" w:hAnsi="Times New Roman"/>
          <w:lang w:val="en-GB"/>
        </w:rPr>
        <w:t xml:space="preserve"> and the approximation </w:t>
      </w:r>
      <w:r w:rsidR="00F734C3" w:rsidRPr="00DE47BD">
        <w:rPr>
          <w:rFonts w:ascii="Symbol" w:hAnsi="Symbol"/>
          <w:i/>
          <w:lang w:val="en-GB"/>
        </w:rPr>
        <w:t></w:t>
      </w:r>
      <w:r w:rsidR="00F734C3" w:rsidRPr="00DE47BD">
        <w:rPr>
          <w:rFonts w:ascii="Times New Roman" w:hAnsi="Times New Roman"/>
          <w:i/>
          <w:vertAlign w:val="subscript"/>
          <w:lang w:val="en-GB"/>
        </w:rPr>
        <w:t>T</w:t>
      </w:r>
      <w:r w:rsidR="00F734C3" w:rsidRPr="00F734C3">
        <w:rPr>
          <w:rFonts w:ascii="Times New Roman" w:hAnsi="Times New Roman"/>
          <w:i/>
          <w:lang w:val="en-GB"/>
        </w:rPr>
        <w:t>&gt;&gt;</w:t>
      </w:r>
      <w:r w:rsidR="00F734C3" w:rsidRPr="00DE47BD">
        <w:rPr>
          <w:rFonts w:ascii="Symbol" w:hAnsi="Symbol"/>
          <w:i/>
          <w:lang w:val="en-GB"/>
        </w:rPr>
        <w:t></w:t>
      </w:r>
      <w:r w:rsidR="00F734C3">
        <w:rPr>
          <w:rFonts w:ascii="Symbol" w:hAnsi="Symbol"/>
          <w:lang w:val="en-GB"/>
        </w:rPr>
        <w:t></w:t>
      </w:r>
      <w:r w:rsidR="00F734C3" w:rsidRPr="00F734C3">
        <w:rPr>
          <w:rFonts w:ascii="Times New Roman" w:hAnsi="Times New Roman"/>
          <w:lang w:val="en-GB"/>
        </w:rPr>
        <w:t>in the SNBL layer</w:t>
      </w:r>
      <w:r w:rsidR="00DE47BD">
        <w:rPr>
          <w:rFonts w:ascii="Times New Roman" w:hAnsi="Times New Roman"/>
          <w:lang w:val="en-GB"/>
        </w:rPr>
        <w:t xml:space="preserve">, the slip coefficient of </w:t>
      </w:r>
      <w:r w:rsidR="00DE47BD">
        <w:rPr>
          <w:rFonts w:ascii="Times New Roman" w:hAnsi="Times New Roman"/>
          <w:lang w:val="en-GB"/>
        </w:rPr>
        <w:fldChar w:fldCharType="begin"/>
      </w:r>
      <w:r w:rsidR="00DE47BD">
        <w:rPr>
          <w:rFonts w:ascii="Times New Roman" w:hAnsi="Times New Roman"/>
          <w:lang w:val="en-GB"/>
        </w:rPr>
        <w:instrText xml:space="preserve"> REF _Ref57037313 \h  \* MERGEFORMAT </w:instrText>
      </w:r>
      <w:r w:rsidR="00DE47BD">
        <w:rPr>
          <w:rFonts w:ascii="Times New Roman" w:hAnsi="Times New Roman"/>
          <w:lang w:val="en-GB"/>
        </w:rPr>
      </w:r>
      <w:r w:rsidR="00DE47BD">
        <w:rPr>
          <w:rFonts w:ascii="Times New Roman" w:hAnsi="Times New Roman"/>
          <w:lang w:val="en-GB"/>
        </w:rPr>
        <w:fldChar w:fldCharType="separate"/>
      </w:r>
      <w:r w:rsidR="00EE70A0" w:rsidRPr="00EE70A0">
        <w:rPr>
          <w:rFonts w:ascii="Times New Roman" w:hAnsi="Times New Roman"/>
          <w:lang w:val="en-GB"/>
        </w:rPr>
        <w:t>(6.30)</w:t>
      </w:r>
      <w:r w:rsidR="00DE47BD">
        <w:rPr>
          <w:rFonts w:ascii="Times New Roman" w:hAnsi="Times New Roman"/>
          <w:lang w:val="en-GB"/>
        </w:rPr>
        <w:fldChar w:fldCharType="end"/>
      </w:r>
      <w:r w:rsidR="00DE47BD">
        <w:rPr>
          <w:rFonts w:ascii="Times New Roman" w:hAnsi="Times New Roman"/>
          <w:lang w:val="en-GB"/>
        </w:rPr>
        <w:t xml:space="preserve"> assumes the following form</w:t>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Pr="00276BBF" w:rsidRDefault="00072799" w:rsidP="00B66629">
            <w:pPr>
              <w:spacing w:line="240" w:lineRule="auto"/>
              <w:jc w:val="center"/>
              <w:rPr>
                <w:rFonts w:ascii="Times New Roman" w:hAnsi="Times New Roman"/>
                <w:position w:val="-30"/>
                <w:sz w:val="24"/>
                <w:szCs w:val="24"/>
              </w:rPr>
            </w:pPr>
            <w:r w:rsidRPr="00F276C0">
              <w:rPr>
                <w:position w:val="-34"/>
              </w:rPr>
              <w:object w:dxaOrig="4580" w:dyaOrig="840">
                <v:shape id="_x0000_i1069" type="#_x0000_t75" style="width:216.55pt;height:41.5pt" o:ole="">
                  <v:imagedata r:id="rId103" o:title=""/>
                </v:shape>
                <o:OLEObject Type="Embed" ProgID="Equation.3" ShapeID="_x0000_i1069" DrawAspect="Content" ObjectID="_1675485688" r:id="rId10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801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9"/>
            <w:r w:rsidRPr="008007FF">
              <w:rPr>
                <w:rFonts w:ascii="Times New Roman" w:eastAsia="Times New Roman" w:hAnsi="Times New Roman"/>
                <w:b w:val="0"/>
                <w:bCs w:val="0"/>
                <w:color w:val="auto"/>
                <w:sz w:val="24"/>
                <w:szCs w:val="24"/>
                <w:lang w:eastAsia="it-IT"/>
              </w:rPr>
              <w:t xml:space="preserve"> </w:t>
            </w:r>
          </w:p>
        </w:tc>
      </w:tr>
    </w:tbl>
    <w:p w:rsidR="00072799" w:rsidRDefault="00072799" w:rsidP="002E7C44">
      <w:pPr>
        <w:pStyle w:val="Normale1"/>
        <w:spacing w:line="240" w:lineRule="auto"/>
        <w:jc w:val="both"/>
        <w:rPr>
          <w:rFonts w:ascii="Times New Roman" w:hAnsi="Times New Roman"/>
          <w:lang w:val="en-GB"/>
        </w:rPr>
      </w:pPr>
    </w:p>
    <w:p w:rsidR="002E7C44" w:rsidRPr="002E7C44" w:rsidRDefault="002E7C44" w:rsidP="002E7C44">
      <w:pPr>
        <w:pStyle w:val="Normale1"/>
        <w:spacing w:line="240" w:lineRule="auto"/>
        <w:jc w:val="both"/>
        <w:rPr>
          <w:rFonts w:ascii="Times New Roman" w:hAnsi="Times New Roman"/>
          <w:lang w:val="en-GB"/>
        </w:rPr>
      </w:pPr>
      <w:r w:rsidRPr="002E7C44">
        <w:rPr>
          <w:rFonts w:ascii="Times New Roman" w:hAnsi="Times New Roman"/>
          <w:lang w:val="en-GB"/>
        </w:rPr>
        <w:t>The particular def</w:t>
      </w:r>
      <w:r w:rsidR="00DE47BD">
        <w:rPr>
          <w:rFonts w:ascii="Times New Roman" w:hAnsi="Times New Roman"/>
          <w:lang w:val="en-GB"/>
        </w:rPr>
        <w:t>i</w:t>
      </w:r>
      <w:r w:rsidRPr="002E7C44">
        <w:rPr>
          <w:rFonts w:ascii="Times New Roman" w:hAnsi="Times New Roman"/>
          <w:lang w:val="en-GB"/>
        </w:rPr>
        <w:t xml:space="preserve">nitions of the turbulent viscosity and the slip coefficient </w:t>
      </w:r>
      <w:r w:rsidR="00F734C3">
        <w:rPr>
          <w:rFonts w:ascii="Times New Roman" w:hAnsi="Times New Roman"/>
          <w:lang w:val="en-GB"/>
        </w:rPr>
        <w:t xml:space="preserve">might not be univocal as only </w:t>
      </w:r>
      <w:r w:rsidRPr="002E7C44">
        <w:rPr>
          <w:rFonts w:ascii="Times New Roman" w:hAnsi="Times New Roman"/>
          <w:lang w:val="en-GB"/>
        </w:rPr>
        <w:t xml:space="preserve">their product is relevant to </w:t>
      </w:r>
      <w:r w:rsidR="00F734C3">
        <w:rPr>
          <w:rFonts w:ascii="Times New Roman" w:hAnsi="Times New Roman"/>
          <w:lang w:val="en-GB"/>
        </w:rPr>
        <w:t xml:space="preserve">correctly </w:t>
      </w:r>
      <w:r w:rsidRPr="002E7C44">
        <w:rPr>
          <w:rFonts w:ascii="Times New Roman" w:hAnsi="Times New Roman"/>
          <w:lang w:val="en-GB"/>
        </w:rPr>
        <w:t xml:space="preserve">write </w:t>
      </w:r>
      <w:r w:rsidR="00F734C3">
        <w:rPr>
          <w:rFonts w:ascii="Times New Roman" w:hAnsi="Times New Roman"/>
          <w:lang w:val="en-GB"/>
        </w:rPr>
        <w:t xml:space="preserve">the </w:t>
      </w:r>
      <w:r w:rsidRPr="002E7C44">
        <w:rPr>
          <w:rFonts w:ascii="Times New Roman" w:hAnsi="Times New Roman"/>
          <w:lang w:val="en-GB"/>
        </w:rPr>
        <w:t xml:space="preserve">wall shear stress. </w:t>
      </w:r>
      <w:r w:rsidR="00F734C3">
        <w:rPr>
          <w:rFonts w:ascii="Times New Roman" w:hAnsi="Times New Roman"/>
          <w:lang w:val="en-GB"/>
        </w:rPr>
        <w:t>However, the</w:t>
      </w:r>
      <w:r w:rsidR="0057510C">
        <w:rPr>
          <w:rFonts w:ascii="Times New Roman" w:hAnsi="Times New Roman"/>
          <w:lang w:val="en-GB"/>
        </w:rPr>
        <w:t xml:space="preserve"> current </w:t>
      </w:r>
      <w:r w:rsidR="00F734C3">
        <w:rPr>
          <w:rFonts w:ascii="Times New Roman" w:hAnsi="Times New Roman"/>
          <w:lang w:val="en-GB"/>
        </w:rPr>
        <w:t xml:space="preserve">formulations also allow to assess </w:t>
      </w:r>
      <w:r w:rsidR="008C6487">
        <w:rPr>
          <w:rFonts w:ascii="Times New Roman" w:hAnsi="Times New Roman"/>
          <w:lang w:val="en-GB"/>
        </w:rPr>
        <w:t xml:space="preserve">the SNBL </w:t>
      </w:r>
      <w:r w:rsidR="00255B9F">
        <w:rPr>
          <w:rFonts w:ascii="Times New Roman" w:hAnsi="Times New Roman"/>
          <w:lang w:val="en-GB"/>
        </w:rPr>
        <w:t>turbulent viscosity</w:t>
      </w:r>
      <w:r w:rsidR="008C6487">
        <w:rPr>
          <w:rFonts w:ascii="Times New Roman" w:hAnsi="Times New Roman"/>
          <w:lang w:val="en-GB"/>
        </w:rPr>
        <w:t>, in case of need</w:t>
      </w:r>
      <w:r w:rsidR="00255B9F">
        <w:rPr>
          <w:rFonts w:ascii="Times New Roman" w:hAnsi="Times New Roman"/>
          <w:lang w:val="en-GB"/>
        </w:rPr>
        <w:t>.</w:t>
      </w:r>
    </w:p>
    <w:p w:rsidR="00255B9F" w:rsidRDefault="00255B9F" w:rsidP="00255B9F">
      <w:pPr>
        <w:pStyle w:val="Normale1"/>
        <w:spacing w:line="240" w:lineRule="auto"/>
        <w:jc w:val="both"/>
        <w:rPr>
          <w:rFonts w:ascii="Times New Roman" w:hAnsi="Times New Roman"/>
          <w:lang w:val="en-GB"/>
        </w:rPr>
      </w:pPr>
      <w:r>
        <w:rPr>
          <w:rFonts w:ascii="Times New Roman" w:hAnsi="Times New Roman"/>
          <w:lang w:val="en-GB"/>
        </w:rPr>
        <w:t>The NSBL r</w:t>
      </w:r>
      <w:r w:rsidRPr="002E7C44">
        <w:rPr>
          <w:rFonts w:ascii="Times New Roman" w:hAnsi="Times New Roman"/>
          <w:lang w:val="en-GB"/>
        </w:rPr>
        <w:t xml:space="preserve">oughness length </w:t>
      </w:r>
      <w:r>
        <w:rPr>
          <w:rFonts w:ascii="Times New Roman" w:hAnsi="Times New Roman"/>
          <w:lang w:val="en-GB"/>
        </w:rPr>
        <w:t xml:space="preserve">might assume the following expression </w:t>
      </w:r>
      <w:r w:rsidRPr="002E7C44">
        <w:rPr>
          <w:rFonts w:ascii="Times New Roman" w:hAnsi="Times New Roman"/>
          <w:lang w:val="en-GB"/>
        </w:rPr>
        <w:t>(Manenti et al., 2012</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_Ref57185004 \r \h </w:instrText>
      </w:r>
      <w:r w:rsidR="002153BD">
        <w:rPr>
          <w:rFonts w:ascii="Times New Roman" w:hAnsi="Times New Roman"/>
          <w:lang w:val="en-GB"/>
        </w:rPr>
      </w:r>
      <w:r w:rsidR="002153BD">
        <w:rPr>
          <w:rFonts w:ascii="Times New Roman" w:hAnsi="Times New Roman"/>
          <w:lang w:val="en-GB"/>
        </w:rPr>
        <w:fldChar w:fldCharType="separate"/>
      </w:r>
      <w:r w:rsidR="00EE70A0">
        <w:rPr>
          <w:rFonts w:ascii="Times New Roman" w:hAnsi="Times New Roman"/>
          <w:lang w:val="en-GB"/>
        </w:rPr>
        <w:t>123</w:t>
      </w:r>
      <w:r w:rsidR="002153BD">
        <w:rPr>
          <w:rFonts w:ascii="Times New Roman" w:hAnsi="Times New Roman"/>
          <w:lang w:val="en-GB"/>
        </w:rPr>
        <w:fldChar w:fldCharType="end"/>
      </w:r>
      <w:r w:rsidR="002153BD">
        <w:rPr>
          <w:rFonts w:ascii="Times New Roman" w:hAnsi="Times New Roman"/>
          <w:lang w:val="en-GB"/>
        </w:rPr>
        <w:t>]</w:t>
      </w:r>
      <w:r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333187">
              <w:rPr>
                <w:position w:val="-30"/>
              </w:rPr>
              <w:object w:dxaOrig="1840" w:dyaOrig="680">
                <v:shape id="_x0000_i1070" type="#_x0000_t75" style="width:72.55pt;height:28.9pt" o:ole="">
                  <v:imagedata r:id="rId105" o:title=""/>
                </v:shape>
                <o:OLEObject Type="Embed" ProgID="Equation.3" ShapeID="_x0000_i1070" DrawAspect="Content" ObjectID="_1675485689" r:id="rId106"/>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0" w:name="_Ref5703801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0"/>
            <w:r w:rsidRPr="008007FF">
              <w:rPr>
                <w:rFonts w:ascii="Times New Roman" w:eastAsia="Times New Roman" w:hAnsi="Times New Roman"/>
                <w:b w:val="0"/>
                <w:bCs w:val="0"/>
                <w:color w:val="auto"/>
                <w:sz w:val="24"/>
                <w:szCs w:val="24"/>
                <w:lang w:eastAsia="it-IT"/>
              </w:rPr>
              <w:t xml:space="preserve"> </w:t>
            </w:r>
          </w:p>
        </w:tc>
      </w:tr>
    </w:tbl>
    <w:p w:rsidR="00255B9F" w:rsidRPr="002E7C44" w:rsidRDefault="00255B9F" w:rsidP="00255B9F">
      <w:pPr>
        <w:pStyle w:val="Normale1"/>
        <w:spacing w:line="240" w:lineRule="auto"/>
        <w:jc w:val="both"/>
        <w:rPr>
          <w:rFonts w:ascii="Times New Roman" w:hAnsi="Times New Roman"/>
          <w:lang w:val="en-GB"/>
        </w:rPr>
      </w:pPr>
    </w:p>
    <w:p w:rsidR="00D30C7B" w:rsidRDefault="0057510C" w:rsidP="00255B9F">
      <w:pPr>
        <w:pStyle w:val="Normale1"/>
        <w:spacing w:line="240" w:lineRule="auto"/>
        <w:jc w:val="both"/>
        <w:rPr>
          <w:rFonts w:ascii="Times New Roman" w:hAnsi="Times New Roman"/>
          <w:lang w:val="en-GB"/>
        </w:rPr>
      </w:pPr>
      <w:r>
        <w:rPr>
          <w:rFonts w:ascii="Times New Roman" w:hAnsi="Times New Roman"/>
          <w:lang w:val="en-GB"/>
        </w:rPr>
        <w:lastRenderedPageBreak/>
        <w:t xml:space="preserve">where </w:t>
      </w:r>
      <w:r w:rsidRPr="0057510C">
        <w:rPr>
          <w:rFonts w:ascii="Symbol" w:hAnsi="Symbol"/>
          <w:lang w:val="en-GB"/>
        </w:rPr>
        <w:t></w:t>
      </w:r>
      <w:r>
        <w:rPr>
          <w:rFonts w:ascii="Times New Roman" w:hAnsi="Times New Roman"/>
          <w:lang w:val="en-GB"/>
        </w:rPr>
        <w:t xml:space="preserve"> (m</w:t>
      </w:r>
      <w:r w:rsidRPr="0057510C">
        <w:rPr>
          <w:rFonts w:ascii="Times New Roman" w:hAnsi="Times New Roman"/>
          <w:vertAlign w:val="superscript"/>
          <w:lang w:val="en-GB"/>
        </w:rPr>
        <w:t>2</w:t>
      </w:r>
      <w:r>
        <w:rPr>
          <w:rFonts w:ascii="Times New Roman" w:hAnsi="Times New Roman"/>
          <w:lang w:val="en-GB"/>
        </w:rPr>
        <w:t xml:space="preserve">/s) is the kinematic viscosity and </w:t>
      </w:r>
      <w:r w:rsidRPr="0057510C">
        <w:rPr>
          <w:rFonts w:ascii="Times New Roman" w:hAnsi="Times New Roman"/>
          <w:i/>
          <w:lang w:val="en-GB"/>
        </w:rPr>
        <w:t>d</w:t>
      </w:r>
      <w:r w:rsidRPr="0057510C">
        <w:rPr>
          <w:rFonts w:ascii="Times New Roman" w:hAnsi="Times New Roman"/>
          <w:i/>
          <w:vertAlign w:val="subscript"/>
          <w:lang w:val="en-GB"/>
        </w:rPr>
        <w:t>50</w:t>
      </w:r>
      <w:r>
        <w:rPr>
          <w:rFonts w:ascii="Times New Roman" w:hAnsi="Times New Roman"/>
          <w:lang w:val="en-GB"/>
        </w:rPr>
        <w:t xml:space="preserve"> (m) is the mean roughness diameter. </w:t>
      </w:r>
      <w:r w:rsidR="00255B9F">
        <w:rPr>
          <w:rFonts w:ascii="Times New Roman" w:hAnsi="Times New Roman"/>
          <w:lang w:val="en-GB"/>
        </w:rPr>
        <w:t xml:space="preserve">The system </w:t>
      </w:r>
      <w:r w:rsidR="00255B9F">
        <w:rPr>
          <w:rFonts w:ascii="Times New Roman" w:hAnsi="Times New Roman"/>
          <w:lang w:val="en-GB"/>
        </w:rPr>
        <w:fldChar w:fldCharType="begin"/>
      </w:r>
      <w:r w:rsidR="00255B9F">
        <w:rPr>
          <w:rFonts w:ascii="Times New Roman" w:hAnsi="Times New Roman"/>
          <w:lang w:val="en-GB"/>
        </w:rPr>
        <w:instrText xml:space="preserve"> REF _Ref57038011 \h  \* MERGEFORMAT </w:instrText>
      </w:r>
      <w:r w:rsidR="00255B9F">
        <w:rPr>
          <w:rFonts w:ascii="Times New Roman" w:hAnsi="Times New Roman"/>
          <w:lang w:val="en-GB"/>
        </w:rPr>
      </w:r>
      <w:r w:rsidR="00255B9F">
        <w:rPr>
          <w:rFonts w:ascii="Times New Roman" w:hAnsi="Times New Roman"/>
          <w:lang w:val="en-GB"/>
        </w:rPr>
        <w:fldChar w:fldCharType="separate"/>
      </w:r>
      <w:r w:rsidR="00EE70A0" w:rsidRPr="00EE70A0">
        <w:rPr>
          <w:rFonts w:ascii="Times New Roman" w:hAnsi="Times New Roman"/>
          <w:lang w:val="en-GB"/>
        </w:rPr>
        <w:t>(6.32)</w:t>
      </w:r>
      <w:r w:rsidR="00255B9F">
        <w:rPr>
          <w:rFonts w:ascii="Times New Roman" w:hAnsi="Times New Roman"/>
          <w:lang w:val="en-GB"/>
        </w:rPr>
        <w:fldChar w:fldCharType="end"/>
      </w:r>
      <w:r w:rsidR="00255B9F">
        <w:rPr>
          <w:rFonts w:ascii="Times New Roman" w:hAnsi="Times New Roman"/>
          <w:lang w:val="en-GB"/>
        </w:rPr>
        <w:t>-</w:t>
      </w:r>
      <w:r w:rsidR="00255B9F">
        <w:rPr>
          <w:rFonts w:ascii="Times New Roman" w:hAnsi="Times New Roman"/>
          <w:lang w:val="en-GB"/>
        </w:rPr>
        <w:fldChar w:fldCharType="begin"/>
      </w:r>
      <w:r w:rsidR="00255B9F">
        <w:rPr>
          <w:rFonts w:ascii="Times New Roman" w:hAnsi="Times New Roman"/>
          <w:lang w:val="en-GB"/>
        </w:rPr>
        <w:instrText xml:space="preserve"> REF _Ref57038012 \h  \* MERGEFORMAT </w:instrText>
      </w:r>
      <w:r w:rsidR="00255B9F">
        <w:rPr>
          <w:rFonts w:ascii="Times New Roman" w:hAnsi="Times New Roman"/>
          <w:lang w:val="en-GB"/>
        </w:rPr>
      </w:r>
      <w:r w:rsidR="00255B9F">
        <w:rPr>
          <w:rFonts w:ascii="Times New Roman" w:hAnsi="Times New Roman"/>
          <w:lang w:val="en-GB"/>
        </w:rPr>
        <w:fldChar w:fldCharType="separate"/>
      </w:r>
      <w:r w:rsidR="00EE70A0" w:rsidRPr="00EE70A0">
        <w:rPr>
          <w:rFonts w:ascii="Times New Roman" w:hAnsi="Times New Roman"/>
          <w:lang w:val="en-GB"/>
        </w:rPr>
        <w:t>(6.33)</w:t>
      </w:r>
      <w:r w:rsidR="00255B9F">
        <w:rPr>
          <w:rFonts w:ascii="Times New Roman" w:hAnsi="Times New Roman"/>
          <w:lang w:val="en-GB"/>
        </w:rPr>
        <w:fldChar w:fldCharType="end"/>
      </w:r>
      <w:r w:rsidR="00255B9F">
        <w:rPr>
          <w:rFonts w:ascii="Times New Roman" w:hAnsi="Times New Roman"/>
          <w:lang w:val="en-GB"/>
        </w:rPr>
        <w:t xml:space="preserve"> require</w:t>
      </w:r>
      <w:r>
        <w:rPr>
          <w:rFonts w:ascii="Times New Roman" w:hAnsi="Times New Roman"/>
          <w:lang w:val="en-GB"/>
        </w:rPr>
        <w:t>s</w:t>
      </w:r>
      <w:r w:rsidR="00255B9F">
        <w:rPr>
          <w:rFonts w:ascii="Times New Roman" w:hAnsi="Times New Roman"/>
          <w:lang w:val="en-GB"/>
        </w:rPr>
        <w:t xml:space="preserve"> a complicated solution (e.g., a recursive method, a two-</w:t>
      </w:r>
      <w:r w:rsidR="00D30C7B">
        <w:rPr>
          <w:rFonts w:ascii="Times New Roman" w:hAnsi="Times New Roman"/>
          <w:lang w:val="en-GB"/>
        </w:rPr>
        <w:t xml:space="preserve">particle </w:t>
      </w:r>
      <w:proofErr w:type="gramStart"/>
      <w:r w:rsidR="00D30C7B">
        <w:rPr>
          <w:rFonts w:ascii="Times New Roman" w:hAnsi="Times New Roman"/>
          <w:lang w:val="en-GB"/>
        </w:rPr>
        <w:t>approach, ...)</w:t>
      </w:r>
      <w:proofErr w:type="gramEnd"/>
      <w:r w:rsidR="00D30C7B">
        <w:rPr>
          <w:rFonts w:ascii="Times New Roman" w:hAnsi="Times New Roman"/>
          <w:lang w:val="en-GB"/>
        </w:rPr>
        <w:t>. However, under the m</w:t>
      </w:r>
      <w:r w:rsidR="00255B9F">
        <w:rPr>
          <w:rFonts w:ascii="Times New Roman" w:hAnsi="Times New Roman"/>
          <w:lang w:val="en-GB"/>
        </w:rPr>
        <w:t>ain application fields of SPHERA</w:t>
      </w:r>
      <w:r w:rsidR="00D30C7B">
        <w:rPr>
          <w:rFonts w:ascii="Times New Roman" w:hAnsi="Times New Roman"/>
          <w:lang w:val="en-GB"/>
        </w:rPr>
        <w:t xml:space="preserve">, </w:t>
      </w:r>
      <w:r w:rsidR="003B5162">
        <w:rPr>
          <w:rFonts w:ascii="Times New Roman" w:hAnsi="Times New Roman"/>
          <w:lang w:val="en-GB"/>
        </w:rPr>
        <w:t>floods are typically interes</w:t>
      </w:r>
      <w:r w:rsidR="00D30C7B">
        <w:rPr>
          <w:rFonts w:ascii="Times New Roman" w:hAnsi="Times New Roman"/>
          <w:lang w:val="en-GB"/>
        </w:rPr>
        <w:t>t</w:t>
      </w:r>
      <w:r w:rsidR="003B5162">
        <w:rPr>
          <w:rFonts w:ascii="Times New Roman" w:hAnsi="Times New Roman"/>
          <w:lang w:val="en-GB"/>
        </w:rPr>
        <w:t>e</w:t>
      </w:r>
      <w:r w:rsidR="00D30C7B">
        <w:rPr>
          <w:rFonts w:ascii="Times New Roman" w:hAnsi="Times New Roman"/>
          <w:lang w:val="en-GB"/>
        </w:rPr>
        <w:t xml:space="preserve">d </w:t>
      </w:r>
      <w:r w:rsidR="003B5162">
        <w:rPr>
          <w:rFonts w:ascii="Times New Roman" w:hAnsi="Times New Roman"/>
          <w:lang w:val="en-GB"/>
        </w:rPr>
        <w:t xml:space="preserve">by </w:t>
      </w:r>
      <w:r w:rsidR="00D30C7B">
        <w:rPr>
          <w:rFonts w:ascii="Times New Roman" w:hAnsi="Times New Roman"/>
          <w:lang w:val="en-GB"/>
        </w:rPr>
        <w:t xml:space="preserve">turbulent </w:t>
      </w:r>
      <w:r w:rsidR="00255B9F">
        <w:rPr>
          <w:rFonts w:ascii="Times New Roman" w:hAnsi="Times New Roman"/>
          <w:lang w:val="en-GB"/>
        </w:rPr>
        <w:t>“rough-</w:t>
      </w:r>
      <w:r w:rsidR="00255B9F" w:rsidRPr="002E7C44">
        <w:rPr>
          <w:rFonts w:ascii="Times New Roman" w:hAnsi="Times New Roman"/>
          <w:lang w:val="en-GB"/>
        </w:rPr>
        <w:t>walls</w:t>
      </w:r>
      <w:r w:rsidR="00255B9F">
        <w:rPr>
          <w:rFonts w:ascii="Times New Roman" w:hAnsi="Times New Roman"/>
          <w:lang w:val="en-GB"/>
        </w:rPr>
        <w:t xml:space="preserve"> regime</w:t>
      </w:r>
      <w:r w:rsidR="00D30C7B">
        <w:rPr>
          <w:rFonts w:ascii="Times New Roman" w:hAnsi="Times New Roman"/>
          <w:lang w:val="en-GB"/>
        </w:rPr>
        <w:t>s</w:t>
      </w:r>
      <w:r w:rsidR="00255B9F">
        <w:rPr>
          <w:rFonts w:ascii="Times New Roman" w:hAnsi="Times New Roman"/>
          <w:lang w:val="en-GB"/>
        </w:rPr>
        <w:t>”</w:t>
      </w:r>
      <w:r w:rsidR="00D30C7B">
        <w:rPr>
          <w:rFonts w:ascii="Times New Roman" w:hAnsi="Times New Roman"/>
          <w:lang w:val="en-GB"/>
        </w:rPr>
        <w:t xml:space="preserve"> </w:t>
      </w:r>
      <w:r w:rsidR="003B5162">
        <w:rPr>
          <w:rFonts w:ascii="Times New Roman" w:hAnsi="Times New Roman"/>
          <w:lang w:val="en-GB"/>
        </w:rPr>
        <w:t>(and the viscous sub-layer laminar regimes are typically solved at the spatial resolution</w:t>
      </w:r>
      <w:r>
        <w:rPr>
          <w:rFonts w:ascii="Times New Roman" w:hAnsi="Times New Roman"/>
          <w:lang w:val="en-GB"/>
        </w:rPr>
        <w:t>s used for landslides,</w:t>
      </w:r>
      <w:r w:rsidR="003B5162">
        <w:rPr>
          <w:rFonts w:ascii="Times New Roman" w:hAnsi="Times New Roman"/>
          <w:lang w:val="en-GB"/>
        </w:rPr>
        <w:t xml:space="preserve"> with no-slip conditions).</w:t>
      </w:r>
      <w:r w:rsidR="00255B9F">
        <w:rPr>
          <w:rFonts w:ascii="Times New Roman" w:hAnsi="Times New Roman"/>
          <w:lang w:val="en-GB"/>
        </w:rPr>
        <w:t xml:space="preserve"> </w:t>
      </w:r>
    </w:p>
    <w:p w:rsidR="00255B9F" w:rsidRPr="002E7C44" w:rsidRDefault="003B5162" w:rsidP="00255B9F">
      <w:pPr>
        <w:pStyle w:val="Normale1"/>
        <w:spacing w:line="240" w:lineRule="auto"/>
        <w:jc w:val="both"/>
        <w:rPr>
          <w:rFonts w:ascii="Times New Roman" w:hAnsi="Times New Roman"/>
          <w:lang w:val="en-GB"/>
        </w:rPr>
      </w:pPr>
      <w:r>
        <w:rPr>
          <w:rFonts w:ascii="Times New Roman" w:hAnsi="Times New Roman"/>
          <w:lang w:val="en-GB"/>
        </w:rPr>
        <w:t>For “</w:t>
      </w:r>
      <w:r w:rsidR="00255B9F" w:rsidRPr="002E7C44">
        <w:rPr>
          <w:rFonts w:ascii="Times New Roman" w:hAnsi="Times New Roman"/>
          <w:lang w:val="en-GB"/>
        </w:rPr>
        <w:t>rough walls”</w:t>
      </w:r>
      <w:r>
        <w:rPr>
          <w:rFonts w:ascii="Times New Roman" w:hAnsi="Times New Roman"/>
          <w:lang w:val="en-GB"/>
        </w:rPr>
        <w:t>, the roughness length is expressed as follows (</w:t>
      </w:r>
      <w:r w:rsidR="00255B9F" w:rsidRPr="002E7C44">
        <w:rPr>
          <w:rFonts w:ascii="Times New Roman" w:hAnsi="Times New Roman"/>
          <w:lang w:val="en-GB"/>
        </w:rPr>
        <w:t>Citrini &amp; Noseda</w:t>
      </w:r>
      <w:r>
        <w:rPr>
          <w:rFonts w:ascii="Times New Roman" w:hAnsi="Times New Roman"/>
          <w:lang w:val="en-GB"/>
        </w:rPr>
        <w:t xml:space="preserve">, </w:t>
      </w:r>
      <w:commentRangeStart w:id="101"/>
      <w:r w:rsidR="002153BD">
        <w:rPr>
          <w:rFonts w:ascii="Times New Roman" w:hAnsi="Times New Roman"/>
          <w:lang w:val="en-GB"/>
        </w:rPr>
        <w:t>1987</w:t>
      </w:r>
      <w:commentRangeEnd w:id="101"/>
      <w:r w:rsidR="002153BD">
        <w:rPr>
          <w:rStyle w:val="Rimandocommento"/>
          <w:rFonts w:ascii="Times New Roman" w:hAnsi="Times New Roman"/>
          <w:szCs w:val="20"/>
        </w:rPr>
        <w:commentReference w:id="101"/>
      </w:r>
      <w:r w:rsidR="002153BD">
        <w:rPr>
          <w:rFonts w:ascii="Times New Roman" w:hAnsi="Times New Roman"/>
          <w:lang w:val="en-GB"/>
        </w:rPr>
        <w:t xml:space="preserve">, [], </w:t>
      </w:r>
      <w:r>
        <w:rPr>
          <w:rFonts w:ascii="Times New Roman" w:hAnsi="Times New Roman"/>
          <w:lang w:val="en-GB"/>
        </w:rPr>
        <w:t xml:space="preserve">after </w:t>
      </w:r>
      <w:r w:rsidR="0057510C">
        <w:rPr>
          <w:rFonts w:ascii="Times New Roman" w:hAnsi="Times New Roman"/>
          <w:lang w:val="en-GB"/>
        </w:rPr>
        <w:t xml:space="preserve">minor </w:t>
      </w:r>
      <w:r>
        <w:rPr>
          <w:rFonts w:ascii="Times New Roman" w:hAnsi="Times New Roman"/>
          <w:lang w:val="en-GB"/>
        </w:rPr>
        <w:t>rearrange</w:t>
      </w:r>
      <w:r w:rsidR="0057510C">
        <w:rPr>
          <w:rFonts w:ascii="Times New Roman" w:hAnsi="Times New Roman"/>
          <w:lang w:val="en-GB"/>
        </w:rPr>
        <w:t>m</w:t>
      </w:r>
      <w:r>
        <w:rPr>
          <w:rFonts w:ascii="Times New Roman" w:hAnsi="Times New Roman"/>
          <w:lang w:val="en-GB"/>
        </w:rPr>
        <w:t>ents as in Sec.</w:t>
      </w:r>
      <w:r>
        <w:rPr>
          <w:rFonts w:ascii="Times New Roman" w:hAnsi="Times New Roman"/>
          <w:lang w:val="en-GB"/>
        </w:rPr>
        <w:fldChar w:fldCharType="begin"/>
      </w:r>
      <w:r>
        <w:rPr>
          <w:rFonts w:ascii="Times New Roman" w:hAnsi="Times New Roman"/>
          <w:lang w:val="en-GB"/>
        </w:rPr>
        <w:instrText xml:space="preserve"> PAGEREF _Ref57038570 \h </w:instrText>
      </w:r>
      <w:r>
        <w:rPr>
          <w:rFonts w:ascii="Times New Roman" w:hAnsi="Times New Roman"/>
          <w:lang w:val="en-GB"/>
        </w:rPr>
      </w:r>
      <w:r>
        <w:rPr>
          <w:rFonts w:ascii="Times New Roman" w:hAnsi="Times New Roman"/>
          <w:lang w:val="en-GB"/>
        </w:rPr>
        <w:fldChar w:fldCharType="separate"/>
      </w:r>
      <w:r w:rsidR="00EE70A0">
        <w:rPr>
          <w:rFonts w:ascii="Times New Roman" w:hAnsi="Times New Roman"/>
          <w:noProof/>
          <w:lang w:val="en-GB"/>
        </w:rPr>
        <w:t>43</w:t>
      </w:r>
      <w:r>
        <w:rPr>
          <w:rFonts w:ascii="Times New Roman" w:hAnsi="Times New Roman"/>
          <w:lang w:val="en-GB"/>
        </w:rPr>
        <w:fldChar w:fldCharType="end"/>
      </w:r>
      <w:r w:rsidR="00255B9F"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276BBF" w:rsidTr="00255B9F">
        <w:tc>
          <w:tcPr>
            <w:tcW w:w="4539" w:type="pct"/>
            <w:vAlign w:val="center"/>
          </w:tcPr>
          <w:p w:rsidR="00255B9F" w:rsidRPr="00276BBF" w:rsidRDefault="00255B9F" w:rsidP="00255B9F">
            <w:pPr>
              <w:spacing w:line="240" w:lineRule="auto"/>
              <w:jc w:val="center"/>
              <w:rPr>
                <w:rFonts w:ascii="Times New Roman" w:hAnsi="Times New Roman"/>
                <w:position w:val="-30"/>
                <w:sz w:val="24"/>
                <w:szCs w:val="24"/>
              </w:rPr>
            </w:pPr>
            <w:r w:rsidRPr="00F276C0">
              <w:rPr>
                <w:position w:val="-24"/>
              </w:rPr>
              <w:object w:dxaOrig="980" w:dyaOrig="639">
                <v:shape id="_x0000_i1071" type="#_x0000_t75" style="width:39.4pt;height:27.35pt" o:ole="">
                  <v:imagedata r:id="rId107" o:title=""/>
                </v:shape>
                <o:OLEObject Type="Embed" ProgID="Equation.3" ShapeID="_x0000_i1071" DrawAspect="Content" ObjectID="_1675485690" r:id="rId108"/>
              </w:object>
            </w:r>
          </w:p>
        </w:tc>
        <w:tc>
          <w:tcPr>
            <w:tcW w:w="461" w:type="pct"/>
            <w:vAlign w:val="center"/>
          </w:tcPr>
          <w:p w:rsidR="00255B9F" w:rsidRPr="008007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55B9F" w:rsidRDefault="00255B9F" w:rsidP="002E7C44">
      <w:pPr>
        <w:pStyle w:val="Normale1"/>
        <w:spacing w:line="240" w:lineRule="auto"/>
        <w:jc w:val="both"/>
        <w:rPr>
          <w:rFonts w:ascii="Times New Roman" w:hAnsi="Times New Roman"/>
          <w:lang w:val="en-GB"/>
        </w:rPr>
      </w:pPr>
    </w:p>
    <w:p w:rsidR="00255B9F" w:rsidRDefault="0057510C" w:rsidP="002E7C44">
      <w:pPr>
        <w:pStyle w:val="Normale1"/>
        <w:spacing w:line="240" w:lineRule="auto"/>
        <w:jc w:val="both"/>
        <w:rPr>
          <w:rFonts w:ascii="Times New Roman" w:hAnsi="Times New Roman"/>
          <w:lang w:val="en-GB"/>
        </w:rPr>
      </w:pPr>
      <w:r>
        <w:rPr>
          <w:rFonts w:ascii="Times New Roman" w:hAnsi="Times New Roman"/>
          <w:lang w:val="en-GB"/>
        </w:rPr>
        <w:t>The final expression for the slip coefficient is</w:t>
      </w:r>
      <w:r w:rsidR="003B5162">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276BBF" w:rsidTr="00A81827">
        <w:tc>
          <w:tcPr>
            <w:tcW w:w="4539" w:type="pct"/>
            <w:vAlign w:val="center"/>
          </w:tcPr>
          <w:p w:rsidR="003B5162" w:rsidRPr="00276BBF" w:rsidRDefault="008C6487" w:rsidP="00A81827">
            <w:pPr>
              <w:spacing w:line="240" w:lineRule="auto"/>
              <w:jc w:val="center"/>
              <w:rPr>
                <w:rFonts w:ascii="Times New Roman" w:hAnsi="Times New Roman"/>
                <w:position w:val="-30"/>
                <w:sz w:val="24"/>
                <w:szCs w:val="24"/>
              </w:rPr>
            </w:pPr>
            <w:r w:rsidRPr="008C6487">
              <w:rPr>
                <w:position w:val="-74"/>
              </w:rPr>
              <w:object w:dxaOrig="4340" w:dyaOrig="1600">
                <v:shape id="_x0000_i1072" type="#_x0000_t75" style="width:204.95pt;height:79.35pt" o:ole="">
                  <v:imagedata r:id="rId109" o:title=""/>
                </v:shape>
                <o:OLEObject Type="Embed" ProgID="Equation.3" ShapeID="_x0000_i1072" DrawAspect="Content" ObjectID="_1675485691" r:id="rId110"/>
              </w:object>
            </w:r>
          </w:p>
        </w:tc>
        <w:tc>
          <w:tcPr>
            <w:tcW w:w="461" w:type="pct"/>
            <w:vAlign w:val="center"/>
          </w:tcPr>
          <w:p w:rsidR="003B5162" w:rsidRPr="008007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2" w:name="_Ref5703915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02"/>
            <w:r w:rsidRPr="008007FF">
              <w:rPr>
                <w:rFonts w:ascii="Times New Roman" w:eastAsia="Times New Roman" w:hAnsi="Times New Roman"/>
                <w:b w:val="0"/>
                <w:bCs w:val="0"/>
                <w:color w:val="auto"/>
                <w:sz w:val="24"/>
                <w:szCs w:val="24"/>
                <w:lang w:eastAsia="it-IT"/>
              </w:rPr>
              <w:t xml:space="preserve"> </w:t>
            </w:r>
          </w:p>
        </w:tc>
      </w:tr>
    </w:tbl>
    <w:p w:rsidR="00A81827" w:rsidRDefault="00A81827" w:rsidP="00A81827">
      <w:pPr>
        <w:pStyle w:val="Normale1"/>
        <w:spacing w:line="240" w:lineRule="auto"/>
        <w:jc w:val="both"/>
        <w:rPr>
          <w:rFonts w:ascii="Times New Roman" w:hAnsi="Times New Roman"/>
          <w:lang w:val="en-GB"/>
        </w:rPr>
      </w:pPr>
    </w:p>
    <w:p w:rsidR="00A81827" w:rsidRDefault="00A81827" w:rsidP="00A81827">
      <w:pPr>
        <w:pStyle w:val="Normale1"/>
        <w:spacing w:line="240" w:lineRule="auto"/>
        <w:jc w:val="both"/>
        <w:rPr>
          <w:rFonts w:ascii="Times New Roman" w:hAnsi="Times New Roman"/>
          <w:lang w:val="en-GB"/>
        </w:rPr>
      </w:pPr>
      <w:r>
        <w:rPr>
          <w:rFonts w:ascii="Times New Roman" w:hAnsi="Times New Roman"/>
          <w:lang w:val="en-GB"/>
        </w:rPr>
        <w:t xml:space="preserve">where a numerical limiter is integrated (bottom line) to avoid the sign inversion of the fluid relative velocity (with respect to </w:t>
      </w:r>
      <w:r w:rsidR="00174548">
        <w:rPr>
          <w:rFonts w:ascii="Times New Roman" w:hAnsi="Times New Roman"/>
          <w:lang w:val="en-GB"/>
        </w:rPr>
        <w:t xml:space="preserve">the </w:t>
      </w:r>
      <w:r>
        <w:rPr>
          <w:rFonts w:ascii="Times New Roman" w:hAnsi="Times New Roman"/>
          <w:lang w:val="en-GB"/>
        </w:rPr>
        <w:t>wall), which would be incoherent with the SNBL velocity profile.</w:t>
      </w:r>
    </w:p>
    <w:p w:rsidR="002E7C44" w:rsidRDefault="003B5162" w:rsidP="002E7C44">
      <w:pPr>
        <w:pStyle w:val="Normale1"/>
        <w:spacing w:line="240" w:lineRule="auto"/>
        <w:jc w:val="both"/>
        <w:rPr>
          <w:rFonts w:ascii="Times New Roman" w:hAnsi="Times New Roman"/>
          <w:lang w:val="en-GB"/>
        </w:rPr>
      </w:pPr>
      <w:r>
        <w:rPr>
          <w:rFonts w:ascii="Times New Roman" w:hAnsi="Times New Roman"/>
          <w:lang w:val="en-GB"/>
        </w:rPr>
        <w:t>One notices the following limit conditions</w:t>
      </w:r>
      <w:r w:rsidR="00A81827">
        <w:rPr>
          <w:rFonts w:ascii="Times New Roman" w:hAnsi="Times New Roman"/>
          <w:lang w:val="en-GB"/>
        </w:rPr>
        <w:t xml:space="preserve"> for the first line of </w:t>
      </w:r>
      <w:r w:rsidR="00A81827">
        <w:rPr>
          <w:rFonts w:ascii="Times New Roman" w:hAnsi="Times New Roman"/>
          <w:lang w:val="en-GB"/>
        </w:rPr>
        <w:fldChar w:fldCharType="begin"/>
      </w:r>
      <w:r w:rsidR="00A81827">
        <w:rPr>
          <w:rFonts w:ascii="Times New Roman" w:hAnsi="Times New Roman"/>
          <w:lang w:val="en-GB"/>
        </w:rPr>
        <w:instrText xml:space="preserve"> REF _Ref57039155 \h  \* MERGEFORMAT </w:instrText>
      </w:r>
      <w:r w:rsidR="00A81827">
        <w:rPr>
          <w:rFonts w:ascii="Times New Roman" w:hAnsi="Times New Roman"/>
          <w:lang w:val="en-GB"/>
        </w:rPr>
      </w:r>
      <w:r w:rsidR="00A81827">
        <w:rPr>
          <w:rFonts w:ascii="Times New Roman" w:hAnsi="Times New Roman"/>
          <w:lang w:val="en-GB"/>
        </w:rPr>
        <w:fldChar w:fldCharType="separate"/>
      </w:r>
      <w:r w:rsidR="00EE70A0" w:rsidRPr="00EE70A0">
        <w:rPr>
          <w:rFonts w:ascii="Times New Roman" w:hAnsi="Times New Roman"/>
          <w:lang w:val="en-GB"/>
        </w:rPr>
        <w:t>(6.35)</w:t>
      </w:r>
      <w:r w:rsidR="00A81827">
        <w:rPr>
          <w:rFonts w:ascii="Times New Roman" w:hAnsi="Times New Roman"/>
          <w:lang w:val="en-GB"/>
        </w:rPr>
        <w:fldChar w:fldCharType="end"/>
      </w:r>
      <w:r w:rsidR="002E7C44" w:rsidRPr="002E7C44">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276BBF" w:rsidTr="00B66629">
        <w:tc>
          <w:tcPr>
            <w:tcW w:w="4539" w:type="pct"/>
            <w:vAlign w:val="center"/>
          </w:tcPr>
          <w:p w:rsidR="00072799" w:rsidRDefault="00A81827" w:rsidP="00B66629">
            <w:pPr>
              <w:spacing w:line="240" w:lineRule="auto"/>
              <w:jc w:val="center"/>
            </w:pPr>
            <w:r w:rsidRPr="007D5D55">
              <w:rPr>
                <w:position w:val="-12"/>
              </w:rPr>
              <w:object w:dxaOrig="3519" w:dyaOrig="360">
                <v:shape id="_x0000_i1073" type="#_x0000_t75" style="width:166.6pt;height:17.85pt" o:ole="">
                  <v:imagedata r:id="rId111" o:title=""/>
                </v:shape>
                <o:OLEObject Type="Embed" ProgID="Equation.3" ShapeID="_x0000_i1073" DrawAspect="Content" ObjectID="_1675485692" r:id="rId112"/>
              </w:object>
            </w:r>
          </w:p>
          <w:p w:rsidR="007D5D55" w:rsidRPr="007D5D55" w:rsidRDefault="00A81827" w:rsidP="007D5D55">
            <w:pPr>
              <w:spacing w:line="240" w:lineRule="auto"/>
              <w:jc w:val="center"/>
            </w:pPr>
            <w:r w:rsidRPr="007D5D55">
              <w:rPr>
                <w:position w:val="-12"/>
              </w:rPr>
              <w:object w:dxaOrig="3379" w:dyaOrig="360">
                <v:shape id="_x0000_i1074" type="#_x0000_t75" style="width:159.75pt;height:17.85pt" o:ole="">
                  <v:imagedata r:id="rId113" o:title=""/>
                </v:shape>
                <o:OLEObject Type="Embed" ProgID="Equation.3" ShapeID="_x0000_i1074" DrawAspect="Content" ObjectID="_1675485693" r:id="rId114"/>
              </w:object>
            </w:r>
          </w:p>
        </w:tc>
        <w:tc>
          <w:tcPr>
            <w:tcW w:w="461" w:type="pct"/>
            <w:vAlign w:val="center"/>
          </w:tcPr>
          <w:p w:rsidR="00072799" w:rsidRPr="008007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A12DFE" w:rsidRPr="00A12DFE" w:rsidRDefault="00A12DFE" w:rsidP="00A12DFE">
      <w:pPr>
        <w:pStyle w:val="Normale1"/>
        <w:spacing w:line="240" w:lineRule="auto"/>
        <w:jc w:val="both"/>
        <w:rPr>
          <w:rFonts w:ascii="Times New Roman" w:hAnsi="Times New Roman"/>
          <w:lang w:val="en-GB"/>
        </w:rPr>
      </w:pPr>
      <w:r>
        <w:rPr>
          <w:rFonts w:ascii="Times New Roman" w:hAnsi="Times New Roman"/>
          <w:lang w:val="en-GB"/>
        </w:rPr>
        <w:t>Slip coefficient affects the momentum equation (Sec.</w:t>
      </w:r>
      <w:r>
        <w:rPr>
          <w:rFonts w:ascii="Times New Roman" w:hAnsi="Times New Roman"/>
          <w:lang w:val="en-GB"/>
        </w:rPr>
        <w:fldChar w:fldCharType="begin"/>
      </w:r>
      <w:r>
        <w:rPr>
          <w:rFonts w:ascii="Times New Roman" w:hAnsi="Times New Roman"/>
          <w:lang w:val="en-GB"/>
        </w:rPr>
        <w:instrText xml:space="preserve"> REF _Ref448234808 \r \h </w:instrText>
      </w:r>
      <w:r>
        <w:rPr>
          <w:rFonts w:ascii="Times New Roman" w:hAnsi="Times New Roman"/>
          <w:lang w:val="en-GB"/>
        </w:rPr>
      </w:r>
      <w:r>
        <w:rPr>
          <w:rFonts w:ascii="Times New Roman" w:hAnsi="Times New Roman"/>
          <w:lang w:val="en-GB"/>
        </w:rPr>
        <w:fldChar w:fldCharType="separate"/>
      </w:r>
      <w:r w:rsidR="00EE70A0">
        <w:rPr>
          <w:rFonts w:ascii="Times New Roman" w:hAnsi="Times New Roman"/>
          <w:lang w:val="en-GB"/>
        </w:rPr>
        <w:t>6.2</w:t>
      </w:r>
      <w:r>
        <w:rPr>
          <w:rFonts w:ascii="Times New Roman" w:hAnsi="Times New Roman"/>
          <w:lang w:val="en-GB"/>
        </w:rPr>
        <w:fldChar w:fldCharType="end"/>
      </w:r>
      <w:r>
        <w:rPr>
          <w:rFonts w:ascii="Times New Roman" w:hAnsi="Times New Roman"/>
          <w:lang w:val="en-GB"/>
        </w:rPr>
        <w:t xml:space="preserve">). </w:t>
      </w:r>
      <w:proofErr w:type="gramStart"/>
      <w:r w:rsidRPr="00A12DFE">
        <w:rPr>
          <w:rFonts w:ascii="Times New Roman" w:hAnsi="Times New Roman"/>
          <w:lang w:val="en-GB"/>
        </w:rPr>
        <w:t>Each</w:t>
      </w:r>
      <w:proofErr w:type="gramEnd"/>
      <w:r w:rsidRPr="00A12DFE">
        <w:rPr>
          <w:rFonts w:ascii="Times New Roman" w:hAnsi="Times New Roman"/>
          <w:lang w:val="en-GB"/>
        </w:rPr>
        <w:t xml:space="preserve"> boundary-particle interaction has its own slip coefficient and turbulent viscosity depending on</w:t>
      </w:r>
      <w:r>
        <w:rPr>
          <w:rFonts w:ascii="Times New Roman" w:hAnsi="Times New Roman"/>
          <w:lang w:val="en-GB"/>
        </w:rPr>
        <w:t xml:space="preserve"> the following quantities</w:t>
      </w:r>
      <w:r w:rsidRPr="00A12DFE">
        <w:rPr>
          <w:rFonts w:ascii="Times New Roman" w:hAnsi="Times New Roman"/>
          <w:lang w:val="en-GB"/>
        </w:rPr>
        <w:t>:</w:t>
      </w:r>
      <w:r>
        <w:rPr>
          <w:rFonts w:ascii="Times New Roman" w:hAnsi="Times New Roman"/>
          <w:lang w:val="en-GB"/>
        </w:rPr>
        <w:t xml:space="preserve"> p</w:t>
      </w:r>
      <w:r w:rsidRPr="00A12DFE">
        <w:rPr>
          <w:rFonts w:ascii="Times New Roman" w:hAnsi="Times New Roman"/>
          <w:lang w:val="en-GB"/>
        </w:rPr>
        <w:t>article velocity</w:t>
      </w:r>
      <w:r>
        <w:rPr>
          <w:rFonts w:ascii="Times New Roman" w:hAnsi="Times New Roman"/>
          <w:lang w:val="en-GB"/>
        </w:rPr>
        <w:t>; p</w:t>
      </w:r>
      <w:r w:rsidRPr="00A12DFE">
        <w:rPr>
          <w:rFonts w:ascii="Times New Roman" w:hAnsi="Times New Roman"/>
          <w:lang w:val="en-GB"/>
        </w:rPr>
        <w:t>article-boundary distance</w:t>
      </w:r>
      <w:r>
        <w:rPr>
          <w:rFonts w:ascii="Times New Roman" w:hAnsi="Times New Roman"/>
          <w:lang w:val="en-GB"/>
        </w:rPr>
        <w:t>; b</w:t>
      </w:r>
      <w:r w:rsidRPr="00A12DFE">
        <w:rPr>
          <w:rFonts w:ascii="Times New Roman" w:hAnsi="Times New Roman"/>
          <w:lang w:val="en-GB"/>
        </w:rPr>
        <w:t>oundary roughness mean diameter</w:t>
      </w:r>
      <w:r>
        <w:rPr>
          <w:rFonts w:ascii="Times New Roman" w:hAnsi="Times New Roman"/>
          <w:lang w:val="en-GB"/>
        </w:rPr>
        <w:t>; f</w:t>
      </w:r>
      <w:r w:rsidRPr="00A12DFE">
        <w:rPr>
          <w:rFonts w:ascii="Times New Roman" w:hAnsi="Times New Roman"/>
          <w:lang w:val="en-GB"/>
        </w:rPr>
        <w:t>luid density</w:t>
      </w:r>
      <w:r>
        <w:rPr>
          <w:rFonts w:ascii="Times New Roman" w:hAnsi="Times New Roman"/>
          <w:lang w:val="en-GB"/>
        </w:rPr>
        <w:t xml:space="preserve"> (</w:t>
      </w:r>
      <w:r w:rsidRPr="00A12DFE">
        <w:rPr>
          <w:rFonts w:ascii="Times New Roman" w:hAnsi="Times New Roman"/>
          <w:lang w:val="en-GB"/>
        </w:rPr>
        <w:t>wall velocity is null in SASPH)</w:t>
      </w:r>
      <w:r>
        <w:rPr>
          <w:rFonts w:ascii="Times New Roman" w:hAnsi="Times New Roman"/>
          <w:lang w:val="en-GB"/>
        </w:rPr>
        <w:t xml:space="preserve">. Further, SPHERA log collects </w:t>
      </w:r>
      <w:r w:rsidRPr="00A12DFE">
        <w:rPr>
          <w:rFonts w:ascii="Times New Roman" w:hAnsi="Times New Roman"/>
          <w:lang w:val="en-GB"/>
        </w:rPr>
        <w:t xml:space="preserve">the </w:t>
      </w:r>
      <w:r>
        <w:rPr>
          <w:rFonts w:ascii="Times New Roman" w:hAnsi="Times New Roman"/>
          <w:lang w:val="en-GB"/>
        </w:rPr>
        <w:t xml:space="preserve">time evolution of the </w:t>
      </w:r>
      <w:r w:rsidRPr="00A12DFE">
        <w:rPr>
          <w:rFonts w:ascii="Times New Roman" w:hAnsi="Times New Roman"/>
          <w:lang w:val="en-GB"/>
        </w:rPr>
        <w:t>average slip coefficient, wall shear stress and turbulent viscosity for each boundary zone</w:t>
      </w:r>
      <w:r>
        <w:rPr>
          <w:rFonts w:ascii="Times New Roman" w:hAnsi="Times New Roman"/>
          <w:lang w:val="en-GB"/>
        </w:rPr>
        <w:t>.</w:t>
      </w:r>
    </w:p>
    <w:p w:rsidR="00A12DFE" w:rsidRDefault="00A12DFE" w:rsidP="00A12DFE">
      <w:pPr>
        <w:pStyle w:val="Normale1"/>
        <w:spacing w:line="240" w:lineRule="auto"/>
        <w:jc w:val="both"/>
        <w:rPr>
          <w:rFonts w:ascii="Times New Roman" w:hAnsi="Times New Roman"/>
          <w:lang w:val="en-GB"/>
        </w:rPr>
      </w:pPr>
      <w:r w:rsidRPr="00981CB0">
        <w:rPr>
          <w:rFonts w:ascii="Times New Roman" w:hAnsi="Times New Roman"/>
          <w:lang w:val="en-GB"/>
        </w:rPr>
        <w:t xml:space="preserve">The </w:t>
      </w:r>
      <w:r>
        <w:rPr>
          <w:rFonts w:ascii="Times New Roman" w:hAnsi="Times New Roman"/>
          <w:lang w:val="en-GB"/>
        </w:rPr>
        <w:t xml:space="preserve">same </w:t>
      </w:r>
      <w:r w:rsidRPr="00981CB0">
        <w:rPr>
          <w:rFonts w:ascii="Times New Roman" w:hAnsi="Times New Roman"/>
          <w:lang w:val="en-GB"/>
        </w:rPr>
        <w:t>slip coefficient</w:t>
      </w:r>
      <w:r>
        <w:rPr>
          <w:rFonts w:ascii="Times New Roman" w:hAnsi="Times New Roman"/>
          <w:lang w:val="en-GB"/>
        </w:rPr>
        <w:t>s</w:t>
      </w:r>
      <w:r w:rsidRPr="00981CB0">
        <w:rPr>
          <w:rFonts w:ascii="Times New Roman" w:hAnsi="Times New Roman"/>
          <w:lang w:val="en-GB"/>
        </w:rPr>
        <w:t xml:space="preserve"> also </w:t>
      </w:r>
      <w:r>
        <w:rPr>
          <w:rFonts w:ascii="Times New Roman" w:hAnsi="Times New Roman"/>
          <w:lang w:val="en-GB"/>
        </w:rPr>
        <w:t xml:space="preserve">interest </w:t>
      </w:r>
      <w:r w:rsidRPr="00981CB0">
        <w:rPr>
          <w:rFonts w:ascii="Times New Roman" w:hAnsi="Times New Roman"/>
          <w:lang w:val="en-GB"/>
        </w:rPr>
        <w:t>the partial smoothing of the velocity field</w:t>
      </w:r>
      <w:r>
        <w:rPr>
          <w:rFonts w:ascii="Times New Roman" w:hAnsi="Times New Roman"/>
          <w:lang w:val="en-GB"/>
        </w:rPr>
        <w:t xml:space="preserve"> (</w:t>
      </w:r>
      <w:r w:rsidRPr="00A12DFE">
        <w:rPr>
          <w:rFonts w:ascii="Times New Roman" w:hAnsi="Times New Roman"/>
          <w:lang w:val="en-GB"/>
        </w:rPr>
        <w:t>on the fly computation is preferred to saving the values</w:t>
      </w:r>
      <w:r>
        <w:rPr>
          <w:rFonts w:ascii="Times New Roman" w:hAnsi="Times New Roman"/>
          <w:lang w:val="en-GB"/>
        </w:rPr>
        <w:t>).</w:t>
      </w:r>
    </w:p>
    <w:p w:rsidR="00072799" w:rsidRDefault="00A12DFE" w:rsidP="00A12DFE">
      <w:pPr>
        <w:pStyle w:val="Normale1"/>
        <w:spacing w:line="240" w:lineRule="auto"/>
        <w:jc w:val="both"/>
        <w:rPr>
          <w:rFonts w:ascii="Times New Roman" w:hAnsi="Times New Roman"/>
          <w:lang w:val="en-GB"/>
        </w:rPr>
      </w:pPr>
      <w:r>
        <w:rPr>
          <w:rFonts w:ascii="Times New Roman" w:hAnsi="Times New Roman"/>
          <w:lang w:val="en-GB"/>
        </w:rPr>
        <w:t>One notices that the SASPH method does not apply the slip coefficient to the c</w:t>
      </w:r>
      <w:r w:rsidRPr="00A12DFE">
        <w:rPr>
          <w:rFonts w:ascii="Times New Roman" w:hAnsi="Times New Roman"/>
          <w:lang w:val="en-GB"/>
        </w:rPr>
        <w:t>ontinuity equation.</w:t>
      </w:r>
    </w:p>
    <w:p w:rsidR="002E7C44" w:rsidRPr="002E7C44" w:rsidRDefault="000C4157" w:rsidP="002E7C44">
      <w:pPr>
        <w:pStyle w:val="Normale1"/>
        <w:spacing w:line="240" w:lineRule="auto"/>
        <w:jc w:val="both"/>
        <w:rPr>
          <w:rFonts w:ascii="Times New Roman" w:hAnsi="Times New Roman"/>
          <w:lang w:val="en-GB"/>
        </w:rPr>
      </w:pPr>
      <w:r>
        <w:rPr>
          <w:rFonts w:ascii="Times New Roman" w:hAnsi="Times New Roman"/>
          <w:lang w:val="en-GB"/>
        </w:rPr>
        <w:t xml:space="preserve">Analogous </w:t>
      </w:r>
      <w:r w:rsidR="002E7C44" w:rsidRPr="002E7C44">
        <w:rPr>
          <w:rFonts w:ascii="Times New Roman" w:hAnsi="Times New Roman"/>
          <w:lang w:val="en-GB"/>
        </w:rPr>
        <w:t>approach</w:t>
      </w:r>
      <w:r>
        <w:rPr>
          <w:rFonts w:ascii="Times New Roman" w:hAnsi="Times New Roman"/>
          <w:lang w:val="en-GB"/>
        </w:rPr>
        <w:t>es</w:t>
      </w:r>
      <w:r w:rsidR="002E7C44" w:rsidRPr="002E7C44">
        <w:rPr>
          <w:rFonts w:ascii="Times New Roman" w:hAnsi="Times New Roman"/>
          <w:lang w:val="en-GB"/>
        </w:rPr>
        <w:t xml:space="preserve"> based on wall functions </w:t>
      </w:r>
      <w:r>
        <w:rPr>
          <w:rFonts w:ascii="Times New Roman" w:hAnsi="Times New Roman"/>
          <w:lang w:val="en-GB"/>
        </w:rPr>
        <w:t>are</w:t>
      </w:r>
      <w:r w:rsidR="002E7C44" w:rsidRPr="002E7C44">
        <w:rPr>
          <w:rFonts w:ascii="Times New Roman" w:hAnsi="Times New Roman"/>
          <w:lang w:val="en-GB"/>
        </w:rPr>
        <w:t xml:space="preserve"> </w:t>
      </w:r>
      <w:r>
        <w:rPr>
          <w:rFonts w:ascii="Times New Roman" w:hAnsi="Times New Roman"/>
          <w:lang w:val="en-GB"/>
        </w:rPr>
        <w:t xml:space="preserve">commonly </w:t>
      </w:r>
      <w:r w:rsidR="002E7C44" w:rsidRPr="002E7C44">
        <w:rPr>
          <w:rFonts w:ascii="Times New Roman" w:hAnsi="Times New Roman"/>
          <w:lang w:val="en-GB"/>
        </w:rPr>
        <w:t>a</w:t>
      </w:r>
      <w:r w:rsidR="00A81827">
        <w:rPr>
          <w:rFonts w:ascii="Times New Roman" w:hAnsi="Times New Roman"/>
          <w:lang w:val="en-GB"/>
        </w:rPr>
        <w:t xml:space="preserve">dopted by CFD codes (e.g., </w:t>
      </w:r>
      <w:r w:rsidR="002E7C44" w:rsidRPr="002E7C44">
        <w:rPr>
          <w:rFonts w:ascii="Times New Roman" w:hAnsi="Times New Roman"/>
          <w:lang w:val="en-GB"/>
        </w:rPr>
        <w:t>Ferrand et al., 2013</w:t>
      </w:r>
      <w:r w:rsidR="002153BD">
        <w:rPr>
          <w:rFonts w:ascii="Times New Roman" w:hAnsi="Times New Roman"/>
          <w:lang w:val="en-GB"/>
        </w:rPr>
        <w:t>, [</w:t>
      </w:r>
      <w:r w:rsidR="002153BD">
        <w:rPr>
          <w:rFonts w:ascii="Times New Roman" w:hAnsi="Times New Roman"/>
          <w:lang w:val="en-GB"/>
        </w:rPr>
        <w:fldChar w:fldCharType="begin"/>
      </w:r>
      <w:r w:rsidR="002153BD">
        <w:rPr>
          <w:rFonts w:ascii="Times New Roman" w:hAnsi="Times New Roman"/>
          <w:lang w:val="en-GB"/>
        </w:rPr>
        <w:instrText xml:space="preserve"> REF _Ref341105709 \r \h </w:instrText>
      </w:r>
      <w:r w:rsidR="002153BD">
        <w:rPr>
          <w:rFonts w:ascii="Times New Roman" w:hAnsi="Times New Roman"/>
          <w:lang w:val="en-GB"/>
        </w:rPr>
      </w:r>
      <w:r w:rsidR="002153BD">
        <w:rPr>
          <w:rFonts w:ascii="Times New Roman" w:hAnsi="Times New Roman"/>
          <w:lang w:val="en-GB"/>
        </w:rPr>
        <w:fldChar w:fldCharType="separate"/>
      </w:r>
      <w:r w:rsidR="00EE70A0">
        <w:rPr>
          <w:rFonts w:ascii="Times New Roman" w:hAnsi="Times New Roman"/>
          <w:lang w:val="en-GB"/>
        </w:rPr>
        <w:t>57</w:t>
      </w:r>
      <w:r w:rsidR="002153BD">
        <w:rPr>
          <w:rFonts w:ascii="Times New Roman" w:hAnsi="Times New Roman"/>
          <w:lang w:val="en-GB"/>
        </w:rPr>
        <w:fldChar w:fldCharType="end"/>
      </w:r>
      <w:r w:rsidR="002153BD">
        <w:rPr>
          <w:rFonts w:ascii="Times New Roman" w:hAnsi="Times New Roman"/>
          <w:lang w:val="en-GB"/>
        </w:rPr>
        <w:t>]</w:t>
      </w:r>
      <w:r w:rsidR="00A81827">
        <w:rPr>
          <w:rFonts w:ascii="Times New Roman" w:hAnsi="Times New Roman"/>
          <w:lang w:val="en-GB"/>
        </w:rPr>
        <w:t>; CFX, 2020</w:t>
      </w:r>
      <w:r w:rsidR="002153BD">
        <w:rPr>
          <w:rFonts w:ascii="Times New Roman" w:hAnsi="Times New Roman"/>
          <w:lang w:val="en-GB"/>
        </w:rPr>
        <w:t xml:space="preserve">, </w:t>
      </w:r>
      <w:commentRangeStart w:id="103"/>
      <w:r w:rsidR="002153BD">
        <w:rPr>
          <w:rFonts w:ascii="Times New Roman" w:hAnsi="Times New Roman"/>
          <w:lang w:val="en-GB"/>
        </w:rPr>
        <w:t>[]</w:t>
      </w:r>
      <w:commentRangeEnd w:id="103"/>
      <w:r w:rsidR="002153BD">
        <w:rPr>
          <w:rStyle w:val="Rimandocommento"/>
          <w:rFonts w:ascii="Times New Roman" w:hAnsi="Times New Roman"/>
          <w:szCs w:val="20"/>
        </w:rPr>
        <w:commentReference w:id="103"/>
      </w:r>
      <w:r w:rsidR="002E7C44" w:rsidRPr="002E7C44">
        <w:rPr>
          <w:rFonts w:ascii="Times New Roman" w:hAnsi="Times New Roman"/>
          <w:lang w:val="en-GB"/>
        </w:rPr>
        <w:t>).</w:t>
      </w:r>
    </w:p>
    <w:p w:rsidR="00981CB0" w:rsidRPr="00276BBF" w:rsidRDefault="00981CB0" w:rsidP="00981CB0">
      <w:pPr>
        <w:pStyle w:val="Normale1"/>
        <w:spacing w:line="240" w:lineRule="auto"/>
        <w:jc w:val="both"/>
        <w:rPr>
          <w:rFonts w:ascii="Times New Roman" w:hAnsi="Times New Roman"/>
          <w:lang w:val="en-GB"/>
        </w:rPr>
      </w:pPr>
    </w:p>
    <w:p w:rsidR="00F91289" w:rsidRPr="00C70139" w:rsidRDefault="00DD2AB0" w:rsidP="003D504A">
      <w:pPr>
        <w:pStyle w:val="Amicarellititle2"/>
      </w:pPr>
      <w:bookmarkStart w:id="104" w:name="_Ref448249339"/>
      <w:bookmarkStart w:id="105" w:name="_Ref449701616"/>
      <w:bookmarkStart w:id="106" w:name="_Toc64440416"/>
      <w:r>
        <w:t xml:space="preserve">SPH </w:t>
      </w:r>
      <w:r w:rsidR="00F91289" w:rsidRPr="00C70139">
        <w:t>balance equations for rigid body transport</w:t>
      </w:r>
      <w:bookmarkEnd w:id="104"/>
      <w:bookmarkEnd w:id="105"/>
      <w:bookmarkEnd w:id="106"/>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EE70A0">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107"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108"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09"/>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75" type="#_x0000_t75" style="width:1in;height:34.15pt" o:ole="">
                  <v:imagedata r:id="rId115" o:title=""/>
                </v:shape>
                <o:OLEObject Type="Embed" ProgID="Equation.3" ShapeID="_x0000_i1075" DrawAspect="Content" ObjectID="_1675485694" r:id="rId116"/>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76" type="#_x0000_t75" style="width:152.95pt;height:32.6pt" o:ole="">
                  <v:imagedata r:id="rId117" o:title=""/>
                </v:shape>
                <o:OLEObject Type="Embed" ProgID="Equation.3" ShapeID="_x0000_i1076" DrawAspect="Content" ObjectID="_1675485695" r:id="rId11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0" w:name="_Ref448232479"/>
            <w:bookmarkStart w:id="111"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10"/>
            <w:r w:rsidRPr="008007FF">
              <w:rPr>
                <w:rFonts w:ascii="Times New Roman" w:eastAsia="Times New Roman" w:hAnsi="Times New Roman"/>
                <w:b w:val="0"/>
                <w:bCs w:val="0"/>
                <w:color w:val="auto"/>
                <w:sz w:val="24"/>
                <w:szCs w:val="24"/>
                <w:lang w:eastAsia="it-IT"/>
              </w:rPr>
              <w:t xml:space="preserve"> </w:t>
            </w:r>
            <w:commentRangeEnd w:id="109"/>
            <w:r w:rsidR="00A14CDA">
              <w:rPr>
                <w:rStyle w:val="Rimandocommento"/>
                <w:rFonts w:ascii="Times New Roman" w:eastAsia="Times New Roman" w:hAnsi="Times New Roman"/>
                <w:b w:val="0"/>
                <w:bCs w:val="0"/>
                <w:color w:val="auto"/>
                <w:szCs w:val="20"/>
                <w:lang w:val="it-IT" w:eastAsia="it-IT"/>
              </w:rPr>
              <w:commentReference w:id="109"/>
            </w:r>
            <w:bookmarkEnd w:id="111"/>
          </w:p>
        </w:tc>
      </w:tr>
    </w:tbl>
    <w:p w:rsidR="00A14CDA" w:rsidRDefault="00A14CDA" w:rsidP="00E705B5">
      <w:pPr>
        <w:pStyle w:val="Corpotesto"/>
        <w:spacing w:after="0" w:line="240" w:lineRule="auto"/>
        <w:ind w:firstLine="0"/>
        <w:rPr>
          <w:ins w:id="112" w:author="Amicarelli Andrea (RSE)" w:date="2020-06-04T09:32:00Z"/>
          <w:sz w:val="24"/>
          <w:szCs w:val="24"/>
        </w:rPr>
      </w:pPr>
    </w:p>
    <w:p w:rsidR="00607996" w:rsidRDefault="00607996" w:rsidP="00E705B5">
      <w:pPr>
        <w:pStyle w:val="Corpotesto"/>
        <w:spacing w:after="0" w:line="240" w:lineRule="auto"/>
        <w:ind w:firstLine="0"/>
        <w:rPr>
          <w:sz w:val="24"/>
          <w:szCs w:val="24"/>
        </w:rPr>
      </w:pPr>
      <w:ins w:id="113"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EE70A0" w:rsidRPr="00EE70A0">
        <w:rPr>
          <w:sz w:val="24"/>
          <w:szCs w:val="24"/>
        </w:rPr>
        <w:t xml:space="preserve">(6.37) </w:t>
      </w:r>
      <w:r>
        <w:rPr>
          <w:sz w:val="24"/>
          <w:szCs w:val="24"/>
        </w:rPr>
        <w:fldChar w:fldCharType="end"/>
      </w:r>
      <w:ins w:id="114" w:author="Amicarelli Andrea (RSE)" w:date="2020-06-04T09:34:00Z">
        <w:r w:rsidRPr="00607996">
          <w:rPr>
            <w:sz w:val="24"/>
            <w:szCs w:val="24"/>
          </w:rPr>
          <w:t xml:space="preserve"> </w:t>
        </w:r>
        <w:r>
          <w:rPr>
            <w:sz w:val="24"/>
            <w:szCs w:val="24"/>
          </w:rPr>
          <w:t>represents the balance equation of the momentum of a solid rigid body</w:t>
        </w:r>
      </w:ins>
      <w:ins w:id="115" w:author="Amicarelli Andrea (RSE)" w:date="2020-06-04T09:35:00Z">
        <w:r>
          <w:rPr>
            <w:sz w:val="24"/>
            <w:szCs w:val="24"/>
          </w:rPr>
          <w:t>,</w:t>
        </w:r>
      </w:ins>
      <w:ins w:id="116" w:author="Amicarelli Andrea (RSE)" w:date="2020-06-04T09:34:00Z">
        <w:r>
          <w:rPr>
            <w:sz w:val="24"/>
            <w:szCs w:val="24"/>
          </w:rPr>
          <w:t xml:space="preserve"> which translates </w:t>
        </w:r>
      </w:ins>
      <w:ins w:id="117" w:author="Amicarelli Andrea (RSE)" w:date="2020-06-04T09:36:00Z">
        <w:r>
          <w:rPr>
            <w:sz w:val="24"/>
            <w:szCs w:val="24"/>
          </w:rPr>
          <w:t>with no rotation around its barycentre</w:t>
        </w:r>
      </w:ins>
      <w:ins w:id="118" w:author="Amicarelli Andrea (RSE)" w:date="2020-06-04T09:34:00Z">
        <w:r>
          <w:rPr>
            <w:sz w:val="24"/>
            <w:szCs w:val="24"/>
          </w:rPr>
          <w:t>.</w:t>
        </w:r>
      </w:ins>
      <w:r>
        <w:rPr>
          <w:sz w:val="24"/>
          <w:szCs w:val="24"/>
        </w:rPr>
        <w:t xml:space="preserve"> </w:t>
      </w:r>
      <w:ins w:id="119" w:author="Amicarelli Andrea (RSE)" w:date="2020-06-04T09:32:00Z">
        <w:r>
          <w:rPr>
            <w:sz w:val="24"/>
            <w:szCs w:val="24"/>
          </w:rPr>
          <w:t xml:space="preserve">The </w:t>
        </w:r>
      </w:ins>
      <w:ins w:id="120" w:author="Amicarelli Andrea (RSE)" w:date="2020-06-04T09:35:00Z">
        <w:r>
          <w:rPr>
            <w:sz w:val="24"/>
            <w:szCs w:val="24"/>
          </w:rPr>
          <w:t>s</w:t>
        </w:r>
      </w:ins>
      <w:ins w:id="121" w:author="Amicarelli Andrea (RSE)" w:date="2020-06-04T09:34:00Z">
        <w:r>
          <w:rPr>
            <w:sz w:val="24"/>
            <w:szCs w:val="24"/>
          </w:rPr>
          <w:t xml:space="preserve">econd </w:t>
        </w:r>
      </w:ins>
      <w:ins w:id="122"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00EE70A0" w:rsidRPr="00EE70A0">
        <w:rPr>
          <w:sz w:val="24"/>
          <w:szCs w:val="24"/>
        </w:rPr>
        <w:t xml:space="preserve">(6.37) </w:t>
      </w:r>
      <w:r>
        <w:rPr>
          <w:sz w:val="24"/>
          <w:szCs w:val="24"/>
        </w:rPr>
        <w:fldChar w:fldCharType="end"/>
      </w:r>
      <w:ins w:id="123" w:author="Amicarelli Andrea (RSE)" w:date="2020-06-04T09:34:00Z">
        <w:r>
          <w:rPr>
            <w:sz w:val="24"/>
            <w:szCs w:val="24"/>
          </w:rPr>
          <w:t xml:space="preserve">represents the </w:t>
        </w:r>
        <w:r>
          <w:rPr>
            <w:sz w:val="24"/>
            <w:szCs w:val="24"/>
          </w:rPr>
          <w:lastRenderedPageBreak/>
          <w:t>balance equation of the momentum of a solid rigid body which rotates with no translation of its barycentre</w:t>
        </w:r>
      </w:ins>
      <w:ins w:id="124" w:author="Amicarelli Andrea (RSE)" w:date="2020-06-04T09:35:00Z">
        <w:r>
          <w:rPr>
            <w:sz w:val="24"/>
            <w:szCs w:val="24"/>
          </w:rPr>
          <w:t>; it is the balance equation of the body angular momentum</w:t>
        </w:r>
      </w:ins>
      <w:ins w:id="125"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26" w:author="Amicarelli Andrea (RSE)" w:date="2020-06-04T09:25:00Z">
        <w:r>
          <w:rPr>
            <w:sz w:val="24"/>
            <w:szCs w:val="24"/>
          </w:rPr>
          <w:t xml:space="preserve">The following kinematics formulae are used for time integrating the body velocity and angular velocity to obtain the barycentre position and the </w:t>
        </w:r>
      </w:ins>
      <w:ins w:id="127"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28"/>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77" type="#_x0000_t75" style="width:64.65pt;height:31.55pt" o:ole="">
                  <v:imagedata r:id="rId119" o:title=""/>
                </v:shape>
                <o:OLEObject Type="Embed" ProgID="Equation.3" ShapeID="_x0000_i1077" DrawAspect="Content" ObjectID="_1675485696" r:id="rId120"/>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78" type="#_x0000_t75" style="width:47.8pt;height:32.05pt" o:ole="">
                  <v:imagedata r:id="rId121" o:title=""/>
                </v:shape>
                <o:OLEObject Type="Embed" ProgID="Equation.3" ShapeID="_x0000_i1078" DrawAspect="Content" ObjectID="_1675485697" r:id="rId122"/>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28"/>
            <w:r w:rsidR="00A14CDA">
              <w:rPr>
                <w:rStyle w:val="Rimandocommento"/>
                <w:rFonts w:ascii="Times New Roman" w:eastAsia="Times New Roman" w:hAnsi="Times New Roman"/>
                <w:b w:val="0"/>
                <w:bCs w:val="0"/>
                <w:color w:val="auto"/>
                <w:szCs w:val="20"/>
                <w:lang w:val="it-IT" w:eastAsia="it-IT"/>
              </w:rPr>
              <w:commentReference w:id="128"/>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29"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30"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31"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6.37</w:t>
      </w:r>
      <w:r w:rsidR="00EE70A0" w:rsidRPr="00EE70A0">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32"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33" w:author="Amicarelli Andrea (RSE)" w:date="2020-06-04T09:27:00Z">
        <w:r w:rsidR="00A32296">
          <w:rPr>
            <w:rFonts w:ascii="Times New Roman" w:hAnsi="Times New Roman"/>
            <w:lang w:val="en-GB"/>
          </w:rPr>
          <w:t>.</w:t>
        </w:r>
      </w:ins>
      <w:del w:id="134"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35" w:author="Amicarelli Andrea (RSE)" w:date="2020-06-04T09:27:00Z">
        <w:r w:rsidRPr="00276BBF" w:rsidDel="00A32296">
          <w:rPr>
            <w:rFonts w:ascii="Times New Roman" w:hAnsi="Times New Roman"/>
            <w:lang w:val="en-GB"/>
          </w:rPr>
          <w:delText>)</w:delText>
        </w:r>
      </w:del>
      <w:ins w:id="136"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37"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38"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6.37</w:t>
      </w:r>
      <w:r w:rsidR="00EE70A0" w:rsidRPr="00EE70A0">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39"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40"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41" w:author="Amicarelli Andrea (RSE)" w:date="2020-06-04T09:28:00Z">
        <w:r w:rsidRPr="00276BBF" w:rsidDel="00A32296">
          <w:rPr>
            <w:rFonts w:ascii="Times New Roman" w:hAnsi="Times New Roman"/>
            <w:lang w:val="en-GB"/>
          </w:rPr>
          <w:delText xml:space="preserve"> </w:delText>
        </w:r>
      </w:del>
      <w:ins w:id="142" w:author="Amicarelli Andrea (RSE)" w:date="2020-06-04T09:28:00Z">
        <w:r w:rsidR="00A32296">
          <w:rPr>
            <w:rFonts w:ascii="Times New Roman" w:hAnsi="Times New Roman"/>
            <w:lang w:val="en-GB"/>
          </w:rPr>
          <w:t xml:space="preserve">, where </w:t>
        </w:r>
      </w:ins>
      <w:del w:id="143"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44" w:author="Amicarelli Andrea (RSE)" w:date="2020-06-04T09:28:00Z">
        <w:r w:rsidRPr="00276BBF" w:rsidDel="00A32296">
          <w:rPr>
            <w:rFonts w:ascii="Times New Roman" w:hAnsi="Times New Roman"/>
            <w:lang w:val="en-GB"/>
          </w:rPr>
          <w:delText>)</w:delText>
        </w:r>
      </w:del>
      <w:ins w:id="145" w:author="Amicarelli Andrea (RSE)" w:date="2020-06-04T09:28:00Z">
        <w:r w:rsidR="00A32296">
          <w:rPr>
            <w:rFonts w:ascii="Times New Roman" w:hAnsi="Times New Roman"/>
            <w:lang w:val="en-GB"/>
          </w:rPr>
          <w:t>.</w:t>
        </w:r>
      </w:ins>
      <w:del w:id="146"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79" type="#_x0000_t75" style="width:15.25pt;height:22.05pt" o:ole="">
            <v:imagedata r:id="rId123" o:title=""/>
          </v:shape>
          <o:OLEObject Type="Embed" ProgID="Equation.3" ShapeID="_x0000_i1079" DrawAspect="Content" ObjectID="_1675485698" r:id="rId124"/>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47"/>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80" type="#_x0000_t75" style="width:273.8pt;height:82pt" o:ole="">
                  <v:imagedata r:id="rId125" o:title=""/>
                </v:shape>
                <o:OLEObject Type="Embed" ProgID="Equation.3" ShapeID="_x0000_i1080" DrawAspect="Content" ObjectID="_1675485699" r:id="rId126"/>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81" type="#_x0000_t75" style="width:278.55pt;height:116.15pt" o:ole="">
                  <v:imagedata r:id="rId127" o:title=""/>
                </v:shape>
                <o:OLEObject Type="Embed" ProgID="Equation.3" ShapeID="_x0000_i1081" DrawAspect="Content" ObjectID="_1675485700" r:id="rId128"/>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48"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48"/>
            <w:r w:rsidRPr="008007FF">
              <w:rPr>
                <w:rFonts w:ascii="Times New Roman" w:eastAsia="Times New Roman" w:hAnsi="Times New Roman"/>
                <w:b w:val="0"/>
                <w:bCs w:val="0"/>
                <w:color w:val="auto"/>
                <w:sz w:val="24"/>
                <w:szCs w:val="24"/>
                <w:lang w:eastAsia="it-IT"/>
              </w:rPr>
              <w:t xml:space="preserve"> </w:t>
            </w:r>
            <w:commentRangeEnd w:id="147"/>
            <w:r w:rsidR="008603CD">
              <w:rPr>
                <w:rStyle w:val="Rimandocommento"/>
                <w:rFonts w:ascii="Times New Roman" w:eastAsia="Times New Roman" w:hAnsi="Times New Roman"/>
                <w:b w:val="0"/>
                <w:bCs w:val="0"/>
                <w:color w:val="auto"/>
                <w:szCs w:val="20"/>
                <w:lang w:val="it-IT" w:eastAsia="it-IT"/>
              </w:rPr>
              <w:commentReference w:id="147"/>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49" w:author="Amicarelli Andrea (RSE)" w:date="2020-04-13T14:21:00Z">
        <w:r>
          <w:rPr>
            <w:rFonts w:ascii="Times New Roman" w:hAnsi="Times New Roman"/>
            <w:lang w:val="en-GB"/>
          </w:rPr>
          <w:t xml:space="preserve">One considers the final formulation of the </w:t>
        </w:r>
      </w:ins>
      <w:ins w:id="150" w:author="Amicarelli Andrea (RSE)" w:date="2020-06-04T09:29:00Z">
        <w:r w:rsidR="00A32296">
          <w:rPr>
            <w:rFonts w:ascii="Times New Roman" w:hAnsi="Times New Roman"/>
            <w:lang w:val="en-GB"/>
          </w:rPr>
          <w:t>second</w:t>
        </w:r>
      </w:ins>
      <w:ins w:id="151"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EE70A0" w:rsidRPr="00EE70A0">
        <w:rPr>
          <w:rFonts w:ascii="Times New Roman" w:hAnsi="Times New Roman"/>
          <w:lang w:val="en-GB"/>
        </w:rPr>
        <w:t>(6.37)</w:t>
      </w:r>
      <w:r>
        <w:rPr>
          <w:rFonts w:ascii="Times New Roman" w:hAnsi="Times New Roman"/>
          <w:lang w:val="en-GB"/>
        </w:rPr>
        <w:fldChar w:fldCharType="end"/>
      </w:r>
      <w:ins w:id="152"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53" w:author="Amicarelli Andrea (RSE)" w:date="2020-06-04T09:30:00Z">
        <w:r w:rsidR="00A32296">
          <w:rPr>
            <w:rFonts w:ascii="Times New Roman" w:hAnsi="Times New Roman"/>
            <w:lang w:val="en-GB"/>
          </w:rPr>
          <w:t>torque-</w:t>
        </w:r>
      </w:ins>
      <w:ins w:id="154" w:author="Amicarelli Andrea (RSE)" w:date="2020-04-13T14:21:00Z">
        <w:r w:rsidRPr="009E60BA">
          <w:rPr>
            <w:rFonts w:ascii="Times New Roman" w:hAnsi="Times New Roman"/>
            <w:lang w:val="en-GB"/>
          </w:rPr>
          <w:t>induced 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55" w:author="Amicarelli Andrea (RSE)" w:date="2020-06-04T09:52:00Z"/>
          <w:rFonts w:ascii="Times New Roman" w:hAnsi="Times New Roman"/>
          <w:lang w:val="en-GB"/>
        </w:rPr>
      </w:pPr>
      <w:ins w:id="156" w:author="Amicarelli Andrea (RSE)" w:date="2020-06-04T09:31:00Z">
        <w:r>
          <w:rPr>
            <w:rFonts w:ascii="Times New Roman" w:hAnsi="Times New Roman"/>
            <w:lang w:val="en-GB"/>
          </w:rPr>
          <w:t>T</w:t>
        </w:r>
      </w:ins>
      <w:ins w:id="157"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58" w:author="Amicarelli Andrea (RSE)" w:date="2020-06-04T09:50:00Z">
        <w:r>
          <w:rPr>
            <w:rFonts w:ascii="Times New Roman" w:hAnsi="Times New Roman"/>
            <w:lang w:val="en-GB"/>
          </w:rPr>
          <w:t xml:space="preserve">occurs when the integral of the </w:t>
        </w:r>
      </w:ins>
      <w:ins w:id="159" w:author="Amicarelli Andrea (RSE)" w:date="2020-06-04T09:51:00Z">
        <w:r>
          <w:rPr>
            <w:rFonts w:ascii="Times New Roman" w:hAnsi="Times New Roman"/>
            <w:lang w:val="en-GB"/>
          </w:rPr>
          <w:t xml:space="preserve">external forces, </w:t>
        </w:r>
      </w:ins>
      <w:ins w:id="160" w:author="Amicarelli Andrea (RSE)" w:date="2020-06-04T09:50:00Z">
        <w:r>
          <w:rPr>
            <w:rFonts w:ascii="Times New Roman" w:hAnsi="Times New Roman"/>
            <w:lang w:val="en-GB"/>
          </w:rPr>
          <w:t>internal forces</w:t>
        </w:r>
      </w:ins>
      <w:ins w:id="161" w:author="Amicarelli Andrea (RSE)" w:date="2020-06-04T09:51:00Z">
        <w:r>
          <w:rPr>
            <w:rFonts w:ascii="Times New Roman" w:hAnsi="Times New Roman"/>
            <w:lang w:val="en-GB"/>
          </w:rPr>
          <w:t xml:space="preserve"> and external torques are null, but the integral of the internal torque</w:t>
        </w:r>
      </w:ins>
      <w:ins w:id="162" w:author="Amicarelli Andrea (RSE)" w:date="2020-06-04T09:52:00Z">
        <w:r>
          <w:rPr>
            <w:rFonts w:ascii="Times New Roman" w:hAnsi="Times New Roman"/>
            <w:lang w:val="en-GB"/>
          </w:rPr>
          <w:t>s</w:t>
        </w:r>
      </w:ins>
      <w:ins w:id="163" w:author="Amicarelli Andrea (RSE)" w:date="2020-06-04T09:51:00Z">
        <w:r>
          <w:rPr>
            <w:rFonts w:ascii="Times New Roman" w:hAnsi="Times New Roman"/>
            <w:lang w:val="en-GB"/>
          </w:rPr>
          <w:t xml:space="preserve"> is non</w:t>
        </w:r>
      </w:ins>
      <w:ins w:id="164" w:author="Amicarelli Andrea (RSE)" w:date="2020-06-04T09:52:00Z">
        <w:r>
          <w:rPr>
            <w:rFonts w:ascii="Times New Roman" w:hAnsi="Times New Roman"/>
            <w:lang w:val="en-GB"/>
          </w:rPr>
          <w:t>-</w:t>
        </w:r>
      </w:ins>
      <w:ins w:id="165" w:author="Amicarelli Andrea (RSE)" w:date="2020-06-04T09:51:00Z">
        <w:r>
          <w:rPr>
            <w:rFonts w:ascii="Times New Roman" w:hAnsi="Times New Roman"/>
            <w:lang w:val="en-GB"/>
          </w:rPr>
          <w:t>null</w:t>
        </w:r>
      </w:ins>
      <w:ins w:id="166" w:author="Amicarelli Andrea (RSE)" w:date="2020-06-04T09:52:00Z">
        <w:r>
          <w:rPr>
            <w:rFonts w:ascii="Times New Roman" w:hAnsi="Times New Roman"/>
            <w:lang w:val="en-GB"/>
          </w:rPr>
          <w:t xml:space="preserve">. The internal torques are induced by the internal forces. These </w:t>
        </w:r>
      </w:ins>
      <w:ins w:id="167" w:author="Amicarelli Andrea (RSE)" w:date="2020-06-04T09:53:00Z">
        <w:r>
          <w:rPr>
            <w:rFonts w:ascii="Times New Roman" w:hAnsi="Times New Roman"/>
            <w:lang w:val="en-GB"/>
          </w:rPr>
          <w:t xml:space="preserve">normal and shear stresses within the body material </w:t>
        </w:r>
      </w:ins>
      <w:ins w:id="168" w:author="Amicarelli Andrea (RSE)" w:date="2020-06-04T09:52:00Z">
        <w:r>
          <w:rPr>
            <w:rFonts w:ascii="Times New Roman" w:hAnsi="Times New Roman"/>
            <w:lang w:val="en-GB"/>
          </w:rPr>
          <w:t xml:space="preserve">are </w:t>
        </w:r>
      </w:ins>
      <w:ins w:id="169" w:author="Amicarelli Andrea (RSE)" w:date="2020-06-04T09:50:00Z">
        <w:r>
          <w:rPr>
            <w:rFonts w:ascii="Times New Roman" w:hAnsi="Times New Roman"/>
            <w:lang w:val="en-GB"/>
          </w:rPr>
          <w:t>necessary to permit the centripetal accelerations</w:t>
        </w:r>
      </w:ins>
      <w:ins w:id="170" w:author="Amicarelli Andrea (RSE)" w:date="2020-06-04T09:52:00Z">
        <w:r>
          <w:rPr>
            <w:rFonts w:ascii="Times New Roman" w:hAnsi="Times New Roman"/>
            <w:lang w:val="en-GB"/>
          </w:rPr>
          <w:t xml:space="preserve"> of the material points of the body</w:t>
        </w:r>
      </w:ins>
      <w:ins w:id="171"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72" w:author="Amicarelli Andrea (RSE)" w:date="2020-06-04T09:43:00Z"/>
          <w:rFonts w:ascii="Times New Roman" w:hAnsi="Times New Roman"/>
          <w:lang w:val="en-GB"/>
        </w:rPr>
      </w:pPr>
      <w:ins w:id="173" w:author="Amicarelli Andrea (RSE)" w:date="2020-06-04T09:31:00Z">
        <w:r>
          <w:rPr>
            <w:rFonts w:ascii="Times New Roman" w:hAnsi="Times New Roman"/>
            <w:lang w:val="en-GB"/>
          </w:rPr>
          <w:t>T</w:t>
        </w:r>
      </w:ins>
      <w:ins w:id="174" w:author="Amicarelli Andrea (RSE)" w:date="2020-04-13T14:21:00Z">
        <w:r w:rsidR="009E60BA" w:rsidRPr="009E60BA">
          <w:rPr>
            <w:rFonts w:ascii="Times New Roman" w:hAnsi="Times New Roman"/>
            <w:lang w:val="en-GB"/>
          </w:rPr>
          <w:t>orque-free precession</w:t>
        </w:r>
      </w:ins>
      <w:ins w:id="175" w:author="Amicarelli Andrea (RSE)" w:date="2020-06-04T09:31:00Z">
        <w:r>
          <w:rPr>
            <w:rFonts w:ascii="Times New Roman" w:hAnsi="Times New Roman"/>
            <w:lang w:val="en-GB"/>
          </w:rPr>
          <w:t xml:space="preserve">s </w:t>
        </w:r>
      </w:ins>
      <w:ins w:id="176" w:author="Amicarelli Andrea (RSE)" w:date="2020-06-04T09:40:00Z">
        <w:r w:rsidR="008603CD">
          <w:rPr>
            <w:rFonts w:ascii="Times New Roman" w:hAnsi="Times New Roman"/>
            <w:lang w:val="en-GB"/>
          </w:rPr>
          <w:t xml:space="preserve">are prevented </w:t>
        </w:r>
      </w:ins>
      <w:ins w:id="177" w:author="Amicarelli Andrea (RSE)" w:date="2020-06-04T09:31:00Z">
        <w:r>
          <w:rPr>
            <w:rFonts w:ascii="Times New Roman" w:hAnsi="Times New Roman"/>
            <w:lang w:val="en-GB"/>
          </w:rPr>
          <w:t xml:space="preserve">if </w:t>
        </w:r>
      </w:ins>
      <w:ins w:id="178" w:author="Amicarelli Andrea (RSE)" w:date="2020-06-04T09:41:00Z">
        <w:r w:rsidR="008603CD">
          <w:rPr>
            <w:rFonts w:ascii="Times New Roman" w:hAnsi="Times New Roman"/>
            <w:lang w:val="en-GB"/>
          </w:rPr>
          <w:t xml:space="preserve">at least </w:t>
        </w:r>
      </w:ins>
      <w:ins w:id="179" w:author="Amicarelli Andrea (RSE)" w:date="2020-06-04T09:31:00Z">
        <w:r>
          <w:rPr>
            <w:rFonts w:ascii="Times New Roman" w:hAnsi="Times New Roman"/>
            <w:lang w:val="en-GB"/>
          </w:rPr>
          <w:t xml:space="preserve">one of the following requirements is satisfied: </w:t>
        </w:r>
      </w:ins>
      <w:ins w:id="180" w:author="Amicarelli Andrea (RSE)" w:date="2020-06-04T09:41:00Z">
        <w:r w:rsidR="008603CD">
          <w:rPr>
            <w:rFonts w:ascii="Times New Roman" w:hAnsi="Times New Roman"/>
            <w:lang w:val="en-GB"/>
          </w:rPr>
          <w:t xml:space="preserve">body symmetry around the current rotation axis; </w:t>
        </w:r>
      </w:ins>
      <w:ins w:id="181"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82" w:author="Amicarelli Andrea (RSE)" w:date="2020-06-04T09:41:00Z">
        <w:r w:rsidR="008603CD">
          <w:rPr>
            <w:rFonts w:ascii="Times New Roman" w:hAnsi="Times New Roman"/>
            <w:lang w:val="en-GB"/>
          </w:rPr>
          <w:t>null angular velocity</w:t>
        </w:r>
      </w:ins>
      <w:ins w:id="183"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84"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EE70A0" w:rsidRPr="00EE70A0">
        <w:rPr>
          <w:rFonts w:ascii="Times New Roman" w:hAnsi="Times New Roman"/>
          <w:lang w:val="en-GB"/>
        </w:rPr>
        <w:t>(6.37)</w:t>
      </w:r>
      <w:r>
        <w:rPr>
          <w:rFonts w:ascii="Times New Roman" w:hAnsi="Times New Roman"/>
          <w:lang w:val="en-GB"/>
        </w:rPr>
        <w:fldChar w:fldCharType="end"/>
      </w:r>
      <w:ins w:id="185" w:author="Amicarelli Andrea (RSE)" w:date="2020-06-04T09:45:00Z">
        <w:r>
          <w:rPr>
            <w:rFonts w:ascii="Times New Roman" w:hAnsi="Times New Roman"/>
            <w:lang w:val="en-GB"/>
          </w:rPr>
          <w:t xml:space="preserve"> and thus can induce a change in the rotation axis in the presence of an external torque. </w:t>
        </w:r>
      </w:ins>
      <w:ins w:id="186" w:author="Amicarelli Andrea (RSE)" w:date="2020-06-04T09:44:00Z">
        <w:r>
          <w:rPr>
            <w:rFonts w:ascii="Times New Roman" w:hAnsi="Times New Roman"/>
            <w:lang w:val="en-GB"/>
          </w:rPr>
          <w:t>Torque-induced precession is prevented if at least one of the following condition</w:t>
        </w:r>
      </w:ins>
      <w:ins w:id="187" w:author="Amicarelli Andrea (RSE)" w:date="2020-06-04T09:46:00Z">
        <w:r>
          <w:rPr>
            <w:rFonts w:ascii="Times New Roman" w:hAnsi="Times New Roman"/>
            <w:lang w:val="en-GB"/>
          </w:rPr>
          <w:t xml:space="preserve">s is </w:t>
        </w:r>
        <w:r>
          <w:rPr>
            <w:rFonts w:ascii="Times New Roman" w:hAnsi="Times New Roman"/>
            <w:lang w:val="en-GB"/>
          </w:rPr>
          <w:lastRenderedPageBreak/>
          <w:t>satisfied: body symmetry around the current rotation axis; body symmetry around the plane normal to the current rotation axis and passing for the body barycentre; null torque.</w:t>
        </w:r>
      </w:ins>
      <w:del w:id="188"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6.37</w:t>
      </w:r>
      <w:r w:rsidR="00EE70A0" w:rsidRPr="00EE70A0">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89"/>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82" type="#_x0000_t75" style="width:151.35pt;height:17.35pt" o:ole="">
                  <v:imagedata r:id="rId129" o:title=""/>
                </v:shape>
                <o:OLEObject Type="Embed" ProgID="Equation.3" ShapeID="_x0000_i1082" DrawAspect="Content" ObjectID="_1675485701" r:id="rId13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0"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0"/>
            <w:r w:rsidRPr="008007FF">
              <w:rPr>
                <w:rFonts w:ascii="Times New Roman" w:eastAsia="Times New Roman" w:hAnsi="Times New Roman"/>
                <w:b w:val="0"/>
                <w:bCs w:val="0"/>
                <w:color w:val="auto"/>
                <w:sz w:val="24"/>
                <w:szCs w:val="24"/>
                <w:lang w:eastAsia="it-IT"/>
              </w:rPr>
              <w:t xml:space="preserve"> </w:t>
            </w:r>
            <w:commentRangeEnd w:id="189"/>
            <w:r w:rsidR="008A206F">
              <w:rPr>
                <w:rStyle w:val="Rimandocommento"/>
                <w:rFonts w:ascii="Times New Roman" w:eastAsia="Times New Roman" w:hAnsi="Times New Roman"/>
                <w:b w:val="0"/>
                <w:bCs w:val="0"/>
                <w:color w:val="auto"/>
                <w:szCs w:val="20"/>
                <w:lang w:val="it-IT" w:eastAsia="it-IT"/>
              </w:rPr>
              <w:commentReference w:id="189"/>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EE70A0">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83" type="#_x0000_t75" style="width:79.35pt;height:26.8pt" o:ole="">
                  <v:imagedata r:id="rId131" o:title=""/>
                </v:shape>
                <o:OLEObject Type="Embed" ProgID="Equation.3" ShapeID="_x0000_i1083" DrawAspect="Content" ObjectID="_1675485702" r:id="rId132"/>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EE70A0" w:rsidRPr="00EE70A0">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EE70A0">
        <w:rPr>
          <w:rFonts w:ascii="Times New Roman" w:hAnsi="Times New Roman"/>
          <w:lang w:val="en-GB"/>
        </w:rPr>
        <w:t>6.4</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EE70A0">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6.37</w:t>
      </w:r>
      <w:r w:rsidR="00EE70A0" w:rsidRPr="00EE70A0">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84" type="#_x0000_t75" style="width:90.9pt;height:27.85pt" o:ole="">
                  <v:imagedata r:id="rId133" o:title=""/>
                </v:shape>
                <o:OLEObject Type="Embed" ProgID="Equation.3" ShapeID="_x0000_i1084" DrawAspect="Content" ObjectID="_1675485703" r:id="rId134"/>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6.37</w:t>
      </w:r>
      <w:r w:rsidR="00EE70A0" w:rsidRPr="00EE70A0">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85" type="#_x0000_t75" style="width:91.95pt;height:19.95pt" o:ole="">
                  <v:imagedata r:id="rId135" o:title=""/>
                </v:shape>
                <o:OLEObject Type="Embed" ProgID="Equation.3" ShapeID="_x0000_i1085" DrawAspect="Content" ObjectID="_1675485704" r:id="rId13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86" type="#_x0000_t75" style="width:19.45pt;height:17.35pt" o:ole="">
            <v:imagedata r:id="rId137" o:title=""/>
          </v:shape>
          <o:OLEObject Type="Embed" ProgID="Equation.3" ShapeID="_x0000_i1086" DrawAspect="Content" ObjectID="_1675485705" r:id="rId138"/>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87" type="#_x0000_t75" style="width:283.25pt;height:19.95pt" o:ole="">
                  <v:imagedata r:id="rId139" o:title=""/>
                </v:shape>
                <o:OLEObject Type="Embed" ProgID="Equation.3" ShapeID="_x0000_i1087" DrawAspect="Content" ObjectID="_1675485706" r:id="rId140"/>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88" type="#_x0000_t75" style="width:155.05pt;height:20.5pt" o:ole="">
                  <v:imagedata r:id="rId141" o:title=""/>
                </v:shape>
                <o:OLEObject Type="Embed" ProgID="Equation.3" ShapeID="_x0000_i1088" DrawAspect="Content" ObjectID="_1675485707" r:id="rId142"/>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89" type="#_x0000_t75" style="width:142.95pt;height:49.95pt" o:ole="">
                  <v:imagedata r:id="rId143" o:title=""/>
                </v:shape>
                <o:OLEObject Type="Embed" ProgID="Equation.3" ShapeID="_x0000_i1089" DrawAspect="Content" ObjectID="_1675485708" r:id="rId144"/>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90" type="#_x0000_t75" style="width:140.3pt;height:50.45pt" o:ole="">
                  <v:imagedata r:id="rId145" o:title=""/>
                </v:shape>
                <o:OLEObject Type="Embed" ProgID="Equation.3" ShapeID="_x0000_i1090" DrawAspect="Content" ObjectID="_1675485709" r:id="rId146"/>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91" type="#_x0000_t75" style="width:137.7pt;height:47.8pt" o:ole="">
                  <v:imagedata r:id="rId147" o:title=""/>
                </v:shape>
                <o:OLEObject Type="Embed" ProgID="Equation.3" ShapeID="_x0000_i1091" DrawAspect="Content" ObjectID="_1675485710" r:id="rId148"/>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91" w:author="Amicarelli Andrea (RSE)" w:date="2020-04-13T11:56:00Z"/>
          <w:rFonts w:ascii="Times New Roman" w:hAnsi="Times New Roman"/>
          <w:lang w:val="en-GB"/>
        </w:rPr>
      </w:pPr>
      <w:ins w:id="192" w:author="Amicarelli Andrea (RSE)" w:date="2020-04-13T11:56:00Z">
        <w:r>
          <w:rPr>
            <w:rFonts w:ascii="Times New Roman" w:hAnsi="Times New Roman"/>
            <w:lang w:val="en-GB"/>
          </w:rPr>
          <w:lastRenderedPageBreak/>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93" w:name="_Ref521058256"/>
      <w:bookmarkStart w:id="194" w:name="_Toc64440417"/>
      <w:r>
        <w:t>Improving 3D rotations</w:t>
      </w:r>
      <w:bookmarkEnd w:id="193"/>
      <w:bookmarkEnd w:id="194"/>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92" type="#_x0000_t75" style="width:47.8pt;height:32.05pt" o:ole="">
                  <v:imagedata r:id="rId121" o:title=""/>
                </v:shape>
                <o:OLEObject Type="Embed" ProgID="Equation.3" ShapeID="_x0000_i1092" DrawAspect="Content" ObjectID="_1675485711" r:id="rId149"/>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93" type="#_x0000_t75" style="width:67.8pt;height:22.05pt" o:ole="">
                  <v:imagedata r:id="rId150" o:title=""/>
                </v:shape>
                <o:OLEObject Type="Embed" ProgID="Equation.3" ShapeID="_x0000_i1093" DrawAspect="Content" ObjectID="_1675485712" r:id="rId15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95"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95"/>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EE70A0" w:rsidRPr="00BC1AE1">
        <w:rPr>
          <w:rFonts w:ascii="Times New Roman" w:hAnsi="Times New Roman"/>
        </w:rPr>
        <w:t>(</w:t>
      </w:r>
      <w:r w:rsidR="00EE70A0" w:rsidRPr="00EE70A0">
        <w:rPr>
          <w:rFonts w:ascii="Times New Roman" w:hAnsi="Times New Roman"/>
          <w:bCs/>
          <w:noProof/>
        </w:rPr>
        <w:t>6.45</w:t>
      </w:r>
      <w:r w:rsidR="00EE70A0" w:rsidRPr="00BC1AE1">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94" type="#_x0000_t75" style="width:96.2pt;height:34.7pt" o:ole="">
                  <v:imagedata r:id="rId152" o:title=""/>
                </v:shape>
                <o:OLEObject Type="Embed" ProgID="Equation.3" ShapeID="_x0000_i1094" DrawAspect="Content" ObjectID="_1675485713" r:id="rId15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95" type="#_x0000_t75" style="width:229.15pt;height:22.05pt" o:ole="">
                  <v:imagedata r:id="rId154" o:title=""/>
                </v:shape>
                <o:OLEObject Type="Embed" ProgID="Equation.3" ShapeID="_x0000_i1095" DrawAspect="Content" ObjectID="_1675485714" r:id="rId15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96" type="#_x0000_t75" style="width:166.6pt;height:57.8pt" o:ole="">
                  <v:imagedata r:id="rId156" o:title=""/>
                </v:shape>
                <o:OLEObject Type="Embed" ProgID="Equation.3" ShapeID="_x0000_i1096" DrawAspect="Content" ObjectID="_1675485715" r:id="rId15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97" type="#_x0000_t75" style="width:438.3pt;height:52.05pt" o:ole="">
                  <v:imagedata r:id="rId158" o:title=""/>
                </v:shape>
                <o:OLEObject Type="Embed" ProgID="Equation.3" ShapeID="_x0000_i1097" DrawAspect="Content" ObjectID="_1675485716" r:id="rId159"/>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96" w:author="Amicarelli Andrea (RSE)" w:date="2020-04-13T14:27:00Z"/>
          <w:rFonts w:ascii="Times New Roman" w:hAnsi="Times New Roman"/>
          <w:lang w:val="en-GB"/>
        </w:rPr>
      </w:pPr>
      <w:ins w:id="197"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98" type="#_x0000_t75" style="width:62pt;height:19.95pt" o:ole="">
                  <v:imagedata r:id="rId160" o:title=""/>
                </v:shape>
                <o:OLEObject Type="Embed" ProgID="Equation.3" ShapeID="_x0000_i1098" DrawAspect="Content" ObjectID="_1675485717" r:id="rId161"/>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99" type="#_x0000_t75" style="width:46.75pt;height:41.5pt" o:ole="">
                  <v:imagedata r:id="rId162" o:title=""/>
                </v:shape>
                <o:OLEObject Type="Embed" ProgID="Equation.3" ShapeID="_x0000_i1099" DrawAspect="Content" ObjectID="_1675485718" r:id="rId163"/>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100" type="#_x0000_t75" style="width:55.7pt;height:23.65pt" o:ole="">
                  <v:imagedata r:id="rId164" o:title=""/>
                </v:shape>
                <o:OLEObject Type="Embed" ProgID="Equation.3" ShapeID="_x0000_i1100" DrawAspect="Content" ObjectID="_1675485719" r:id="rId16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EE70A0">
        <w:rPr>
          <w:rFonts w:ascii="Times New Roman" w:hAnsi="Times New Roman"/>
          <w:lang w:val="en-GB"/>
        </w:rPr>
        <w:t>6.4</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101" type="#_x0000_t75" style="width:64.65pt;height:39.95pt" o:ole="">
                  <v:imagedata r:id="rId166" o:title=""/>
                </v:shape>
                <o:OLEObject Type="Embed" ProgID="Equation.3" ShapeID="_x0000_i1101" DrawAspect="Content" ObjectID="_1675485720" r:id="rId16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102" type="#_x0000_t75" style="width:92.5pt;height:46.25pt" o:ole="">
                  <v:imagedata r:id="rId168" o:title=""/>
                </v:shape>
                <o:OLEObject Type="Embed" ProgID="Equation.3" ShapeID="_x0000_i1102" DrawAspect="Content" ObjectID="_1675485721" r:id="rId169"/>
              </w:object>
            </w:r>
            <w:r>
              <w:rPr>
                <w:sz w:val="20"/>
                <w:szCs w:val="20"/>
              </w:rPr>
              <w:t xml:space="preserve">, but don’t use </w:t>
            </w:r>
            <w:r w:rsidRPr="00BB467A">
              <w:rPr>
                <w:position w:val="-40"/>
                <w:sz w:val="20"/>
                <w:szCs w:val="20"/>
              </w:rPr>
              <w:object w:dxaOrig="2100" w:dyaOrig="920">
                <v:shape id="_x0000_i1103" type="#_x0000_t75" style="width:105.1pt;height:46.25pt" o:ole="">
                  <v:imagedata r:id="rId170" o:title=""/>
                </v:shape>
                <o:OLEObject Type="Embed" ProgID="Equation.3" ShapeID="_x0000_i1103" DrawAspect="Content" ObjectID="_1675485722" r:id="rId17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104" type="#_x0000_t75" style="width:79.9pt;height:44.15pt" o:ole="">
                  <v:imagedata r:id="rId172" o:title=""/>
                </v:shape>
                <o:OLEObject Type="Embed" ProgID="Equation.3" ShapeID="_x0000_i1104" DrawAspect="Content" ObjectID="_1675485723" r:id="rId173"/>
              </w:object>
            </w:r>
            <w:r>
              <w:rPr>
                <w:sz w:val="20"/>
                <w:szCs w:val="20"/>
              </w:rPr>
              <w:t xml:space="preserve">,   </w:t>
            </w:r>
            <w:r w:rsidRPr="00BB467A">
              <w:rPr>
                <w:position w:val="-38"/>
                <w:sz w:val="20"/>
                <w:szCs w:val="20"/>
              </w:rPr>
              <w:object w:dxaOrig="1520" w:dyaOrig="800">
                <v:shape id="_x0000_i1105" type="#_x0000_t75" style="width:76.2pt;height:39.95pt" o:ole="">
                  <v:imagedata r:id="rId174" o:title=""/>
                </v:shape>
                <o:OLEObject Type="Embed" ProgID="Equation.3" ShapeID="_x0000_i1105" DrawAspect="Content" ObjectID="_1675485724" r:id="rId17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106" type="#_x0000_t75" style="width:322.15pt;height:140.85pt" o:ole="">
                  <v:imagedata r:id="rId176" o:title=""/>
                </v:shape>
                <o:OLEObject Type="Embed" ProgID="Equation.3" ShapeID="_x0000_i1106" DrawAspect="Content" ObjectID="_1675485725" r:id="rId177"/>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6A2FDC">
      <w:pPr>
        <w:pStyle w:val="Amicarellititle2"/>
        <w:numPr>
          <w:ilvl w:val="1"/>
          <w:numId w:val="22"/>
        </w:numPr>
      </w:pPr>
      <w:bookmarkStart w:id="198" w:name="_Ref32419481"/>
      <w:bookmarkStart w:id="199" w:name="_Ref32424023"/>
      <w:bookmarkStart w:id="200" w:name="_Ref32484255"/>
      <w:bookmarkStart w:id="201" w:name="_Ref32484709"/>
      <w:bookmarkStart w:id="202" w:name="_Ref32585923"/>
      <w:bookmarkStart w:id="203" w:name="_Toc36631727"/>
      <w:bookmarkStart w:id="204" w:name="_Toc64440418"/>
      <w:commentRangeStart w:id="205"/>
      <w:r w:rsidRPr="00343DEA">
        <w:t>Reaction forces</w:t>
      </w:r>
      <w:bookmarkEnd w:id="198"/>
      <w:bookmarkEnd w:id="199"/>
      <w:bookmarkEnd w:id="200"/>
      <w:bookmarkEnd w:id="201"/>
      <w:bookmarkEnd w:id="202"/>
      <w:bookmarkEnd w:id="203"/>
      <w:commentRangeEnd w:id="205"/>
      <w:r w:rsidR="00D64F0F">
        <w:rPr>
          <w:rStyle w:val="Rimandocommento"/>
          <w:b w:val="0"/>
          <w:szCs w:val="20"/>
          <w:lang w:val="it-IT"/>
        </w:rPr>
        <w:commentReference w:id="205"/>
      </w:r>
      <w:bookmarkEnd w:id="204"/>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Pr>
          <w:rFonts w:ascii="Times New Roman" w:hAnsi="Times New Roman"/>
          <w:lang w:val="en-GB"/>
        </w:rPr>
        <w:t>, [</w:t>
      </w:r>
      <w:r w:rsidR="00E37C1F">
        <w:rPr>
          <w:rFonts w:ascii="Times New Roman" w:hAnsi="Times New Roman"/>
          <w:lang w:val="en-GB"/>
        </w:rPr>
        <w:fldChar w:fldCharType="begin"/>
      </w:r>
      <w:r w:rsidR="00E37C1F">
        <w:rPr>
          <w:rFonts w:ascii="Times New Roman" w:hAnsi="Times New Roman"/>
          <w:lang w:val="en-GB"/>
        </w:rPr>
        <w:instrText xml:space="preserve"> REF _Ref341105676 \r \h </w:instrText>
      </w:r>
      <w:r w:rsidR="00E37C1F">
        <w:rPr>
          <w:rFonts w:ascii="Times New Roman" w:hAnsi="Times New Roman"/>
          <w:lang w:val="en-GB"/>
        </w:rPr>
      </w:r>
      <w:r w:rsidR="00E37C1F">
        <w:rPr>
          <w:rFonts w:ascii="Times New Roman" w:hAnsi="Times New Roman"/>
          <w:lang w:val="en-GB"/>
        </w:rPr>
        <w:fldChar w:fldCharType="separate"/>
      </w:r>
      <w:r w:rsidR="00EE70A0">
        <w:rPr>
          <w:rFonts w:ascii="Times New Roman" w:hAnsi="Times New Roman"/>
          <w:lang w:val="en-GB"/>
        </w:rPr>
        <w:t>138</w:t>
      </w:r>
      <w:r w:rsidR="00E37C1F">
        <w:rPr>
          <w:rFonts w:ascii="Times New Roman" w:hAnsi="Times New Roman"/>
          <w:lang w:val="en-GB"/>
        </w:rPr>
        <w:fldChar w:fldCharType="end"/>
      </w:r>
      <w:r w:rsidR="00E37C1F">
        <w:rPr>
          <w:rFonts w:ascii="Times New Roman" w:hAnsi="Times New Roman"/>
          <w:lang w:val="en-GB"/>
        </w:rPr>
        <w:t>]</w:t>
      </w:r>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ins w:id="206" w:author="Amicarelli Andrea (RSE)" w:date="2020-09-14T18:06:00Z"/>
          <w:rFonts w:ascii="Times New Roman" w:hAnsi="Times New Roman"/>
          <w:lang w:val="en-GB"/>
        </w:rPr>
      </w:pPr>
      <w:r w:rsidRPr="00EF0B15">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660577" w:rsidRDefault="00660577" w:rsidP="00660577">
      <w:pPr>
        <w:pStyle w:val="Normale1"/>
        <w:spacing w:line="240" w:lineRule="auto"/>
        <w:jc w:val="both"/>
        <w:rPr>
          <w:ins w:id="207" w:author="Amicarelli Andrea (RSE)" w:date="2020-09-14T21:45:00Z"/>
          <w:rFonts w:ascii="Times New Roman" w:hAnsi="Times New Roman"/>
          <w:lang w:val="en-GB"/>
        </w:rPr>
      </w:pPr>
      <w:ins w:id="208" w:author="Amicarelli Andrea (RSE)" w:date="2020-09-14T21:45:00Z">
        <w:r>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w:t>
        </w:r>
        <w:r>
          <w:rPr>
            <w:rFonts w:ascii="Times New Roman" w:hAnsi="Times New Roman"/>
            <w:lang w:val="en-GB"/>
          </w:rPr>
          <w:lastRenderedPageBreak/>
          <w:t>friction as if the solids were deformable. Nonetheless, curved surfaces are not currently permitted when initializing a rigid body.</w:t>
        </w:r>
      </w:ins>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209" w:name="_Toc482633744"/>
      <w:bookmarkStart w:id="210" w:name="_Ref521058275"/>
      <w:bookmarkStart w:id="211" w:name="_Toc64440419"/>
      <w:r w:rsidRPr="00757D25">
        <w:t>Sliding friction force</w:t>
      </w:r>
      <w:bookmarkEnd w:id="209"/>
      <w:bookmarkEnd w:id="210"/>
      <w:bookmarkEnd w:id="211"/>
    </w:p>
    <w:p w:rsidR="0088494B" w:rsidRDefault="00ED0B27" w:rsidP="001B4F72">
      <w:pPr>
        <w:pStyle w:val="Normale1"/>
        <w:spacing w:line="240" w:lineRule="auto"/>
        <w:jc w:val="both"/>
        <w:rPr>
          <w:rFonts w:ascii="Times New Roman" w:hAnsi="Times New Roman"/>
        </w:rPr>
      </w:pPr>
      <w:ins w:id="212"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213"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214" w:author="Amicarelli Andrea (RSE)" w:date="2020-04-13T11:54:00Z"/>
          <w:rFonts w:ascii="Times New Roman" w:hAnsi="Times New Roman"/>
        </w:rPr>
      </w:pPr>
      <w:ins w:id="215"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216" w:name="_Toc64440420"/>
      <w:r w:rsidRPr="00757D25">
        <w:rPr>
          <w:lang w:val="en-GB"/>
        </w:rPr>
        <w:t>Aerial stage</w:t>
      </w:r>
      <w:r>
        <w:rPr>
          <w:lang w:val="en-GB"/>
        </w:rPr>
        <w:t xml:space="preserve"> (non-negative value for the input friction angle and body-frontier interactions)</w:t>
      </w:r>
      <w:bookmarkEnd w:id="216"/>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107" type="#_x0000_t75" style="width:183.95pt;height:21.55pt" o:ole="">
                  <v:imagedata r:id="rId178" o:title=""/>
                </v:shape>
                <o:OLEObject Type="Embed" ProgID="Equation.3" ShapeID="_x0000_i1107" DrawAspect="Content" ObjectID="_1675485726" r:id="rId17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217"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108" type="#_x0000_t75" style="width:69.35pt;height:19.45pt" o:ole="">
                  <v:imagedata r:id="rId180" o:title=""/>
                </v:shape>
                <o:OLEObject Type="Embed" ProgID="Equation.3" ShapeID="_x0000_i1108" DrawAspect="Content" ObjectID="_1675485727" r:id="rId18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109" type="#_x0000_t75" style="width:136.1pt;height:22.6pt" o:ole="">
                  <v:imagedata r:id="rId182" o:title=""/>
                </v:shape>
                <o:OLEObject Type="Embed" ProgID="Equation.3" ShapeID="_x0000_i1109" DrawAspect="Content" ObjectID="_1675485728"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110" type="#_x0000_t75" style="width:83.55pt;height:22.6pt" o:ole="">
                  <v:imagedata r:id="rId184" o:title=""/>
                </v:shape>
                <o:OLEObject Type="Embed" ProgID="Equation.3" ShapeID="_x0000_i1110" DrawAspect="Content" ObjectID="_1675485729"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111" type="#_x0000_t75" style="width:75.15pt;height:33.1pt" o:ole="">
                  <v:imagedata r:id="rId186" o:title=""/>
                </v:shape>
                <o:OLEObject Type="Embed" ProgID="Equation.3" ShapeID="_x0000_i1111" DrawAspect="Content" ObjectID="_1675485730"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112" type="#_x0000_t75" style="width:19.45pt;height:17.35pt" o:ole="">
            <v:imagedata r:id="rId188" o:title=""/>
          </v:shape>
          <o:OLEObject Type="Embed" ProgID="Equation.3" ShapeID="_x0000_i1112" DrawAspect="Content" ObjectID="_1675485731" r:id="rId189"/>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218" w:author="Amicarelli Andrea (RSE)" w:date="2020-04-13T11:51:00Z"/>
          <w:rFonts w:ascii="Times New Roman" w:hAnsi="Times New Roman"/>
          <w:sz w:val="24"/>
          <w:szCs w:val="24"/>
        </w:rPr>
      </w:pPr>
      <w:del w:id="219"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220" w:name="_Toc482633745"/>
      <w:bookmarkStart w:id="221" w:name="_Toc64440421"/>
      <w:r w:rsidRPr="00757D25">
        <w:rPr>
          <w:lang w:val="en-GB"/>
        </w:rPr>
        <w:t>Aerial stage</w:t>
      </w:r>
      <w:bookmarkEnd w:id="220"/>
      <w:r>
        <w:rPr>
          <w:lang w:val="en-GB"/>
        </w:rPr>
        <w:t xml:space="preserve"> (negative value for the input friction angle or body-body interactions)</w:t>
      </w:r>
      <w:bookmarkEnd w:id="221"/>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113" type="#_x0000_t75" style="width:102.5pt;height:19.95pt" o:ole="">
                  <v:imagedata r:id="rId190" o:title=""/>
                </v:shape>
                <o:OLEObject Type="Embed" ProgID="Equation.3" ShapeID="_x0000_i1113" DrawAspect="Content" ObjectID="_1675485732" r:id="rId19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114" type="#_x0000_t75" style="width:92.5pt;height:24.7pt" o:ole="">
                  <v:imagedata r:id="rId192" o:title=""/>
                </v:shape>
                <o:OLEObject Type="Embed" ProgID="Equation.3" ShapeID="_x0000_i1114" DrawAspect="Content" ObjectID="_1675485733" r:id="rId19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115" type="#_x0000_t75" style="width:86.2pt;height:22.6pt" o:ole="">
                  <v:imagedata r:id="rId194" o:title=""/>
                </v:shape>
                <o:OLEObject Type="Embed" ProgID="Equation.3" ShapeID="_x0000_i1115" DrawAspect="Content" ObjectID="_1675485734" r:id="rId19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16" type="#_x0000_t75" style="width:52.55pt;height:21.55pt" o:ole="">
                  <v:imagedata r:id="rId196" o:title=""/>
                </v:shape>
                <o:OLEObject Type="Embed" ProgID="Equation.3" ShapeID="_x0000_i1116" DrawAspect="Content" ObjectID="_1675485735" r:id="rId197"/>
              </w:object>
            </w:r>
          </w:p>
          <w:p w:rsidR="00FC592D" w:rsidRDefault="00FC592D" w:rsidP="00B91873">
            <w:pPr>
              <w:spacing w:line="240" w:lineRule="auto"/>
              <w:jc w:val="center"/>
            </w:pPr>
            <w:r w:rsidRPr="00295FB3">
              <w:rPr>
                <w:position w:val="-14"/>
              </w:rPr>
              <w:object w:dxaOrig="4140" w:dyaOrig="380">
                <v:shape id="_x0000_i1117" type="#_x0000_t75" style="width:206pt;height:19.45pt" o:ole="">
                  <v:imagedata r:id="rId198" o:title=""/>
                </v:shape>
                <o:OLEObject Type="Embed" ProgID="Equation.3" ShapeID="_x0000_i1117" DrawAspect="Content" ObjectID="_1675485736" r:id="rId199"/>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18" type="#_x0000_t75" style="width:1in;height:19.45pt" o:ole="">
                  <v:imagedata r:id="rId200" o:title=""/>
                </v:shape>
                <o:OLEObject Type="Embed" ProgID="Equation.3" ShapeID="_x0000_i1118" DrawAspect="Content" ObjectID="_1675485737" r:id="rId20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222"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223"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224"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225" w:name="_Toc482633746"/>
      <w:bookmarkStart w:id="226" w:name="_Toc64440422"/>
      <w:r w:rsidRPr="000D6B1C">
        <w:rPr>
          <w:lang w:val="en-GB"/>
        </w:rPr>
        <w:t>Submerged stage</w:t>
      </w:r>
      <w:bookmarkEnd w:id="225"/>
      <w:bookmarkEnd w:id="226"/>
    </w:p>
    <w:p w:rsidR="00585F46" w:rsidRDefault="00585F46" w:rsidP="00585F46">
      <w:pPr>
        <w:pStyle w:val="Normale1"/>
        <w:spacing w:line="240" w:lineRule="auto"/>
        <w:jc w:val="both"/>
        <w:rPr>
          <w:rFonts w:ascii="Times New Roman" w:hAnsi="Times New Roman"/>
          <w:lang w:val="en-GB"/>
        </w:rPr>
      </w:pPr>
      <w:commentRangeStart w:id="227"/>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19" type="#_x0000_t75" style="width:120.35pt;height:22.05pt" o:ole="">
                  <v:imagedata r:id="rId202" o:title=""/>
                </v:shape>
                <o:OLEObject Type="Embed" ProgID="Equation.3" ShapeID="_x0000_i1119" DrawAspect="Content" ObjectID="_1675485738" r:id="rId20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20" type="#_x0000_t75" style="width:125.6pt;height:23.65pt" o:ole="">
                  <v:imagedata r:id="rId204" o:title=""/>
                </v:shape>
                <o:OLEObject Type="Embed" ProgID="Equation.3" ShapeID="_x0000_i1120" DrawAspect="Content" ObjectID="_1675485739" r:id="rId20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CD60FF" w:rsidP="00585F46">
      <w:pPr>
        <w:pStyle w:val="Normale1"/>
        <w:spacing w:line="240" w:lineRule="auto"/>
        <w:jc w:val="both"/>
        <w:rPr>
          <w:rFonts w:ascii="Times New Roman" w:hAnsi="Times New Roman"/>
          <w:lang w:val="en-GB"/>
        </w:rPr>
      </w:pPr>
      <w:r>
        <w:rPr>
          <w:rFonts w:ascii="Times New Roman" w:hAnsi="Times New Roman"/>
          <w:lang w:val="en-GB"/>
        </w:rPr>
        <w:t xml:space="preserve">In order to prevent a dissipative force to increase the energy of the system, </w:t>
      </w:r>
      <w:r w:rsidR="00585F46" w:rsidRPr="00EF0B15">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21" type="#_x0000_t75" style="width:71.45pt;height:30.5pt" o:ole="">
                  <v:imagedata r:id="rId206" o:title=""/>
                </v:shape>
                <o:OLEObject Type="Embed" ProgID="Equation.3" ShapeID="_x0000_i1121" DrawAspect="Content" ObjectID="_1675485740" r:id="rId207"/>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22" type="#_x0000_t75" style="width:19.95pt;height:18.4pt" o:ole="">
            <v:imagedata r:id="rId208" o:title=""/>
          </v:shape>
          <o:OLEObject Type="Embed" ProgID="Equation.3" ShapeID="_x0000_i1122" DrawAspect="Content" ObjectID="_1675485741" r:id="rId209"/>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Pr>
          <w:rFonts w:ascii="Times New Roman" w:hAnsi="Times New Roman"/>
          <w:lang w:val="en-GB"/>
        </w:rPr>
        <w:t xml:space="preserve"> This limiter is excessive as it avoids any surface velocity reversal.</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27"/>
      <w:r>
        <w:rPr>
          <w:rStyle w:val="Rimandocommento"/>
          <w:rFonts w:ascii="Times New Roman" w:hAnsi="Times New Roman"/>
          <w:szCs w:val="20"/>
        </w:rPr>
        <w:commentReference w:id="227"/>
      </w:r>
    </w:p>
    <w:p w:rsidR="00FC592D" w:rsidRPr="00757D25" w:rsidDel="00585F46" w:rsidRDefault="00FC592D" w:rsidP="00FC592D">
      <w:pPr>
        <w:spacing w:after="0" w:line="240" w:lineRule="auto"/>
        <w:jc w:val="both"/>
        <w:rPr>
          <w:del w:id="228" w:author="Amicarelli Andrea (RSE)" w:date="2020-04-13T10:22:00Z"/>
          <w:rFonts w:ascii="Times New Roman" w:hAnsi="Times New Roman"/>
          <w:sz w:val="24"/>
          <w:szCs w:val="24"/>
        </w:rPr>
      </w:pPr>
      <w:del w:id="229"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30" w:author="Amicarelli Andrea (RSE)" w:date="2020-04-13T10:22:00Z"/>
        </w:trPr>
        <w:tc>
          <w:tcPr>
            <w:tcW w:w="4539" w:type="pct"/>
            <w:vAlign w:val="center"/>
          </w:tcPr>
          <w:p w:rsidR="00FC592D" w:rsidRPr="00757D25" w:rsidDel="00585F46" w:rsidRDefault="00FC592D" w:rsidP="00B91873">
            <w:pPr>
              <w:spacing w:line="240" w:lineRule="auto"/>
              <w:jc w:val="center"/>
              <w:rPr>
                <w:del w:id="231" w:author="Amicarelli Andrea (RSE)" w:date="2020-04-13T10:22:00Z"/>
              </w:rPr>
            </w:pPr>
            <w:del w:id="232" w:author="Amicarelli Andrea (RSE)" w:date="2020-04-13T10:22:00Z">
              <w:r w:rsidRPr="004B0BEC" w:rsidDel="00585F46">
                <w:rPr>
                  <w:position w:val="-16"/>
                </w:rPr>
                <w:object w:dxaOrig="660" w:dyaOrig="400">
                  <v:shape id="_x0000_i1123" type="#_x0000_t75" style="width:32.6pt;height:19.95pt" o:ole="">
                    <v:imagedata r:id="rId210" o:title=""/>
                  </v:shape>
                  <o:OLEObject Type="Embed" ProgID="Equation.3" ShapeID="_x0000_i1123" DrawAspect="Content" ObjectID="_1675485742" r:id="rId211"/>
                </w:object>
              </w:r>
            </w:del>
          </w:p>
        </w:tc>
        <w:tc>
          <w:tcPr>
            <w:tcW w:w="461" w:type="pct"/>
            <w:vAlign w:val="center"/>
          </w:tcPr>
          <w:p w:rsidR="00FC592D" w:rsidRPr="009C316F" w:rsidDel="00585F46" w:rsidRDefault="00FC592D" w:rsidP="00B91873">
            <w:pPr>
              <w:pStyle w:val="Didascalia"/>
              <w:keepNext/>
              <w:spacing w:after="0"/>
              <w:rPr>
                <w:del w:id="233" w:author="Amicarelli Andrea (RSE)" w:date="2020-04-13T10:22:00Z"/>
                <w:rFonts w:ascii="Times New Roman" w:eastAsia="Times New Roman" w:hAnsi="Times New Roman"/>
                <w:b w:val="0"/>
                <w:bCs w:val="0"/>
                <w:color w:val="auto"/>
                <w:sz w:val="24"/>
                <w:szCs w:val="24"/>
                <w:lang w:eastAsia="it-IT"/>
              </w:rPr>
            </w:pPr>
            <w:del w:id="234"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35"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36" w:author="Amicarelli Andrea (RSE)" w:date="2020-04-13T10:22:00Z"/>
          <w:rFonts w:ascii="Times New Roman" w:hAnsi="Times New Roman"/>
          <w:sz w:val="24"/>
          <w:szCs w:val="24"/>
        </w:rPr>
      </w:pPr>
      <w:del w:id="237"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38" w:author="Amicarelli Andrea (RSE)" w:date="2020-04-13T10:22:00Z"/>
        </w:trPr>
        <w:tc>
          <w:tcPr>
            <w:tcW w:w="4539" w:type="pct"/>
            <w:vAlign w:val="center"/>
          </w:tcPr>
          <w:p w:rsidR="00FC592D" w:rsidRPr="00757D25" w:rsidDel="00585F46" w:rsidRDefault="00FC592D" w:rsidP="00B91873">
            <w:pPr>
              <w:spacing w:line="240" w:lineRule="auto"/>
              <w:jc w:val="center"/>
              <w:rPr>
                <w:del w:id="239" w:author="Amicarelli Andrea (RSE)" w:date="2020-04-13T10:22:00Z"/>
              </w:rPr>
            </w:pPr>
            <w:del w:id="240" w:author="Amicarelli Andrea (RSE)" w:date="2020-04-13T10:22:00Z">
              <w:r w:rsidRPr="004B0BEC" w:rsidDel="00585F46">
                <w:rPr>
                  <w:position w:val="-16"/>
                </w:rPr>
                <w:object w:dxaOrig="2900" w:dyaOrig="440">
                  <v:shape id="_x0000_i1124" type="#_x0000_t75" style="width:144.55pt;height:22.05pt" o:ole="">
                    <v:imagedata r:id="rId212" o:title=""/>
                  </v:shape>
                  <o:OLEObject Type="Embed" ProgID="Equation.3" ShapeID="_x0000_i1124" DrawAspect="Content" ObjectID="_1675485743" r:id="rId213"/>
                </w:object>
              </w:r>
            </w:del>
          </w:p>
        </w:tc>
        <w:tc>
          <w:tcPr>
            <w:tcW w:w="461" w:type="pct"/>
            <w:vAlign w:val="center"/>
          </w:tcPr>
          <w:p w:rsidR="00FC592D" w:rsidRPr="009C316F" w:rsidDel="00585F46" w:rsidRDefault="00FC592D" w:rsidP="00B91873">
            <w:pPr>
              <w:pStyle w:val="Didascalia"/>
              <w:keepNext/>
              <w:spacing w:after="0"/>
              <w:rPr>
                <w:del w:id="241" w:author="Amicarelli Andrea (RSE)" w:date="2020-04-13T10:22:00Z"/>
                <w:rFonts w:ascii="Times New Roman" w:eastAsia="Times New Roman" w:hAnsi="Times New Roman"/>
                <w:b w:val="0"/>
                <w:bCs w:val="0"/>
                <w:color w:val="auto"/>
                <w:sz w:val="24"/>
                <w:szCs w:val="24"/>
                <w:lang w:eastAsia="it-IT"/>
              </w:rPr>
            </w:pPr>
            <w:del w:id="242"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43" w:name="_Toc482633747"/>
      <w:bookmarkStart w:id="244" w:name="_Ref521058298"/>
      <w:bookmarkStart w:id="245" w:name="_Toc64440423"/>
      <w:r w:rsidRPr="000D6B1C">
        <w:lastRenderedPageBreak/>
        <w:t>Body-boundary normal reaction force under sliding (at null normal velocity)</w:t>
      </w:r>
      <w:bookmarkEnd w:id="243"/>
      <w:bookmarkEnd w:id="244"/>
      <w:bookmarkEnd w:id="245"/>
    </w:p>
    <w:p w:rsidR="00FC592D" w:rsidRPr="000D6B1C" w:rsidRDefault="00FC592D" w:rsidP="00FC592D">
      <w:pPr>
        <w:pStyle w:val="Amicarellititle3"/>
        <w:rPr>
          <w:lang w:val="en-GB"/>
        </w:rPr>
      </w:pPr>
      <w:bookmarkStart w:id="246" w:name="_Toc482633748"/>
      <w:bookmarkStart w:id="247" w:name="_Toc64440424"/>
      <w:r w:rsidRPr="000D6B1C">
        <w:rPr>
          <w:lang w:val="en-GB"/>
        </w:rPr>
        <w:t>Aerial stage</w:t>
      </w:r>
      <w:bookmarkEnd w:id="246"/>
      <w:bookmarkEnd w:id="247"/>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25" type="#_x0000_t75" style="width:170.8pt;height:21.55pt" o:ole="">
                  <v:imagedata r:id="rId214" o:title=""/>
                </v:shape>
                <o:OLEObject Type="Embed" ProgID="Equation.3" ShapeID="_x0000_i1125" DrawAspect="Content" ObjectID="_1675485744" r:id="rId21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48" w:name="_Toc482633749"/>
      <w:bookmarkStart w:id="249" w:name="_Toc64440425"/>
      <w:r w:rsidRPr="000D6B1C">
        <w:rPr>
          <w:lang w:val="en-GB"/>
        </w:rPr>
        <w:t>Submerged stage</w:t>
      </w:r>
      <w:bookmarkEnd w:id="248"/>
      <w:bookmarkEnd w:id="249"/>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26" type="#_x0000_t75" style="width:101.45pt;height:19.95pt" o:ole="">
                  <v:imagedata r:id="rId216" o:title=""/>
                </v:shape>
                <o:OLEObject Type="Embed" ProgID="Equation.3" ShapeID="_x0000_i1126" DrawAspect="Content" ObjectID="_1675485745" r:id="rId21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27" type="#_x0000_t75" style="width:158.2pt;height:21.55pt" o:ole="">
                  <v:imagedata r:id="rId218" o:title=""/>
                </v:shape>
                <o:OLEObject Type="Embed" ProgID="Equation.3" ShapeID="_x0000_i1127" DrawAspect="Content" ObjectID="_1675485746" r:id="rId21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50" w:name="_Ref448249340"/>
      <w:bookmarkStart w:id="251" w:name="_Ref449701630"/>
      <w:bookmarkStart w:id="252" w:name="_Toc64440426"/>
      <w:r>
        <w:t>F</w:t>
      </w:r>
      <w:r w:rsidR="00F91289" w:rsidRPr="006C2568">
        <w:t>luid-body interaction terms</w:t>
      </w:r>
      <w:bookmarkEnd w:id="250"/>
      <w:bookmarkEnd w:id="251"/>
      <w:bookmarkEnd w:id="252"/>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EE70A0">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EE70A0">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EE70A0">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EE70A0">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EE70A0" w:rsidRPr="00EE70A0">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EE70A0">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28" type="#_x0000_t75" style="width:146.65pt;height:26.8pt" o:ole="">
                  <v:imagedata r:id="rId220" o:title=""/>
                </v:shape>
                <o:OLEObject Type="Embed" ProgID="Equation.3" ShapeID="_x0000_i1128" DrawAspect="Content" ObjectID="_1675485747" r:id="rId22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3"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3"/>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54"/>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EE70A0" w:rsidRPr="00EE70A0">
        <w:rPr>
          <w:rFonts w:ascii="Times New Roman" w:hAnsi="Times New Roman"/>
          <w:lang w:val="en-GB"/>
        </w:rPr>
        <w:t>(6.70)</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29" type="#_x0000_t75" style="width:2in;height:24.7pt" o:ole="">
                  <v:imagedata r:id="rId222" o:title=""/>
                </v:shape>
                <o:OLEObject Type="Embed" ProgID="Equation.3" ShapeID="_x0000_i1129" DrawAspect="Content" ObjectID="_1675485748" r:id="rId223"/>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54"/>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54"/>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55"/>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30" type="#_x0000_t75" style="width:243.85pt;height:37.85pt" o:ole="">
                  <v:imagedata r:id="rId224" o:title=""/>
                </v:shape>
                <o:OLEObject Type="Embed" ProgID="Equation.3" ShapeID="_x0000_i1130" DrawAspect="Content" ObjectID="_1675485749" r:id="rId225"/>
              </w:object>
            </w:r>
            <w:commentRangeEnd w:id="255"/>
            <w:r>
              <w:rPr>
                <w:rStyle w:val="Rimandocommento"/>
                <w:rFonts w:ascii="Times New Roman" w:eastAsia="Times New Roman" w:hAnsi="Times New Roman"/>
                <w:szCs w:val="20"/>
                <w:lang w:val="it-IT" w:eastAsia="it-IT"/>
              </w:rPr>
              <w:commentReference w:id="255"/>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6"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6"/>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57"/>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57"/>
      <w:r>
        <w:rPr>
          <w:rStyle w:val="Rimandocommento"/>
          <w:rFonts w:ascii="Times New Roman" w:hAnsi="Times New Roman"/>
          <w:szCs w:val="20"/>
        </w:rPr>
        <w:commentReference w:id="257"/>
      </w:r>
      <w:commentRangeStart w:id="258"/>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EE70A0" w:rsidRPr="00EE70A0">
        <w:rPr>
          <w:rFonts w:ascii="Times New Roman" w:hAnsi="Times New Roman"/>
          <w:lang w:val="en-GB"/>
        </w:rPr>
        <w:t>(6.72)</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EE70A0">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58"/>
      <w:r>
        <w:rPr>
          <w:rStyle w:val="Rimandocommento"/>
          <w:rFonts w:ascii="Times New Roman" w:hAnsi="Times New Roman"/>
          <w:szCs w:val="20"/>
        </w:rPr>
        <w:commentReference w:id="258"/>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lastRenderedPageBreak/>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31" type="#_x0000_t75" style="width:215.45pt;height:39.95pt" o:ole="">
                  <v:imagedata r:id="rId226" o:title=""/>
                </v:shape>
                <o:OLEObject Type="Embed" ProgID="Equation.3" ShapeID="_x0000_i1131" DrawAspect="Content" ObjectID="_1675485750" r:id="rId227"/>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59"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9"/>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6.73</w:t>
      </w:r>
      <w:r w:rsidR="00EE70A0" w:rsidRPr="00EE70A0">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32" type="#_x0000_t75" style="width:204.95pt;height:59.9pt" o:ole="">
                  <v:imagedata r:id="rId228" o:title=""/>
                </v:shape>
                <o:OLEObject Type="Embed" ProgID="Equation.3" ShapeID="_x0000_i1132" DrawAspect="Content" ObjectID="_1675485751" r:id="rId22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0"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0"/>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61"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62" w:author="Amicarelli Andrea (RSE)" w:date="2020-04-13T10:37:00Z">
        <w:r w:rsidR="00EC11DB">
          <w:rPr>
            <w:rFonts w:ascii="Times New Roman" w:hAnsi="Times New Roman"/>
            <w:lang w:val="en-GB"/>
          </w:rPr>
          <w:t>ies</w:t>
        </w:r>
      </w:ins>
      <w:del w:id="263"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EE70A0">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33" type="#_x0000_t75" style="width:344.25pt;height:1in" o:ole="">
                  <v:imagedata r:id="rId230" o:title=""/>
                </v:shape>
                <o:OLEObject Type="Embed" ProgID="Equation.3" ShapeID="_x0000_i1133" DrawAspect="Content" ObjectID="_1675485752" r:id="rId231"/>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64" w:name="_Ref520973008"/>
            <w:bookmarkStart w:id="265"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4"/>
            <w:bookmarkEnd w:id="265"/>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66"/>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EE70A0" w:rsidRPr="00EE70A0">
        <w:rPr>
          <w:rFonts w:ascii="Times New Roman" w:hAnsi="Times New Roman"/>
          <w:lang w:val="en-GB"/>
        </w:rPr>
        <w:t>(6.73)</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34" type="#_x0000_t75" style="width:188.15pt;height:39.95pt" o:ole="">
                  <v:imagedata r:id="rId232" o:title=""/>
                </v:shape>
                <o:OLEObject Type="Embed" ProgID="Equation.3" ShapeID="_x0000_i1134" DrawAspect="Content" ObjectID="_1675485753" r:id="rId233"/>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EE70A0" w:rsidRPr="00EE70A0">
        <w:rPr>
          <w:rFonts w:ascii="Times New Roman" w:hAnsi="Times New Roman"/>
          <w:lang w:val="en-GB"/>
        </w:rPr>
        <w:t>(6.74)</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35" type="#_x0000_t75" style="width:375.75pt;height:36.25pt" o:ole="">
                  <v:imagedata r:id="rId234" o:title=""/>
                </v:shape>
                <o:OLEObject Type="Embed" ProgID="Equation.3" ShapeID="_x0000_i1135" DrawAspect="Content" ObjectID="_1675485754" r:id="rId235"/>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6.75</w:t>
      </w:r>
      <w:r w:rsidR="00EE70A0" w:rsidRPr="00EE70A0">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36" type="#_x0000_t75" style="width:325.3pt;height:1in" o:ole="">
                  <v:imagedata r:id="rId236" o:title=""/>
                </v:shape>
                <o:OLEObject Type="Embed" ProgID="Equation.3" ShapeID="_x0000_i1136" DrawAspect="Content" ObjectID="_1675485755" r:id="rId237"/>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67"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7"/>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37" type="#_x0000_t75" style="width:276.95pt;height:73.6pt" o:ole="">
                  <v:imagedata r:id="rId238" o:title=""/>
                </v:shape>
                <o:OLEObject Type="Embed" ProgID="Equation.3" ShapeID="_x0000_i1137" DrawAspect="Content" ObjectID="_1675485756" r:id="rId239"/>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68"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68"/>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6.75</w:t>
      </w:r>
      <w:r w:rsidR="00EE70A0" w:rsidRPr="00EE70A0">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EE70A0" w:rsidRPr="00EE70A0">
        <w:rPr>
          <w:rFonts w:ascii="Times New Roman" w:hAnsi="Times New Roman"/>
          <w:lang w:val="en-GB"/>
        </w:rPr>
        <w:t>(6.79)</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EE70A0" w:rsidRPr="00EE70A0">
        <w:rPr>
          <w:rFonts w:ascii="Times New Roman" w:hAnsi="Times New Roman"/>
          <w:lang w:val="en-GB"/>
        </w:rPr>
        <w:t>(6.72)</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66"/>
      <w:r w:rsidR="00C41506">
        <w:rPr>
          <w:rStyle w:val="Rimandocommento"/>
          <w:rFonts w:ascii="Times New Roman" w:hAnsi="Times New Roman"/>
          <w:szCs w:val="20"/>
        </w:rPr>
        <w:commentReference w:id="266"/>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6.78</w:t>
      </w:r>
      <w:r w:rsidR="00EE70A0" w:rsidRPr="00EE70A0">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6.78</w:t>
      </w:r>
      <w:r w:rsidR="00EE70A0" w:rsidRPr="00EE70A0">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6.73</w:t>
      </w:r>
      <w:r w:rsidR="00EE70A0" w:rsidRPr="00EE70A0">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6.78</w:t>
      </w:r>
      <w:r w:rsidR="00EE70A0" w:rsidRPr="00EE70A0">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69"/>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EE70A0">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38" type="#_x0000_t75" style="width:108.25pt;height:19.45pt" o:ole="">
                  <v:imagedata r:id="rId240" o:title=""/>
                </v:shape>
                <o:OLEObject Type="Embed" ProgID="Equation.3" ShapeID="_x0000_i1138" DrawAspect="Content" ObjectID="_1675485757" r:id="rId24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EE70A0" w:rsidRPr="00B2376C">
        <w:rPr>
          <w:rFonts w:ascii="Times New Roman" w:hAnsi="Times New Roman"/>
        </w:rPr>
        <w:t xml:space="preserve">Figure </w:t>
      </w:r>
      <w:r w:rsidR="00EE70A0">
        <w:rPr>
          <w:rFonts w:ascii="Times New Roman" w:hAnsi="Times New Roman"/>
          <w:noProof/>
        </w:rPr>
        <w:t>6</w:t>
      </w:r>
      <w:r w:rsidR="00EE70A0" w:rsidRPr="00B2376C">
        <w:rPr>
          <w:rFonts w:ascii="Times New Roman" w:hAnsi="Times New Roman"/>
        </w:rPr>
        <w:t>.</w:t>
      </w:r>
      <w:r w:rsidR="00EE70A0">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39" type="#_x0000_t75" style="width:204.95pt;height:38.35pt" o:ole="">
                  <v:imagedata r:id="rId242" o:title=""/>
                </v:shape>
                <o:OLEObject Type="Embed" ProgID="Equation.3" ShapeID="_x0000_i1139" DrawAspect="Content" ObjectID="_1675485758" r:id="rId243"/>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69"/>
      <w:r>
        <w:rPr>
          <w:rStyle w:val="Rimandocommento"/>
          <w:rFonts w:ascii="Times New Roman" w:hAnsi="Times New Roman"/>
          <w:szCs w:val="20"/>
        </w:rPr>
        <w:commentReference w:id="269"/>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4740D2"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4"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5" o:title=""/>
                  </v:shape>
                  <v:shape id="_x0000_s1238" type="#_x0000_t75" style="position:absolute;left:6659;top:6563;width:186;height:240">
                    <v:imagedata r:id="rId246" o:title=""/>
                  </v:shape>
                  <v:shape id="_x0000_s1239" type="#_x0000_t75" style="position:absolute;left:6600;top:6040;width:227;height:254">
                    <v:imagedata r:id="rId247" o:title=""/>
                  </v:shape>
                  <v:shape id="_x0000_s1240" type="#_x0000_t75" style="position:absolute;left:6090;top:6360;width:227;height:254">
                    <v:imagedata r:id="rId248" o:title=""/>
                  </v:shape>
                  <w10:wrap type="none"/>
                  <w10:anchorlock/>
                </v:group>
                <o:OLEObject Type="Embed" ProgID="Equation.3" ShapeID="_x0000_s1234" DrawAspect="Content" ObjectID="_1675485894" r:id="rId249"/>
                <o:OLEObject Type="Embed" ProgID="Equation.3" ShapeID="_x0000_s1237" DrawAspect="Content" ObjectID="_1675485895" r:id="rId250"/>
                <o:OLEObject Type="Embed" ProgID="Equation.3" ShapeID="_x0000_s1238" DrawAspect="Content" ObjectID="_1675485896" r:id="rId251"/>
                <o:OLEObject Type="Embed" ProgID="Equation.3" ShapeID="_x0000_s1239" DrawAspect="Content" ObjectID="_1675485897" r:id="rId252"/>
                <o:OLEObject Type="Embed" ProgID="Equation.3" ShapeID="_x0000_s1240" DrawAspect="Content" ObjectID="_1675485898" r:id="rId253"/>
              </w:pict>
            </w:r>
          </w:p>
        </w:tc>
      </w:tr>
    </w:tbl>
    <w:p w:rsidR="003B1BF6" w:rsidRPr="00903A00" w:rsidRDefault="003B1BF6" w:rsidP="003B1BF6">
      <w:pPr>
        <w:spacing w:after="0" w:line="240" w:lineRule="auto"/>
        <w:jc w:val="center"/>
        <w:rPr>
          <w:rFonts w:ascii="Times New Roman" w:hAnsi="Times New Roman"/>
          <w:szCs w:val="24"/>
        </w:rPr>
      </w:pPr>
      <w:bookmarkStart w:id="270" w:name="_Ref37685198"/>
      <w:commentRangeStart w:id="271"/>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EE70A0">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EE70A0">
        <w:rPr>
          <w:rFonts w:ascii="Times New Roman" w:hAnsi="Times New Roman"/>
          <w:noProof/>
          <w:szCs w:val="24"/>
        </w:rPr>
        <w:t>1</w:t>
      </w:r>
      <w:r w:rsidRPr="00ED6D25">
        <w:rPr>
          <w:rFonts w:ascii="Times New Roman" w:hAnsi="Times New Roman"/>
          <w:szCs w:val="24"/>
          <w:lang w:val="it-IT"/>
        </w:rPr>
        <w:fldChar w:fldCharType="end"/>
      </w:r>
      <w:bookmarkEnd w:id="270"/>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71"/>
      <w:r>
        <w:rPr>
          <w:rStyle w:val="Rimandocommento"/>
          <w:rFonts w:ascii="Times New Roman" w:eastAsia="Times New Roman" w:hAnsi="Times New Roman"/>
          <w:szCs w:val="20"/>
          <w:lang w:val="it-IT" w:eastAsia="it-IT"/>
        </w:rPr>
        <w:commentReference w:id="271"/>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72" w:author="Amicarelli Andrea (RSE)" w:date="2020-04-13T15:58:00Z"/>
          <w:rFonts w:ascii="Times New Roman" w:hAnsi="Times New Roman"/>
          <w:lang w:val="en-GB"/>
        </w:rPr>
      </w:pPr>
      <w:ins w:id="273"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40" type="#_x0000_t75" style="width:42.55pt;height:17.35pt" o:ole="">
                  <v:imagedata r:id="rId254" o:title=""/>
                </v:shape>
                <o:OLEObject Type="Embed" ProgID="Equation.3" ShapeID="_x0000_i1140" DrawAspect="Content" ObjectID="_1675485759" r:id="rId25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41" type="#_x0000_t75" style="width:317.45pt;height:22.6pt" o:ole="">
                  <v:imagedata r:id="rId256" o:title=""/>
                </v:shape>
                <o:OLEObject Type="Embed" ProgID="Equation.3" ShapeID="_x0000_i1141" DrawAspect="Content" ObjectID="_1675485760" r:id="rId257"/>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74"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74"/>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EE70A0" w:rsidRPr="00BC1AE1">
        <w:rPr>
          <w:rFonts w:ascii="Times New Roman" w:hAnsi="Times New Roman"/>
        </w:rPr>
        <w:t>(</w:t>
      </w:r>
      <w:r w:rsidR="00EE70A0" w:rsidRPr="00EE70A0">
        <w:rPr>
          <w:rFonts w:ascii="Times New Roman" w:hAnsi="Times New Roman"/>
          <w:bCs/>
          <w:noProof/>
        </w:rPr>
        <w:t>6.83</w:t>
      </w:r>
      <w:r w:rsidR="00EE70A0" w:rsidRPr="00BC1AE1">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75"/>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EE70A0" w:rsidRPr="00EE70A0">
        <w:rPr>
          <w:rFonts w:ascii="Times New Roman" w:hAnsi="Times New Roman"/>
          <w:lang w:val="en-GB"/>
        </w:rPr>
        <w:t>(6.72)</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42" type="#_x0000_t75" style="width:98.3pt;height:71.45pt" o:ole="">
                  <v:imagedata r:id="rId258" o:title=""/>
                </v:shape>
                <o:OLEObject Type="Embed" ProgID="Equation.3" ShapeID="_x0000_i1142" DrawAspect="Content" ObjectID="_1675485761" r:id="rId25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43" type="#_x0000_t75" style="width:300.1pt;height:18.4pt" o:ole="">
                  <v:imagedata r:id="rId260" o:title=""/>
                </v:shape>
                <o:OLEObject Type="Embed" ProgID="Equation.3" ShapeID="_x0000_i1143" DrawAspect="Content" ObjectID="_1675485762" r:id="rId26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44" type="#_x0000_t75" style="width:252.8pt;height:17.35pt" o:ole="">
                  <v:imagedata r:id="rId262" o:title=""/>
                </v:shape>
                <o:OLEObject Type="Embed" ProgID="Equation.3" ShapeID="_x0000_i1144" DrawAspect="Content" ObjectID="_1675485763" r:id="rId263"/>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45" type="#_x0000_t75" style="width:96.7pt;height:15.75pt" o:ole="">
                  <v:imagedata r:id="rId55" o:title=""/>
                </v:shape>
                <o:OLEObject Type="Embed" ProgID="Equation.3" ShapeID="_x0000_i1145" DrawAspect="Content" ObjectID="_1675485764" r:id="rId264"/>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75"/>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75"/>
      </w:r>
    </w:p>
    <w:p w:rsidR="00F91289" w:rsidRPr="006C2568" w:rsidRDefault="00652F0F" w:rsidP="003D504A">
      <w:pPr>
        <w:pStyle w:val="Amicarellititle2"/>
      </w:pPr>
      <w:bookmarkStart w:id="276" w:name="_Ref448249341"/>
      <w:bookmarkStart w:id="277" w:name="_Toc64440427"/>
      <w:r>
        <w:t>S</w:t>
      </w:r>
      <w:r w:rsidR="00F91289" w:rsidRPr="006C2568">
        <w:t>olid-solid interaction terms</w:t>
      </w:r>
      <w:bookmarkEnd w:id="276"/>
      <w:bookmarkEnd w:id="277"/>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EE70A0">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EE70A0" w:rsidRPr="00EE70A0">
        <w:rPr>
          <w:rFonts w:ascii="Times New Roman" w:hAnsi="Times New Roman"/>
          <w:lang w:val="en-GB"/>
        </w:rPr>
        <w:t>(6.40)</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EE70A0">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46" type="#_x0000_t75" style="width:28.9pt;height:19.45pt" o:ole="">
            <v:imagedata r:id="rId265" o:title=""/>
          </v:shape>
          <o:OLEObject Type="Embed" ProgID="Equation.3" ShapeID="_x0000_i1146" DrawAspect="Content" ObjectID="_1675485765" r:id="rId266"/>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47" type="#_x0000_t75" style="width:114.05pt;height:37.3pt" o:ole="">
                  <v:imagedata r:id="rId267" o:title=""/>
                </v:shape>
                <o:OLEObject Type="Embed" ProgID="Equation.3" ShapeID="_x0000_i1147" DrawAspect="Content" ObjectID="_1675485766" r:id="rId268"/>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78"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78"/>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6.88</w:t>
      </w:r>
      <w:r w:rsidR="00EE70A0" w:rsidRPr="00EE70A0">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48" type="#_x0000_t75" style="width:106.15pt;height:19.45pt" o:ole="">
            <v:imagedata r:id="rId269" o:title=""/>
          </v:shape>
          <o:OLEObject Type="Embed" ProgID="Equation.3" ShapeID="_x0000_i1148" DrawAspect="Content" ObjectID="_1675485767" r:id="rId270"/>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49" type="#_x0000_t75" style="width:49.4pt;height:19.45pt" o:ole="">
            <v:imagedata r:id="rId271" o:title=""/>
          </v:shape>
          <o:OLEObject Type="Embed" ProgID="Equation.3" ShapeID="_x0000_i1149" DrawAspect="Content" ObjectID="_1675485768" r:id="rId272"/>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50" type="#_x0000_t75" style="width:42.05pt;height:19.45pt" o:ole="">
            <v:imagedata r:id="rId273" o:title=""/>
          </v:shape>
          <o:OLEObject Type="Embed" ProgID="Equation.3" ShapeID="_x0000_i1150" DrawAspect="Content" ObjectID="_1675485769" r:id="rId274"/>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79"/>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51" type="#_x0000_t75" style="width:114.05pt;height:43.6pt" o:ole="">
                  <v:imagedata r:id="rId275" o:title=""/>
                </v:shape>
                <o:OLEObject Type="Embed" ProgID="Equation.3" ShapeID="_x0000_i1151" DrawAspect="Content" ObjectID="_1675485770" r:id="rId27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79"/>
            <w:r w:rsidR="006C0892">
              <w:rPr>
                <w:rStyle w:val="Rimandocommento"/>
                <w:rFonts w:ascii="Times New Roman" w:eastAsia="Times New Roman" w:hAnsi="Times New Roman"/>
                <w:b w:val="0"/>
                <w:bCs w:val="0"/>
                <w:color w:val="auto"/>
                <w:szCs w:val="20"/>
                <w:lang w:val="it-IT" w:eastAsia="it-IT"/>
              </w:rPr>
              <w:commentReference w:id="279"/>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80" w:author="Amicarelli Andrea (RSE)" w:date="2020-04-13T11:45:00Z"/>
          <w:rFonts w:ascii="Times New Roman" w:hAnsi="Times New Roman"/>
          <w:lang w:val="en-GB"/>
        </w:rPr>
      </w:pPr>
      <w:ins w:id="281"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52" type="#_x0000_t75" style="width:232.8pt;height:37.85pt" o:ole="">
                  <v:imagedata r:id="rId277" o:title=""/>
                </v:shape>
                <o:OLEObject Type="Embed" ProgID="Equation.3" ShapeID="_x0000_i1152" DrawAspect="Content" ObjectID="_1675485771" r:id="rId27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2"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2"/>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6.90</w:t>
      </w:r>
      <w:r w:rsidR="00EE70A0" w:rsidRPr="00EE70A0">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EE70A0">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53" type="#_x0000_t75" style="width:166.05pt;height:117.2pt" o:ole="">
                  <v:imagedata r:id="rId279" o:title=""/>
                </v:shape>
                <o:OLEObject Type="Embed" ProgID="Equation.3" ShapeID="_x0000_i1153" DrawAspect="Content" ObjectID="_1675485772" r:id="rId280"/>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54" type="#_x0000_t75" style="width:24.7pt;height:19.95pt" o:ole="">
            <v:imagedata r:id="rId281" o:title=""/>
          </v:shape>
          <o:OLEObject Type="Embed" ProgID="Equation.3" ShapeID="_x0000_i1154" DrawAspect="Content" ObjectID="_1675485773" r:id="rId282"/>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EE70A0" w:rsidRPr="00EE70A0">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55" type="#_x0000_t75" style="width:230.2pt;height:22.05pt" o:ole="">
                  <v:imagedata r:id="rId283" o:title=""/>
                </v:shape>
                <o:OLEObject Type="Embed" ProgID="Equation.3" ShapeID="_x0000_i1155" DrawAspect="Content" ObjectID="_1675485774" r:id="rId28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3"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3"/>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6.92</w:t>
      </w:r>
      <w:r w:rsidR="00EE70A0" w:rsidRPr="00EE70A0">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EE70A0" w:rsidRPr="00EE70A0">
        <w:rPr>
          <w:rFonts w:ascii="Times New Roman" w:hAnsi="Times New Roman"/>
          <w:lang w:val="en-GB"/>
        </w:rPr>
        <w:t>(6.90)</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EE70A0" w:rsidRPr="00EE70A0">
        <w:rPr>
          <w:rFonts w:ascii="Times New Roman" w:hAnsi="Times New Roman"/>
          <w:lang w:val="en-GB"/>
        </w:rPr>
        <w:t>(6.90)</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56" type="#_x0000_t75" style="width:127.2pt;height:37.3pt" o:ole="">
                  <v:imagedata r:id="rId285" o:title=""/>
                </v:shape>
                <o:OLEObject Type="Embed" ProgID="Equation.3" ShapeID="_x0000_i1156" DrawAspect="Content" ObjectID="_1675485775" r:id="rId286"/>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57" type="#_x0000_t75" style="width:232.8pt;height:19.95pt" o:ole="">
                  <v:imagedata r:id="rId287" o:title=""/>
                </v:shape>
                <o:OLEObject Type="Embed" ProgID="Equation.3" ShapeID="_x0000_i1157" DrawAspect="Content" ObjectID="_1675485776" r:id="rId288"/>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inter-body velocity impact </w:t>
      </w:r>
      <w:r w:rsidRPr="00276BBF">
        <w:rPr>
          <w:rFonts w:ascii="Times New Roman" w:hAnsi="Times New Roman"/>
          <w:position w:val="-14"/>
        </w:rPr>
        <w:object w:dxaOrig="540" w:dyaOrig="400">
          <v:shape id="_x0000_i1158" type="#_x0000_t75" style="width:26.8pt;height:19.95pt" o:ole="">
            <v:imagedata r:id="rId289" o:title=""/>
          </v:shape>
          <o:OLEObject Type="Embed" ProgID="Equation.3" ShapeID="_x0000_i1158" DrawAspect="Content" ObjectID="_1675485777" r:id="rId290"/>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59" type="#_x0000_t75" style="width:26.8pt;height:19.95pt" o:ole="">
            <v:imagedata r:id="rId291" o:title=""/>
          </v:shape>
          <o:OLEObject Type="Embed" ProgID="Equation.3" ShapeID="_x0000_i1159" DrawAspect="Content" ObjectID="_1675485778" r:id="rId292"/>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60" type="#_x0000_t75" style="width:296.4pt;height:73.05pt" o:ole="">
                  <v:imagedata r:id="rId293" o:title=""/>
                </v:shape>
                <o:OLEObject Type="Embed" ProgID="Equation.3" ShapeID="_x0000_i1160" DrawAspect="Content" ObjectID="_1675485779" r:id="rId29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84"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84"/>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61" type="#_x0000_t75" style="width:296.4pt;height:70.95pt" o:ole="">
                  <v:imagedata r:id="rId295" o:title=""/>
                </v:shape>
                <o:OLEObject Type="Embed" ProgID="Equation.3" ShapeID="_x0000_i1161" DrawAspect="Content" ObjectID="_1675485780" r:id="rId29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6.94</w:t>
      </w:r>
      <w:r w:rsidR="00EE70A0" w:rsidRPr="00EE70A0">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62" type="#_x0000_t75" style="width:342.65pt;height:70.95pt" o:ole="">
                  <v:imagedata r:id="rId297" o:title=""/>
                </v:shape>
                <o:OLEObject Type="Embed" ProgID="Equation.3" ShapeID="_x0000_i1162" DrawAspect="Content" ObjectID="_1675485781" r:id="rId29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85" w:name="_Toc482633750"/>
      <w:bookmarkStart w:id="286" w:name="_Ref521058313"/>
      <w:bookmarkStart w:id="287" w:name="_Toc64440428"/>
      <w:r w:rsidRPr="000D6B1C">
        <w:t>Normal restitution coefficient</w:t>
      </w:r>
      <w:bookmarkEnd w:id="285"/>
      <w:bookmarkEnd w:id="286"/>
      <w:bookmarkEnd w:id="287"/>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88" w:name="_Toc447794863"/>
      <w:bookmarkStart w:id="289" w:name="_Toc447795348"/>
      <w:bookmarkStart w:id="290" w:name="_Toc447795455"/>
      <w:bookmarkStart w:id="291" w:name="_Ref449963221"/>
      <w:bookmarkStart w:id="292" w:name="_Toc64440429"/>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88"/>
      <w:bookmarkEnd w:id="289"/>
      <w:bookmarkEnd w:id="290"/>
      <w:bookmarkEnd w:id="291"/>
      <w:bookmarkEnd w:id="292"/>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EE70A0">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EE70A0">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EE70A0">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EE70A0">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EE70A0">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EE70A0">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93" w:name="_Ref520373755"/>
      <w:bookmarkStart w:id="294" w:name="_Toc64440430"/>
      <w:r>
        <w:t>Mixture model for dense granular flows</w:t>
      </w:r>
      <w:bookmarkEnd w:id="293"/>
      <w:bookmarkEnd w:id="294"/>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EE70A0">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EE70A0">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EE70A0">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63" type="#_x0000_t75" style="width:108.8pt;height:35.75pt" o:ole="">
                  <v:imagedata r:id="rId299" o:title=""/>
                </v:shape>
                <o:OLEObject Type="Embed" ProgID="Equation.3" ShapeID="_x0000_i1163" DrawAspect="Content" ObjectID="_1675485782" r:id="rId30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5"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5"/>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EE70A0">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64" type="#_x0000_t75" style="width:101.45pt;height:35.75pt" o:ole="">
                  <v:imagedata r:id="rId301" o:title=""/>
                </v:shape>
                <o:OLEObject Type="Embed" ProgID="Equation.3" ShapeID="_x0000_i1164" DrawAspect="Content" ObjectID="_1675485783" r:id="rId30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6"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65" type="#_x0000_t75" style="width:45.2pt;height:15.75pt" o:ole="">
                  <v:imagedata r:id="rId303" o:title=""/>
                </v:shape>
                <o:OLEObject Type="Embed" ProgID="Equation.3" ShapeID="_x0000_i1165" DrawAspect="Content" ObjectID="_1675485784" r:id="rId30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66" type="#_x0000_t75" style="width:206pt;height:34.15pt" o:ole="">
                  <v:imagedata r:id="rId305" o:title=""/>
                </v:shape>
                <o:OLEObject Type="Embed" ProgID="Equation.3" ShapeID="_x0000_i1166" DrawAspect="Content" ObjectID="_1675485785"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7.1</w:t>
      </w:r>
      <w:r w:rsidR="00EE70A0" w:rsidRPr="00EE70A0">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7.2</w:t>
      </w:r>
      <w:r w:rsidR="00EE70A0" w:rsidRPr="00EE70A0">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67" type="#_x0000_t75" style="width:67.8pt;height:36.25pt" o:ole="">
                  <v:imagedata r:id="rId307" o:title=""/>
                </v:shape>
                <o:OLEObject Type="Embed" ProgID="Equation.3" ShapeID="_x0000_i1167" DrawAspect="Content" ObjectID="_1675485786"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EE70A0">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68" type="#_x0000_t75" style="width:84.1pt;height:36.25pt" o:ole="">
                  <v:imagedata r:id="rId309" o:title=""/>
                </v:shape>
                <o:OLEObject Type="Embed" ProgID="Equation.3" ShapeID="_x0000_i1168" DrawAspect="Content" ObjectID="_1675485787" r:id="rId31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7"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7.6</w:t>
      </w:r>
      <w:r w:rsidR="00EE70A0" w:rsidRPr="00EE70A0">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69" type="#_x0000_t75" style="width:63.6pt;height:37.85pt" o:ole="">
                  <v:imagedata r:id="rId311" o:title=""/>
                </v:shape>
                <o:OLEObject Type="Embed" ProgID="Equation.3" ShapeID="_x0000_i1169" DrawAspect="Content" ObjectID="_1675485788" r:id="rId31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8"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8"/>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EE70A0">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7.7</w:t>
      </w:r>
      <w:r w:rsidR="00EE70A0" w:rsidRPr="00EE70A0">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70" type="#_x0000_t75" style="width:265.95pt;height:37.85pt" o:ole="">
                  <v:imagedata r:id="rId313" o:title=""/>
                </v:shape>
                <o:OLEObject Type="Embed" ProgID="Equation.3" ShapeID="_x0000_i1170" DrawAspect="Content" ObjectID="_1675485789" r:id="rId31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EE70A0">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EE70A0">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71" type="#_x0000_t75" style="width:270.15pt;height:36.25pt" o:ole="">
                  <v:imagedata r:id="rId315" o:title=""/>
                </v:shape>
                <o:OLEObject Type="Embed" ProgID="Equation.3" ShapeID="_x0000_i1171" DrawAspect="Content" ObjectID="_1675485790" r:id="rId31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99"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9"/>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EE70A0">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72" type="#_x0000_t75" style="width:286.4pt;height:36.25pt" o:ole="">
                  <v:imagedata r:id="rId317" o:title=""/>
                </v:shape>
                <o:OLEObject Type="Embed" ProgID="Equation.3" ShapeID="_x0000_i1172" DrawAspect="Content" ObjectID="_1675485791" r:id="rId31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0"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7.9</w:t>
      </w:r>
      <w:r w:rsidR="00EE70A0" w:rsidRPr="00EE70A0">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EE70A0" w:rsidRPr="00EE70A0">
        <w:rPr>
          <w:rFonts w:ascii="Times New Roman" w:hAnsi="Times New Roman"/>
          <w:lang w:val="en-GB"/>
        </w:rPr>
        <w:t>(</w:t>
      </w:r>
      <w:r w:rsidR="00EE70A0" w:rsidRPr="00EE70A0">
        <w:rPr>
          <w:rFonts w:ascii="Times New Roman" w:hAnsi="Times New Roman"/>
          <w:bCs/>
          <w:noProof/>
          <w:lang w:val="en-GB"/>
        </w:rPr>
        <w:t>7.10</w:t>
      </w:r>
      <w:r w:rsidR="00EE70A0" w:rsidRPr="00EE70A0">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73" type="#_x0000_t75" style="width:207.05pt;height:36.25pt" o:ole="">
                  <v:imagedata r:id="rId319" o:title=""/>
                </v:shape>
                <o:OLEObject Type="Embed" ProgID="Equation.3" ShapeID="_x0000_i1173" DrawAspect="Content" ObjectID="_1675485792" r:id="rId32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EE70A0">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74" type="#_x0000_t75" style="width:185pt;height:43.1pt" o:ole="">
                  <v:imagedata r:id="rId321" o:title=""/>
                </v:shape>
                <o:OLEObject Type="Embed" ProgID="Equation.3" ShapeID="_x0000_i1174" DrawAspect="Content" ObjectID="_1675485793" r:id="rId32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EE70A0">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75" type="#_x0000_t75" style="width:76.75pt;height:36.25pt" o:ole="">
                  <v:imagedata r:id="rId323" o:title=""/>
                </v:shape>
                <o:OLEObject Type="Embed" ProgID="Equation.3" ShapeID="_x0000_i1175" DrawAspect="Content" ObjectID="_1675485794" r:id="rId324"/>
              </w:object>
            </w:r>
            <w:r w:rsidRPr="00E04F46">
              <w:t xml:space="preserve">,   </w:t>
            </w:r>
            <w:r w:rsidRPr="00DA468D">
              <w:rPr>
                <w:position w:val="-28"/>
              </w:rPr>
              <w:object w:dxaOrig="1140" w:dyaOrig="680">
                <v:shape id="_x0000_i1176" type="#_x0000_t75" style="width:54.15pt;height:33.1pt" o:ole="">
                  <v:imagedata r:id="rId325" o:title=""/>
                </v:shape>
                <o:OLEObject Type="Embed" ProgID="Equation.3" ShapeID="_x0000_i1176" DrawAspect="Content" ObjectID="_1675485795" r:id="rId32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77" type="#_x0000_t75" style="width:13.15pt;height:19.45pt" o:ole="">
            <v:imagedata r:id="rId327" o:title=""/>
          </v:shape>
          <o:OLEObject Type="Embed" ProgID="Equation.3" ShapeID="_x0000_i1177" DrawAspect="Content" ObjectID="_1675485796" r:id="rId328"/>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78" type="#_x0000_t75" style="width:15.75pt;height:19.45pt" o:ole="">
            <v:imagedata r:id="rId329" o:title=""/>
          </v:shape>
          <o:OLEObject Type="Embed" ProgID="Equation.3" ShapeID="_x0000_i1178" DrawAspect="Content" ObjectID="_1675485797" r:id="rId330"/>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EE70A0">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EE70A0">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79" type="#_x0000_t75" style="width:141.35pt;height:36.25pt" o:ole="">
                  <v:imagedata r:id="rId331" o:title=""/>
                </v:shape>
                <o:OLEObject Type="Embed" ProgID="Equation.3" ShapeID="_x0000_i1179" DrawAspect="Content" ObjectID="_1675485798" r:id="rId332"/>
              </w:object>
            </w:r>
            <w:r w:rsidRPr="00242F2A">
              <w:t xml:space="preserve">,   </w:t>
            </w:r>
            <w:r w:rsidRPr="00DA468D">
              <w:rPr>
                <w:position w:val="-34"/>
              </w:rPr>
              <w:object w:dxaOrig="1880" w:dyaOrig="800">
                <v:shape id="_x0000_i1180" type="#_x0000_t75" style="width:87.75pt;height:39.4pt" o:ole="">
                  <v:imagedata r:id="rId333" o:title=""/>
                </v:shape>
                <o:OLEObject Type="Embed" ProgID="Equation.3" ShapeID="_x0000_i1180" DrawAspect="Content" ObjectID="_1675485799" r:id="rId334"/>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81" type="#_x0000_t75" style="width:122.45pt;height:45.2pt" o:ole="">
                  <v:imagedata r:id="rId335" o:title=""/>
                </v:shape>
                <o:OLEObject Type="Embed" ProgID="Equation.3" ShapeID="_x0000_i1181" DrawAspect="Content" ObjectID="_1675485800" r:id="rId336"/>
              </w:object>
            </w:r>
            <w:r w:rsidRPr="00242F2A">
              <w:t xml:space="preserve">,   </w:t>
            </w:r>
            <w:r w:rsidRPr="00DA468D">
              <w:rPr>
                <w:position w:val="-10"/>
              </w:rPr>
              <w:object w:dxaOrig="1359" w:dyaOrig="380">
                <v:shape id="_x0000_i1182" type="#_x0000_t75" style="width:63.6pt;height:17.85pt" o:ole="">
                  <v:imagedata r:id="rId337" o:title=""/>
                </v:shape>
                <o:OLEObject Type="Embed" ProgID="Equation.3" ShapeID="_x0000_i1182" DrawAspect="Content" ObjectID="_1675485801" r:id="rId33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1"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1"/>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7.14</w:t>
      </w:r>
      <w:r w:rsidR="00EE70A0" w:rsidRPr="00EE70A0">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83" type="#_x0000_t75" style="width:163.45pt;height:44.15pt" o:ole="">
                  <v:imagedata r:id="rId339" o:title=""/>
                </v:shape>
                <o:OLEObject Type="Embed" ProgID="Equation.3" ShapeID="_x0000_i1183" DrawAspect="Content" ObjectID="_1675485802" r:id="rId34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84" type="#_x0000_t75" style="width:87.25pt;height:39.4pt" o:ole="">
                  <v:imagedata r:id="rId333" o:title=""/>
                </v:shape>
                <o:OLEObject Type="Embed" ProgID="Equation.3" ShapeID="_x0000_i1184" DrawAspect="Content" ObjectID="_1675485803" r:id="rId34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302"/>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85" type="#_x0000_t75" style="width:335.8pt;height:38.35pt" o:ole="">
                  <v:imagedata r:id="rId342" o:title=""/>
                </v:shape>
                <o:OLEObject Type="Embed" ProgID="Equation.3" ShapeID="_x0000_i1185" DrawAspect="Content" ObjectID="_1675485804" r:id="rId343"/>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303"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3"/>
            <w:commentRangeEnd w:id="302"/>
            <w:r w:rsidR="000A5F83">
              <w:rPr>
                <w:rStyle w:val="Rimandocommento"/>
                <w:rFonts w:ascii="Times New Roman" w:eastAsia="Times New Roman" w:hAnsi="Times New Roman"/>
                <w:b w:val="0"/>
                <w:bCs w:val="0"/>
                <w:color w:val="auto"/>
                <w:szCs w:val="20"/>
                <w:lang w:val="it-IT" w:eastAsia="it-IT"/>
              </w:rPr>
              <w:commentReference w:id="302"/>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EE70A0" w:rsidRPr="003D504A">
        <w:rPr>
          <w:rFonts w:ascii="Times New Roman" w:eastAsia="Times New Roman" w:hAnsi="Times New Roman"/>
          <w:sz w:val="24"/>
          <w:szCs w:val="24"/>
          <w:lang w:eastAsia="it-IT"/>
        </w:rPr>
        <w:t>(</w:t>
      </w:r>
      <w:r w:rsidR="00EE70A0" w:rsidRPr="00EE70A0">
        <w:rPr>
          <w:rFonts w:ascii="Times New Roman" w:eastAsia="Times New Roman" w:hAnsi="Times New Roman"/>
          <w:bCs/>
          <w:noProof/>
          <w:sz w:val="24"/>
          <w:szCs w:val="24"/>
          <w:lang w:eastAsia="it-IT"/>
        </w:rPr>
        <w:t>7.17</w:t>
      </w:r>
      <w:r w:rsidR="00EE70A0" w:rsidRPr="003D504A">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4740D2"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86" type="#_x0000_t75" style="width:83.55pt;height:44.15pt" o:ole="">
                  <v:imagedata r:id="rId344" o:title=""/>
                </v:shape>
                <o:OLEObject Type="Embed" ProgID="Equation.3" ShapeID="_x0000_i1186" DrawAspect="Content" ObjectID="_1675485805"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4"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87" type="#_x0000_t75" style="width:93.55pt;height:37.85pt" o:ole="">
                  <v:imagedata r:id="rId346" o:title=""/>
                </v:shape>
                <o:OLEObject Type="Embed" ProgID="Equation.3" ShapeID="_x0000_i1187" DrawAspect="Content" ObjectID="_1675485806"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5"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5"/>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7.20</w:t>
      </w:r>
      <w:r w:rsidR="00EE70A0" w:rsidRPr="00EE70A0">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7.20</w:t>
      </w:r>
      <w:r w:rsidR="00EE70A0" w:rsidRPr="00EE70A0">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88" type="#_x0000_t75" style="width:76.75pt;height:37.85pt" o:ole="">
                  <v:imagedata r:id="rId348" o:title=""/>
                </v:shape>
                <o:OLEObject Type="Embed" ProgID="Equation.3" ShapeID="_x0000_i1188" DrawAspect="Content" ObjectID="_1675485807"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EE70A0">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89" type="#_x0000_t75" style="width:56.75pt;height:19.95pt" o:ole="">
                  <v:imagedata r:id="rId350" o:title=""/>
                </v:shape>
                <o:OLEObject Type="Embed" ProgID="Equation.3" ShapeID="_x0000_i1189" DrawAspect="Content" ObjectID="_1675485808"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6"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6"/>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90" type="#_x0000_t75" style="width:15.75pt;height:19.45pt" o:ole="">
            <v:imagedata r:id="rId352" o:title=""/>
          </v:shape>
          <o:OLEObject Type="Embed" ProgID="Equation.3" ShapeID="_x0000_i1190" DrawAspect="Content" ObjectID="_1675485809" r:id="rId353"/>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91" type="#_x0000_t75" style="width:114.55pt;height:16.3pt" o:ole="">
                  <v:imagedata r:id="rId354" o:title=""/>
                </v:shape>
                <o:OLEObject Type="Embed" ProgID="Equation.3" ShapeID="_x0000_i1191" DrawAspect="Content" ObjectID="_1675485810" r:id="rId35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92" type="#_x0000_t75" style="width:301.65pt;height:37.85pt" o:ole="">
                  <v:imagedata r:id="rId356" o:title=""/>
                </v:shape>
                <o:OLEObject Type="Embed" ProgID="Equation.3" ShapeID="_x0000_i1192" DrawAspect="Content" ObjectID="_1675485811" r:id="rId35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7"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93" type="#_x0000_t75" style="width:91.95pt;height:28.9pt" o:ole="">
                  <v:imagedata r:id="rId358" o:title=""/>
                </v:shape>
                <o:OLEObject Type="Embed" ProgID="Equation.3" ShapeID="_x0000_i1193" DrawAspect="Content" ObjectID="_1675485812" r:id="rId35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94" type="#_x0000_t75" style="width:113pt;height:19.95pt" o:ole="">
                  <v:imagedata r:id="rId360" o:title=""/>
                </v:shape>
                <o:OLEObject Type="Embed" ProgID="Equation.3" ShapeID="_x0000_i1194" DrawAspect="Content" ObjectID="_1675485813" r:id="rId36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7.22</w:t>
      </w:r>
      <w:r w:rsidR="00EE70A0" w:rsidRPr="00EE70A0">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7.24</w:t>
      </w:r>
      <w:r w:rsidR="00EE70A0" w:rsidRPr="00EE70A0">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95" type="#_x0000_t75" style="width:127.7pt;height:35.75pt" o:ole="">
                  <v:imagedata r:id="rId362" o:title=""/>
                </v:shape>
                <o:OLEObject Type="Embed" ProgID="Equation.3" ShapeID="_x0000_i1195" DrawAspect="Content" ObjectID="_1675485814" r:id="rId36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8"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96" type="#_x0000_t75" style="width:122.45pt;height:17.85pt" o:ole="">
                  <v:imagedata r:id="rId364" o:title=""/>
                </v:shape>
                <o:OLEObject Type="Embed" ProgID="Equation.3" ShapeID="_x0000_i1196" DrawAspect="Content" ObjectID="_1675485815" r:id="rId36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97" type="#_x0000_t75" style="width:27.35pt;height:26.8pt" o:ole="">
            <v:imagedata r:id="rId366" o:title=""/>
          </v:shape>
          <o:OLEObject Type="Embed" ProgID="Equation.3" ShapeID="_x0000_i1197" DrawAspect="Content" ObjectID="_1675485816" r:id="rId367"/>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EE70A0">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EE70A0">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7.27</w:t>
      </w:r>
      <w:r w:rsidR="00EE70A0" w:rsidRPr="00EE70A0">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98" type="#_x0000_t75" style="width:173.95pt;height:32.6pt" o:ole="">
                  <v:imagedata r:id="rId368" o:title=""/>
                </v:shape>
                <o:OLEObject Type="Embed" ProgID="Equation.3" ShapeID="_x0000_i1198" DrawAspect="Content" ObjectID="_1675485817" r:id="rId369"/>
              </w:object>
            </w:r>
            <w:r w:rsidRPr="00DA468D">
              <w:rPr>
                <w:position w:val="-36"/>
              </w:rPr>
              <w:object w:dxaOrig="4680" w:dyaOrig="800">
                <v:shape id="_x0000_i1199" type="#_x0000_t75" style="width:199.2pt;height:32.6pt" o:ole="">
                  <v:imagedata r:id="rId370" o:title=""/>
                </v:shape>
                <o:OLEObject Type="Embed" ProgID="Equation.3" ShapeID="_x0000_i1199" DrawAspect="Content" ObjectID="_1675485818" r:id="rId371"/>
              </w:object>
            </w:r>
            <w:r w:rsidRPr="00272E48">
              <w:rPr>
                <w:position w:val="-34"/>
              </w:rPr>
              <w:object w:dxaOrig="3660" w:dyaOrig="780">
                <v:shape id="_x0000_i1200" type="#_x0000_t75" style="width:152.95pt;height:33.1pt" o:ole="">
                  <v:imagedata r:id="rId372" o:title=""/>
                </v:shape>
                <o:OLEObject Type="Embed" ProgID="Equation.3" ShapeID="_x0000_i1200" DrawAspect="Content" ObjectID="_1675485819" r:id="rId373"/>
              </w:object>
            </w:r>
            <w:r w:rsidRPr="00DA468D">
              <w:rPr>
                <w:position w:val="-38"/>
              </w:rPr>
              <w:object w:dxaOrig="3960" w:dyaOrig="880">
                <v:shape id="_x0000_i1201" type="#_x0000_t75" style="width:165.55pt;height:37.85pt" o:ole="">
                  <v:imagedata r:id="rId374" o:title=""/>
                </v:shape>
                <o:OLEObject Type="Embed" ProgID="Equation.3" ShapeID="_x0000_i1201" DrawAspect="Content" ObjectID="_1675485820" r:id="rId375"/>
              </w:object>
            </w:r>
            <w:r w:rsidRPr="00DA468D">
              <w:rPr>
                <w:position w:val="-38"/>
              </w:rPr>
              <w:object w:dxaOrig="2880" w:dyaOrig="880">
                <v:shape id="_x0000_i1202" type="#_x0000_t75" style="width:121.4pt;height:37.85pt" o:ole="">
                  <v:imagedata r:id="rId376" o:title=""/>
                </v:shape>
                <o:OLEObject Type="Embed" ProgID="Equation.3" ShapeID="_x0000_i1202" DrawAspect="Content" ObjectID="_1675485821" r:id="rId37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EE70A0">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EE70A0">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4740D2"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203" type="#_x0000_t75" style="width:333.2pt;height:39.4pt" o:ole="">
                  <v:imagedata r:id="rId378" o:title=""/>
                </v:shape>
                <o:OLEObject Type="Embed" ProgID="Equation.3" ShapeID="_x0000_i1203" DrawAspect="Content" ObjectID="_1675485822" r:id="rId37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09"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9"/>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7.31</w:t>
      </w:r>
      <w:r w:rsidR="00EE70A0" w:rsidRPr="00EE70A0">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204" type="#_x0000_t75" style="width:135.6pt;height:31pt" o:ole="">
                  <v:imagedata r:id="rId380" o:title=""/>
                </v:shape>
                <o:OLEObject Type="Embed" ProgID="Equation.3" ShapeID="_x0000_i1204" DrawAspect="Content" ObjectID="_1675485823" r:id="rId38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310"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0"/>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EE70A0" w:rsidRPr="00EE70A0">
        <w:rPr>
          <w:rFonts w:ascii="Times New Roman" w:hAnsi="Times New Roman"/>
          <w:bCs/>
          <w:lang w:val="en-GB"/>
        </w:rPr>
        <w:t>(</w:t>
      </w:r>
      <w:r w:rsidR="00EE70A0" w:rsidRPr="00EE70A0">
        <w:rPr>
          <w:rFonts w:ascii="Times New Roman" w:hAnsi="Times New Roman"/>
          <w:bCs/>
          <w:noProof/>
          <w:lang w:val="en-GB"/>
        </w:rPr>
        <w:t>7.32</w:t>
      </w:r>
      <w:r w:rsidR="00EE70A0" w:rsidRPr="00EE70A0">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205" type="#_x0000_t75" style="width:65.7pt;height:16.3pt" o:ole="">
                  <v:imagedata r:id="rId382" o:title=""/>
                </v:shape>
                <o:OLEObject Type="Embed" ProgID="Equation.3" ShapeID="_x0000_i1205" DrawAspect="Content" ObjectID="_1675485824" r:id="rId38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EE70A0">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EE70A0" w:rsidRPr="00EE70A0">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206" type="#_x0000_t75" style="width:45.7pt;height:24.7pt" o:ole="">
                  <v:imagedata r:id="rId384" o:title=""/>
                </v:shape>
                <o:OLEObject Type="Embed" ProgID="Equation.3" ShapeID="_x0000_i1206" DrawAspect="Content" ObjectID="_1675485825" r:id="rId385"/>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EE70A0">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207" type="#_x0000_t75" style="width:141.9pt;height:32.05pt" o:ole="">
                  <v:imagedata r:id="rId386" o:title=""/>
                </v:shape>
                <o:OLEObject Type="Embed" ProgID="Equation.3" ShapeID="_x0000_i1207" DrawAspect="Content" ObjectID="_1675485826" r:id="rId387"/>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311"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EE70A0">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312"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313" w:author="Amicarelli Andrea (RSE)" w:date="2020-04-13T16:29:00Z">
        <w:r w:rsidR="00D617A0" w:rsidRPr="00D617A0">
          <w:rPr>
            <w:rFonts w:ascii="Times New Roman" w:hAnsi="Times New Roman"/>
            <w:sz w:val="24"/>
            <w:szCs w:val="24"/>
          </w:rPr>
          <w:t>for higher pressure peaks</w:t>
        </w:r>
      </w:ins>
      <w:ins w:id="314"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EE70A0">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315"/>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208" type="#_x0000_t75" style="width:179.75pt;height:35.75pt" o:ole="">
                  <v:imagedata r:id="rId388" o:title=""/>
                </v:shape>
                <o:OLEObject Type="Embed" ProgID="Equation.3" ShapeID="_x0000_i1208" DrawAspect="Content" ObjectID="_1675485827" r:id="rId389"/>
              </w:object>
            </w:r>
            <w:commentRangeEnd w:id="315"/>
            <w:r w:rsidR="00A56E56">
              <w:rPr>
                <w:rStyle w:val="Rimandocommento"/>
                <w:rFonts w:ascii="Times New Roman" w:eastAsia="Times New Roman" w:hAnsi="Times New Roman"/>
                <w:szCs w:val="20"/>
                <w:lang w:val="it-IT" w:eastAsia="it-IT"/>
              </w:rPr>
              <w:commentReference w:id="315"/>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209" type="#_x0000_t75" style="width:22.6pt;height:19.45pt" o:ole="">
            <v:imagedata r:id="rId390" o:title=""/>
          </v:shape>
          <o:OLEObject Type="Embed" ProgID="Equation.3" ShapeID="_x0000_i1209" DrawAspect="Content" ObjectID="_1675485828" r:id="rId391"/>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316"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317"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318"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210" type="#_x0000_t75" style="width:160.8pt;height:37.3pt" o:ole="">
                  <v:imagedata r:id="rId392" o:title=""/>
                </v:shape>
                <o:OLEObject Type="Embed" ProgID="Equation.3" ShapeID="_x0000_i1210" DrawAspect="Content" ObjectID="_1675485829" r:id="rId393"/>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319"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211" type="#_x0000_t75" style="width:238.6pt;height:19.45pt" o:ole="">
                  <v:imagedata r:id="rId394" o:title=""/>
                </v:shape>
                <o:OLEObject Type="Embed" ProgID="Equation.3" ShapeID="_x0000_i1211" DrawAspect="Content" ObjectID="_1675485830" r:id="rId395"/>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212" type="#_x0000_t75" style="width:237pt;height:37.3pt" o:ole="">
                  <v:imagedata r:id="rId396" o:title=""/>
                </v:shape>
                <o:OLEObject Type="Embed" ProgID="Equation.3" ShapeID="_x0000_i1212" DrawAspect="Content" ObjectID="_1675485831" r:id="rId397"/>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320" w:name="_Toc447005694"/>
      <w:bookmarkStart w:id="321" w:name="_Ref448247886"/>
      <w:bookmarkStart w:id="322" w:name="_Ref57038570"/>
      <w:bookmarkStart w:id="323" w:name="_Toc64440431"/>
      <w:r>
        <w:rPr>
          <w:lang w:val="it-IT"/>
        </w:rPr>
        <w:t>2-interface 3D erosion criterion</w:t>
      </w:r>
      <w:bookmarkEnd w:id="320"/>
      <w:bookmarkEnd w:id="321"/>
      <w:bookmarkEnd w:id="322"/>
      <w:bookmarkEnd w:id="323"/>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EE70A0">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4"/>
          <w:p w:rsidR="002F35B9" w:rsidRPr="00276BBF" w:rsidRDefault="008238C4" w:rsidP="00EB747A">
            <w:pPr>
              <w:jc w:val="center"/>
              <w:rPr>
                <w:sz w:val="24"/>
                <w:szCs w:val="24"/>
              </w:rPr>
            </w:pPr>
            <w:r w:rsidRPr="00AB6FB4">
              <w:rPr>
                <w:position w:val="-68"/>
              </w:rPr>
              <w:object w:dxaOrig="6540" w:dyaOrig="1480">
                <v:shape id="_x0000_i1213" type="#_x0000_t75" style="width:273.8pt;height:64.65pt" o:ole="">
                  <v:imagedata r:id="rId398" o:title=""/>
                </v:shape>
                <o:OLEObject Type="Embed" ProgID="Equation.3" ShapeID="_x0000_i1213" DrawAspect="Content" ObjectID="_1675485832" r:id="rId39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25"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5"/>
            <w:commentRangeEnd w:id="324"/>
            <w:r w:rsidR="00AB6FB4">
              <w:rPr>
                <w:rStyle w:val="Rimandocommento"/>
                <w:rFonts w:ascii="Times New Roman" w:eastAsia="Times New Roman" w:hAnsi="Times New Roman"/>
                <w:b w:val="0"/>
                <w:bCs w:val="0"/>
                <w:color w:val="auto"/>
                <w:szCs w:val="20"/>
                <w:lang w:val="it-IT" w:eastAsia="it-IT"/>
              </w:rPr>
              <w:commentReference w:id="324"/>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6"/>
          <w:p w:rsidR="00C70139" w:rsidRPr="00276BBF" w:rsidRDefault="00B23D4C" w:rsidP="00EB747A">
            <w:pPr>
              <w:jc w:val="center"/>
              <w:rPr>
                <w:sz w:val="24"/>
                <w:szCs w:val="24"/>
              </w:rPr>
            </w:pPr>
            <w:r w:rsidRPr="003A306D">
              <w:rPr>
                <w:position w:val="-32"/>
              </w:rPr>
              <w:object w:dxaOrig="1140" w:dyaOrig="700">
                <v:shape id="_x0000_i1214" type="#_x0000_t75" style="width:50.45pt;height:32.05pt" o:ole="">
                  <v:imagedata r:id="rId400" o:title=""/>
                </v:shape>
                <o:OLEObject Type="Embed" ProgID="Equation.3" ShapeID="_x0000_i1214" DrawAspect="Content" ObjectID="_1675485833" r:id="rId40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6"/>
            <w:r w:rsidR="00AB6FB4">
              <w:rPr>
                <w:rStyle w:val="Rimandocommento"/>
                <w:rFonts w:ascii="Times New Roman" w:eastAsia="Times New Roman" w:hAnsi="Times New Roman"/>
                <w:b w:val="0"/>
                <w:bCs w:val="0"/>
                <w:color w:val="auto"/>
                <w:szCs w:val="20"/>
                <w:lang w:val="it-IT" w:eastAsia="it-IT"/>
              </w:rPr>
              <w:commentReference w:id="326"/>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ins w:id="327" w:author="Amicarelli Andrea (RSE)" w:date="2020-08-06T11:58:00Z">
        <w:r>
          <w:rPr>
            <w:rFonts w:ascii="Times New Roman" w:hAnsi="Times New Roman"/>
            <w:sz w:val="24"/>
            <w:szCs w:val="24"/>
          </w:rPr>
          <w:t>w</w:t>
        </w:r>
      </w:ins>
      <w:ins w:id="328" w:author="Amicarelli Andrea (RSE)" w:date="2020-08-06T11:56:00Z">
        <w:r>
          <w:rPr>
            <w:rFonts w:ascii="Times New Roman" w:hAnsi="Times New Roman"/>
            <w:sz w:val="24"/>
            <w:szCs w:val="24"/>
          </w:rPr>
          <w:t xml:space="preserve">here </w:t>
        </w:r>
      </w:ins>
      <w:ins w:id="329"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30"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31" w:author="Amicarelli Andrea (RSE)" w:date="2020-08-06T12:00:00Z">
        <w:r w:rsidR="00020B92">
          <w:rPr>
            <w:rFonts w:ascii="Times New Roman" w:hAnsi="Times New Roman"/>
            <w:sz w:val="24"/>
            <w:szCs w:val="24"/>
          </w:rPr>
          <w:t>a</w:t>
        </w:r>
      </w:ins>
      <w:ins w:id="332" w:author="Amicarelli Andrea (RSE)" w:date="2020-08-06T11:58:00Z">
        <w:r>
          <w:rPr>
            <w:rFonts w:ascii="Times New Roman" w:hAnsi="Times New Roman"/>
            <w:sz w:val="24"/>
            <w:szCs w:val="24"/>
          </w:rPr>
          <w:t xml:space="preserve">s </w:t>
        </w:r>
      </w:ins>
      <w:ins w:id="333" w:author="Amicarelli Andrea (RSE)" w:date="2020-08-06T11:56:00Z">
        <w:r>
          <w:rPr>
            <w:rFonts w:ascii="Times New Roman" w:hAnsi="Times New Roman"/>
            <w:sz w:val="24"/>
            <w:szCs w:val="24"/>
          </w:rPr>
          <w:t>an approximation for 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90</w:t>
        </w:r>
        <w:r>
          <w:rPr>
            <w:rFonts w:ascii="Times New Roman" w:hAnsi="Times New Roman"/>
            <w:sz w:val="24"/>
            <w:szCs w:val="24"/>
          </w:rPr>
          <w:t xml:space="preserve">. </w:t>
        </w:r>
      </w:ins>
      <w:ins w:id="334" w:author="Amicarelli Andrea (RSE)" w:date="2020-08-06T11:57:00Z">
        <w:r>
          <w:rPr>
            <w:rFonts w:ascii="Times New Roman" w:hAnsi="Times New Roman"/>
            <w:sz w:val="24"/>
            <w:szCs w:val="24"/>
          </w:rPr>
          <w:t xml:space="preserve">It is </w:t>
        </w:r>
      </w:ins>
      <w:ins w:id="335" w:author="Amicarelli Andrea (RSE)" w:date="2020-08-06T11:56:00Z">
        <w:r w:rsidRPr="00B23D4C">
          <w:rPr>
            <w:rFonts w:ascii="Times New Roman" w:hAnsi="Times New Roman"/>
            <w:sz w:val="24"/>
            <w:szCs w:val="24"/>
          </w:rPr>
          <w:t xml:space="preserve">a local erosion criterion, </w:t>
        </w:r>
      </w:ins>
      <w:ins w:id="336" w:author="Amicarelli Andrea (RSE)" w:date="2020-08-06T11:57:00Z">
        <w:r>
          <w:rPr>
            <w:rFonts w:ascii="Times New Roman" w:hAnsi="Times New Roman"/>
            <w:sz w:val="24"/>
            <w:szCs w:val="24"/>
          </w:rPr>
          <w:t xml:space="preserve">thus </w:t>
        </w:r>
      </w:ins>
      <w:ins w:id="337" w:author="Amicarelli Andrea (RSE)" w:date="2020-08-06T11:56:00Z">
        <w:r w:rsidRPr="00B23D4C">
          <w:rPr>
            <w:rFonts w:ascii="Times New Roman" w:hAnsi="Times New Roman"/>
            <w:sz w:val="24"/>
            <w:szCs w:val="24"/>
          </w:rPr>
          <w:t xml:space="preserve">roughness </w:t>
        </w:r>
      </w:ins>
      <w:ins w:id="338" w:author="Amicarelli Andrea (RSE)" w:date="2020-08-06T11:57:00Z">
        <w:r>
          <w:rPr>
            <w:rFonts w:ascii="Times New Roman" w:hAnsi="Times New Roman"/>
            <w:sz w:val="24"/>
            <w:szCs w:val="24"/>
          </w:rPr>
          <w:t xml:space="preserve">is computed </w:t>
        </w:r>
      </w:ins>
      <w:ins w:id="339" w:author="Amicarelli Andrea (RSE)" w:date="2020-08-06T11:56:00Z">
        <w:r w:rsidRPr="00B23D4C">
          <w:rPr>
            <w:rFonts w:ascii="Times New Roman" w:hAnsi="Times New Roman"/>
            <w:sz w:val="24"/>
            <w:szCs w:val="24"/>
          </w:rPr>
          <w:t xml:space="preserve">locally, </w:t>
        </w:r>
      </w:ins>
      <w:ins w:id="340" w:author="Amicarelli Andrea (RSE)" w:date="2020-08-06T11:57:00Z">
        <w:r>
          <w:rPr>
            <w:rFonts w:ascii="Times New Roman" w:hAnsi="Times New Roman"/>
            <w:sz w:val="24"/>
            <w:szCs w:val="24"/>
          </w:rPr>
          <w:t xml:space="preserve">instead of adopting a formulation for </w:t>
        </w:r>
      </w:ins>
      <w:ins w:id="341"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EE70A0">
        <w:rPr>
          <w:rFonts w:ascii="Times New Roman" w:hAnsi="Times New Roman"/>
          <w:noProof/>
          <w:sz w:val="24"/>
          <w:szCs w:val="24"/>
        </w:rPr>
        <w:t>128</w:t>
      </w:r>
      <w:r w:rsidR="00020B92">
        <w:rPr>
          <w:rFonts w:ascii="Times New Roman" w:hAnsi="Times New Roman"/>
          <w:sz w:val="24"/>
          <w:szCs w:val="24"/>
        </w:rPr>
        <w:fldChar w:fldCharType="end"/>
      </w:r>
      <w:ins w:id="342" w:author="Amicarelli Andrea (RSE)" w:date="2020-08-06T11:56:00Z">
        <w:r w:rsidRPr="00B23D4C">
          <w:rPr>
            <w:rFonts w:ascii="Times New Roman" w:hAnsi="Times New Roman"/>
            <w:sz w:val="24"/>
            <w:szCs w:val="24"/>
          </w:rPr>
          <w:t>])</w:t>
        </w:r>
      </w:ins>
      <w:ins w:id="343"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4"/>
          <w:p w:rsidR="00C70139" w:rsidRPr="00756D53" w:rsidRDefault="00020B92" w:rsidP="00AB6FB4">
            <w:pPr>
              <w:jc w:val="center"/>
              <w:rPr>
                <w:sz w:val="24"/>
                <w:szCs w:val="24"/>
              </w:rPr>
            </w:pPr>
            <w:r w:rsidRPr="003A306D">
              <w:rPr>
                <w:position w:val="-56"/>
              </w:rPr>
              <w:object w:dxaOrig="3879" w:dyaOrig="980">
                <v:shape id="_x0000_i1215" type="#_x0000_t75" style="width:167.1pt;height:43.1pt" o:ole="">
                  <v:imagedata r:id="rId402" o:title=""/>
                </v:shape>
                <o:OLEObject Type="Embed" ProgID="Equation.3" ShapeID="_x0000_i1215" DrawAspect="Content" ObjectID="_1675485834" r:id="rId40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4"/>
            <w:r w:rsidR="00AB6FB4">
              <w:rPr>
                <w:rStyle w:val="Rimandocommento"/>
                <w:rFonts w:ascii="Times New Roman" w:eastAsia="Times New Roman" w:hAnsi="Times New Roman"/>
                <w:b w:val="0"/>
                <w:bCs w:val="0"/>
                <w:color w:val="auto"/>
                <w:szCs w:val="20"/>
                <w:lang w:val="it-IT" w:eastAsia="it-IT"/>
              </w:rPr>
              <w:commentReference w:id="344"/>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5"/>
          <w:p w:rsidR="00C70139" w:rsidRPr="00276BBF" w:rsidRDefault="008238C4" w:rsidP="00EB747A">
            <w:pPr>
              <w:jc w:val="center"/>
              <w:rPr>
                <w:sz w:val="24"/>
                <w:szCs w:val="24"/>
              </w:rPr>
            </w:pPr>
            <w:r w:rsidRPr="003A306D">
              <w:rPr>
                <w:position w:val="-26"/>
              </w:rPr>
              <w:object w:dxaOrig="1200" w:dyaOrig="720">
                <v:shape id="_x0000_i1216" type="#_x0000_t75" style="width:55.2pt;height:35.2pt" o:ole="">
                  <v:imagedata r:id="rId404" o:title=""/>
                </v:shape>
                <o:OLEObject Type="Embed" ProgID="Equation.3" ShapeID="_x0000_i1216" DrawAspect="Content" ObjectID="_1675485835" r:id="rId40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5"/>
            <w:r w:rsidR="008238C4">
              <w:rPr>
                <w:rStyle w:val="Rimandocommento"/>
                <w:rFonts w:ascii="Times New Roman" w:eastAsia="Times New Roman" w:hAnsi="Times New Roman"/>
                <w:b w:val="0"/>
                <w:bCs w:val="0"/>
                <w:color w:val="auto"/>
                <w:szCs w:val="20"/>
                <w:lang w:val="it-IT" w:eastAsia="it-IT"/>
              </w:rPr>
              <w:commentReference w:id="345"/>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46"/>
          <w:p w:rsidR="00C70139" w:rsidRPr="00276BBF" w:rsidRDefault="002F35B9" w:rsidP="00EB747A">
            <w:pPr>
              <w:jc w:val="center"/>
              <w:rPr>
                <w:sz w:val="24"/>
                <w:szCs w:val="24"/>
              </w:rPr>
            </w:pPr>
            <w:r w:rsidRPr="003A306D">
              <w:rPr>
                <w:position w:val="-32"/>
              </w:rPr>
              <w:object w:dxaOrig="3320" w:dyaOrig="700">
                <v:shape id="_x0000_i1217" type="#_x0000_t75" style="width:147.15pt;height:32.05pt" o:ole="">
                  <v:imagedata r:id="rId406" o:title=""/>
                </v:shape>
                <o:OLEObject Type="Embed" ProgID="Equation.3" ShapeID="_x0000_i1217" DrawAspect="Content" ObjectID="_1675485836" r:id="rId40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46"/>
            <w:r w:rsidR="002F35B9">
              <w:rPr>
                <w:rStyle w:val="Rimandocommento"/>
                <w:rFonts w:ascii="Times New Roman" w:eastAsia="Times New Roman" w:hAnsi="Times New Roman"/>
                <w:b w:val="0"/>
                <w:bCs w:val="0"/>
                <w:color w:val="auto"/>
                <w:szCs w:val="20"/>
                <w:lang w:val="it-IT" w:eastAsia="it-IT"/>
              </w:rPr>
              <w:commentReference w:id="346"/>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740D2"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47"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7"/>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EE70A0" w:rsidRPr="00EE70A0">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740D2"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740D2"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740D2"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EE70A0">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740D2"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4740D2"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48" w:name="_Toc64440432"/>
      <w:r w:rsidRPr="005D00D6">
        <w:t>A simplified approach for soil liquefaction</w:t>
      </w:r>
      <w:bookmarkEnd w:id="348"/>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18" type="#_x0000_t75" style="width:2in;height:35.75pt" o:ole="">
                  <v:imagedata r:id="rId408" o:title=""/>
                </v:shape>
                <o:OLEObject Type="Embed" ProgID="Equation.3" ShapeID="_x0000_i1218" DrawAspect="Content" ObjectID="_1675485837" r:id="rId40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49"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9"/>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EE70A0" w:rsidRPr="003D504A">
        <w:rPr>
          <w:rFonts w:ascii="Times New Roman" w:eastAsia="Times New Roman" w:hAnsi="Times New Roman"/>
          <w:sz w:val="24"/>
          <w:szCs w:val="24"/>
          <w:lang w:eastAsia="it-IT"/>
        </w:rPr>
        <w:t>(</w:t>
      </w:r>
      <w:r w:rsidR="00EE70A0" w:rsidRPr="00EE70A0">
        <w:rPr>
          <w:rFonts w:ascii="Times New Roman" w:eastAsia="Times New Roman" w:hAnsi="Times New Roman"/>
          <w:bCs/>
          <w:noProof/>
          <w:sz w:val="24"/>
          <w:szCs w:val="24"/>
          <w:lang w:eastAsia="it-IT"/>
        </w:rPr>
        <w:t>7.55</w:t>
      </w:r>
      <w:r w:rsidR="00EE70A0" w:rsidRPr="003D504A">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19" type="#_x0000_t75" style="width:197.1pt;height:93.55pt" o:ole="">
                  <v:imagedata r:id="rId410" o:title=""/>
                </v:shape>
                <o:OLEObject Type="Embed" ProgID="Equation.3" ShapeID="_x0000_i1219" DrawAspect="Content" ObjectID="_1675485838" r:id="rId411"/>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0" w:name="_Ref449963223"/>
      <w:bookmarkStart w:id="351" w:name="_Toc447005702"/>
      <w:bookmarkStart w:id="352" w:name="_Toc64440433"/>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50"/>
      <w:r w:rsidR="00E25FF0" w:rsidRPr="003A5C36">
        <w:rPr>
          <w:rFonts w:ascii="Book Antiqua" w:hAnsi="Book Antiqua"/>
          <w:caps/>
          <w:kern w:val="0"/>
          <w:sz w:val="24"/>
          <w:szCs w:val="24"/>
        </w:rPr>
        <w:t xml:space="preserve"> </w:t>
      </w:r>
      <w:bookmarkEnd w:id="351"/>
      <w:r w:rsidR="00433AD1">
        <w:rPr>
          <w:rFonts w:ascii="Book Antiqua" w:hAnsi="Book Antiqua"/>
          <w:caps/>
          <w:kern w:val="0"/>
          <w:sz w:val="24"/>
          <w:szCs w:val="24"/>
        </w:rPr>
        <w:t>scheme</w:t>
      </w:r>
      <w:bookmarkEnd w:id="352"/>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noProof/>
          <w:sz w:val="24"/>
          <w:szCs w:val="24"/>
        </w:rPr>
        <w:t>122</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EE70A0">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EE70A0">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EE70A0">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EE70A0">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EE70A0">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53" w:name="_Ref521060122"/>
      <w:bookmarkStart w:id="354" w:name="_Toc64440434"/>
      <w:r w:rsidRPr="004F0A7F">
        <w:t>DB-SPH particle approximation and modifications of the balance equations</w:t>
      </w:r>
      <w:bookmarkEnd w:id="353"/>
      <w:bookmarkEnd w:id="354"/>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20" type="#_x0000_t75" style="width:252.25pt;height:41.5pt" o:ole="">
                  <v:imagedata r:id="rId412" o:title=""/>
                </v:shape>
                <o:OLEObject Type="Embed" ProgID="Equation.3" ShapeID="_x0000_i1220" DrawAspect="Content" ObjectID="_1675485839" r:id="rId41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5" w:name="_Ref448227562"/>
            <w:bookmarkStart w:id="356"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55"/>
            <w:r w:rsidRPr="009C316F">
              <w:rPr>
                <w:rFonts w:ascii="Times New Roman" w:eastAsia="Times New Roman" w:hAnsi="Times New Roman"/>
                <w:b w:val="0"/>
                <w:bCs w:val="0"/>
                <w:color w:val="auto"/>
                <w:sz w:val="24"/>
                <w:szCs w:val="24"/>
                <w:lang w:eastAsia="it-IT"/>
              </w:rPr>
              <w:t>)</w:t>
            </w:r>
            <w:bookmarkEnd w:id="356"/>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EE70A0" w:rsidRPr="00EE70A0">
        <w:rPr>
          <w:rFonts w:ascii="Times New Roman" w:eastAsia="Times New Roman" w:hAnsi="Times New Roman"/>
          <w:bCs/>
          <w:sz w:val="24"/>
          <w:szCs w:val="24"/>
          <w:lang w:eastAsia="it-IT"/>
        </w:rPr>
        <w:t>(</w:t>
      </w:r>
      <w:r w:rsidR="00EE70A0" w:rsidRPr="00EE70A0">
        <w:rPr>
          <w:rFonts w:ascii="Times New Roman" w:eastAsia="Times New Roman" w:hAnsi="Times New Roman"/>
          <w:bCs/>
          <w:noProof/>
          <w:sz w:val="24"/>
          <w:szCs w:val="24"/>
          <w:lang w:eastAsia="it-IT"/>
        </w:rPr>
        <w:t>8.1</w:t>
      </w:r>
      <w:r w:rsidR="00EE70A0" w:rsidRPr="00EE70A0">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EE70A0" w:rsidRPr="00EE70A0">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EE70A0" w:rsidRPr="00EE70A0">
        <w:rPr>
          <w:rFonts w:ascii="Times New Roman" w:eastAsia="Times New Roman" w:hAnsi="Times New Roman"/>
          <w:bCs/>
          <w:sz w:val="24"/>
          <w:szCs w:val="24"/>
          <w:lang w:eastAsia="it-IT"/>
        </w:rPr>
        <w:t>(</w:t>
      </w:r>
      <w:r w:rsidR="00EE70A0" w:rsidRPr="00EE70A0">
        <w:rPr>
          <w:rFonts w:ascii="Times New Roman" w:eastAsia="Times New Roman" w:hAnsi="Times New Roman"/>
          <w:bCs/>
          <w:noProof/>
          <w:sz w:val="24"/>
          <w:szCs w:val="24"/>
          <w:lang w:eastAsia="it-IT"/>
        </w:rPr>
        <w:t>8.1</w:t>
      </w:r>
      <w:r w:rsidR="00EE70A0" w:rsidRPr="00EE70A0">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21" type="#_x0000_t75" style="width:268.55pt;height:39.95pt" o:ole="">
                  <v:imagedata r:id="rId414" o:title=""/>
                </v:shape>
                <o:OLEObject Type="Embed" ProgID="Equation.3" ShapeID="_x0000_i1221" DrawAspect="Content" ObjectID="_1675485840" r:id="rId415"/>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7"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57"/>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EE70A0" w:rsidRPr="00EE70A0">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EE70A0" w:rsidRPr="00EE70A0">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EE70A0" w:rsidRPr="00EE70A0">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22" type="#_x0000_t75" style="width:19.95pt;height:17.85pt" o:ole="">
            <v:imagedata r:id="rId416" o:title=""/>
          </v:shape>
          <o:OLEObject Type="Embed" ProgID="Equation.3" ShapeID="_x0000_i1222" DrawAspect="Content" ObjectID="_1675485841" r:id="rId417"/>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23" type="#_x0000_t75" style="width:19.95pt;height:17.85pt" o:ole="">
            <v:imagedata r:id="rId418" o:title=""/>
          </v:shape>
          <o:OLEObject Type="Embed" ProgID="Equation.3" ShapeID="_x0000_i1223" DrawAspect="Content" ObjectID="_1675485842" r:id="rId419"/>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24" type="#_x0000_t75" style="width:31.55pt;height:26.8pt" o:ole="">
            <v:imagedata r:id="rId420" o:title=""/>
          </v:shape>
          <o:OLEObject Type="Embed" ProgID="Equation.3" ShapeID="_x0000_i1224" DrawAspect="Content" ObjectID="_1675485843" r:id="rId421"/>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EE70A0" w:rsidRPr="00EE70A0">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EE70A0" w:rsidRPr="00EE70A0">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EE70A0">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25" type="#_x0000_t75" style="width:97.25pt;height:39.4pt" o:ole="">
                  <v:imagedata r:id="rId422" o:title=""/>
                </v:shape>
                <o:OLEObject Type="Embed" ProgID="Equation.3" ShapeID="_x0000_i1225" DrawAspect="Content" ObjectID="_1675485844" r:id="rId42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26" type="#_x0000_t75" style="width:293.25pt;height:37.85pt" o:ole="">
                  <v:imagedata r:id="rId424" o:title=""/>
                </v:shape>
                <o:OLEObject Type="Embed" ProgID="Equation.3" ShapeID="_x0000_i1226" DrawAspect="Content" ObjectID="_1675485845" r:id="rId42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58"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8"/>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27" type="#_x0000_t75" style="width:46.75pt;height:14.2pt" o:ole="">
            <v:imagedata r:id="rId426" o:title=""/>
          </v:shape>
          <o:OLEObject Type="Embed" ProgID="Equation.3" ShapeID="_x0000_i1227" DrawAspect="Content" ObjectID="_1675485846" r:id="rId427"/>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EE70A0" w:rsidRPr="00EE70A0">
        <w:rPr>
          <w:rFonts w:ascii="Times New Roman" w:eastAsia="Times New Roman" w:hAnsi="Times New Roman"/>
          <w:bCs/>
          <w:sz w:val="24"/>
          <w:szCs w:val="24"/>
          <w:lang w:val="it-IT" w:eastAsia="it-IT"/>
        </w:rPr>
        <w:t>(</w:t>
      </w:r>
      <w:r w:rsidR="00EE70A0" w:rsidRPr="00EE70A0">
        <w:rPr>
          <w:rFonts w:ascii="Times New Roman" w:eastAsia="Times New Roman" w:hAnsi="Times New Roman"/>
          <w:bCs/>
          <w:noProof/>
          <w:sz w:val="24"/>
          <w:szCs w:val="24"/>
          <w:lang w:val="it-IT" w:eastAsia="it-IT"/>
        </w:rPr>
        <w:t>8.5</w:t>
      </w:r>
      <w:r w:rsidR="00EE70A0" w:rsidRPr="00EE70A0">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EE70A0" w:rsidRPr="00EE70A0">
        <w:rPr>
          <w:rFonts w:ascii="Times New Roman" w:eastAsia="Times New Roman" w:hAnsi="Times New Roman"/>
          <w:bCs/>
          <w:sz w:val="24"/>
          <w:szCs w:val="24"/>
          <w:lang w:eastAsia="it-IT"/>
        </w:rPr>
        <w:t>(</w:t>
      </w:r>
      <w:r w:rsidR="00EE70A0" w:rsidRPr="00EE70A0">
        <w:rPr>
          <w:rFonts w:ascii="Times New Roman" w:eastAsia="Times New Roman" w:hAnsi="Times New Roman"/>
          <w:bCs/>
          <w:noProof/>
          <w:sz w:val="24"/>
          <w:szCs w:val="24"/>
          <w:lang w:eastAsia="it-IT"/>
        </w:rPr>
        <w:t>8.6</w:t>
      </w:r>
      <w:r w:rsidR="00EE70A0" w:rsidRPr="00EE70A0">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28" type="#_x0000_t75" style="width:195pt;height:32.6pt" o:ole="">
                  <v:imagedata r:id="rId428" o:title=""/>
                </v:shape>
                <o:OLEObject Type="Embed" ProgID="Equation.3" ShapeID="_x0000_i1228" DrawAspect="Content" ObjectID="_1675485847" r:id="rId429"/>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59"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59"/>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29" type="#_x0000_t75" style="width:176.05pt;height:34.15pt" o:ole="">
                  <v:imagedata r:id="rId430" o:title=""/>
                </v:shape>
                <o:OLEObject Type="Embed" ProgID="Equation.3" ShapeID="_x0000_i1229" DrawAspect="Content" ObjectID="_1675485848" r:id="rId43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0"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0"/>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61" w:name="_Ref521060124"/>
      <w:bookmarkStart w:id="362" w:name="_Toc64440435"/>
      <w:r>
        <w:t>1D Linearized Partial Riemann Solver</w:t>
      </w:r>
      <w:bookmarkEnd w:id="361"/>
      <w:bookmarkEnd w:id="362"/>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EE70A0">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30" type="#_x0000_t75" style="width:222.3pt;height:25.25pt" o:ole="">
                  <v:imagedata r:id="rId432" o:title=""/>
                </v:shape>
                <o:OLEObject Type="Embed" ProgID="Equation.3" ShapeID="_x0000_i1230" DrawAspect="Content" ObjectID="_1675485849" r:id="rId43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3"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3"/>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31" type="#_x0000_t75" style="width:247pt;height:37.85pt" o:ole="">
                  <v:imagedata r:id="rId434" o:title=""/>
                </v:shape>
                <o:OLEObject Type="Embed" ProgID="Equation.3" ShapeID="_x0000_i1231" DrawAspect="Content" ObjectID="_1675485850" r:id="rId43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32" type="#_x0000_t75" style="width:89.85pt;height:52.05pt" o:ole="">
                  <v:imagedata r:id="rId436" o:title=""/>
                </v:shape>
                <o:OLEObject Type="Embed" ProgID="Equation.3" ShapeID="_x0000_i1232" DrawAspect="Content" ObjectID="_1675485851" r:id="rId437"/>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64" w:name="_Ref521060126"/>
      <w:bookmarkStart w:id="365" w:name="_Toc64440436"/>
      <w:r>
        <w:t>Semi-particle volume</w:t>
      </w:r>
      <w:bookmarkEnd w:id="364"/>
      <w:bookmarkEnd w:id="365"/>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33" type="#_x0000_t75" style="width:77.8pt;height:17.85pt" o:ole="">
                  <v:imagedata r:id="rId438" o:title=""/>
                </v:shape>
                <o:OLEObject Type="Embed" ProgID="Equation.3" ShapeID="_x0000_i1233" DrawAspect="Content" ObjectID="_1675485852" r:id="rId439"/>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34" type="#_x0000_t75" style="width:236.5pt;height:88.3pt" o:ole="">
                  <v:imagedata r:id="rId440" o:title=""/>
                </v:shape>
                <o:OLEObject Type="Embed" ProgID="Equation.3" ShapeID="_x0000_i1234" DrawAspect="Content" ObjectID="_1675485853" r:id="rId44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66"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6"/>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35" type="#_x0000_t75" style="width:252.25pt;height:36.8pt" o:ole="">
                  <v:imagedata r:id="rId442" o:title=""/>
                </v:shape>
                <o:OLEObject Type="Embed" ProgID="Equation.3" ShapeID="_x0000_i1235" DrawAspect="Content" ObjectID="_1675485854" r:id="rId44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67" w:name="_Ref521060127"/>
      <w:bookmarkStart w:id="368" w:name="_Toc64440437"/>
      <w:r>
        <w:t>DB-SPH inlet and outlet sections</w:t>
      </w:r>
      <w:bookmarkEnd w:id="367"/>
      <w:bookmarkEnd w:id="368"/>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36" type="#_x0000_t75" style="width:25.25pt;height:21.55pt" o:ole="">
            <v:imagedata r:id="rId444" o:title=""/>
          </v:shape>
          <o:OLEObject Type="Embed" ProgID="Equation.3" ShapeID="_x0000_i1236" DrawAspect="Content" ObjectID="_1675485855" r:id="rId445"/>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69" w:name="_Ref521060129"/>
      <w:bookmarkStart w:id="370" w:name="_Toc64440438"/>
      <w:r>
        <w:t>Shear stress boundary terms</w:t>
      </w:r>
      <w:bookmarkEnd w:id="369"/>
      <w:bookmarkEnd w:id="370"/>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37" type="#_x0000_t75" style="width:173.45pt;height:33.65pt" o:ole="">
                  <v:imagedata r:id="rId446" o:title=""/>
                </v:shape>
                <o:OLEObject Type="Embed" ProgID="Equation.3" ShapeID="_x0000_i1237" DrawAspect="Content" ObjectID="_1675485856" r:id="rId447"/>
              </w:object>
            </w:r>
          </w:p>
          <w:p w:rsidR="0092480B" w:rsidRPr="00276BBF" w:rsidRDefault="0092480B" w:rsidP="0092480B">
            <w:pPr>
              <w:jc w:val="center"/>
              <w:rPr>
                <w:sz w:val="24"/>
                <w:szCs w:val="24"/>
              </w:rPr>
            </w:pPr>
            <w:r w:rsidRPr="00DA468D">
              <w:rPr>
                <w:position w:val="-30"/>
              </w:rPr>
              <w:object w:dxaOrig="3840" w:dyaOrig="720">
                <v:shape id="_x0000_i1238" type="#_x0000_t75" style="width:162.4pt;height:31.55pt" o:ole="">
                  <v:imagedata r:id="rId448" o:title=""/>
                </v:shape>
                <o:OLEObject Type="Embed" ProgID="Equation.3" ShapeID="_x0000_i1238" DrawAspect="Content" ObjectID="_1675485857" r:id="rId449"/>
              </w:object>
            </w:r>
            <w:r>
              <w:t xml:space="preserve">   </w:t>
            </w:r>
            <w:r w:rsidRPr="00DA468D">
              <w:rPr>
                <w:position w:val="-12"/>
              </w:rPr>
              <w:object w:dxaOrig="1540" w:dyaOrig="360">
                <v:shape id="_x0000_i1239" type="#_x0000_t75" style="width:56.75pt;height:14.2pt" o:ole="">
                  <v:imagedata r:id="rId450" o:title=""/>
                </v:shape>
                <o:OLEObject Type="Embed" ProgID="Equation.3" ShapeID="_x0000_i1239" DrawAspect="Content" ObjectID="_1675485858" r:id="rId45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40" type="#_x0000_t75" style="width:190.75pt;height:31.55pt" o:ole="">
                  <v:imagedata r:id="rId452" o:title=""/>
                </v:shape>
                <o:OLEObject Type="Embed" ProgID="Equation.3" ShapeID="_x0000_i1240" DrawAspect="Content" ObjectID="_1675485859" r:id="rId453"/>
              </w:object>
            </w:r>
          </w:p>
          <w:p w:rsidR="0092480B" w:rsidRPr="00276BBF" w:rsidRDefault="0092480B" w:rsidP="0092480B">
            <w:pPr>
              <w:jc w:val="center"/>
              <w:rPr>
                <w:sz w:val="24"/>
                <w:szCs w:val="24"/>
              </w:rPr>
            </w:pPr>
            <w:r w:rsidRPr="00DA468D">
              <w:rPr>
                <w:position w:val="-12"/>
              </w:rPr>
              <w:object w:dxaOrig="2720" w:dyaOrig="360">
                <v:shape id="_x0000_i1241" type="#_x0000_t75" style="width:127.7pt;height:17.35pt" o:ole="">
                  <v:imagedata r:id="rId454" o:title=""/>
                </v:shape>
                <o:OLEObject Type="Embed" ProgID="Equation.3" ShapeID="_x0000_i1241" DrawAspect="Content" ObjectID="_1675485860" r:id="rId455"/>
              </w:object>
            </w:r>
            <w:r w:rsidRPr="00DA468D">
              <w:rPr>
                <w:position w:val="-32"/>
              </w:rPr>
              <w:object w:dxaOrig="1960" w:dyaOrig="740">
                <v:shape id="_x0000_i1242" type="#_x0000_t75" style="width:89.85pt;height:35.2pt" o:ole="">
                  <v:imagedata r:id="rId456" o:title=""/>
                </v:shape>
                <o:OLEObject Type="Embed" ProgID="Equation.3" ShapeID="_x0000_i1242" DrawAspect="Content" ObjectID="_1675485861" r:id="rId45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43" type="#_x0000_t75" style="width:89.35pt;height:33.65pt" o:ole="">
                  <v:imagedata r:id="rId458" o:title=""/>
                </v:shape>
                <o:OLEObject Type="Embed" ProgID="Equation.3" ShapeID="_x0000_i1243" DrawAspect="Content" ObjectID="_1675485862" r:id="rId45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71"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1"/>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EE70A0" w:rsidRPr="003D504A">
        <w:rPr>
          <w:rFonts w:ascii="Times New Roman" w:eastAsia="Times New Roman" w:hAnsi="Times New Roman"/>
          <w:sz w:val="24"/>
          <w:szCs w:val="24"/>
          <w:lang w:eastAsia="it-IT"/>
        </w:rPr>
        <w:t>(</w:t>
      </w:r>
      <w:r w:rsidR="00EE70A0" w:rsidRPr="00EE70A0">
        <w:rPr>
          <w:rFonts w:ascii="Times New Roman" w:eastAsia="Times New Roman" w:hAnsi="Times New Roman"/>
          <w:bCs/>
          <w:noProof/>
          <w:sz w:val="24"/>
          <w:szCs w:val="24"/>
          <w:lang w:eastAsia="it-IT"/>
        </w:rPr>
        <w:t>8.15</w:t>
      </w:r>
      <w:r w:rsidR="00EE70A0" w:rsidRPr="003D504A">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44" type="#_x0000_t75" style="width:175pt;height:33.65pt" o:ole="">
                  <v:imagedata r:id="rId460" o:title=""/>
                </v:shape>
                <o:OLEObject Type="Embed" ProgID="Equation.3" ShapeID="_x0000_i1244" DrawAspect="Content" ObjectID="_1675485863" r:id="rId46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45" type="#_x0000_t75" style="width:201.8pt;height:65.15pt" o:ole="">
                  <v:imagedata r:id="rId462" o:title=""/>
                </v:shape>
                <o:OLEObject Type="Embed" ProgID="Equation.3" ShapeID="_x0000_i1245" DrawAspect="Content" ObjectID="_1675485864" r:id="rId463"/>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46" type="#_x0000_t75" style="width:119.3pt;height:33.1pt" o:ole="">
                  <v:imagedata r:id="rId464" o:title=""/>
                </v:shape>
                <o:OLEObject Type="Embed" ProgID="Equation.3" ShapeID="_x0000_i1246" DrawAspect="Content" ObjectID="_1675485865" r:id="rId465"/>
              </w:object>
            </w:r>
            <w:r>
              <w:t xml:space="preserve">   </w:t>
            </w:r>
            <w:r w:rsidRPr="00DA468D">
              <w:rPr>
                <w:position w:val="-48"/>
              </w:rPr>
              <w:object w:dxaOrig="2079" w:dyaOrig="1060">
                <v:shape id="_x0000_i1247" type="#_x0000_t75" style="width:87.25pt;height:46.75pt" o:ole="">
                  <v:imagedata r:id="rId466" o:title=""/>
                </v:shape>
                <o:OLEObject Type="Embed" ProgID="Equation.3" ShapeID="_x0000_i1247" DrawAspect="Content" ObjectID="_1675485866" r:id="rId46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2" w:name="_Ref449963226"/>
      <w:bookmarkStart w:id="373" w:name="_Toc64440439"/>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72"/>
      <w:bookmarkEnd w:id="373"/>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74"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EE70A0">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EE70A0">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EE70A0">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75"/>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48" type="#_x0000_t75" style="width:177.1pt;height:22.6pt" o:ole="">
                  <v:imagedata r:id="rId468" o:title=""/>
                </v:shape>
                <o:OLEObject Type="Embed" ProgID="Equation.3" ShapeID="_x0000_i1248" DrawAspect="Content" ObjectID="_1675485867" r:id="rId469"/>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49" type="#_x0000_t75" style="width:200.75pt;height:37.3pt" o:ole="">
                  <v:imagedata r:id="rId470" o:title=""/>
                </v:shape>
                <o:OLEObject Type="Embed" ProgID="Equation.3" ShapeID="_x0000_i1249" DrawAspect="Content" ObjectID="_1675485868" r:id="rId471"/>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50" type="#_x0000_t75" style="width:124.05pt;height:37.3pt" o:ole="">
                  <v:imagedata r:id="rId472" o:title=""/>
                </v:shape>
                <o:OLEObject Type="Embed" ProgID="Equation.3" ShapeID="_x0000_i1250" DrawAspect="Content" ObjectID="_1675485869" r:id="rId47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75"/>
            <w:r w:rsidR="00392D18">
              <w:rPr>
                <w:rStyle w:val="Rimandocommento"/>
                <w:rFonts w:ascii="Times New Roman" w:eastAsia="Times New Roman" w:hAnsi="Times New Roman"/>
                <w:b w:val="0"/>
                <w:bCs w:val="0"/>
                <w:color w:val="auto"/>
                <w:szCs w:val="20"/>
                <w:lang w:val="it-IT" w:eastAsia="it-IT"/>
              </w:rPr>
              <w:commentReference w:id="375"/>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51" type="#_x0000_t75" style="width:213.9pt;height:32.05pt" o:ole="">
                  <v:imagedata r:id="rId474" o:title=""/>
                </v:shape>
                <o:OLEObject Type="Embed" ProgID="Equation.3" ShapeID="_x0000_i1251" DrawAspect="Content" ObjectID="_1675485870" r:id="rId47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52" type="#_x0000_t75" style="width:97.75pt;height:19.95pt" o:ole="">
                  <v:imagedata r:id="rId476" o:title=""/>
                </v:shape>
                <o:OLEObject Type="Embed" ProgID="Equation.3" ShapeID="_x0000_i1252" DrawAspect="Content" ObjectID="_1675485871" r:id="rId477"/>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53" type="#_x0000_t75" style="width:268.05pt;height:32.05pt" o:ole="">
                  <v:imagedata r:id="rId478" o:title=""/>
                </v:shape>
                <o:OLEObject Type="Embed" ProgID="Equation.3" ShapeID="_x0000_i1253" DrawAspect="Content" ObjectID="_1675485872" r:id="rId479"/>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54" type="#_x0000_t75" style="width:170.8pt;height:32.05pt" o:ole="">
                  <v:imagedata r:id="rId480" o:title=""/>
                </v:shape>
                <o:OLEObject Type="Embed" ProgID="Equation.3" ShapeID="_x0000_i1254" DrawAspect="Content" ObjectID="_1675485873" r:id="rId48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76"/>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55" type="#_x0000_t75" style="width:172.4pt;height:37.85pt" o:ole="">
                  <v:imagedata r:id="rId482" o:title=""/>
                </v:shape>
                <o:OLEObject Type="Embed" ProgID="Equation.3" ShapeID="_x0000_i1255" DrawAspect="Content" ObjectID="_1675485874" r:id="rId483"/>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76"/>
            <w:r w:rsidR="00E41549">
              <w:rPr>
                <w:rStyle w:val="Rimandocommento"/>
                <w:rFonts w:ascii="Times New Roman" w:eastAsia="Times New Roman" w:hAnsi="Times New Roman"/>
                <w:b w:val="0"/>
                <w:bCs w:val="0"/>
                <w:color w:val="auto"/>
                <w:szCs w:val="20"/>
                <w:lang w:val="it-IT" w:eastAsia="it-IT"/>
              </w:rPr>
              <w:commentReference w:id="376"/>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EE70A0">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56" type="#_x0000_t75" style="width:184.45pt;height:43.6pt" o:ole="">
                  <v:imagedata r:id="rId484" o:title=""/>
                </v:shape>
                <o:OLEObject Type="Embed" ProgID="Equation.3" ShapeID="_x0000_i1256" DrawAspect="Content" ObjectID="_1675485875" r:id="rId48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57" type="#_x0000_t75" style="width:90.9pt;height:37.85pt" o:ole="">
                  <v:imagedata r:id="rId486" o:title=""/>
                </v:shape>
                <o:OLEObject Type="Embed" ProgID="Equation.3" ShapeID="_x0000_i1257" DrawAspect="Content" ObjectID="_1675485876" r:id="rId48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58" type="#_x0000_t75" style="width:60.45pt;height:15.25pt" o:ole="">
                  <v:imagedata r:id="rId488" o:title=""/>
                </v:shape>
                <o:OLEObject Type="Embed" ProgID="Equation.3" ShapeID="_x0000_i1258" DrawAspect="Content" ObjectID="_1675485877" r:id="rId489"/>
              </w:object>
            </w:r>
            <w:r>
              <w:t xml:space="preserve"> thus </w:t>
            </w:r>
            <w:r w:rsidRPr="007463C6">
              <w:rPr>
                <w:position w:val="-30"/>
              </w:rPr>
              <w:object w:dxaOrig="1140" w:dyaOrig="700">
                <v:shape id="_x0000_i1259" type="#_x0000_t75" style="width:56.75pt;height:37.85pt" o:ole="">
                  <v:imagedata r:id="rId490" o:title=""/>
                </v:shape>
                <o:OLEObject Type="Embed" ProgID="Equation.3" ShapeID="_x0000_i1259" DrawAspect="Content" ObjectID="_1675485878" r:id="rId491"/>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60" type="#_x0000_t75" style="width:68.85pt;height:17.35pt" o:ole="">
                  <v:imagedata r:id="rId492" o:title=""/>
                </v:shape>
                <o:OLEObject Type="Embed" ProgID="Equation.3" ShapeID="_x0000_i1260" DrawAspect="Content" ObjectID="_1675485879" r:id="rId493"/>
              </w:object>
            </w:r>
            <w:r>
              <w:t xml:space="preserve"> thus </w:t>
            </w:r>
            <w:r w:rsidRPr="007463C6">
              <w:rPr>
                <w:position w:val="-30"/>
              </w:rPr>
              <w:object w:dxaOrig="1260" w:dyaOrig="700">
                <v:shape id="_x0000_i1261" type="#_x0000_t75" style="width:63.05pt;height:37.85pt" o:ole="">
                  <v:imagedata r:id="rId494" o:title=""/>
                </v:shape>
                <o:OLEObject Type="Embed" ProgID="Equation.3" ShapeID="_x0000_i1261" DrawAspect="Content" ObjectID="_1675485880" r:id="rId49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62" type="#_x0000_t75" style="width:82.5pt;height:28.9pt" o:ole="">
                  <v:imagedata r:id="rId496" o:title=""/>
                </v:shape>
                <o:OLEObject Type="Embed" ProgID="Equation.3" ShapeID="_x0000_i1262" DrawAspect="Content" ObjectID="_1675485881" r:id="rId49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77"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77"/>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EE70A0" w:rsidRPr="003D504A">
        <w:rPr>
          <w:rFonts w:ascii="Times New Roman" w:eastAsia="Times New Roman" w:hAnsi="Times New Roman"/>
          <w:sz w:val="24"/>
          <w:szCs w:val="24"/>
          <w:lang w:eastAsia="it-IT"/>
        </w:rPr>
        <w:t>(</w:t>
      </w:r>
      <w:r w:rsidR="00EE70A0" w:rsidRPr="00EE70A0">
        <w:rPr>
          <w:rFonts w:ascii="Times New Roman" w:eastAsia="Times New Roman" w:hAnsi="Times New Roman"/>
          <w:bCs/>
          <w:noProof/>
          <w:sz w:val="24"/>
          <w:szCs w:val="24"/>
          <w:lang w:eastAsia="it-IT"/>
        </w:rPr>
        <w:t>9.10</w:t>
      </w:r>
      <w:r w:rsidR="00EE70A0" w:rsidRPr="003D504A">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63" type="#_x0000_t75" style="width:130.85pt;height:24.7pt" o:ole="">
                  <v:imagedata r:id="rId498" o:title=""/>
                </v:shape>
                <o:OLEObject Type="Embed" ProgID="Equation.3" ShapeID="_x0000_i1263" DrawAspect="Content" ObjectID="_1675485882" r:id="rId49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8" w:name="_Toc64440440"/>
      <w:bookmarkStart w:id="379" w:name="_Toc447794701"/>
      <w:bookmarkStart w:id="380" w:name="_Toc447794780"/>
      <w:bookmarkStart w:id="381" w:name="_Toc447794865"/>
      <w:bookmarkStart w:id="382" w:name="_Toc447794947"/>
      <w:bookmarkStart w:id="383" w:name="_Toc447795350"/>
      <w:bookmarkStart w:id="384"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78"/>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EE70A0">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85" w:name="_Ref520964364"/>
      <w:bookmarkStart w:id="386" w:name="_Toc64440441"/>
      <w:r>
        <w:t>Mathematical model</w:t>
      </w:r>
      <w:r w:rsidR="007822A9">
        <w:t>s</w:t>
      </w:r>
      <w:bookmarkEnd w:id="385"/>
      <w:bookmarkEnd w:id="386"/>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EE70A0">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EE70A0">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87" w:name="_Ref509397676"/>
      <w:bookmarkStart w:id="388" w:name="_Toc513184144"/>
      <w:bookmarkStart w:id="389" w:name="_Toc64440442"/>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87"/>
      <w:bookmarkEnd w:id="388"/>
      <w:bookmarkEnd w:id="389"/>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EE70A0">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EE70A0">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EE70A0">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EE70A0">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64" type="#_x0000_t75" style="width:185.5pt;height:63.05pt" o:ole="">
                  <v:imagedata r:id="rId500" o:title=""/>
                </v:shape>
                <o:OLEObject Type="Embed" ProgID="Equation.3" ShapeID="_x0000_i1264" DrawAspect="Content" ObjectID="_1675485883" r:id="rId50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0"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0"/>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65" type="#_x0000_t75" style="width:323.75pt;height:52.55pt" o:ole="">
                  <v:imagedata r:id="rId502" o:title=""/>
                </v:shape>
                <o:OLEObject Type="Embed" ProgID="Equation.3" ShapeID="_x0000_i1265" DrawAspect="Content" ObjectID="_1675485884" r:id="rId50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1"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1"/>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EE70A0">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EE70A0">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EE70A0">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EE70A0" w:rsidRPr="003D504A">
        <w:rPr>
          <w:rFonts w:ascii="Times New Roman" w:eastAsia="Times New Roman" w:hAnsi="Times New Roman"/>
          <w:sz w:val="24"/>
          <w:szCs w:val="24"/>
          <w:lang w:eastAsia="it-IT"/>
        </w:rPr>
        <w:t>(</w:t>
      </w:r>
      <w:r w:rsidR="00EE70A0" w:rsidRPr="00EE70A0">
        <w:rPr>
          <w:rFonts w:ascii="Times New Roman" w:eastAsia="Times New Roman" w:hAnsi="Times New Roman"/>
          <w:bCs/>
          <w:noProof/>
          <w:sz w:val="24"/>
          <w:szCs w:val="24"/>
          <w:lang w:eastAsia="it-IT"/>
        </w:rPr>
        <w:t>10.1</w:t>
      </w:r>
      <w:r w:rsidR="00EE70A0"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EE70A0" w:rsidRPr="003D504A">
        <w:rPr>
          <w:rFonts w:ascii="Times New Roman" w:eastAsia="Times New Roman" w:hAnsi="Times New Roman"/>
          <w:sz w:val="24"/>
          <w:szCs w:val="24"/>
          <w:lang w:eastAsia="it-IT"/>
        </w:rPr>
        <w:t>(</w:t>
      </w:r>
      <w:r w:rsidR="00EE70A0" w:rsidRPr="00EE70A0">
        <w:rPr>
          <w:rFonts w:ascii="Times New Roman" w:eastAsia="Times New Roman" w:hAnsi="Times New Roman"/>
          <w:bCs/>
          <w:noProof/>
          <w:sz w:val="24"/>
          <w:szCs w:val="24"/>
          <w:lang w:eastAsia="it-IT"/>
        </w:rPr>
        <w:t>10.2</w:t>
      </w:r>
      <w:r w:rsidR="00EE70A0"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66" type="#_x0000_t75" style="width:191.8pt;height:33.65pt" o:ole="">
                  <v:imagedata r:id="rId504" o:title=""/>
                </v:shape>
                <o:OLEObject Type="Embed" ProgID="Equation.3" ShapeID="_x0000_i1266" DrawAspect="Content" ObjectID="_1675485885" r:id="rId50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92"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92"/>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EE70A0" w:rsidRPr="003D504A">
        <w:rPr>
          <w:rFonts w:ascii="Times New Roman" w:eastAsia="Times New Roman" w:hAnsi="Times New Roman"/>
          <w:sz w:val="24"/>
          <w:szCs w:val="24"/>
          <w:lang w:eastAsia="it-IT"/>
        </w:rPr>
        <w:t>(</w:t>
      </w:r>
      <w:r w:rsidR="00EE70A0" w:rsidRPr="00EE70A0">
        <w:rPr>
          <w:rFonts w:ascii="Times New Roman" w:eastAsia="Times New Roman" w:hAnsi="Times New Roman"/>
          <w:bCs/>
          <w:noProof/>
          <w:sz w:val="24"/>
          <w:szCs w:val="24"/>
          <w:lang w:eastAsia="it-IT"/>
        </w:rPr>
        <w:t>10.3</w:t>
      </w:r>
      <w:r w:rsidR="00EE70A0" w:rsidRPr="003D504A">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93" w:name="_Ref520966784"/>
      <w:bookmarkStart w:id="394" w:name="_Toc64440443"/>
      <w:r>
        <w:rPr>
          <w:lang w:val="en-GB"/>
        </w:rPr>
        <w:t>Flood-induced damage to the components of the electrical substations</w:t>
      </w:r>
      <w:bookmarkEnd w:id="393"/>
      <w:bookmarkEnd w:id="394"/>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67" type="#_x0000_t75" style="width:108.8pt;height:20.5pt" o:ole="">
                  <v:imagedata r:id="rId506" o:title=""/>
                </v:shape>
                <o:OLEObject Type="Embed" ProgID="Equation.3" ShapeID="_x0000_i1267" DrawAspect="Content" ObjectID="_1675485886" r:id="rId50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68" type="#_x0000_t75" style="width:240.7pt;height:56.75pt" o:ole="">
                  <v:imagedata r:id="rId508" o:title=""/>
                </v:shape>
                <o:OLEObject Type="Embed" ProgID="Equation.3" ShapeID="_x0000_i1268" DrawAspect="Content" ObjectID="_1675485887" r:id="rId50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69" type="#_x0000_t75" style="width:235.45pt;height:56.75pt" o:ole="">
                  <v:imagedata r:id="rId510" o:title=""/>
                </v:shape>
                <o:OLEObject Type="Embed" ProgID="Equation.3" ShapeID="_x0000_i1269" DrawAspect="Content" ObjectID="_1675485888" r:id="rId51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EE70A0">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70" type="#_x0000_t75" style="width:370.5pt;height:94.05pt" o:ole="">
                  <v:imagedata r:id="rId512" o:title=""/>
                </v:shape>
                <o:OLEObject Type="Embed" ProgID="Equation.3" ShapeID="_x0000_i1270" DrawAspect="Content" ObjectID="_1675485889" r:id="rId51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95" w:name="_Ref509496397"/>
      <w:bookmarkStart w:id="396" w:name="_Toc513184146"/>
      <w:bookmarkStart w:id="397" w:name="_Toc64440444"/>
      <w:r>
        <w:t>The numerical model</w:t>
      </w:r>
      <w:bookmarkEnd w:id="395"/>
      <w:bookmarkEnd w:id="396"/>
      <w:r w:rsidR="00652F0F">
        <w:t>s</w:t>
      </w:r>
      <w:bookmarkEnd w:id="397"/>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98" w:name="_Toc64440445"/>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98"/>
      <w:r w:rsidRPr="003A5C36">
        <w:rPr>
          <w:rFonts w:ascii="Book Antiqua" w:hAnsi="Book Antiqua"/>
          <w:caps/>
          <w:kern w:val="0"/>
          <w:sz w:val="24"/>
          <w:szCs w:val="24"/>
        </w:rPr>
        <w:t xml:space="preserve"> </w:t>
      </w:r>
    </w:p>
    <w:p w:rsidR="00DB37FC" w:rsidRDefault="00DB37FC" w:rsidP="00DB37FC">
      <w:pPr>
        <w:spacing w:after="0" w:line="240" w:lineRule="auto"/>
        <w:jc w:val="both"/>
        <w:rPr>
          <w:rFonts w:ascii="Times New Roman" w:hAnsi="Times New Roman"/>
          <w:sz w:val="24"/>
          <w:szCs w:val="24"/>
        </w:rPr>
      </w:pPr>
    </w:p>
    <w:p w:rsidR="00263310" w:rsidRPr="00BC142A" w:rsidRDefault="00263310" w:rsidP="00263310">
      <w:pPr>
        <w:pStyle w:val="Amicarellititle2"/>
      </w:pPr>
      <w:bookmarkStart w:id="399" w:name="_Toc64440446"/>
      <w:r>
        <w:t xml:space="preserve">The modelling chain of SPHERA </w:t>
      </w:r>
      <w:r w:rsidRPr="00BC142A">
        <w:t>v.</w:t>
      </w:r>
      <w:r>
        <w:t>9</w:t>
      </w:r>
      <w:r w:rsidRPr="00BC142A">
        <w:t>.0</w:t>
      </w:r>
      <w:r>
        <w:t>.0</w:t>
      </w:r>
      <w:bookmarkEnd w:id="399"/>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EE70A0" w:rsidRPr="00B2376C">
        <w:rPr>
          <w:rFonts w:ascii="Times New Roman" w:hAnsi="Times New Roman"/>
        </w:rPr>
        <w:t xml:space="preserve">Figure </w:t>
      </w:r>
      <w:r w:rsidR="00EE70A0">
        <w:rPr>
          <w:rFonts w:ascii="Times New Roman" w:hAnsi="Times New Roman"/>
          <w:noProof/>
        </w:rPr>
        <w:t>11</w:t>
      </w:r>
      <w:r w:rsidR="00EE70A0" w:rsidRPr="00B2376C">
        <w:rPr>
          <w:rFonts w:ascii="Times New Roman" w:hAnsi="Times New Roman"/>
        </w:rPr>
        <w:t>.</w:t>
      </w:r>
      <w:r w:rsidR="00EE70A0">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EE70A0">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EE70A0">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EE70A0">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EE70A0">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EE70A0">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EE70A0">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400" w:author="Amicarelli Andrea (RSE)" w:date="2020-04-13T14:25:00Z">
        <w:r w:rsidDel="00020A50">
          <w:rPr>
            <w:rFonts w:ascii="Times New Roman" w:hAnsi="Times New Roman"/>
            <w:sz w:val="24"/>
            <w:szCs w:val="24"/>
          </w:rPr>
          <w:delText>sediment removal from water reservoirs</w:delText>
        </w:r>
      </w:del>
      <w:ins w:id="401"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402"/>
            <w:r>
              <w:rPr>
                <w:noProof/>
                <w:position w:val="-10"/>
                <w:sz w:val="16"/>
                <w:szCs w:val="16"/>
                <w:lang w:val="it-IT" w:eastAsia="it-IT"/>
              </w:rPr>
              <w:lastRenderedPageBreak/>
              <w:drawing>
                <wp:inline distT="0" distB="0" distL="0" distR="0" wp14:anchorId="23A13FD6" wp14:editId="7C1AAAD6">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4">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402"/>
            <w:r>
              <w:rPr>
                <w:rStyle w:val="Rimandocommento"/>
                <w:rFonts w:ascii="Times New Roman" w:eastAsia="Times New Roman" w:hAnsi="Times New Roman"/>
                <w:szCs w:val="20"/>
                <w:lang w:val="it-IT" w:eastAsia="it-IT"/>
              </w:rPr>
              <w:commentReference w:id="402"/>
            </w:r>
          </w:p>
        </w:tc>
      </w:tr>
    </w:tbl>
    <w:p w:rsidR="00A20D8F" w:rsidRPr="00903A00" w:rsidRDefault="00A20D8F" w:rsidP="00A20D8F">
      <w:pPr>
        <w:spacing w:after="0" w:line="240" w:lineRule="auto"/>
        <w:jc w:val="center"/>
        <w:rPr>
          <w:rFonts w:ascii="Times New Roman" w:hAnsi="Times New Roman"/>
          <w:szCs w:val="24"/>
        </w:rPr>
      </w:pPr>
      <w:bookmarkStart w:id="403"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EE70A0">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EE70A0">
        <w:rPr>
          <w:rFonts w:ascii="Times New Roman" w:hAnsi="Times New Roman"/>
          <w:noProof/>
          <w:szCs w:val="24"/>
        </w:rPr>
        <w:t>1</w:t>
      </w:r>
      <w:r w:rsidRPr="00ED6D25">
        <w:rPr>
          <w:rFonts w:ascii="Times New Roman" w:hAnsi="Times New Roman"/>
          <w:szCs w:val="24"/>
          <w:lang w:val="it-IT"/>
        </w:rPr>
        <w:fldChar w:fldCharType="end"/>
      </w:r>
      <w:bookmarkEnd w:id="403"/>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EE70A0">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EE70A0">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EE70A0">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EE70A0">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EE70A0">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EE70A0">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EE70A0">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EE70A0">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EE70A0">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EE70A0">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EE70A0">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EE70A0">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EE70A0">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EE70A0">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EE70A0">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EE70A0">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EE70A0">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EE70A0">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Default="00160AB9" w:rsidP="00A20D8F">
      <w:pPr>
        <w:spacing w:after="0" w:line="240" w:lineRule="auto"/>
        <w:jc w:val="both"/>
        <w:rPr>
          <w:rFonts w:ascii="Times New Roman" w:hAnsi="Times New Roman"/>
          <w:sz w:val="24"/>
          <w:szCs w:val="24"/>
        </w:rPr>
      </w:pPr>
    </w:p>
    <w:p w:rsidR="00017488" w:rsidRPr="0082711A" w:rsidRDefault="00017488" w:rsidP="00017488">
      <w:pPr>
        <w:pStyle w:val="Amicarellititle2"/>
      </w:pPr>
      <w:bookmarkStart w:id="404" w:name="_Toc64440447"/>
      <w:r>
        <w:t>Some use procedures for</w:t>
      </w:r>
      <w:r w:rsidRPr="0082711A">
        <w:t xml:space="preserve"> Paraview</w:t>
      </w:r>
      <w:bookmarkEnd w:id="404"/>
    </w:p>
    <w:p w:rsidR="00017488" w:rsidRPr="0082711A" w:rsidRDefault="00017488" w:rsidP="00017488">
      <w:pPr>
        <w:pStyle w:val="Normale1"/>
        <w:spacing w:line="240" w:lineRule="auto"/>
        <w:jc w:val="both"/>
        <w:rPr>
          <w:rFonts w:ascii="Times New Roman" w:eastAsia="Calibri" w:hAnsi="Times New Roman"/>
          <w:lang w:val="en-GB" w:eastAsia="en-US"/>
        </w:rPr>
      </w:pPr>
      <w:r w:rsidRPr="0082711A">
        <w:rPr>
          <w:rFonts w:ascii="Times New Roman" w:hAnsi="Times New Roman"/>
          <w:lang w:val="en-GB"/>
        </w:rPr>
        <w:t>Some Paraview use procedures are reported in the following as simple, approximated and non-exhaustive suggestions on how to use Paraview within SPHERA chain</w:t>
      </w:r>
      <w:r w:rsidRPr="0082711A">
        <w:rPr>
          <w:rFonts w:ascii="Times New Roman" w:eastAsia="Calibri" w:hAnsi="Times New Roman"/>
          <w:lang w:val="en-GB" w:eastAsia="en-US"/>
        </w:rPr>
        <w:t>.</w:t>
      </w:r>
    </w:p>
    <w:p w:rsidR="00E37C1F" w:rsidRPr="0082711A" w:rsidRDefault="00E37C1F" w:rsidP="00017488">
      <w:pPr>
        <w:pStyle w:val="Normale1"/>
        <w:spacing w:line="240" w:lineRule="auto"/>
        <w:jc w:val="both"/>
        <w:rPr>
          <w:rFonts w:ascii="Times New Roman" w:eastAsia="Calibri" w:hAnsi="Times New Roman"/>
          <w:lang w:val="en-GB" w:eastAsia="en-US"/>
        </w:rPr>
      </w:pPr>
    </w:p>
    <w:p w:rsidR="00E37C1F" w:rsidRPr="0082711A" w:rsidRDefault="00C9147C" w:rsidP="00E37C1F">
      <w:pPr>
        <w:pStyle w:val="Amicarellititle3"/>
        <w:rPr>
          <w:lang w:val="en-GB"/>
        </w:rPr>
      </w:pPr>
      <w:bookmarkStart w:id="405" w:name="_Ref57193757"/>
      <w:bookmarkStart w:id="406" w:name="_Toc64440448"/>
      <w:commentRangeStart w:id="407"/>
      <w:r w:rsidRPr="0082711A">
        <w:rPr>
          <w:lang w:val="en-GB"/>
        </w:rPr>
        <w:t>E</w:t>
      </w:r>
      <w:r w:rsidR="00D720E0" w:rsidRPr="0082711A">
        <w:rPr>
          <w:lang w:val="en-GB"/>
        </w:rPr>
        <w:t>laboration</w:t>
      </w:r>
      <w:bookmarkEnd w:id="405"/>
      <w:r w:rsidRPr="0082711A">
        <w:rPr>
          <w:lang w:val="en-GB"/>
        </w:rPr>
        <w:t xml:space="preserve"> of a unique DEM-DTM integrated surface</w:t>
      </w:r>
      <w:commentRangeEnd w:id="407"/>
      <w:r w:rsidR="006F3268">
        <w:rPr>
          <w:rStyle w:val="Rimandocommento"/>
          <w:b w:val="0"/>
          <w:i w:val="0"/>
          <w:szCs w:val="20"/>
        </w:rPr>
        <w:commentReference w:id="407"/>
      </w:r>
      <w:bookmarkEnd w:id="406"/>
    </w:p>
    <w:p w:rsidR="00E37C1F" w:rsidRPr="0082711A" w:rsidRDefault="00D720E0" w:rsidP="00E37C1F">
      <w:pPr>
        <w:spacing w:after="0" w:line="240" w:lineRule="auto"/>
        <w:jc w:val="both"/>
        <w:rPr>
          <w:rFonts w:ascii="Times New Roman" w:hAnsi="Times New Roman"/>
          <w:sz w:val="24"/>
          <w:szCs w:val="24"/>
        </w:rPr>
      </w:pPr>
      <w:r w:rsidRPr="0082711A">
        <w:rPr>
          <w:rFonts w:ascii="Times New Roman" w:hAnsi="Times New Roman"/>
          <w:sz w:val="24"/>
          <w:szCs w:val="24"/>
        </w:rPr>
        <w:t xml:space="preserve">Hereafter </w:t>
      </w:r>
      <w:r w:rsidR="00AB549F">
        <w:rPr>
          <w:rFonts w:ascii="Times New Roman" w:hAnsi="Times New Roman"/>
          <w:sz w:val="24"/>
          <w:szCs w:val="24"/>
        </w:rPr>
        <w:t xml:space="preserve">is reported </w:t>
      </w:r>
      <w:r w:rsidRPr="0082711A">
        <w:rPr>
          <w:rFonts w:ascii="Times New Roman" w:hAnsi="Times New Roman"/>
          <w:sz w:val="24"/>
          <w:szCs w:val="24"/>
        </w:rPr>
        <w:t>a use procedure for integrating several DEM (Digital Elevation Model) files with the associated DTM (Digital Terrain Model) files</w:t>
      </w:r>
      <w:r w:rsidR="00DE76AD" w:rsidRPr="0082711A">
        <w:rPr>
          <w:rFonts w:ascii="Times New Roman" w:hAnsi="Times New Roman"/>
          <w:sz w:val="24"/>
          <w:szCs w:val="24"/>
        </w:rPr>
        <w:t xml:space="preserve"> in a unique wall boundary</w:t>
      </w:r>
      <w:r w:rsidR="008D7EB1">
        <w:rPr>
          <w:rFonts w:ascii="Times New Roman" w:hAnsi="Times New Roman"/>
          <w:sz w:val="24"/>
          <w:szCs w:val="24"/>
        </w:rPr>
        <w:t xml:space="preserve"> for SPH simulations</w:t>
      </w:r>
      <w:r w:rsidRPr="0082711A">
        <w:rPr>
          <w:rFonts w:ascii="Times New Roman" w:hAnsi="Times New Roman"/>
          <w:sz w:val="24"/>
          <w:szCs w:val="24"/>
        </w:rPr>
        <w:t xml:space="preserve">, by means of the following software tools: </w:t>
      </w:r>
      <w:r w:rsidR="00E37C1F" w:rsidRPr="0082711A">
        <w:rPr>
          <w:rFonts w:ascii="Times New Roman" w:hAnsi="Times New Roman"/>
          <w:sz w:val="24"/>
          <w:szCs w:val="24"/>
        </w:rPr>
        <w:t xml:space="preserve">Paraview </w:t>
      </w:r>
      <w:r w:rsidRPr="0082711A">
        <w:rPr>
          <w:rFonts w:ascii="Times New Roman" w:hAnsi="Times New Roman"/>
          <w:sz w:val="24"/>
          <w:szCs w:val="24"/>
        </w:rPr>
        <w:t>(</w:t>
      </w:r>
      <w:r w:rsidR="00E37C1F" w:rsidRPr="0082711A">
        <w:rPr>
          <w:rFonts w:ascii="Times New Roman" w:hAnsi="Times New Roman"/>
          <w:sz w:val="24"/>
          <w:szCs w:val="24"/>
        </w:rPr>
        <w:t>Kitware, 2020,</w:t>
      </w:r>
      <w:r w:rsidRPr="0082711A">
        <w:rPr>
          <w:rFonts w:ascii="Times New Roman" w:hAnsi="Times New Roman"/>
          <w:sz w:val="24"/>
          <w:szCs w:val="24"/>
        </w:rPr>
        <w:t xml:space="preserve"> [</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_Ref57191825 \r \h </w:instrText>
      </w:r>
      <w:r w:rsidRPr="0082711A">
        <w:rPr>
          <w:rFonts w:ascii="Times New Roman" w:hAnsi="Times New Roman"/>
          <w:sz w:val="24"/>
          <w:szCs w:val="24"/>
        </w:rPr>
      </w:r>
      <w:r w:rsidRPr="0082711A">
        <w:rPr>
          <w:rFonts w:ascii="Times New Roman" w:hAnsi="Times New Roman"/>
          <w:sz w:val="24"/>
          <w:szCs w:val="24"/>
        </w:rPr>
        <w:fldChar w:fldCharType="separate"/>
      </w:r>
      <w:r w:rsidR="00EE70A0">
        <w:rPr>
          <w:rFonts w:ascii="Times New Roman" w:hAnsi="Times New Roman"/>
          <w:sz w:val="24"/>
          <w:szCs w:val="24"/>
        </w:rPr>
        <w:t>154</w:t>
      </w:r>
      <w:r w:rsidRPr="0082711A">
        <w:rPr>
          <w:rFonts w:ascii="Times New Roman" w:hAnsi="Times New Roman"/>
          <w:sz w:val="24"/>
          <w:szCs w:val="24"/>
        </w:rPr>
        <w:fldChar w:fldCharType="end"/>
      </w:r>
      <w:r w:rsidRPr="0082711A">
        <w:rPr>
          <w:rFonts w:ascii="Times New Roman" w:hAnsi="Times New Roman"/>
          <w:sz w:val="24"/>
          <w:szCs w:val="24"/>
        </w:rPr>
        <w:t>]); DEM2xyz (</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_Ref57191845 \r \h </w:instrText>
      </w:r>
      <w:r w:rsidRPr="0082711A">
        <w:rPr>
          <w:rFonts w:ascii="Times New Roman" w:hAnsi="Times New Roman"/>
          <w:sz w:val="24"/>
          <w:szCs w:val="24"/>
        </w:rPr>
      </w:r>
      <w:r w:rsidRPr="0082711A">
        <w:rPr>
          <w:rFonts w:ascii="Times New Roman" w:hAnsi="Times New Roman"/>
          <w:sz w:val="24"/>
          <w:szCs w:val="24"/>
        </w:rPr>
        <w:fldChar w:fldCharType="separate"/>
      </w:r>
      <w:r w:rsidR="00EE70A0">
        <w:rPr>
          <w:rFonts w:ascii="Times New Roman" w:hAnsi="Times New Roman"/>
          <w:sz w:val="24"/>
          <w:szCs w:val="24"/>
        </w:rPr>
        <w:t>40</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 xml:space="preserve">; ply2SPHERA_perimeter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_Ref520295993 \r \h </w:instrText>
      </w:r>
      <w:r w:rsidRPr="0082711A">
        <w:rPr>
          <w:rFonts w:ascii="Times New Roman" w:hAnsi="Times New Roman"/>
          <w:sz w:val="24"/>
          <w:szCs w:val="24"/>
        </w:rPr>
      </w:r>
      <w:r w:rsidRPr="0082711A">
        <w:rPr>
          <w:rFonts w:ascii="Times New Roman" w:hAnsi="Times New Roman"/>
          <w:sz w:val="24"/>
          <w:szCs w:val="24"/>
        </w:rPr>
        <w:fldChar w:fldCharType="separate"/>
      </w:r>
      <w:r w:rsidR="00EE70A0">
        <w:rPr>
          <w:rFonts w:ascii="Times New Roman" w:hAnsi="Times New Roman"/>
          <w:sz w:val="24"/>
          <w:szCs w:val="24"/>
        </w:rPr>
        <w:t>160</w:t>
      </w:r>
      <w:r w:rsidRPr="0082711A">
        <w:rPr>
          <w:rFonts w:ascii="Times New Roman" w:hAnsi="Times New Roman"/>
          <w:sz w:val="24"/>
          <w:szCs w:val="24"/>
        </w:rPr>
        <w:fldChar w:fldCharType="end"/>
      </w:r>
      <w:r w:rsidRPr="0082711A">
        <w:rPr>
          <w:rFonts w:ascii="Times New Roman" w:hAnsi="Times New Roman"/>
          <w:sz w:val="24"/>
          <w:szCs w:val="24"/>
        </w:rPr>
        <w:t xml:space="preserve">]); </w:t>
      </w:r>
      <w:r w:rsidR="00E37C1F" w:rsidRPr="0082711A">
        <w:rPr>
          <w:rFonts w:ascii="Times New Roman" w:hAnsi="Times New Roman"/>
          <w:sz w:val="24"/>
          <w:szCs w:val="24"/>
        </w:rPr>
        <w:t xml:space="preserve">Grid Interpolator </w:t>
      </w:r>
      <w:r w:rsidRPr="0082711A">
        <w:rPr>
          <w:rFonts w:ascii="Times New Roman" w:hAnsi="Times New Roman"/>
          <w:sz w:val="24"/>
          <w:szCs w:val="24"/>
        </w:rPr>
        <w:t>(</w:t>
      </w:r>
      <w:r w:rsidR="00E37C1F" w:rsidRPr="0082711A">
        <w:rPr>
          <w:rFonts w:ascii="Times New Roman" w:hAnsi="Times New Roman"/>
          <w:sz w:val="24"/>
          <w:szCs w:val="24"/>
        </w:rPr>
        <w:t xml:space="preserve">2020, </w:t>
      </w:r>
      <w:r w:rsidRPr="0082711A">
        <w:rPr>
          <w:rFonts w:ascii="Times New Roman" w:hAnsi="Times New Roman"/>
          <w:sz w:val="24"/>
          <w:szCs w:val="24"/>
        </w:rPr>
        <w:t>[</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_Ref520297992 \r \h </w:instrText>
      </w:r>
      <w:r w:rsidRPr="0082711A">
        <w:rPr>
          <w:rFonts w:ascii="Times New Roman" w:hAnsi="Times New Roman"/>
          <w:sz w:val="24"/>
          <w:szCs w:val="24"/>
        </w:rPr>
      </w:r>
      <w:r w:rsidRPr="0082711A">
        <w:rPr>
          <w:rFonts w:ascii="Times New Roman" w:hAnsi="Times New Roman"/>
          <w:sz w:val="24"/>
          <w:szCs w:val="24"/>
        </w:rPr>
        <w:fldChar w:fldCharType="separate"/>
      </w:r>
      <w:r w:rsidR="00EE70A0">
        <w:rPr>
          <w:rFonts w:ascii="Times New Roman" w:hAnsi="Times New Roman"/>
          <w:sz w:val="24"/>
          <w:szCs w:val="24"/>
        </w:rPr>
        <w:t>79</w:t>
      </w:r>
      <w:r w:rsidRPr="0082711A">
        <w:rPr>
          <w:rFonts w:ascii="Times New Roman" w:hAnsi="Times New Roman"/>
          <w:sz w:val="24"/>
          <w:szCs w:val="24"/>
        </w:rPr>
        <w:fldChar w:fldCharType="end"/>
      </w:r>
      <w:r w:rsidRPr="0082711A">
        <w:rPr>
          <w:rFonts w:ascii="Times New Roman" w:hAnsi="Times New Roman"/>
          <w:sz w:val="24"/>
          <w:szCs w:val="24"/>
        </w:rPr>
        <w:t>]</w:t>
      </w:r>
      <w:r w:rsidR="00E37C1F" w:rsidRPr="0082711A">
        <w:rPr>
          <w:rFonts w:ascii="Times New Roman" w:hAnsi="Times New Roman"/>
          <w:sz w:val="24"/>
          <w:szCs w:val="24"/>
        </w:rPr>
        <w:t>)</w:t>
      </w:r>
      <w:r w:rsidRPr="0082711A">
        <w:rPr>
          <w:rFonts w:ascii="Times New Roman" w:hAnsi="Times New Roman"/>
          <w:sz w:val="24"/>
          <w:szCs w:val="24"/>
        </w:rPr>
        <w:t>. Speci</w:t>
      </w:r>
      <w:r w:rsidR="00C9147C" w:rsidRPr="0082711A">
        <w:rPr>
          <w:rFonts w:ascii="Times New Roman" w:hAnsi="Times New Roman"/>
          <w:sz w:val="24"/>
          <w:szCs w:val="24"/>
        </w:rPr>
        <w:t>fic treatments concern the foll</w:t>
      </w:r>
      <w:r w:rsidRPr="0082711A">
        <w:rPr>
          <w:rFonts w:ascii="Times New Roman" w:hAnsi="Times New Roman"/>
          <w:sz w:val="24"/>
          <w:szCs w:val="24"/>
        </w:rPr>
        <w:t>o</w:t>
      </w:r>
      <w:r w:rsidR="00C9147C" w:rsidRPr="0082711A">
        <w:rPr>
          <w:rFonts w:ascii="Times New Roman" w:hAnsi="Times New Roman"/>
          <w:sz w:val="24"/>
          <w:szCs w:val="24"/>
        </w:rPr>
        <w:t>w</w:t>
      </w:r>
      <w:r w:rsidRPr="0082711A">
        <w:rPr>
          <w:rFonts w:ascii="Times New Roman" w:hAnsi="Times New Roman"/>
          <w:sz w:val="24"/>
          <w:szCs w:val="24"/>
        </w:rPr>
        <w:t>ing items: power lines and electricity pylons, trees</w:t>
      </w:r>
      <w:r w:rsidR="00E37C1F" w:rsidRPr="0082711A">
        <w:rPr>
          <w:rFonts w:ascii="Times New Roman" w:hAnsi="Times New Roman"/>
          <w:sz w:val="24"/>
          <w:szCs w:val="24"/>
        </w:rPr>
        <w:t xml:space="preserve">, </w:t>
      </w:r>
      <w:r w:rsidRPr="0082711A">
        <w:rPr>
          <w:rFonts w:ascii="Times New Roman" w:hAnsi="Times New Roman"/>
          <w:sz w:val="24"/>
          <w:szCs w:val="24"/>
        </w:rPr>
        <w:t>sub-grid roughness</w:t>
      </w:r>
      <w:r w:rsidR="00E37C1F" w:rsidRPr="0082711A">
        <w:rPr>
          <w:rFonts w:ascii="Times New Roman" w:hAnsi="Times New Roman"/>
          <w:sz w:val="24"/>
          <w:szCs w:val="24"/>
        </w:rPr>
        <w:t xml:space="preserve">, </w:t>
      </w:r>
      <w:r w:rsidRPr="0082711A">
        <w:rPr>
          <w:rFonts w:ascii="Times New Roman" w:hAnsi="Times New Roman"/>
          <w:sz w:val="24"/>
          <w:szCs w:val="24"/>
        </w:rPr>
        <w:t>bridges</w:t>
      </w:r>
      <w:r w:rsidR="00E37C1F" w:rsidRPr="0082711A">
        <w:rPr>
          <w:rFonts w:ascii="Times New Roman" w:hAnsi="Times New Roman"/>
          <w:sz w:val="24"/>
          <w:szCs w:val="24"/>
        </w:rPr>
        <w:t>, DTM</w:t>
      </w:r>
      <w:r w:rsidRPr="0082711A">
        <w:rPr>
          <w:rFonts w:ascii="Times New Roman" w:hAnsi="Times New Roman"/>
          <w:sz w:val="24"/>
          <w:szCs w:val="24"/>
        </w:rPr>
        <w:t xml:space="preserve"> and </w:t>
      </w:r>
      <w:r w:rsidR="00E37C1F" w:rsidRPr="0082711A">
        <w:rPr>
          <w:rFonts w:ascii="Times New Roman" w:hAnsi="Times New Roman"/>
          <w:sz w:val="24"/>
          <w:szCs w:val="24"/>
        </w:rPr>
        <w:t xml:space="preserve">DEM </w:t>
      </w:r>
      <w:r w:rsidRPr="0082711A">
        <w:rPr>
          <w:rFonts w:ascii="Times New Roman" w:hAnsi="Times New Roman"/>
          <w:sz w:val="24"/>
          <w:szCs w:val="24"/>
        </w:rPr>
        <w:t>intrinsic bugs</w:t>
      </w:r>
      <w:r w:rsidR="00C9147C" w:rsidRPr="0082711A">
        <w:rPr>
          <w:rFonts w:ascii="Times New Roman" w:hAnsi="Times New Roman"/>
          <w:sz w:val="24"/>
          <w:szCs w:val="24"/>
        </w:rPr>
        <w:t>. The current procedure is composed by the following steps</w:t>
      </w:r>
      <w:r w:rsidRPr="0082711A">
        <w:rPr>
          <w:rFonts w:ascii="Times New Roman" w:hAnsi="Times New Roman"/>
          <w:sz w:val="24"/>
          <w:szCs w:val="24"/>
        </w:rPr>
        <w:t>:</w:t>
      </w:r>
    </w:p>
    <w:p w:rsidR="000B20DE" w:rsidRPr="0082711A" w:rsidRDefault="007925B6" w:rsidP="006A2FDC">
      <w:pPr>
        <w:pStyle w:val="Paragrafoelenco"/>
        <w:numPr>
          <w:ilvl w:val="0"/>
          <w:numId w:val="2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w:t>
      </w:r>
      <w:r w:rsidR="000B20DE" w:rsidRPr="0082711A">
        <w:rPr>
          <w:rFonts w:eastAsia="Calibri"/>
          <w:lang w:val="en-GB"/>
        </w:rPr>
        <w:t xml:space="preserve">DTM </w:t>
      </w:r>
      <w:r w:rsidRPr="0082711A">
        <w:rPr>
          <w:rFonts w:eastAsia="Calibri"/>
          <w:lang w:val="en-GB"/>
        </w:rPr>
        <w:t xml:space="preserve">by means of </w:t>
      </w:r>
      <w:r w:rsidR="000B20DE" w:rsidRPr="0082711A">
        <w:rPr>
          <w:rFonts w:eastAsia="Calibri"/>
          <w:lang w:val="en-GB"/>
        </w:rPr>
        <w:t>DEM2xyz;</w:t>
      </w:r>
    </w:p>
    <w:p w:rsidR="000B20DE" w:rsidRPr="0082711A" w:rsidRDefault="007925B6" w:rsidP="006A2FDC">
      <w:pPr>
        <w:pStyle w:val="Paragrafoelenco"/>
        <w:numPr>
          <w:ilvl w:val="0"/>
          <w:numId w:val="25"/>
        </w:numPr>
        <w:jc w:val="both"/>
        <w:rPr>
          <w:rFonts w:eastAsia="Calibri"/>
          <w:lang w:val="en-GB"/>
        </w:rPr>
      </w:pPr>
      <w:r w:rsidRPr="0082711A">
        <w:rPr>
          <w:rFonts w:eastAsia="Calibri"/>
          <w:lang w:val="en-GB"/>
        </w:rPr>
        <w:t>e</w:t>
      </w:r>
      <w:r w:rsidR="00BD6A46" w:rsidRPr="0082711A">
        <w:rPr>
          <w:rFonts w:eastAsia="Calibri"/>
          <w:lang w:val="en-GB"/>
        </w:rPr>
        <w:t>laborate</w:t>
      </w:r>
      <w:r w:rsidRPr="0082711A">
        <w:rPr>
          <w:rFonts w:eastAsia="Calibri"/>
          <w:lang w:val="en-GB"/>
        </w:rPr>
        <w:t xml:space="preserve"> the raw DEM by means of DEM2xyz</w:t>
      </w:r>
      <w:r w:rsidR="000B20DE" w:rsidRPr="0082711A">
        <w:rPr>
          <w:rFonts w:eastAsia="Calibri"/>
          <w:lang w:val="en-GB"/>
        </w:rPr>
        <w:t>;</w:t>
      </w:r>
    </w:p>
    <w:p w:rsidR="000B20DE" w:rsidRPr="0082711A" w:rsidRDefault="00BD6A46" w:rsidP="006A2FDC">
      <w:pPr>
        <w:pStyle w:val="Paragrafoelenco"/>
        <w:numPr>
          <w:ilvl w:val="0"/>
          <w:numId w:val="25"/>
        </w:numPr>
        <w:jc w:val="both"/>
        <w:rPr>
          <w:rFonts w:eastAsia="Calibri"/>
          <w:lang w:val="en-GB"/>
        </w:rPr>
      </w:pPr>
      <w:r w:rsidRPr="0082711A">
        <w:rPr>
          <w:rFonts w:eastAsia="Calibri"/>
          <w:lang w:val="en-GB"/>
        </w:rPr>
        <w:t>integrate</w:t>
      </w:r>
      <w:r w:rsidR="007925B6" w:rsidRPr="0082711A">
        <w:rPr>
          <w:rFonts w:eastAsia="Calibri"/>
          <w:lang w:val="en-GB"/>
        </w:rPr>
        <w:t xml:space="preserve"> the elaborated </w:t>
      </w:r>
      <w:r w:rsidR="000B20DE" w:rsidRPr="0082711A">
        <w:rPr>
          <w:rFonts w:eastAsia="Calibri"/>
          <w:lang w:val="en-GB"/>
        </w:rPr>
        <w:t xml:space="preserve">DTM </w:t>
      </w:r>
      <w:r w:rsidR="007925B6" w:rsidRPr="0082711A">
        <w:rPr>
          <w:rFonts w:eastAsia="Calibri"/>
          <w:lang w:val="en-GB"/>
        </w:rPr>
        <w:t>and</w:t>
      </w:r>
      <w:r w:rsidR="000B20DE" w:rsidRPr="0082711A">
        <w:rPr>
          <w:rFonts w:eastAsia="Calibri"/>
          <w:lang w:val="en-GB"/>
        </w:rPr>
        <w:t xml:space="preserve"> DEM</w:t>
      </w:r>
      <w:r w:rsidR="007925B6" w:rsidRPr="0082711A">
        <w:rPr>
          <w:rFonts w:eastAsia="Calibri"/>
          <w:lang w:val="en-GB"/>
        </w:rPr>
        <w:t xml:space="preserve"> 3D surfaces</w:t>
      </w:r>
      <w:r w:rsidR="000B20DE" w:rsidRPr="0082711A">
        <w:rPr>
          <w:rFonts w:eastAsia="Calibri"/>
          <w:lang w:val="en-GB"/>
        </w:rPr>
        <w:t>:</w:t>
      </w:r>
    </w:p>
    <w:p w:rsidR="000B20DE" w:rsidRPr="0082711A" w:rsidRDefault="007925B6" w:rsidP="006A2FDC">
      <w:pPr>
        <w:pStyle w:val="Paragrafoelenco"/>
        <w:numPr>
          <w:ilvl w:val="1"/>
          <w:numId w:val="25"/>
        </w:numPr>
        <w:jc w:val="both"/>
        <w:rPr>
          <w:rFonts w:eastAsia="Calibri"/>
          <w:lang w:val="en-GB"/>
        </w:rPr>
      </w:pPr>
      <w:r w:rsidRPr="0082711A">
        <w:rPr>
          <w:rFonts w:eastAsia="Calibri"/>
          <w:lang w:val="en-GB"/>
        </w:rPr>
        <w:t xml:space="preserve">assess </w:t>
      </w:r>
      <w:r w:rsidR="00BD6A46" w:rsidRPr="0082711A">
        <w:rPr>
          <w:rFonts w:eastAsia="Calibri"/>
          <w:lang w:val="en-GB"/>
        </w:rPr>
        <w:t xml:space="preserve">the 2D field of the height difference </w:t>
      </w:r>
      <w:r w:rsidR="00BD6A46" w:rsidRPr="0082711A">
        <w:rPr>
          <w:lang w:val="en-GB"/>
        </w:rPr>
        <w:t>(</w:t>
      </w:r>
      <w:r w:rsidR="00BD6A46" w:rsidRPr="0082711A">
        <w:rPr>
          <w:i/>
          <w:lang w:val="en-GB"/>
        </w:rPr>
        <w:t>z</w:t>
      </w:r>
      <w:r w:rsidR="00BD6A46" w:rsidRPr="0082711A">
        <w:rPr>
          <w:i/>
          <w:vertAlign w:val="subscript"/>
          <w:lang w:val="en-GB"/>
        </w:rPr>
        <w:t>diff</w:t>
      </w:r>
      <w:r w:rsidR="00BD6A46" w:rsidRPr="0082711A">
        <w:rPr>
          <w:lang w:val="en-GB"/>
        </w:rPr>
        <w:t xml:space="preserve"> -m-) between the DEM and the DTM and save </w:t>
      </w:r>
      <w:r w:rsidR="0082711A">
        <w:rPr>
          <w:lang w:val="en-GB"/>
        </w:rPr>
        <w:t>it with</w:t>
      </w:r>
      <w:r w:rsidR="00BD6A46" w:rsidRPr="0082711A">
        <w:rPr>
          <w:lang w:val="en-GB"/>
        </w:rPr>
        <w:t xml:space="preserve"> </w:t>
      </w:r>
      <w:r w:rsidR="0082711A">
        <w:rPr>
          <w:lang w:val="en-GB"/>
        </w:rPr>
        <w:t xml:space="preserve">the </w:t>
      </w:r>
      <w:r w:rsidR="00BD6A46" w:rsidRPr="0082711A">
        <w:rPr>
          <w:lang w:val="en-GB"/>
        </w:rPr>
        <w:t xml:space="preserve">“.csv” format </w:t>
      </w:r>
      <w:r w:rsidR="000B20DE" w:rsidRPr="0082711A">
        <w:rPr>
          <w:rFonts w:eastAsia="Calibri"/>
          <w:lang w:val="en-GB"/>
        </w:rPr>
        <w:t xml:space="preserve">(“Save Data”; </w:t>
      </w:r>
      <w:r w:rsidR="00BD6A46" w:rsidRPr="0082711A">
        <w:rPr>
          <w:rFonts w:eastAsia="Calibri"/>
          <w:lang w:val="en-GB"/>
        </w:rPr>
        <w:t>in order to optimize the Virtual Memory in the following steps, select more than 5 significant decimal digits only if necessary</w:t>
      </w:r>
      <w:r w:rsidR="000B20DE" w:rsidRPr="0082711A">
        <w:rPr>
          <w:rFonts w:eastAsia="Calibri"/>
          <w:lang w:val="en-GB"/>
        </w:rPr>
        <w:t>);</w:t>
      </w:r>
    </w:p>
    <w:p w:rsidR="000B20DE" w:rsidRPr="0082711A" w:rsidRDefault="00BD6A46" w:rsidP="006A2FDC">
      <w:pPr>
        <w:pStyle w:val="Paragrafoelenco"/>
        <w:numPr>
          <w:ilvl w:val="1"/>
          <w:numId w:val="25"/>
        </w:numPr>
        <w:jc w:val="both"/>
        <w:rPr>
          <w:rFonts w:eastAsia="Calibri"/>
          <w:lang w:val="en-GB"/>
        </w:rPr>
      </w:pPr>
      <w:r w:rsidRPr="0082711A">
        <w:rPr>
          <w:rFonts w:eastAsia="Calibri"/>
          <w:lang w:val="en-GB"/>
        </w:rPr>
        <w:t xml:space="preserve">ad-hoc treatment of the intrinsic errors due to the definition of the DEM (i.e., a surface described by a 3D function, </w:t>
      </w:r>
      <w:r w:rsidR="008D7EB1">
        <w:rPr>
          <w:rFonts w:eastAsia="Calibri"/>
          <w:lang w:val="en-GB"/>
        </w:rPr>
        <w:t xml:space="preserve">a single </w:t>
      </w:r>
      <w:r w:rsidRPr="0082711A">
        <w:rPr>
          <w:rFonts w:eastAsia="Calibri"/>
          <w:lang w:val="en-GB"/>
        </w:rPr>
        <w:t xml:space="preserve">quote </w:t>
      </w:r>
      <w:r w:rsidR="008D7EB1">
        <w:rPr>
          <w:rFonts w:eastAsia="Calibri"/>
          <w:lang w:val="en-GB"/>
        </w:rPr>
        <w:t xml:space="preserve">being </w:t>
      </w:r>
      <w:r w:rsidRPr="0082711A">
        <w:rPr>
          <w:rFonts w:eastAsia="Calibri"/>
          <w:lang w:val="en-GB"/>
        </w:rPr>
        <w:t>associated with any couple o</w:t>
      </w:r>
      <w:r w:rsidR="0082711A">
        <w:rPr>
          <w:rFonts w:eastAsia="Calibri"/>
          <w:lang w:val="en-GB"/>
        </w:rPr>
        <w:t>f horizont</w:t>
      </w:r>
      <w:r w:rsidRPr="0082711A">
        <w:rPr>
          <w:rFonts w:eastAsia="Calibri"/>
          <w:lang w:val="en-GB"/>
        </w:rPr>
        <w:t>al coordinates</w:t>
      </w:r>
      <w:r w:rsidR="00646F13" w:rsidRPr="0082711A">
        <w:rPr>
          <w:rFonts w:eastAsia="Calibri"/>
          <w:lang w:val="en-GB"/>
        </w:rPr>
        <w:t xml:space="preserve">) by means of Paraview (local treatment of the field of </w:t>
      </w:r>
      <w:r w:rsidR="00646F13" w:rsidRPr="0082711A">
        <w:rPr>
          <w:i/>
          <w:lang w:val="en-GB"/>
        </w:rPr>
        <w:t>z</w:t>
      </w:r>
      <w:r w:rsidR="00646F13" w:rsidRPr="0082711A">
        <w:rPr>
          <w:i/>
          <w:vertAlign w:val="subscript"/>
          <w:lang w:val="en-GB"/>
        </w:rPr>
        <w:t>diff</w:t>
      </w:r>
      <w:r w:rsidR="00646F13" w:rsidRPr="0082711A">
        <w:rPr>
          <w:lang w:val="en-GB"/>
        </w:rPr>
        <w:t>, obstacle by obstacle, where necessary): select the horizontal coordinates of the “digging regions” to feed DEM2xyz (</w:t>
      </w:r>
      <w:r w:rsidR="0082711A">
        <w:rPr>
          <w:lang w:val="en-GB"/>
        </w:rPr>
        <w:t xml:space="preserve">one can use </w:t>
      </w:r>
      <w:r w:rsidR="00646F13" w:rsidRPr="0082711A">
        <w:rPr>
          <w:lang w:val="en-GB"/>
        </w:rPr>
        <w:t xml:space="preserve">the </w:t>
      </w:r>
      <w:r w:rsidR="000B20DE" w:rsidRPr="0082711A">
        <w:rPr>
          <w:rFonts w:eastAsia="Calibri"/>
          <w:lang w:val="en-GB"/>
        </w:rPr>
        <w:t xml:space="preserve">“Source Splines” </w:t>
      </w:r>
      <w:r w:rsidR="0082711A">
        <w:rPr>
          <w:rFonts w:eastAsia="Calibri"/>
          <w:lang w:val="en-GB"/>
        </w:rPr>
        <w:t xml:space="preserve">for design </w:t>
      </w:r>
      <w:r w:rsidR="00646F13" w:rsidRPr="0082711A">
        <w:rPr>
          <w:rFonts w:eastAsia="Calibri"/>
          <w:lang w:val="en-GB"/>
        </w:rPr>
        <w:t>removing the exceeding decimal digits, provided the precision requested by DEM2xyz</w:t>
      </w:r>
      <w:r w:rsidR="000B20DE" w:rsidRPr="0082711A">
        <w:rPr>
          <w:rFonts w:eastAsia="Calibri"/>
          <w:lang w:val="en-GB"/>
        </w:rPr>
        <w:t>):</w:t>
      </w:r>
    </w:p>
    <w:p w:rsidR="000B20DE" w:rsidRPr="0082711A" w:rsidRDefault="008D7EB1" w:rsidP="006A2FDC">
      <w:pPr>
        <w:pStyle w:val="Paragrafoelenco"/>
        <w:numPr>
          <w:ilvl w:val="2"/>
          <w:numId w:val="25"/>
        </w:numPr>
        <w:jc w:val="both"/>
        <w:rPr>
          <w:rFonts w:eastAsia="Calibri"/>
          <w:lang w:val="en-GB"/>
        </w:rPr>
      </w:pPr>
      <w:r>
        <w:rPr>
          <w:rFonts w:eastAsia="Calibri"/>
          <w:lang w:val="en-GB"/>
        </w:rPr>
        <w:t xml:space="preserve">fix the </w:t>
      </w:r>
      <w:r w:rsidR="0082711A">
        <w:rPr>
          <w:rFonts w:eastAsia="Calibri"/>
          <w:lang w:val="en-GB"/>
        </w:rPr>
        <w:t>e</w:t>
      </w:r>
      <w:r w:rsidR="00646F13" w:rsidRPr="0082711A">
        <w:rPr>
          <w:rFonts w:eastAsia="Calibri"/>
          <w:lang w:val="en-GB"/>
        </w:rPr>
        <w:t>levated permeable obstacles</w:t>
      </w:r>
      <w:r w:rsidR="000B20DE" w:rsidRPr="0082711A">
        <w:rPr>
          <w:rFonts w:eastAsia="Calibri"/>
          <w:lang w:val="en-GB"/>
        </w:rPr>
        <w:t>:</w:t>
      </w:r>
    </w:p>
    <w:p w:rsidR="00646F13" w:rsidRPr="0082711A" w:rsidRDefault="0082711A" w:rsidP="006A2FDC">
      <w:pPr>
        <w:pStyle w:val="Paragrafoelenco"/>
        <w:numPr>
          <w:ilvl w:val="2"/>
          <w:numId w:val="24"/>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504695" w:rsidRPr="0082711A">
        <w:rPr>
          <w:rFonts w:ascii="Times-Roman" w:hAnsi="Times-Roman" w:cs="Times-Roman"/>
          <w:szCs w:val="22"/>
          <w:lang w:val="en-GB"/>
        </w:rPr>
        <w:t>emove the power lines, the el</w:t>
      </w:r>
      <w:r>
        <w:rPr>
          <w:rFonts w:ascii="Times-Roman" w:hAnsi="Times-Roman" w:cs="Times-Roman"/>
          <w:szCs w:val="22"/>
          <w:lang w:val="en-GB"/>
        </w:rPr>
        <w:t>e</w:t>
      </w:r>
      <w:r w:rsidR="00504695" w:rsidRPr="0082711A">
        <w:rPr>
          <w:rFonts w:ascii="Times-Roman" w:hAnsi="Times-Roman" w:cs="Times-Roman"/>
          <w:szCs w:val="22"/>
          <w:lang w:val="en-GB"/>
        </w:rPr>
        <w:t>ctric</w:t>
      </w:r>
      <w:r>
        <w:rPr>
          <w:rFonts w:ascii="Times-Roman" w:hAnsi="Times-Roman" w:cs="Times-Roman"/>
          <w:szCs w:val="22"/>
          <w:lang w:val="en-GB"/>
        </w:rPr>
        <w:t>ity pylons and the other truss structures</w:t>
      </w:r>
      <w:r w:rsidR="00504695" w:rsidRPr="0082711A">
        <w:rPr>
          <w:rFonts w:ascii="Times-Roman" w:hAnsi="Times-Roman" w:cs="Times-Roman"/>
          <w:szCs w:val="22"/>
          <w:lang w:val="en-GB"/>
        </w:rPr>
        <w:t xml:space="preserve"> as they are extruded to the ground as impermeable obstacles;</w:t>
      </w:r>
    </w:p>
    <w:p w:rsidR="000B20DE" w:rsidRPr="0082711A" w:rsidRDefault="0082711A" w:rsidP="006A2FDC">
      <w:pPr>
        <w:pStyle w:val="Paragrafoelenco"/>
        <w:numPr>
          <w:ilvl w:val="2"/>
          <w:numId w:val="24"/>
        </w:numPr>
        <w:autoSpaceDE w:val="0"/>
        <w:autoSpaceDN w:val="0"/>
        <w:adjustRightInd w:val="0"/>
        <w:jc w:val="both"/>
        <w:rPr>
          <w:rFonts w:ascii="Times-Roman" w:hAnsi="Times-Roman" w:cs="Times-Roman"/>
          <w:szCs w:val="22"/>
          <w:lang w:val="en-GB"/>
        </w:rPr>
      </w:pPr>
      <w:r>
        <w:rPr>
          <w:rFonts w:ascii="Times-Roman" w:hAnsi="Times-Roman" w:cs="Times-Roman"/>
          <w:szCs w:val="22"/>
          <w:lang w:val="en-GB"/>
        </w:rPr>
        <w:t>t</w:t>
      </w:r>
      <w:r w:rsidR="00504695" w:rsidRPr="0082711A">
        <w:rPr>
          <w:rFonts w:ascii="Times-Roman" w:hAnsi="Times-Roman" w:cs="Times-Roman"/>
          <w:szCs w:val="22"/>
          <w:lang w:val="en-GB"/>
        </w:rPr>
        <w:t>he tree</w:t>
      </w:r>
      <w:r>
        <w:rPr>
          <w:rFonts w:ascii="Times-Roman" w:hAnsi="Times-Roman" w:cs="Times-Roman"/>
          <w:szCs w:val="22"/>
          <w:lang w:val="en-GB"/>
        </w:rPr>
        <w:t xml:space="preserve"> foliage</w:t>
      </w:r>
      <w:r w:rsidR="00504695" w:rsidRPr="0082711A">
        <w:rPr>
          <w:rFonts w:ascii="Times-Roman" w:hAnsi="Times-Roman" w:cs="Times-Roman"/>
          <w:szCs w:val="22"/>
          <w:lang w:val="en-GB"/>
        </w:rPr>
        <w:t xml:space="preserve"> can be left, except for thos</w:t>
      </w:r>
      <w:r>
        <w:rPr>
          <w:rFonts w:ascii="Times-Roman" w:hAnsi="Times-Roman" w:cs="Times-Roman"/>
          <w:szCs w:val="22"/>
          <w:lang w:val="en-GB"/>
        </w:rPr>
        <w:t>e</w:t>
      </w:r>
      <w:r w:rsidR="00504695" w:rsidRPr="0082711A">
        <w:rPr>
          <w:rFonts w:ascii="Times-Roman" w:hAnsi="Times-Roman" w:cs="Times-Roman"/>
          <w:szCs w:val="22"/>
          <w:lang w:val="en-GB"/>
        </w:rPr>
        <w:t xml:space="preserve"> trees to</w:t>
      </w:r>
      <w:r>
        <w:rPr>
          <w:rFonts w:ascii="Times-Roman" w:hAnsi="Times-Roman" w:cs="Times-Roman"/>
          <w:szCs w:val="22"/>
          <w:lang w:val="en-GB"/>
        </w:rPr>
        <w:t>o</w:t>
      </w:r>
      <w:r w:rsidR="00504695" w:rsidRPr="0082711A">
        <w:rPr>
          <w:rFonts w:ascii="Times-Roman" w:hAnsi="Times-Roman" w:cs="Times-Roman"/>
          <w:szCs w:val="22"/>
          <w:lang w:val="en-GB"/>
        </w:rPr>
        <w:t xml:space="preserve"> close each other </w:t>
      </w:r>
      <w:r>
        <w:rPr>
          <w:rFonts w:ascii="Times-Roman" w:hAnsi="Times-Roman" w:cs="Times-Roman"/>
          <w:szCs w:val="22"/>
          <w:lang w:val="en-GB"/>
        </w:rPr>
        <w:t>whose extrusion to the ground locally form</w:t>
      </w:r>
      <w:r w:rsidR="00504695" w:rsidRPr="0082711A">
        <w:rPr>
          <w:rFonts w:ascii="Times-Roman" w:hAnsi="Times-Roman" w:cs="Times-Roman"/>
          <w:szCs w:val="22"/>
          <w:lang w:val="en-GB"/>
        </w:rPr>
        <w:t xml:space="preserve"> a </w:t>
      </w:r>
      <w:r>
        <w:rPr>
          <w:rFonts w:ascii="Times-Roman" w:hAnsi="Times-Roman" w:cs="Times-Roman"/>
          <w:szCs w:val="22"/>
          <w:lang w:val="en-GB"/>
        </w:rPr>
        <w:t>fictitious “</w:t>
      </w:r>
      <w:r w:rsidR="00504695" w:rsidRPr="0082711A">
        <w:rPr>
          <w:rFonts w:ascii="Times-Roman" w:hAnsi="Times-Roman" w:cs="Times-Roman"/>
          <w:szCs w:val="22"/>
          <w:lang w:val="en-GB"/>
        </w:rPr>
        <w:t>tree</w:t>
      </w:r>
      <w:r>
        <w:rPr>
          <w:rFonts w:ascii="Times-Roman" w:hAnsi="Times-Roman" w:cs="Times-Roman"/>
          <w:szCs w:val="22"/>
          <w:lang w:val="en-GB"/>
        </w:rPr>
        <w:t xml:space="preserve"> </w:t>
      </w:r>
      <w:r w:rsidR="00504695" w:rsidRPr="0082711A">
        <w:rPr>
          <w:rFonts w:ascii="Times-Roman" w:hAnsi="Times-Roman" w:cs="Times-Roman"/>
          <w:szCs w:val="22"/>
          <w:lang w:val="en-GB"/>
        </w:rPr>
        <w:t>imperm</w:t>
      </w:r>
      <w:r>
        <w:rPr>
          <w:rFonts w:ascii="Times-Roman" w:hAnsi="Times-Roman" w:cs="Times-Roman"/>
          <w:szCs w:val="22"/>
          <w:lang w:val="en-GB"/>
        </w:rPr>
        <w:t>e</w:t>
      </w:r>
      <w:r w:rsidR="00504695" w:rsidRPr="0082711A">
        <w:rPr>
          <w:rFonts w:ascii="Times-Roman" w:hAnsi="Times-Roman" w:cs="Times-Roman"/>
          <w:szCs w:val="22"/>
          <w:lang w:val="en-GB"/>
        </w:rPr>
        <w:t>able wall”;</w:t>
      </w:r>
    </w:p>
    <w:p w:rsidR="000B20DE" w:rsidRPr="0082711A" w:rsidRDefault="0082711A" w:rsidP="006A2FDC">
      <w:pPr>
        <w:pStyle w:val="Paragrafoelenco"/>
        <w:numPr>
          <w:ilvl w:val="2"/>
          <w:numId w:val="24"/>
        </w:numPr>
        <w:autoSpaceDE w:val="0"/>
        <w:autoSpaceDN w:val="0"/>
        <w:adjustRightInd w:val="0"/>
        <w:jc w:val="both"/>
        <w:rPr>
          <w:rFonts w:ascii="Times-Roman" w:hAnsi="Times-Roman" w:cs="Times-Roman"/>
          <w:szCs w:val="22"/>
          <w:lang w:val="en-GB"/>
        </w:rPr>
      </w:pPr>
      <w:r>
        <w:rPr>
          <w:rFonts w:ascii="Times-Roman" w:hAnsi="Times-Roman" w:cs="Times-Roman"/>
          <w:szCs w:val="22"/>
          <w:lang w:val="en-GB"/>
        </w:rPr>
        <w:t>r</w:t>
      </w:r>
      <w:r w:rsidR="009255F1" w:rsidRPr="0082711A">
        <w:rPr>
          <w:rFonts w:ascii="Times-Roman" w:hAnsi="Times-Roman" w:cs="Times-Roman"/>
          <w:szCs w:val="22"/>
          <w:lang w:val="en-GB"/>
        </w:rPr>
        <w:t>emoval of bridges</w:t>
      </w:r>
      <w:r w:rsidR="009255F1" w:rsidRPr="0082711A">
        <w:rPr>
          <w:lang w:val="en-GB"/>
        </w:rPr>
        <w:t xml:space="preserve"> </w:t>
      </w:r>
      <w:r w:rsidR="009255F1" w:rsidRPr="0082711A">
        <w:rPr>
          <w:rFonts w:ascii="Times-Roman" w:hAnsi="Times-Roman" w:cs="Times-Roman"/>
          <w:szCs w:val="22"/>
          <w:lang w:val="en-GB"/>
        </w:rPr>
        <w:t xml:space="preserve">as they are extruded to the ground as impermeable obstacles, whereas their depth is limited; </w:t>
      </w:r>
    </w:p>
    <w:p w:rsidR="000B20DE" w:rsidRPr="0082711A" w:rsidRDefault="0082711A" w:rsidP="006A2FDC">
      <w:pPr>
        <w:pStyle w:val="Paragrafoelenco"/>
        <w:numPr>
          <w:ilvl w:val="2"/>
          <w:numId w:val="25"/>
        </w:numPr>
        <w:jc w:val="both"/>
        <w:rPr>
          <w:rFonts w:eastAsia="Calibri"/>
          <w:lang w:val="en-GB"/>
        </w:rPr>
      </w:pPr>
      <w:r>
        <w:rPr>
          <w:rFonts w:eastAsia="Calibri"/>
          <w:lang w:val="en-GB"/>
        </w:rPr>
        <w:t>r</w:t>
      </w:r>
      <w:r w:rsidR="008D7EB1">
        <w:rPr>
          <w:rFonts w:eastAsia="Calibri"/>
          <w:lang w:val="en-GB"/>
        </w:rPr>
        <w:t>emove</w:t>
      </w:r>
      <w:r w:rsidR="009255F1" w:rsidRPr="0082711A">
        <w:rPr>
          <w:rFonts w:eastAsia="Calibri"/>
          <w:lang w:val="en-GB"/>
        </w:rPr>
        <w:t xml:space="preserve"> </w:t>
      </w:r>
      <w:r w:rsidR="008D7EB1">
        <w:rPr>
          <w:rFonts w:eastAsia="Calibri"/>
          <w:lang w:val="en-GB"/>
        </w:rPr>
        <w:t xml:space="preserve">the </w:t>
      </w:r>
      <w:r w:rsidR="009255F1" w:rsidRPr="0082711A">
        <w:rPr>
          <w:rFonts w:eastAsia="Calibri"/>
          <w:lang w:val="en-GB"/>
        </w:rPr>
        <w:t>clearl</w:t>
      </w:r>
      <w:r>
        <w:rPr>
          <w:rFonts w:eastAsia="Calibri"/>
          <w:lang w:val="en-GB"/>
        </w:rPr>
        <w:t>y</w:t>
      </w:r>
      <w:r w:rsidR="009255F1" w:rsidRPr="0082711A">
        <w:rPr>
          <w:rFonts w:eastAsia="Calibri"/>
          <w:lang w:val="en-GB"/>
        </w:rPr>
        <w:t xml:space="preserve"> fictitious </w:t>
      </w:r>
      <w:r>
        <w:rPr>
          <w:rFonts w:eastAsia="Calibri"/>
          <w:lang w:val="en-GB"/>
        </w:rPr>
        <w:t>ob</w:t>
      </w:r>
      <w:r w:rsidRPr="0082711A">
        <w:rPr>
          <w:rFonts w:eastAsia="Calibri"/>
          <w:lang w:val="en-GB"/>
        </w:rPr>
        <w:t>s</w:t>
      </w:r>
      <w:r>
        <w:rPr>
          <w:rFonts w:eastAsia="Calibri"/>
          <w:lang w:val="en-GB"/>
        </w:rPr>
        <w:t>t</w:t>
      </w:r>
      <w:r w:rsidRPr="0082711A">
        <w:rPr>
          <w:rFonts w:eastAsia="Calibri"/>
          <w:lang w:val="en-GB"/>
        </w:rPr>
        <w:t xml:space="preserve">acles </w:t>
      </w:r>
      <w:r>
        <w:rPr>
          <w:rFonts w:eastAsia="Calibri"/>
          <w:lang w:val="en-GB"/>
        </w:rPr>
        <w:t>(i.e., the D</w:t>
      </w:r>
      <w:r w:rsidR="009255F1" w:rsidRPr="0082711A">
        <w:rPr>
          <w:rFonts w:eastAsia="Calibri"/>
          <w:lang w:val="en-GB"/>
        </w:rPr>
        <w:t>E</w:t>
      </w:r>
      <w:r>
        <w:rPr>
          <w:rFonts w:eastAsia="Calibri"/>
          <w:lang w:val="en-GB"/>
        </w:rPr>
        <w:t>M</w:t>
      </w:r>
      <w:r w:rsidR="009255F1" w:rsidRPr="0082711A">
        <w:rPr>
          <w:rFonts w:eastAsia="Calibri"/>
          <w:lang w:val="en-GB"/>
        </w:rPr>
        <w:t xml:space="preserve"> bugs) from the riverbeds;</w:t>
      </w:r>
    </w:p>
    <w:p w:rsidR="000B20DE" w:rsidRPr="0082711A" w:rsidRDefault="0082711A" w:rsidP="006A2FDC">
      <w:pPr>
        <w:pStyle w:val="Paragrafoelenco"/>
        <w:numPr>
          <w:ilvl w:val="1"/>
          <w:numId w:val="25"/>
        </w:numPr>
        <w:jc w:val="both"/>
        <w:rPr>
          <w:rFonts w:eastAsia="Calibri"/>
          <w:lang w:val="en-GB"/>
        </w:rPr>
      </w:pPr>
      <w:r>
        <w:rPr>
          <w:rFonts w:eastAsia="Calibri"/>
          <w:lang w:val="en-GB"/>
        </w:rPr>
        <w:t>c</w:t>
      </w:r>
      <w:r w:rsidR="009255F1" w:rsidRPr="0082711A">
        <w:rPr>
          <w:rFonts w:eastAsia="Calibri"/>
          <w:lang w:val="en-GB"/>
        </w:rPr>
        <w:t xml:space="preserve">onvert the </w:t>
      </w:r>
      <w:r w:rsidR="009255F1" w:rsidRPr="0082711A">
        <w:rPr>
          <w:i/>
          <w:lang w:val="en-GB"/>
        </w:rPr>
        <w:t>z</w:t>
      </w:r>
      <w:r w:rsidR="009255F1" w:rsidRPr="0082711A">
        <w:rPr>
          <w:i/>
          <w:vertAlign w:val="subscript"/>
          <w:lang w:val="en-GB"/>
        </w:rPr>
        <w:t>diff</w:t>
      </w:r>
      <w:r w:rsidR="009255F1" w:rsidRPr="0082711A">
        <w:rPr>
          <w:rFonts w:eastAsia="Calibri"/>
          <w:lang w:val="en-GB"/>
        </w:rPr>
        <w:t xml:space="preserve"> file from the </w:t>
      </w:r>
      <w:r w:rsidR="000B20DE" w:rsidRPr="0082711A">
        <w:rPr>
          <w:rFonts w:eastAsia="Calibri"/>
          <w:lang w:val="en-GB"/>
        </w:rPr>
        <w:t xml:space="preserve">“.csv” </w:t>
      </w:r>
      <w:r w:rsidR="009255F1" w:rsidRPr="0082711A">
        <w:rPr>
          <w:rFonts w:eastAsia="Calibri"/>
          <w:lang w:val="en-GB"/>
        </w:rPr>
        <w:t xml:space="preserve">to the </w:t>
      </w:r>
      <w:r w:rsidR="000B20DE" w:rsidRPr="0082711A">
        <w:rPr>
          <w:rFonts w:eastAsia="Calibri"/>
          <w:lang w:val="en-GB"/>
        </w:rPr>
        <w:t xml:space="preserve">“.xyz” </w:t>
      </w:r>
      <w:r w:rsidR="009255F1" w:rsidRPr="0082711A">
        <w:rPr>
          <w:rFonts w:eastAsia="Calibri"/>
          <w:lang w:val="en-GB"/>
        </w:rPr>
        <w:t>format for</w:t>
      </w:r>
      <w:r w:rsidR="000B20DE" w:rsidRPr="0082711A">
        <w:rPr>
          <w:rFonts w:eastAsia="Calibri"/>
          <w:lang w:val="en-GB"/>
        </w:rPr>
        <w:t xml:space="preserve"> Grid Interpolator (</w:t>
      </w:r>
      <w:r w:rsidR="009255F1" w:rsidRPr="0082711A">
        <w:rPr>
          <w:rFonts w:eastAsia="Calibri"/>
          <w:lang w:val="en-GB"/>
        </w:rPr>
        <w:t xml:space="preserve">one can use the commands </w:t>
      </w:r>
      <w:r w:rsidR="000B20DE" w:rsidRPr="0082711A">
        <w:rPr>
          <w:rFonts w:eastAsia="Calibri"/>
          <w:lang w:val="en-GB"/>
        </w:rPr>
        <w:t xml:space="preserve">“cut” </w:t>
      </w:r>
      <w:r w:rsidR="009255F1" w:rsidRPr="0082711A">
        <w:rPr>
          <w:rFonts w:eastAsia="Calibri"/>
          <w:lang w:val="en-GB"/>
        </w:rPr>
        <w:t>and</w:t>
      </w:r>
      <w:r w:rsidR="000B20DE" w:rsidRPr="0082711A">
        <w:rPr>
          <w:rFonts w:eastAsia="Calibri"/>
          <w:lang w:val="en-GB"/>
        </w:rPr>
        <w:t xml:space="preserve"> “paste” </w:t>
      </w:r>
      <w:r w:rsidR="009255F1" w:rsidRPr="0082711A">
        <w:rPr>
          <w:rFonts w:eastAsia="Calibri"/>
          <w:lang w:val="en-GB"/>
        </w:rPr>
        <w:t>from Linux terminal</w:t>
      </w:r>
      <w:r w:rsidR="000B20DE" w:rsidRPr="0082711A">
        <w:rPr>
          <w:rFonts w:eastAsia="Calibri"/>
          <w:lang w:val="en-GB"/>
        </w:rPr>
        <w:t>);</w:t>
      </w:r>
    </w:p>
    <w:p w:rsidR="009255F1" w:rsidRPr="0082711A" w:rsidRDefault="009255F1" w:rsidP="006A2FDC">
      <w:pPr>
        <w:pStyle w:val="Paragrafoelenco"/>
        <w:numPr>
          <w:ilvl w:val="1"/>
          <w:numId w:val="25"/>
        </w:numPr>
        <w:jc w:val="both"/>
        <w:rPr>
          <w:rFonts w:eastAsia="Calibri"/>
          <w:lang w:val="en-GB"/>
        </w:rPr>
      </w:pPr>
      <w:r w:rsidRPr="0082711A">
        <w:rPr>
          <w:rFonts w:eastAsia="Calibri"/>
          <w:lang w:val="en-GB"/>
        </w:rPr>
        <w:t xml:space="preserve">convert the </w:t>
      </w:r>
      <w:r w:rsidRPr="0082711A">
        <w:rPr>
          <w:i/>
          <w:lang w:val="en-GB"/>
        </w:rPr>
        <w:t>z</w:t>
      </w:r>
      <w:r w:rsidRPr="0082711A">
        <w:rPr>
          <w:i/>
          <w:vertAlign w:val="subscript"/>
          <w:lang w:val="en-GB"/>
        </w:rPr>
        <w:t>diff</w:t>
      </w:r>
      <w:r w:rsidRPr="0082711A">
        <w:rPr>
          <w:rFonts w:eastAsia="Calibri"/>
          <w:lang w:val="en-GB"/>
        </w:rPr>
        <w:t xml:space="preserve"> file from the “.xyz” to the “.dem” format by means of Grid Interpolator;</w:t>
      </w:r>
    </w:p>
    <w:p w:rsidR="000B20DE" w:rsidRPr="0082711A" w:rsidRDefault="009255F1" w:rsidP="006A2FDC">
      <w:pPr>
        <w:pStyle w:val="Paragrafoelenco"/>
        <w:numPr>
          <w:ilvl w:val="1"/>
          <w:numId w:val="25"/>
        </w:numPr>
        <w:jc w:val="both"/>
        <w:rPr>
          <w:rFonts w:eastAsia="Calibri"/>
          <w:lang w:val="en-GB"/>
        </w:rPr>
      </w:pPr>
      <w:r w:rsidRPr="0082711A">
        <w:rPr>
          <w:rFonts w:eastAsia="Calibri"/>
          <w:lang w:val="en-GB"/>
        </w:rPr>
        <w:lastRenderedPageBreak/>
        <w:t>apply the “digging regions” by mean</w:t>
      </w:r>
      <w:r w:rsidR="0082711A">
        <w:rPr>
          <w:rFonts w:eastAsia="Calibri"/>
          <w:lang w:val="en-GB"/>
        </w:rPr>
        <w:t xml:space="preserve">s </w:t>
      </w:r>
      <w:r w:rsidRPr="0082711A">
        <w:rPr>
          <w:rFonts w:eastAsia="Calibri"/>
          <w:lang w:val="en-GB"/>
        </w:rPr>
        <w:t xml:space="preserve">of </w:t>
      </w:r>
      <w:r w:rsidR="000B20DE" w:rsidRPr="0082711A">
        <w:rPr>
          <w:rFonts w:eastAsia="Calibri"/>
          <w:lang w:val="en-GB"/>
        </w:rPr>
        <w:t xml:space="preserve">DEM2xyz </w:t>
      </w:r>
      <w:r w:rsidR="0082711A">
        <w:rPr>
          <w:rFonts w:eastAsia="Calibri"/>
          <w:lang w:val="en-GB"/>
        </w:rPr>
        <w:t>to zero the DEM/</w:t>
      </w:r>
      <w:r w:rsidRPr="0082711A">
        <w:rPr>
          <w:rFonts w:eastAsia="Calibri"/>
          <w:lang w:val="en-GB"/>
        </w:rPr>
        <w:t xml:space="preserve">DTM differences </w:t>
      </w:r>
      <w:r w:rsidR="0082711A">
        <w:rPr>
          <w:rFonts w:eastAsia="Calibri"/>
          <w:lang w:val="en-GB"/>
        </w:rPr>
        <w:t xml:space="preserve">at those nodes </w:t>
      </w:r>
      <w:r w:rsidRPr="0082711A">
        <w:rPr>
          <w:rFonts w:eastAsia="Calibri"/>
          <w:lang w:val="en-GB"/>
        </w:rPr>
        <w:t>where the DEM bugs are selected</w:t>
      </w:r>
      <w:r w:rsidR="0082711A">
        <w:rPr>
          <w:rFonts w:eastAsia="Calibri"/>
          <w:lang w:val="en-GB"/>
        </w:rPr>
        <w:t xml:space="preserve">, and </w:t>
      </w:r>
      <w:r w:rsidRPr="0082711A">
        <w:rPr>
          <w:rFonts w:eastAsia="Calibri"/>
          <w:lang w:val="en-GB"/>
        </w:rPr>
        <w:t xml:space="preserve">convert the resulting file (variable </w:t>
      </w:r>
      <w:r w:rsidRPr="0082711A">
        <w:rPr>
          <w:i/>
          <w:lang w:val="en-GB"/>
        </w:rPr>
        <w:t>z</w:t>
      </w:r>
      <w:r w:rsidRPr="0082711A">
        <w:rPr>
          <w:i/>
          <w:vertAlign w:val="subscript"/>
          <w:lang w:val="en-GB"/>
        </w:rPr>
        <w:t>diff,digs</w:t>
      </w:r>
      <w:r w:rsidRPr="0082711A">
        <w:rPr>
          <w:rFonts w:eastAsia="Calibri"/>
          <w:lang w:val="en-GB"/>
        </w:rPr>
        <w:t xml:space="preserve">) from the </w:t>
      </w:r>
      <w:r w:rsidR="000B20DE" w:rsidRPr="0082711A">
        <w:rPr>
          <w:rFonts w:eastAsia="Calibri"/>
          <w:lang w:val="en-GB"/>
        </w:rPr>
        <w:t xml:space="preserve">“.dem” </w:t>
      </w:r>
      <w:r w:rsidRPr="0082711A">
        <w:rPr>
          <w:rFonts w:eastAsia="Calibri"/>
          <w:lang w:val="en-GB"/>
        </w:rPr>
        <w:t xml:space="preserve">to the </w:t>
      </w:r>
      <w:r w:rsidR="000B20DE" w:rsidRPr="0082711A">
        <w:rPr>
          <w:rFonts w:eastAsia="Calibri"/>
          <w:lang w:val="en-GB"/>
        </w:rPr>
        <w:t>“.xyz”</w:t>
      </w:r>
      <w:r w:rsidRPr="0082711A">
        <w:rPr>
          <w:rFonts w:eastAsia="Calibri"/>
          <w:lang w:val="en-GB"/>
        </w:rPr>
        <w:t xml:space="preserve"> format</w:t>
      </w:r>
      <w:r w:rsidR="000B20DE" w:rsidRPr="0082711A">
        <w:rPr>
          <w:rFonts w:eastAsia="Calibri"/>
          <w:lang w:val="en-GB"/>
        </w:rPr>
        <w:t>;</w:t>
      </w:r>
    </w:p>
    <w:p w:rsidR="000B20DE" w:rsidRPr="0082711A" w:rsidRDefault="009255F1" w:rsidP="006A2FDC">
      <w:pPr>
        <w:pStyle w:val="Paragrafoelenco"/>
        <w:numPr>
          <w:ilvl w:val="1"/>
          <w:numId w:val="25"/>
        </w:numPr>
        <w:jc w:val="both"/>
        <w:rPr>
          <w:rFonts w:eastAsia="Calibri"/>
          <w:lang w:val="en-GB"/>
        </w:rPr>
      </w:pPr>
      <w:proofErr w:type="gramStart"/>
      <w:r w:rsidRPr="0082711A">
        <w:rPr>
          <w:rFonts w:eastAsia="Calibri"/>
          <w:lang w:val="en-GB"/>
        </w:rPr>
        <w:t>upload</w:t>
      </w:r>
      <w:proofErr w:type="gramEnd"/>
      <w:r w:rsidRPr="0082711A">
        <w:rPr>
          <w:rFonts w:eastAsia="Calibri"/>
          <w:lang w:val="en-GB"/>
        </w:rPr>
        <w:t xml:space="preserve"> in </w:t>
      </w:r>
      <w:r w:rsidR="000B20DE" w:rsidRPr="0082711A">
        <w:rPr>
          <w:rFonts w:eastAsia="Calibri"/>
          <w:lang w:val="en-GB"/>
        </w:rPr>
        <w:t xml:space="preserve">Paraview </w:t>
      </w:r>
      <w:r w:rsidRPr="0082711A">
        <w:rPr>
          <w:rFonts w:eastAsia="Calibri"/>
          <w:lang w:val="en-GB"/>
        </w:rPr>
        <w:t xml:space="preserve">the field of </w:t>
      </w:r>
      <w:r w:rsidRPr="0082711A">
        <w:rPr>
          <w:i/>
          <w:lang w:val="en-GB"/>
        </w:rPr>
        <w:t>z</w:t>
      </w:r>
      <w:r w:rsidRPr="0082711A">
        <w:rPr>
          <w:i/>
          <w:vertAlign w:val="subscript"/>
          <w:lang w:val="en-GB"/>
        </w:rPr>
        <w:t>diff,digs</w:t>
      </w:r>
      <w:r w:rsidR="000B20DE" w:rsidRPr="0082711A">
        <w:rPr>
          <w:rFonts w:eastAsia="Calibri"/>
          <w:lang w:val="en-GB"/>
        </w:rPr>
        <w:t xml:space="preserve">, </w:t>
      </w:r>
      <w:r w:rsidRPr="0082711A">
        <w:rPr>
          <w:rFonts w:eastAsia="Calibri"/>
          <w:lang w:val="en-GB"/>
        </w:rPr>
        <w:t xml:space="preserve">apply the filter </w:t>
      </w:r>
      <w:r w:rsidR="000B20DE" w:rsidRPr="0082711A">
        <w:rPr>
          <w:rFonts w:eastAsia="Calibri"/>
          <w:i/>
          <w:lang w:val="en-GB"/>
        </w:rPr>
        <w:t>h</w:t>
      </w:r>
      <w:r w:rsidR="000B20DE" w:rsidRPr="0082711A">
        <w:rPr>
          <w:rFonts w:eastAsia="Calibri"/>
          <w:i/>
          <w:vertAlign w:val="subscript"/>
          <w:lang w:val="en-GB"/>
        </w:rPr>
        <w:t>f</w:t>
      </w:r>
      <w:r w:rsidR="000B20DE" w:rsidRPr="0082711A">
        <w:rPr>
          <w:rFonts w:eastAsia="Calibri"/>
          <w:lang w:val="en-GB"/>
        </w:rPr>
        <w:t xml:space="preserve"> </w:t>
      </w:r>
      <w:r w:rsidRPr="0082711A">
        <w:rPr>
          <w:rFonts w:eastAsia="Calibri"/>
          <w:lang w:val="en-GB"/>
        </w:rPr>
        <w:t xml:space="preserve">-m- </w:t>
      </w:r>
      <w:r w:rsidR="000B20DE" w:rsidRPr="0082711A">
        <w:rPr>
          <w:rFonts w:eastAsia="Calibri"/>
          <w:lang w:val="en-GB"/>
        </w:rPr>
        <w:t>(</w:t>
      </w:r>
      <w:r w:rsidRPr="0082711A">
        <w:rPr>
          <w:rFonts w:eastAsia="Calibri"/>
          <w:lang w:val="en-GB"/>
        </w:rPr>
        <w:t>Sec.</w:t>
      </w:r>
      <w:r w:rsidRPr="0082711A">
        <w:rPr>
          <w:rFonts w:eastAsia="Calibri"/>
          <w:lang w:val="en-GB"/>
        </w:rPr>
        <w:fldChar w:fldCharType="begin"/>
      </w:r>
      <w:r w:rsidRPr="0082711A">
        <w:rPr>
          <w:rFonts w:eastAsia="Calibri"/>
          <w:lang w:val="en-GB"/>
        </w:rPr>
        <w:instrText xml:space="preserve"> REF _Ref57193753 \r \h </w:instrText>
      </w:r>
      <w:r w:rsidRPr="0082711A">
        <w:rPr>
          <w:rFonts w:eastAsia="Calibri"/>
          <w:lang w:val="en-GB"/>
        </w:rPr>
      </w:r>
      <w:r w:rsidRPr="0082711A">
        <w:rPr>
          <w:rFonts w:eastAsia="Calibri"/>
          <w:lang w:val="en-GB"/>
        </w:rPr>
        <w:fldChar w:fldCharType="separate"/>
      </w:r>
      <w:r w:rsidR="00EE70A0">
        <w:rPr>
          <w:rFonts w:eastAsia="Calibri"/>
          <w:lang w:val="en-GB"/>
        </w:rPr>
        <w:t>11.2.2</w:t>
      </w:r>
      <w:r w:rsidRPr="0082711A">
        <w:rPr>
          <w:rFonts w:eastAsia="Calibri"/>
          <w:lang w:val="en-GB"/>
        </w:rPr>
        <w:fldChar w:fldCharType="end"/>
      </w:r>
      <w:r w:rsidR="000B20DE" w:rsidRPr="0082711A">
        <w:rPr>
          <w:rFonts w:eastAsia="Calibri"/>
          <w:lang w:val="en-GB"/>
        </w:rPr>
        <w:t xml:space="preserve">) </w:t>
      </w:r>
      <w:r w:rsidRPr="0082711A">
        <w:rPr>
          <w:rFonts w:eastAsia="Calibri"/>
          <w:lang w:val="en-GB"/>
        </w:rPr>
        <w:t xml:space="preserve">and add the </w:t>
      </w:r>
      <w:r w:rsidR="000B20DE" w:rsidRPr="0082711A">
        <w:rPr>
          <w:rFonts w:eastAsia="Calibri"/>
          <w:lang w:val="en-GB"/>
        </w:rPr>
        <w:t xml:space="preserve">DTM </w:t>
      </w:r>
      <w:r w:rsidR="003B6EC8" w:rsidRPr="0082711A">
        <w:rPr>
          <w:rFonts w:eastAsia="Calibri"/>
          <w:lang w:val="en-GB"/>
        </w:rPr>
        <w:t xml:space="preserve">heights to obtain the DEM field of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003B6EC8" w:rsidRPr="0082711A">
        <w:rPr>
          <w:rFonts w:eastAsia="Calibri"/>
          <w:lang w:val="en-GB"/>
        </w:rPr>
        <w:t>filtered with respect to the sub-grid roughness and DEM bugs</w:t>
      </w:r>
      <w:r w:rsidR="000B20DE" w:rsidRPr="0082711A">
        <w:rPr>
          <w:rFonts w:eastAsia="Calibri"/>
          <w:lang w:val="en-GB"/>
        </w:rPr>
        <w:t>;</w:t>
      </w:r>
    </w:p>
    <w:p w:rsidR="000B20DE" w:rsidRPr="0082711A" w:rsidRDefault="003B6EC8" w:rsidP="006A2FDC">
      <w:pPr>
        <w:pStyle w:val="Paragrafoelenco"/>
        <w:numPr>
          <w:ilvl w:val="0"/>
          <w:numId w:val="25"/>
        </w:numPr>
        <w:jc w:val="both"/>
        <w:rPr>
          <w:rFonts w:eastAsia="Calibri"/>
          <w:lang w:val="en-GB"/>
        </w:rPr>
      </w:pPr>
      <w:r w:rsidRPr="0082711A">
        <w:rPr>
          <w:rFonts w:eastAsia="Calibri"/>
          <w:lang w:val="en-GB"/>
        </w:rPr>
        <w:t>analogously repeat the previous steps to fix the intrinsic DTM errors</w:t>
      </w:r>
      <w:r w:rsidR="000B20DE" w:rsidRPr="0082711A">
        <w:rPr>
          <w:rFonts w:eastAsia="Calibri"/>
          <w:lang w:val="en-GB"/>
        </w:rPr>
        <w:t xml:space="preserve"> (</w:t>
      </w:r>
      <w:r w:rsidRPr="0082711A">
        <w:rPr>
          <w:rFonts w:eastAsia="Calibri"/>
          <w:lang w:val="en-GB"/>
        </w:rPr>
        <w:t xml:space="preserve">instead of the DEM errors; consider </w:t>
      </w:r>
      <w:r w:rsidR="000B20DE" w:rsidRPr="0082711A">
        <w:rPr>
          <w:rFonts w:eastAsia="Calibri"/>
          <w:i/>
          <w:lang w:val="en-GB"/>
        </w:rPr>
        <w:t>z</w:t>
      </w:r>
      <w:r w:rsidR="000B20DE" w:rsidRPr="0082711A">
        <w:rPr>
          <w:rFonts w:eastAsia="Calibri"/>
          <w:i/>
          <w:vertAlign w:val="subscript"/>
          <w:lang w:val="en-GB"/>
        </w:rPr>
        <w:t>DEM,digs,filter</w:t>
      </w:r>
      <w:r w:rsidR="000B20DE" w:rsidRPr="0082711A">
        <w:rPr>
          <w:rFonts w:eastAsia="Calibri"/>
          <w:lang w:val="en-GB"/>
        </w:rPr>
        <w:t xml:space="preserve">  </w:t>
      </w:r>
      <w:r w:rsidRPr="0082711A">
        <w:rPr>
          <w:rFonts w:eastAsia="Calibri"/>
          <w:lang w:val="en-GB"/>
        </w:rPr>
        <w:t xml:space="preserve">instead of </w:t>
      </w:r>
      <w:r w:rsidR="000B20DE" w:rsidRPr="0082711A">
        <w:rPr>
          <w:rFonts w:eastAsia="Calibri"/>
          <w:i/>
          <w:lang w:val="en-GB"/>
        </w:rPr>
        <w:t>z</w:t>
      </w:r>
      <w:r w:rsidR="000B20DE" w:rsidRPr="0082711A">
        <w:rPr>
          <w:rFonts w:eastAsia="Calibri"/>
          <w:i/>
          <w:vertAlign w:val="subscript"/>
          <w:lang w:val="en-GB"/>
        </w:rPr>
        <w:t>diff</w:t>
      </w:r>
      <w:r w:rsidR="000B20DE" w:rsidRPr="0082711A">
        <w:rPr>
          <w:rFonts w:eastAsia="Calibri"/>
          <w:lang w:val="en-GB"/>
        </w:rPr>
        <w:t xml:space="preserve"> </w:t>
      </w:r>
      <w:r w:rsidRPr="0082711A">
        <w:rPr>
          <w:rFonts w:eastAsia="Calibri"/>
          <w:lang w:val="en-GB"/>
        </w:rPr>
        <w:t>and do not apply any filter</w:t>
      </w:r>
      <w:r w:rsidR="000B20DE" w:rsidRPr="0082711A">
        <w:rPr>
          <w:rFonts w:eastAsia="Calibri"/>
          <w:lang w:val="en-GB"/>
        </w:rPr>
        <w:t>);</w:t>
      </w:r>
    </w:p>
    <w:p w:rsidR="000B20DE" w:rsidRPr="0082711A" w:rsidRDefault="008D7EB1" w:rsidP="006A2FDC">
      <w:pPr>
        <w:pStyle w:val="Paragrafoelenco"/>
        <w:numPr>
          <w:ilvl w:val="0"/>
          <w:numId w:val="25"/>
        </w:numPr>
        <w:jc w:val="both"/>
        <w:rPr>
          <w:rFonts w:eastAsia="Calibri"/>
          <w:lang w:val="en-GB"/>
        </w:rPr>
      </w:pPr>
      <w:r>
        <w:rPr>
          <w:rFonts w:eastAsia="Calibri"/>
          <w:lang w:val="en-GB"/>
        </w:rPr>
        <w:t xml:space="preserve">visualize </w:t>
      </w:r>
      <w:r w:rsidR="003B6EC8" w:rsidRPr="0082711A">
        <w:rPr>
          <w:rFonts w:eastAsia="Calibri"/>
          <w:lang w:val="en-GB"/>
        </w:rPr>
        <w:t>the fixed obstacles removed during the pr</w:t>
      </w:r>
      <w:r w:rsidR="0082711A">
        <w:rPr>
          <w:rFonts w:eastAsia="Calibri"/>
          <w:lang w:val="en-GB"/>
        </w:rPr>
        <w:t>e</w:t>
      </w:r>
      <w:r w:rsidR="003B6EC8" w:rsidRPr="0082711A">
        <w:rPr>
          <w:rFonts w:eastAsia="Calibri"/>
          <w:lang w:val="en-GB"/>
        </w:rPr>
        <w:t>vious steps by means of P</w:t>
      </w:r>
      <w:r w:rsidR="0082711A">
        <w:rPr>
          <w:rFonts w:eastAsia="Calibri"/>
          <w:lang w:val="en-GB"/>
        </w:rPr>
        <w:t>a</w:t>
      </w:r>
      <w:r w:rsidR="003B6EC8" w:rsidRPr="0082711A">
        <w:rPr>
          <w:rFonts w:eastAsia="Calibri"/>
          <w:lang w:val="en-GB"/>
        </w:rPr>
        <w:t>raview as passive targets which do not affect the SPH simulations</w:t>
      </w:r>
      <w:r w:rsidR="000B20DE" w:rsidRPr="0082711A">
        <w:rPr>
          <w:rFonts w:eastAsia="Calibri"/>
          <w:lang w:val="en-GB"/>
        </w:rPr>
        <w:t>;</w:t>
      </w:r>
    </w:p>
    <w:p w:rsidR="000B20DE" w:rsidRPr="0082711A" w:rsidRDefault="003B6EC8" w:rsidP="006A2FDC">
      <w:pPr>
        <w:pStyle w:val="Paragrafoelenco"/>
        <w:numPr>
          <w:ilvl w:val="0"/>
          <w:numId w:val="25"/>
        </w:numPr>
        <w:jc w:val="both"/>
        <w:rPr>
          <w:rFonts w:eastAsia="Calibri"/>
          <w:lang w:val="en-GB"/>
        </w:rPr>
      </w:pPr>
      <w:r w:rsidRPr="0082711A">
        <w:rPr>
          <w:rFonts w:eastAsia="Calibri"/>
          <w:lang w:val="en-GB"/>
        </w:rPr>
        <w:t xml:space="preserve">if necessary, merge two (or more) </w:t>
      </w:r>
      <w:r w:rsidR="000B20DE" w:rsidRPr="0082711A">
        <w:rPr>
          <w:rFonts w:eastAsia="Calibri"/>
          <w:lang w:val="en-GB"/>
        </w:rPr>
        <w:t xml:space="preserve">DEM/DTM </w:t>
      </w:r>
      <w:r w:rsidRPr="0082711A">
        <w:rPr>
          <w:rFonts w:eastAsia="Calibri"/>
          <w:lang w:val="en-GB"/>
        </w:rPr>
        <w:t xml:space="preserve">adjacent files by means of </w:t>
      </w:r>
      <w:r w:rsidR="000B20DE" w:rsidRPr="0082711A">
        <w:rPr>
          <w:rFonts w:eastAsia="Calibri"/>
          <w:lang w:val="en-GB"/>
        </w:rPr>
        <w:t>Paraview:</w:t>
      </w:r>
    </w:p>
    <w:p w:rsidR="003B6EC8" w:rsidRPr="0082711A" w:rsidRDefault="003B6EC8" w:rsidP="006A2FDC">
      <w:pPr>
        <w:pStyle w:val="Paragrafoelenco"/>
        <w:numPr>
          <w:ilvl w:val="1"/>
          <w:numId w:val="25"/>
        </w:numPr>
        <w:jc w:val="both"/>
        <w:rPr>
          <w:rFonts w:eastAsia="Calibri"/>
          <w:lang w:val="en-GB"/>
        </w:rPr>
      </w:pPr>
      <w:r w:rsidRPr="0082711A">
        <w:rPr>
          <w:rFonts w:eastAsia="Calibri"/>
          <w:lang w:val="en-GB"/>
        </w:rPr>
        <w:t>remove the overlapping region in one of the two files;</w:t>
      </w:r>
    </w:p>
    <w:p w:rsidR="003B6EC8" w:rsidRPr="0082711A" w:rsidRDefault="003B6EC8" w:rsidP="006A2FDC">
      <w:pPr>
        <w:pStyle w:val="Paragrafoelenco"/>
        <w:numPr>
          <w:ilvl w:val="1"/>
          <w:numId w:val="25"/>
        </w:numPr>
        <w:jc w:val="both"/>
        <w:rPr>
          <w:rFonts w:eastAsia="Calibri"/>
          <w:lang w:val="en-GB"/>
        </w:rPr>
      </w:pPr>
      <w:r w:rsidRPr="0082711A">
        <w:rPr>
          <w:rFonts w:eastAsia="Calibri"/>
          <w:lang w:val="en-GB"/>
        </w:rPr>
        <w:t xml:space="preserve">remove </w:t>
      </w:r>
      <w:r w:rsidR="0082711A" w:rsidRPr="0082711A">
        <w:rPr>
          <w:rFonts w:eastAsia="Calibri"/>
          <w:lang w:val="en-GB"/>
        </w:rPr>
        <w:t xml:space="preserve">from one file </w:t>
      </w:r>
      <w:r w:rsidRPr="0082711A">
        <w:rPr>
          <w:rFonts w:eastAsia="Calibri"/>
          <w:lang w:val="en-GB"/>
        </w:rPr>
        <w:t>the redundant nodes;</w:t>
      </w:r>
    </w:p>
    <w:p w:rsidR="000B20DE" w:rsidRPr="0082711A" w:rsidRDefault="008D7EB1" w:rsidP="006A2FDC">
      <w:pPr>
        <w:pStyle w:val="Paragrafoelenco"/>
        <w:numPr>
          <w:ilvl w:val="1"/>
          <w:numId w:val="25"/>
        </w:numPr>
        <w:jc w:val="both"/>
        <w:rPr>
          <w:rFonts w:eastAsia="Calibri"/>
          <w:lang w:val="en-GB"/>
        </w:rPr>
      </w:pPr>
      <w:r>
        <w:rPr>
          <w:rFonts w:eastAsia="Calibri"/>
          <w:lang w:val="en-GB"/>
        </w:rPr>
        <w:t xml:space="preserve">locally </w:t>
      </w:r>
      <w:r w:rsidR="003B6EC8" w:rsidRPr="0082711A">
        <w:rPr>
          <w:rFonts w:eastAsia="Calibri"/>
          <w:lang w:val="en-GB"/>
        </w:rPr>
        <w:t xml:space="preserve">seam the boundary region between the two files </w:t>
      </w:r>
      <w:r>
        <w:rPr>
          <w:rFonts w:eastAsia="Calibri"/>
          <w:lang w:val="en-GB"/>
        </w:rPr>
        <w:t>(</w:t>
      </w:r>
      <w:r w:rsidR="003B6EC8" w:rsidRPr="0082711A">
        <w:rPr>
          <w:rFonts w:eastAsia="Calibri"/>
          <w:lang w:val="en-GB"/>
        </w:rPr>
        <w:t>filter “</w:t>
      </w:r>
      <w:r w:rsidR="000B20DE" w:rsidRPr="0082711A">
        <w:rPr>
          <w:rFonts w:eastAsia="Calibri"/>
          <w:lang w:val="en-GB"/>
        </w:rPr>
        <w:t>Delaunay 2D</w:t>
      </w:r>
      <w:r w:rsidR="003B6EC8" w:rsidRPr="0082711A">
        <w:rPr>
          <w:rFonts w:eastAsia="Calibri"/>
          <w:lang w:val="en-GB"/>
        </w:rPr>
        <w:t>”</w:t>
      </w:r>
      <w:r>
        <w:rPr>
          <w:rFonts w:eastAsia="Calibri"/>
          <w:lang w:val="en-GB"/>
        </w:rPr>
        <w:t>)</w:t>
      </w:r>
      <w:r w:rsidR="000B20DE" w:rsidRPr="0082711A">
        <w:rPr>
          <w:rFonts w:eastAsia="Calibri"/>
          <w:lang w:val="en-GB"/>
        </w:rPr>
        <w:t>;</w:t>
      </w:r>
    </w:p>
    <w:p w:rsidR="000B20DE" w:rsidRPr="0082711A" w:rsidRDefault="003B6EC8" w:rsidP="006A2FDC">
      <w:pPr>
        <w:pStyle w:val="Paragrafoelenco"/>
        <w:numPr>
          <w:ilvl w:val="1"/>
          <w:numId w:val="25"/>
        </w:numPr>
        <w:jc w:val="both"/>
        <w:rPr>
          <w:rFonts w:eastAsia="Calibri"/>
          <w:lang w:val="en-GB"/>
        </w:rPr>
      </w:pPr>
      <w:r w:rsidRPr="0082711A">
        <w:rPr>
          <w:rFonts w:eastAsia="Calibri"/>
          <w:lang w:val="en-GB"/>
        </w:rPr>
        <w:t xml:space="preserve">merge the two resulting files </w:t>
      </w:r>
      <w:r w:rsidR="0082711A">
        <w:rPr>
          <w:rFonts w:eastAsia="Calibri"/>
          <w:lang w:val="en-GB"/>
        </w:rPr>
        <w:t xml:space="preserve">and </w:t>
      </w:r>
      <w:r w:rsidRPr="0082711A">
        <w:rPr>
          <w:rFonts w:eastAsia="Calibri"/>
          <w:lang w:val="en-GB"/>
        </w:rPr>
        <w:t>the boundary region</w:t>
      </w:r>
      <w:r w:rsidR="0082711A">
        <w:rPr>
          <w:rFonts w:eastAsia="Calibri"/>
          <w:lang w:val="en-GB"/>
        </w:rPr>
        <w:t xml:space="preserve"> (filter “Append Datasets”)</w:t>
      </w:r>
      <w:r w:rsidR="000B20DE" w:rsidRPr="0082711A">
        <w:rPr>
          <w:rFonts w:eastAsia="Calibri"/>
          <w:lang w:val="en-GB"/>
        </w:rPr>
        <w:t>.</w:t>
      </w:r>
    </w:p>
    <w:p w:rsidR="000B20DE" w:rsidRPr="0082711A" w:rsidRDefault="003B6EC8" w:rsidP="000B20DE">
      <w:pPr>
        <w:spacing w:after="0" w:line="240" w:lineRule="auto"/>
        <w:jc w:val="both"/>
        <w:rPr>
          <w:rFonts w:ascii="Times New Roman" w:hAnsi="Times New Roman"/>
          <w:sz w:val="24"/>
          <w:szCs w:val="24"/>
        </w:rPr>
      </w:pPr>
      <w:r w:rsidRPr="0082711A">
        <w:rPr>
          <w:rFonts w:ascii="Times New Roman" w:hAnsi="Times New Roman"/>
          <w:sz w:val="24"/>
          <w:szCs w:val="24"/>
        </w:rPr>
        <w:t xml:space="preserve">The filter </w:t>
      </w:r>
      <w:r w:rsidR="000B20DE" w:rsidRPr="0082711A">
        <w:rPr>
          <w:rFonts w:ascii="Times New Roman" w:hAnsi="Times New Roman"/>
          <w:i/>
          <w:sz w:val="24"/>
          <w:szCs w:val="24"/>
        </w:rPr>
        <w:t>h</w:t>
      </w:r>
      <w:r w:rsidR="000B20DE" w:rsidRPr="0082711A">
        <w:rPr>
          <w:rFonts w:ascii="Times New Roman" w:hAnsi="Times New Roman"/>
          <w:i/>
          <w:sz w:val="24"/>
          <w:szCs w:val="24"/>
          <w:vertAlign w:val="subscript"/>
        </w:rPr>
        <w:t>f</w:t>
      </w:r>
      <w:r w:rsidRPr="0082711A">
        <w:rPr>
          <w:rFonts w:ascii="Times New Roman" w:hAnsi="Times New Roman"/>
          <w:sz w:val="24"/>
          <w:szCs w:val="24"/>
        </w:rPr>
        <w:t xml:space="preserve"> </w:t>
      </w:r>
      <w:r w:rsidR="0082711A">
        <w:rPr>
          <w:rFonts w:ascii="Times New Roman" w:hAnsi="Times New Roman"/>
          <w:sz w:val="24"/>
          <w:szCs w:val="24"/>
        </w:rPr>
        <w:t>for</w:t>
      </w:r>
      <w:r w:rsidRPr="0082711A">
        <w:rPr>
          <w:rFonts w:ascii="Times New Roman" w:hAnsi="Times New Roman"/>
          <w:sz w:val="24"/>
          <w:szCs w:val="24"/>
        </w:rPr>
        <w:t xml:space="preserve"> the </w:t>
      </w:r>
      <w:r w:rsidR="0082711A" w:rsidRPr="0082711A">
        <w:rPr>
          <w:rFonts w:ascii="Times New Roman" w:hAnsi="Times New Roman"/>
          <w:sz w:val="24"/>
          <w:szCs w:val="24"/>
        </w:rPr>
        <w:t>DEM</w:t>
      </w:r>
      <w:r w:rsidR="0082711A">
        <w:rPr>
          <w:rFonts w:ascii="Times New Roman" w:hAnsi="Times New Roman"/>
          <w:sz w:val="24"/>
          <w:szCs w:val="24"/>
        </w:rPr>
        <w:t>/</w:t>
      </w:r>
      <w:r w:rsidR="0082711A" w:rsidRPr="0082711A">
        <w:rPr>
          <w:rFonts w:ascii="Times New Roman" w:hAnsi="Times New Roman"/>
          <w:sz w:val="24"/>
          <w:szCs w:val="24"/>
        </w:rPr>
        <w:t xml:space="preserve">DTM </w:t>
      </w:r>
      <w:r w:rsidRPr="0082711A">
        <w:rPr>
          <w:rFonts w:ascii="Times New Roman" w:hAnsi="Times New Roman"/>
          <w:sz w:val="24"/>
          <w:szCs w:val="24"/>
        </w:rPr>
        <w:t>roughness is applied for the following reasons</w:t>
      </w:r>
      <w:r w:rsidR="000B20DE" w:rsidRPr="0082711A">
        <w:rPr>
          <w:rFonts w:ascii="Times New Roman" w:hAnsi="Times New Roman"/>
          <w:sz w:val="24"/>
          <w:szCs w:val="24"/>
        </w:rPr>
        <w:t>:</w:t>
      </w:r>
    </w:p>
    <w:p w:rsidR="000B20DE" w:rsidRPr="0082711A" w:rsidRDefault="003B6EC8" w:rsidP="006A2FDC">
      <w:pPr>
        <w:pStyle w:val="Paragrafoelenco"/>
        <w:numPr>
          <w:ilvl w:val="0"/>
          <w:numId w:val="28"/>
        </w:numPr>
        <w:jc w:val="both"/>
        <w:rPr>
          <w:rFonts w:eastAsia="Calibri"/>
          <w:lang w:val="en-GB"/>
        </w:rPr>
      </w:pPr>
      <w:r w:rsidRPr="0082711A">
        <w:rPr>
          <w:rFonts w:eastAsia="Calibri"/>
          <w:lang w:val="en-GB"/>
        </w:rPr>
        <w:t xml:space="preserve">not to explicitly simulate possible impermeable obstacles on the riverbed reported </w:t>
      </w:r>
      <w:r w:rsidR="0082711A">
        <w:rPr>
          <w:rFonts w:eastAsia="Calibri"/>
          <w:lang w:val="en-GB"/>
        </w:rPr>
        <w:t xml:space="preserve">on </w:t>
      </w:r>
      <w:r w:rsidRPr="0082711A">
        <w:rPr>
          <w:rFonts w:eastAsia="Calibri"/>
          <w:lang w:val="en-GB"/>
        </w:rPr>
        <w:t xml:space="preserve">the DEM, but not </w:t>
      </w:r>
      <w:r w:rsidR="0082711A">
        <w:rPr>
          <w:rFonts w:eastAsia="Calibri"/>
          <w:lang w:val="en-GB"/>
        </w:rPr>
        <w:t xml:space="preserve">on </w:t>
      </w:r>
      <w:r w:rsidRPr="0082711A">
        <w:rPr>
          <w:rFonts w:eastAsia="Calibri"/>
          <w:lang w:val="en-GB"/>
        </w:rPr>
        <w:t>the DTM (</w:t>
      </w:r>
      <w:r w:rsidR="00004453" w:rsidRPr="0082711A">
        <w:rPr>
          <w:rFonts w:eastAsia="Calibri"/>
          <w:lang w:val="en-GB"/>
        </w:rPr>
        <w:t xml:space="preserve">within the waterbody, </w:t>
      </w:r>
      <w:r w:rsidRPr="0082711A">
        <w:rPr>
          <w:rFonts w:eastAsia="Calibri"/>
          <w:lang w:val="en-GB"/>
        </w:rPr>
        <w:t>water flows</w:t>
      </w:r>
      <w:r w:rsidR="00004453" w:rsidRPr="0082711A">
        <w:rPr>
          <w:rFonts w:eastAsia="Calibri"/>
          <w:lang w:val="en-GB"/>
        </w:rPr>
        <w:t xml:space="preserve"> on the DTM not on the DEM)</w:t>
      </w:r>
      <w:r w:rsidR="000B20DE" w:rsidRPr="0082711A">
        <w:rPr>
          <w:rFonts w:eastAsia="Calibri"/>
          <w:lang w:val="en-GB"/>
        </w:rPr>
        <w:t>;</w:t>
      </w:r>
    </w:p>
    <w:p w:rsidR="000B20DE" w:rsidRPr="0082711A" w:rsidRDefault="00784338" w:rsidP="006A2FDC">
      <w:pPr>
        <w:pStyle w:val="Paragrafoelenco"/>
        <w:numPr>
          <w:ilvl w:val="0"/>
          <w:numId w:val="28"/>
        </w:numPr>
        <w:jc w:val="both"/>
        <w:rPr>
          <w:rFonts w:eastAsia="Calibri"/>
          <w:lang w:val="en-GB"/>
        </w:rPr>
      </w:pPr>
      <w:proofErr w:type="gramStart"/>
      <w:r w:rsidRPr="0082711A">
        <w:rPr>
          <w:rFonts w:eastAsia="Calibri"/>
          <w:lang w:val="en-GB"/>
        </w:rPr>
        <w:t>not</w:t>
      </w:r>
      <w:proofErr w:type="gramEnd"/>
      <w:r w:rsidRPr="0082711A">
        <w:rPr>
          <w:rFonts w:eastAsia="Calibri"/>
          <w:lang w:val="en-GB"/>
        </w:rPr>
        <w:t xml:space="preserve"> </w:t>
      </w:r>
      <w:r w:rsidR="0082711A">
        <w:rPr>
          <w:rFonts w:eastAsia="Calibri"/>
          <w:lang w:val="en-GB"/>
        </w:rPr>
        <w:t xml:space="preserve">to </w:t>
      </w:r>
      <w:r w:rsidRPr="0082711A">
        <w:rPr>
          <w:rFonts w:eastAsia="Calibri"/>
          <w:lang w:val="en-GB"/>
        </w:rPr>
        <w:t xml:space="preserve">explicitly simulate the </w:t>
      </w:r>
      <w:r w:rsidR="00D31602">
        <w:rPr>
          <w:rFonts w:eastAsia="Calibri"/>
          <w:lang w:val="en-GB"/>
        </w:rPr>
        <w:t xml:space="preserve">roughness </w:t>
      </w:r>
      <w:r w:rsidRPr="0082711A">
        <w:rPr>
          <w:rFonts w:eastAsia="Calibri"/>
          <w:lang w:val="en-GB"/>
        </w:rPr>
        <w:t xml:space="preserve">elements </w:t>
      </w:r>
      <w:r w:rsidR="00D31602">
        <w:rPr>
          <w:rFonts w:eastAsia="Calibri"/>
          <w:lang w:val="en-GB"/>
        </w:rPr>
        <w:t xml:space="preserve">smaller </w:t>
      </w:r>
      <w:r w:rsidRPr="0082711A">
        <w:rPr>
          <w:rFonts w:eastAsia="Calibri"/>
          <w:lang w:val="en-GB"/>
        </w:rPr>
        <w:t xml:space="preserve">than </w:t>
      </w:r>
      <w:r w:rsidR="00D31602">
        <w:rPr>
          <w:rFonts w:eastAsia="Calibri"/>
          <w:lang w:val="en-GB"/>
        </w:rPr>
        <w:t>the sub-g</w:t>
      </w:r>
      <w:r w:rsidRPr="0082711A">
        <w:rPr>
          <w:rFonts w:eastAsia="Calibri"/>
          <w:lang w:val="en-GB"/>
        </w:rPr>
        <w:t>r</w:t>
      </w:r>
      <w:r w:rsidR="00D31602">
        <w:rPr>
          <w:rFonts w:eastAsia="Calibri"/>
          <w:lang w:val="en-GB"/>
        </w:rPr>
        <w:t>id s</w:t>
      </w:r>
      <w:r w:rsidRPr="0082711A">
        <w:rPr>
          <w:rFonts w:eastAsia="Calibri"/>
          <w:lang w:val="en-GB"/>
        </w:rPr>
        <w:t>c</w:t>
      </w:r>
      <w:r w:rsidR="00D31602">
        <w:rPr>
          <w:rFonts w:eastAsia="Calibri"/>
          <w:lang w:val="en-GB"/>
        </w:rPr>
        <w:t>a</w:t>
      </w:r>
      <w:r w:rsidRPr="0082711A">
        <w:rPr>
          <w:rFonts w:eastAsia="Calibri"/>
          <w:lang w:val="en-GB"/>
        </w:rPr>
        <w:t xml:space="preserve">le, already considered </w:t>
      </w:r>
      <w:r w:rsidR="00D31602">
        <w:rPr>
          <w:rFonts w:eastAsia="Calibri"/>
          <w:lang w:val="en-GB"/>
        </w:rPr>
        <w:t xml:space="preserve">by </w:t>
      </w:r>
      <w:r w:rsidRPr="0082711A">
        <w:rPr>
          <w:rFonts w:eastAsia="Calibri"/>
          <w:lang w:val="en-GB"/>
        </w:rPr>
        <w:t>the roug</w:t>
      </w:r>
      <w:r w:rsidR="00D31602">
        <w:rPr>
          <w:rFonts w:eastAsia="Calibri"/>
          <w:lang w:val="en-GB"/>
        </w:rPr>
        <w:t>h</w:t>
      </w:r>
      <w:r w:rsidRPr="0082711A">
        <w:rPr>
          <w:rFonts w:eastAsia="Calibri"/>
          <w:lang w:val="en-GB"/>
        </w:rPr>
        <w:t xml:space="preserve">ness length </w:t>
      </w:r>
      <w:r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(m) </w:t>
      </w:r>
      <w:r w:rsidRPr="0082711A">
        <w:rPr>
          <w:rFonts w:eastAsia="Calibri"/>
          <w:lang w:val="en-GB"/>
        </w:rPr>
        <w:t>in the wall function for the slip coefficient (Sec.</w:t>
      </w:r>
      <w:r w:rsidR="00D31602">
        <w:rPr>
          <w:rFonts w:eastAsia="Calibri"/>
          <w:lang w:val="en-GB"/>
        </w:rPr>
        <w:fldChar w:fldCharType="begin"/>
      </w:r>
      <w:r w:rsidR="00D31602">
        <w:rPr>
          <w:rFonts w:eastAsia="Calibri"/>
          <w:lang w:val="en-GB"/>
        </w:rPr>
        <w:instrText xml:space="preserve"> REF _Ref57195835 \r \h </w:instrText>
      </w:r>
      <w:r w:rsidR="00D31602">
        <w:rPr>
          <w:rFonts w:eastAsia="Calibri"/>
          <w:lang w:val="en-GB"/>
        </w:rPr>
      </w:r>
      <w:r w:rsidR="00D31602">
        <w:rPr>
          <w:rFonts w:eastAsia="Calibri"/>
          <w:lang w:val="en-GB"/>
        </w:rPr>
        <w:fldChar w:fldCharType="separate"/>
      </w:r>
      <w:r w:rsidR="00EE70A0">
        <w:rPr>
          <w:rFonts w:eastAsia="Calibri"/>
          <w:lang w:val="en-GB"/>
        </w:rPr>
        <w:t>6.3</w:t>
      </w:r>
      <w:r w:rsidR="00D31602">
        <w:rPr>
          <w:rFonts w:eastAsia="Calibri"/>
          <w:lang w:val="en-GB"/>
        </w:rPr>
        <w:fldChar w:fldCharType="end"/>
      </w:r>
      <w:r w:rsidRPr="0082711A">
        <w:rPr>
          <w:rFonts w:eastAsia="Calibri"/>
          <w:lang w:val="en-GB"/>
        </w:rPr>
        <w:t>)</w:t>
      </w:r>
      <w:r w:rsidR="000B20DE" w:rsidRPr="0082711A">
        <w:rPr>
          <w:rFonts w:eastAsia="Calibri"/>
          <w:lang w:val="en-GB"/>
        </w:rPr>
        <w:t>;</w:t>
      </w:r>
    </w:p>
    <w:p w:rsidR="000B20DE" w:rsidRPr="0082711A" w:rsidRDefault="00D31602" w:rsidP="006A2FDC">
      <w:pPr>
        <w:pStyle w:val="Paragrafoelenco"/>
        <w:numPr>
          <w:ilvl w:val="0"/>
          <w:numId w:val="28"/>
        </w:numPr>
        <w:jc w:val="both"/>
        <w:rPr>
          <w:rFonts w:eastAsia="Calibri"/>
          <w:lang w:val="en-GB"/>
        </w:rPr>
      </w:pPr>
      <w:r>
        <w:rPr>
          <w:rFonts w:eastAsia="Calibri"/>
          <w:lang w:val="en-GB"/>
        </w:rPr>
        <w:t xml:space="preserve">to keep </w:t>
      </w:r>
      <w:r w:rsidRPr="0082711A">
        <w:rPr>
          <w:i/>
          <w:lang w:val="en-GB"/>
        </w:rPr>
        <w:t>h</w:t>
      </w:r>
      <w:r w:rsidRPr="0082711A">
        <w:rPr>
          <w:i/>
          <w:vertAlign w:val="subscript"/>
          <w:lang w:val="en-GB"/>
        </w:rPr>
        <w:t>f</w:t>
      </w:r>
      <w:r w:rsidRPr="0082711A">
        <w:rPr>
          <w:rFonts w:eastAsia="Calibri"/>
          <w:lang w:val="en-GB"/>
        </w:rPr>
        <w:t xml:space="preserve"> </w:t>
      </w:r>
      <w:r>
        <w:rPr>
          <w:rFonts w:eastAsia="Calibri"/>
          <w:lang w:val="en-GB"/>
        </w:rPr>
        <w:t>compatible</w:t>
      </w:r>
      <w:r w:rsidR="00784338" w:rsidRPr="0082711A">
        <w:rPr>
          <w:rFonts w:eastAsia="Calibri"/>
          <w:lang w:val="en-GB"/>
        </w:rPr>
        <w:t xml:space="preserve"> with the chosen value of </w:t>
      </w:r>
      <w:r w:rsidR="00784338" w:rsidRPr="0082711A">
        <w:rPr>
          <w:rFonts w:eastAsia="Calibri"/>
          <w:i/>
          <w:lang w:val="en-GB"/>
        </w:rPr>
        <w:t>z</w:t>
      </w:r>
      <w:r w:rsidR="00784338"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 xml:space="preserve">obtained for example from </w:t>
      </w:r>
      <w:r w:rsidR="000B20DE" w:rsidRPr="0082711A">
        <w:rPr>
          <w:rFonts w:eastAsia="Calibri"/>
          <w:lang w:val="en-GB"/>
        </w:rPr>
        <w:t>Davenport</w:t>
      </w:r>
      <w:r w:rsidR="00784338" w:rsidRPr="0082711A">
        <w:rPr>
          <w:rFonts w:eastAsia="Calibri"/>
          <w:lang w:val="en-GB"/>
        </w:rPr>
        <w:t>’</w:t>
      </w:r>
      <w:r>
        <w:rPr>
          <w:rFonts w:eastAsia="Calibri"/>
          <w:lang w:val="en-GB"/>
        </w:rPr>
        <w:t>s</w:t>
      </w:r>
      <w:r w:rsidR="00784338" w:rsidRPr="0082711A">
        <w:rPr>
          <w:rFonts w:eastAsia="Calibri"/>
          <w:lang w:val="en-GB"/>
        </w:rPr>
        <w:t xml:space="preserve"> scale</w:t>
      </w:r>
      <w:r>
        <w:rPr>
          <w:rFonts w:eastAsia="Calibri"/>
          <w:lang w:val="en-GB"/>
        </w:rPr>
        <w:t xml:space="preserve">; Plate, 1995, </w:t>
      </w:r>
      <w:commentRangeStart w:id="408"/>
      <w:r>
        <w:rPr>
          <w:rFonts w:eastAsia="Calibri"/>
          <w:lang w:val="en-GB"/>
        </w:rPr>
        <w:t>[]</w:t>
      </w:r>
      <w:commentRangeEnd w:id="408"/>
      <w:r>
        <w:rPr>
          <w:rStyle w:val="Rimandocommento"/>
          <w:szCs w:val="20"/>
        </w:rPr>
        <w:commentReference w:id="408"/>
      </w:r>
      <w:r w:rsidR="000B20DE" w:rsidRPr="0082711A">
        <w:rPr>
          <w:rFonts w:eastAsia="Calibri"/>
          <w:lang w:val="en-GB"/>
        </w:rPr>
        <w:t>)</w:t>
      </w:r>
      <w:r>
        <w:rPr>
          <w:rFonts w:eastAsia="Calibri"/>
          <w:lang w:val="en-GB"/>
        </w:rPr>
        <w:t>,</w:t>
      </w:r>
      <w:r w:rsidR="008D7EB1">
        <w:rPr>
          <w:rFonts w:eastAsia="Calibri"/>
          <w:lang w:val="en-GB"/>
        </w:rPr>
        <w:t xml:space="preserve"> </w:t>
      </w:r>
      <w:r w:rsidR="00784338" w:rsidRPr="0082711A">
        <w:rPr>
          <w:rFonts w:eastAsia="Calibri"/>
          <w:lang w:val="en-GB"/>
        </w:rPr>
        <w:t xml:space="preserve">considering that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=10</w:t>
      </w:r>
      <w:r w:rsidR="000B20DE" w:rsidRPr="0082711A">
        <w:rPr>
          <w:rFonts w:eastAsia="Calibri"/>
          <w:i/>
          <w:lang w:val="en-GB"/>
        </w:rPr>
        <w:t>z</w:t>
      </w:r>
      <w:r w:rsidR="000B20DE" w:rsidRPr="0082711A">
        <w:rPr>
          <w:rFonts w:eastAsia="Calibri"/>
          <w:i/>
          <w:vertAlign w:val="subscript"/>
          <w:lang w:val="en-GB"/>
        </w:rPr>
        <w:t>0</w:t>
      </w:r>
      <w:r w:rsidR="000B20DE" w:rsidRPr="0082711A">
        <w:rPr>
          <w:rFonts w:eastAsia="Calibri"/>
          <w:lang w:val="en-GB"/>
        </w:rPr>
        <w:t xml:space="preserve"> (</w:t>
      </w:r>
      <w:r w:rsidR="00784338" w:rsidRPr="0082711A">
        <w:rPr>
          <w:rFonts w:eastAsia="Calibri"/>
          <w:lang w:val="en-GB"/>
        </w:rPr>
        <w:t>NSBL under rough-wall regime</w:t>
      </w:r>
      <w:r w:rsidR="000B20DE" w:rsidRPr="0082711A">
        <w:rPr>
          <w:rFonts w:eastAsia="Calibri"/>
          <w:lang w:val="en-GB"/>
        </w:rPr>
        <w:t xml:space="preserve">) </w:t>
      </w:r>
      <w:r w:rsidR="00784338" w:rsidRPr="0082711A">
        <w:rPr>
          <w:rFonts w:eastAsia="Calibri"/>
          <w:lang w:val="en-GB"/>
        </w:rPr>
        <w:t>and that the eq</w:t>
      </w:r>
      <w:r>
        <w:rPr>
          <w:rFonts w:eastAsia="Calibri"/>
          <w:lang w:val="en-GB"/>
        </w:rPr>
        <w:t>u</w:t>
      </w:r>
      <w:r w:rsidR="00784338" w:rsidRPr="0082711A">
        <w:rPr>
          <w:rFonts w:eastAsia="Calibri"/>
          <w:lang w:val="en-GB"/>
        </w:rPr>
        <w:t xml:space="preserve">ivalent diameter of the sub-grid roughness elements is </w:t>
      </w:r>
      <w:r w:rsidR="000B20DE" w:rsidRPr="0082711A">
        <w:rPr>
          <w:rFonts w:eastAsia="Calibri"/>
          <w:i/>
          <w:lang w:val="en-GB"/>
        </w:rPr>
        <w:t>d</w:t>
      </w:r>
      <w:r w:rsidR="000B20DE" w:rsidRPr="0082711A">
        <w:rPr>
          <w:rFonts w:eastAsia="Calibri"/>
          <w:i/>
          <w:vertAlign w:val="subscript"/>
          <w:lang w:val="en-GB"/>
        </w:rPr>
        <w:t>50</w:t>
      </w:r>
      <w:r w:rsidR="000B20DE" w:rsidRPr="0082711A">
        <w:rPr>
          <w:rFonts w:eastAsia="Calibri"/>
          <w:lang w:val="en-GB"/>
        </w:rPr>
        <w:t>=2</w:t>
      </w:r>
      <w:r w:rsidR="000B20DE" w:rsidRPr="0082711A">
        <w:rPr>
          <w:rFonts w:eastAsia="Calibri"/>
          <w:i/>
          <w:lang w:val="en-GB"/>
        </w:rPr>
        <w:t>H</w:t>
      </w:r>
      <w:r w:rsidR="000B20DE" w:rsidRPr="0082711A">
        <w:rPr>
          <w:rFonts w:eastAsia="Calibri"/>
          <w:lang w:val="en-GB"/>
        </w:rPr>
        <w:t xml:space="preserve">, </w:t>
      </w:r>
      <w:r w:rsidR="00784338" w:rsidRPr="0082711A">
        <w:rPr>
          <w:rFonts w:eastAsia="Calibri"/>
          <w:lang w:val="en-GB"/>
        </w:rPr>
        <w:t xml:space="preserve">where </w:t>
      </w:r>
      <w:r w:rsidR="000B20DE" w:rsidRPr="00D31602">
        <w:rPr>
          <w:rFonts w:eastAsia="Calibri"/>
          <w:i/>
          <w:lang w:val="en-GB"/>
        </w:rPr>
        <w:t>H</w:t>
      </w:r>
      <w:r w:rsidR="000B20DE" w:rsidRPr="0082711A">
        <w:rPr>
          <w:rFonts w:eastAsia="Calibri"/>
          <w:lang w:val="en-GB"/>
        </w:rPr>
        <w:t xml:space="preserve"> </w:t>
      </w:r>
      <w:r w:rsidR="001521B4" w:rsidRPr="0082711A">
        <w:rPr>
          <w:rFonts w:eastAsia="Calibri"/>
          <w:lang w:val="en-GB"/>
        </w:rPr>
        <w:t>(m) is the average height of the same elements</w:t>
      </w:r>
      <w:r w:rsidR="000B20DE" w:rsidRPr="0082711A">
        <w:rPr>
          <w:rFonts w:eastAsia="Calibri"/>
          <w:lang w:val="en-GB"/>
        </w:rPr>
        <w:t>;</w:t>
      </w:r>
    </w:p>
    <w:p w:rsidR="000B20DE" w:rsidRPr="0082711A" w:rsidRDefault="00D31602" w:rsidP="006A2FDC">
      <w:pPr>
        <w:pStyle w:val="Paragrafoelenco"/>
        <w:numPr>
          <w:ilvl w:val="0"/>
          <w:numId w:val="28"/>
        </w:numPr>
        <w:jc w:val="both"/>
        <w:rPr>
          <w:rFonts w:eastAsia="Calibri"/>
          <w:lang w:val="en-GB"/>
        </w:rPr>
      </w:pPr>
      <w:r>
        <w:rPr>
          <w:rFonts w:eastAsia="Calibri"/>
          <w:lang w:val="en-GB"/>
        </w:rPr>
        <w:t xml:space="preserve">to </w:t>
      </w:r>
      <w:r w:rsidR="001521B4" w:rsidRPr="0082711A">
        <w:rPr>
          <w:rFonts w:eastAsia="Calibri"/>
          <w:lang w:val="en-GB"/>
        </w:rPr>
        <w:t>reduc</w:t>
      </w:r>
      <w:r>
        <w:rPr>
          <w:rFonts w:eastAsia="Calibri"/>
          <w:lang w:val="en-GB"/>
        </w:rPr>
        <w:t>e</w:t>
      </w:r>
      <w:r w:rsidR="001521B4" w:rsidRPr="0082711A">
        <w:rPr>
          <w:rFonts w:eastAsia="Calibri"/>
          <w:lang w:val="en-GB"/>
        </w:rPr>
        <w:t xml:space="preserve"> of the ad-hoc treatments associated with the DEM bugs</w:t>
      </w:r>
      <w:r w:rsidR="000B20DE" w:rsidRPr="0082711A">
        <w:rPr>
          <w:rFonts w:eastAsia="Calibri"/>
          <w:lang w:val="en-GB"/>
        </w:rPr>
        <w:t>;</w:t>
      </w:r>
    </w:p>
    <w:p w:rsidR="000B20DE" w:rsidRPr="0082711A" w:rsidRDefault="001521B4" w:rsidP="006A2FDC">
      <w:pPr>
        <w:pStyle w:val="Paragrafoelenco"/>
        <w:numPr>
          <w:ilvl w:val="0"/>
          <w:numId w:val="28"/>
        </w:numPr>
        <w:jc w:val="both"/>
        <w:rPr>
          <w:rFonts w:eastAsia="Calibri"/>
          <w:lang w:val="en-GB"/>
        </w:rPr>
      </w:pPr>
      <w:r w:rsidRPr="0082711A">
        <w:rPr>
          <w:rFonts w:eastAsia="Calibri"/>
          <w:lang w:val="en-GB"/>
        </w:rPr>
        <w:t xml:space="preserve">to ease the imposition of a homogeneous field of </w:t>
      </w:r>
      <w:r w:rsidRPr="0082711A">
        <w:rPr>
          <w:rFonts w:eastAsia="Calibri"/>
          <w:i/>
          <w:lang w:val="en-GB"/>
        </w:rPr>
        <w:t>z</w:t>
      </w:r>
      <w:r w:rsidRPr="0082711A">
        <w:rPr>
          <w:rFonts w:eastAsia="Calibri"/>
          <w:i/>
          <w:vertAlign w:val="subscript"/>
          <w:lang w:val="en-GB"/>
        </w:rPr>
        <w:t>0</w:t>
      </w:r>
      <w:r w:rsidRPr="0082711A">
        <w:rPr>
          <w:rFonts w:eastAsia="Calibri"/>
          <w:lang w:val="en-GB"/>
        </w:rPr>
        <w:t xml:space="preserve"> </w:t>
      </w:r>
      <w:r w:rsidR="00D31602">
        <w:rPr>
          <w:rFonts w:eastAsia="Calibri"/>
          <w:lang w:val="en-GB"/>
        </w:rPr>
        <w:t>not to distinguish</w:t>
      </w:r>
      <w:r w:rsidRPr="0082711A">
        <w:rPr>
          <w:rFonts w:eastAsia="Calibri"/>
          <w:lang w:val="en-GB"/>
        </w:rPr>
        <w:t xml:space="preserve"> the riverbed from the floodplain (in terms of sub-rid roughness); th</w:t>
      </w:r>
      <w:r w:rsidR="00D31602">
        <w:rPr>
          <w:rFonts w:eastAsia="Calibri"/>
          <w:lang w:val="en-GB"/>
        </w:rPr>
        <w:t>e</w:t>
      </w:r>
      <w:r w:rsidRPr="0082711A">
        <w:rPr>
          <w:rFonts w:eastAsia="Calibri"/>
          <w:lang w:val="en-GB"/>
        </w:rPr>
        <w:t xml:space="preserve"> last choice being feasible provided that the DEM-DTM </w:t>
      </w:r>
      <w:r w:rsidR="008D7EB1">
        <w:rPr>
          <w:rFonts w:eastAsia="Calibri"/>
          <w:lang w:val="en-GB"/>
        </w:rPr>
        <w:t xml:space="preserve">surface </w:t>
      </w:r>
      <w:r w:rsidRPr="0082711A">
        <w:rPr>
          <w:rFonts w:eastAsia="Calibri"/>
          <w:lang w:val="en-GB"/>
        </w:rPr>
        <w:t xml:space="preserve">is partitioned </w:t>
      </w:r>
      <w:r w:rsidR="00D31602">
        <w:rPr>
          <w:rFonts w:eastAsia="Calibri"/>
          <w:lang w:val="en-GB"/>
        </w:rPr>
        <w:t>accordingly</w:t>
      </w:r>
      <w:r w:rsidR="000B20DE" w:rsidRPr="0082711A">
        <w:rPr>
          <w:rFonts w:eastAsia="Calibri"/>
          <w:lang w:val="en-GB"/>
        </w:rPr>
        <w:t>;</w:t>
      </w:r>
    </w:p>
    <w:p w:rsidR="000B20DE" w:rsidRDefault="00D31602" w:rsidP="006A2FDC">
      <w:pPr>
        <w:pStyle w:val="Paragrafoelenco"/>
        <w:numPr>
          <w:ilvl w:val="0"/>
          <w:numId w:val="28"/>
        </w:numPr>
        <w:jc w:val="both"/>
        <w:rPr>
          <w:rFonts w:eastAsia="Calibri"/>
          <w:lang w:val="en-GB"/>
        </w:rPr>
      </w:pPr>
      <w:r>
        <w:rPr>
          <w:rFonts w:eastAsia="Calibri"/>
          <w:lang w:val="en-GB"/>
        </w:rPr>
        <w:t xml:space="preserve">to keep </w:t>
      </w:r>
      <w:r w:rsidR="00C9147C" w:rsidRPr="0082711A">
        <w:rPr>
          <w:rFonts w:eastAsia="Calibri"/>
          <w:lang w:val="en-GB"/>
        </w:rPr>
        <w:t>th</w:t>
      </w:r>
      <w:r>
        <w:rPr>
          <w:rFonts w:eastAsia="Calibri"/>
          <w:lang w:val="en-GB"/>
        </w:rPr>
        <w:t>e</w:t>
      </w:r>
      <w:r w:rsidR="00C9147C" w:rsidRPr="0082711A">
        <w:rPr>
          <w:rFonts w:eastAsia="Calibri"/>
          <w:lang w:val="en-GB"/>
        </w:rPr>
        <w:t xml:space="preserve"> </w:t>
      </w:r>
      <w:r>
        <w:rPr>
          <w:rFonts w:eastAsia="Calibri"/>
          <w:lang w:val="en-GB"/>
        </w:rPr>
        <w:t xml:space="preserve">height </w:t>
      </w:r>
      <w:r w:rsidR="00C9147C" w:rsidRPr="0082711A">
        <w:rPr>
          <w:rFonts w:eastAsia="Calibri"/>
          <w:lang w:val="en-GB"/>
        </w:rPr>
        <w:t xml:space="preserve">precision </w:t>
      </w:r>
      <w:r>
        <w:rPr>
          <w:rFonts w:eastAsia="Calibri"/>
          <w:lang w:val="en-GB"/>
        </w:rPr>
        <w:t xml:space="preserve">compatible with </w:t>
      </w:r>
      <w:r w:rsidR="00C9147C" w:rsidRPr="0082711A">
        <w:rPr>
          <w:rFonts w:eastAsia="Calibri"/>
          <w:lang w:val="en-GB"/>
        </w:rPr>
        <w:t xml:space="preserve">the minimum scale of the DEM-DTM explicit roughness </w:t>
      </w:r>
      <w:r w:rsidR="000B20DE" w:rsidRPr="0082711A">
        <w:rPr>
          <w:rFonts w:eastAsia="Calibri"/>
          <w:lang w:val="en-GB"/>
        </w:rPr>
        <w:t>(</w:t>
      </w:r>
      <w:r w:rsidR="00C9147C" w:rsidRPr="0082711A">
        <w:rPr>
          <w:rFonts w:eastAsia="Calibri"/>
          <w:lang w:val="en-GB"/>
        </w:rPr>
        <w:t>the</w:t>
      </w:r>
      <w:r>
        <w:rPr>
          <w:rFonts w:eastAsia="Calibri"/>
          <w:lang w:val="en-GB"/>
        </w:rPr>
        <w:t xml:space="preserve">y </w:t>
      </w:r>
      <w:r w:rsidR="00C9147C" w:rsidRPr="0082711A">
        <w:rPr>
          <w:rFonts w:eastAsia="Calibri"/>
          <w:lang w:val="en-GB"/>
        </w:rPr>
        <w:t xml:space="preserve">can be obtained by </w:t>
      </w:r>
      <w:r>
        <w:rPr>
          <w:rFonts w:eastAsia="Calibri"/>
          <w:lang w:val="en-GB"/>
        </w:rPr>
        <w:t>appr</w:t>
      </w:r>
      <w:r w:rsidR="00C9147C" w:rsidRPr="0082711A">
        <w:rPr>
          <w:rFonts w:eastAsia="Calibri"/>
          <w:lang w:val="en-GB"/>
        </w:rPr>
        <w:t>o</w:t>
      </w:r>
      <w:r>
        <w:rPr>
          <w:rFonts w:eastAsia="Calibri"/>
          <w:lang w:val="en-GB"/>
        </w:rPr>
        <w:t>x</w:t>
      </w:r>
      <w:r w:rsidR="00C9147C" w:rsidRPr="0082711A">
        <w:rPr>
          <w:rFonts w:eastAsia="Calibri"/>
          <w:lang w:val="en-GB"/>
        </w:rPr>
        <w:t xml:space="preserve">imated assessments in Paraview, after comparing </w:t>
      </w:r>
      <w:r>
        <w:rPr>
          <w:rFonts w:eastAsia="Calibri"/>
          <w:lang w:val="en-GB"/>
        </w:rPr>
        <w:t xml:space="preserve">the </w:t>
      </w:r>
      <w:r w:rsidR="00C9147C" w:rsidRPr="0082711A">
        <w:rPr>
          <w:rFonts w:eastAsia="Calibri"/>
          <w:lang w:val="en-GB"/>
        </w:rPr>
        <w:t xml:space="preserve">DEM and </w:t>
      </w:r>
      <w:r>
        <w:rPr>
          <w:rFonts w:eastAsia="Calibri"/>
          <w:lang w:val="en-GB"/>
        </w:rPr>
        <w:t xml:space="preserve">the </w:t>
      </w:r>
      <w:r w:rsidR="000B20DE" w:rsidRPr="0082711A">
        <w:rPr>
          <w:rFonts w:eastAsia="Calibri"/>
          <w:lang w:val="en-GB"/>
        </w:rPr>
        <w:t>DTM).</w:t>
      </w:r>
    </w:p>
    <w:p w:rsidR="00762E47" w:rsidRPr="00762E47" w:rsidRDefault="00762E47" w:rsidP="00762E47">
      <w:pPr>
        <w:spacing w:after="0" w:line="240" w:lineRule="auto"/>
        <w:jc w:val="both"/>
        <w:rPr>
          <w:rFonts w:ascii="Times New Roman" w:hAnsi="Times New Roman"/>
          <w:sz w:val="24"/>
          <w:szCs w:val="24"/>
        </w:rPr>
      </w:pPr>
      <w:r>
        <w:rPr>
          <w:rFonts w:ascii="Times New Roman" w:hAnsi="Times New Roman"/>
          <w:sz w:val="24"/>
          <w:szCs w:val="24"/>
        </w:rPr>
        <w:t xml:space="preserve">The following steps can be finally executed to </w:t>
      </w:r>
      <w:r w:rsidR="00F06988">
        <w:rPr>
          <w:rFonts w:ascii="Times New Roman" w:hAnsi="Times New Roman"/>
          <w:sz w:val="24"/>
          <w:szCs w:val="24"/>
        </w:rPr>
        <w:t xml:space="preserve">possibly </w:t>
      </w:r>
      <w:r>
        <w:rPr>
          <w:rFonts w:ascii="Times New Roman" w:hAnsi="Times New Roman"/>
          <w:sz w:val="24"/>
          <w:szCs w:val="24"/>
        </w:rPr>
        <w:t>modify the spatial resolution of the DEM-DTM already obtained</w:t>
      </w:r>
      <w:r w:rsidRPr="00762E47">
        <w:rPr>
          <w:rFonts w:ascii="Times New Roman" w:hAnsi="Times New Roman"/>
          <w:sz w:val="24"/>
          <w:szCs w:val="24"/>
        </w:rPr>
        <w:t>:</w:t>
      </w:r>
    </w:p>
    <w:p w:rsidR="00762E47" w:rsidRPr="00762E47" w:rsidRDefault="00762E47" w:rsidP="006A2FDC">
      <w:pPr>
        <w:pStyle w:val="Paragrafoelenco"/>
        <w:numPr>
          <w:ilvl w:val="0"/>
          <w:numId w:val="31"/>
        </w:numPr>
        <w:jc w:val="both"/>
        <w:rPr>
          <w:rFonts w:eastAsia="Calibri"/>
          <w:lang w:val="en-GB"/>
        </w:rPr>
      </w:pPr>
      <w:r>
        <w:rPr>
          <w:rFonts w:eastAsia="Calibri"/>
          <w:lang w:val="en-GB"/>
        </w:rPr>
        <w:t xml:space="preserve">execute again the tool </w:t>
      </w:r>
      <w:r w:rsidRPr="00762E47">
        <w:rPr>
          <w:rFonts w:eastAsia="Calibri"/>
          <w:lang w:val="en-GB"/>
        </w:rPr>
        <w:t xml:space="preserve">DEM2xyz </w:t>
      </w:r>
      <w:r>
        <w:rPr>
          <w:rFonts w:eastAsia="Calibri"/>
          <w:lang w:val="en-GB"/>
        </w:rPr>
        <w:t>with a different spatial resolution factor considering the DEM-DTM already elaborated as an input file</w:t>
      </w:r>
      <w:r w:rsidRPr="00762E47">
        <w:rPr>
          <w:rFonts w:eastAsia="Calibri"/>
          <w:lang w:val="en-GB"/>
        </w:rPr>
        <w:t>;</w:t>
      </w:r>
    </w:p>
    <w:p w:rsidR="00762E47" w:rsidRPr="00762E47" w:rsidRDefault="00762E47" w:rsidP="006A2FDC">
      <w:pPr>
        <w:pStyle w:val="Paragrafoelenco"/>
        <w:numPr>
          <w:ilvl w:val="0"/>
          <w:numId w:val="31"/>
        </w:numPr>
        <w:jc w:val="both"/>
        <w:rPr>
          <w:rFonts w:eastAsia="Calibri"/>
          <w:lang w:val="en-GB"/>
        </w:rPr>
      </w:pPr>
      <w:r>
        <w:rPr>
          <w:rFonts w:eastAsia="Calibri"/>
          <w:lang w:val="en-GB"/>
        </w:rPr>
        <w:t xml:space="preserve">treat with </w:t>
      </w:r>
      <w:r w:rsidRPr="00762E47">
        <w:rPr>
          <w:rFonts w:eastAsia="Calibri"/>
          <w:lang w:val="en-GB"/>
        </w:rPr>
        <w:t xml:space="preserve">Paraview </w:t>
      </w:r>
      <w:r>
        <w:rPr>
          <w:rFonts w:eastAsia="Calibri"/>
          <w:lang w:val="en-GB"/>
        </w:rPr>
        <w:t xml:space="preserve">the </w:t>
      </w:r>
      <w:r w:rsidRPr="00762E47">
        <w:rPr>
          <w:rFonts w:eastAsia="Calibri"/>
          <w:lang w:val="en-GB"/>
        </w:rPr>
        <w:t>DEM2xyz</w:t>
      </w:r>
      <w:r>
        <w:rPr>
          <w:rFonts w:eastAsia="Calibri"/>
          <w:lang w:val="en-GB"/>
        </w:rPr>
        <w:t xml:space="preserve"> </w:t>
      </w:r>
      <w:r w:rsidRPr="00762E47">
        <w:rPr>
          <w:rFonts w:eastAsia="Calibri"/>
          <w:lang w:val="en-GB"/>
        </w:rPr>
        <w:t>“.xyz”</w:t>
      </w:r>
      <w:r>
        <w:rPr>
          <w:rFonts w:eastAsia="Calibri"/>
          <w:lang w:val="en-GB"/>
        </w:rPr>
        <w:t xml:space="preserve"> ou</w:t>
      </w:r>
      <w:r w:rsidR="00F06988">
        <w:rPr>
          <w:rFonts w:eastAsia="Calibri"/>
          <w:lang w:val="en-GB"/>
        </w:rPr>
        <w:t>t</w:t>
      </w:r>
      <w:r>
        <w:rPr>
          <w:rFonts w:eastAsia="Calibri"/>
          <w:lang w:val="en-GB"/>
        </w:rPr>
        <w:t>put file</w:t>
      </w:r>
      <w:r w:rsidRPr="00762E47">
        <w:rPr>
          <w:rFonts w:eastAsia="Calibri"/>
          <w:lang w:val="en-GB"/>
        </w:rPr>
        <w:t>;</w:t>
      </w:r>
    </w:p>
    <w:p w:rsidR="00762E47" w:rsidRPr="00762E47" w:rsidRDefault="00762E47" w:rsidP="006A2FDC">
      <w:pPr>
        <w:pStyle w:val="Paragrafoelenco"/>
        <w:numPr>
          <w:ilvl w:val="1"/>
          <w:numId w:val="31"/>
        </w:numPr>
        <w:jc w:val="both"/>
        <w:rPr>
          <w:rFonts w:eastAsia="Calibri"/>
          <w:lang w:val="en-GB"/>
        </w:rPr>
      </w:pPr>
      <w:r>
        <w:rPr>
          <w:rFonts w:eastAsia="Calibri"/>
          <w:lang w:val="en-GB"/>
        </w:rPr>
        <w:t xml:space="preserve">erase the points with </w:t>
      </w:r>
      <w:r w:rsidRPr="00762E47">
        <w:rPr>
          <w:rFonts w:eastAsia="Calibri"/>
          <w:i/>
          <w:lang w:val="en-GB"/>
        </w:rPr>
        <w:t>z</w:t>
      </w:r>
      <w:r w:rsidRPr="00762E47">
        <w:rPr>
          <w:rFonts w:eastAsia="Calibri"/>
          <w:lang w:val="en-GB"/>
        </w:rPr>
        <w:t>=-999m;</w:t>
      </w:r>
    </w:p>
    <w:p w:rsidR="00762E47" w:rsidRPr="00762E47" w:rsidRDefault="00762E47" w:rsidP="006A2FDC">
      <w:pPr>
        <w:pStyle w:val="Paragrafoelenco"/>
        <w:numPr>
          <w:ilvl w:val="1"/>
          <w:numId w:val="31"/>
        </w:numPr>
        <w:jc w:val="both"/>
        <w:rPr>
          <w:rFonts w:eastAsia="Calibri"/>
          <w:lang w:val="en-GB"/>
        </w:rPr>
      </w:pPr>
      <w:r>
        <w:rPr>
          <w:rFonts w:eastAsia="Calibri"/>
          <w:lang w:val="en-GB"/>
        </w:rPr>
        <w:t>apply the filter</w:t>
      </w:r>
      <w:r w:rsidRPr="00762E47">
        <w:rPr>
          <w:rFonts w:eastAsia="Calibri"/>
          <w:lang w:val="en-GB"/>
        </w:rPr>
        <w:t xml:space="preserve"> “Delaunay2D”;</w:t>
      </w:r>
    </w:p>
    <w:p w:rsidR="00762E47" w:rsidRPr="00762E47" w:rsidRDefault="00762E47" w:rsidP="006A2FDC">
      <w:pPr>
        <w:pStyle w:val="Paragrafoelenco"/>
        <w:numPr>
          <w:ilvl w:val="1"/>
          <w:numId w:val="31"/>
        </w:numPr>
        <w:jc w:val="both"/>
        <w:rPr>
          <w:rFonts w:eastAsia="Calibri"/>
          <w:lang w:val="en-GB"/>
        </w:rPr>
      </w:pPr>
      <w:r>
        <w:rPr>
          <w:rFonts w:eastAsia="Calibri"/>
          <w:lang w:val="en-GB"/>
        </w:rPr>
        <w:t xml:space="preserve">erase </w:t>
      </w:r>
      <w:r w:rsidR="00F06988">
        <w:rPr>
          <w:rFonts w:eastAsia="Calibri"/>
          <w:lang w:val="en-GB"/>
        </w:rPr>
        <w:t xml:space="preserve">manually </w:t>
      </w:r>
      <w:r w:rsidRPr="00762E47">
        <w:rPr>
          <w:rFonts w:eastAsia="Calibri"/>
          <w:lang w:val="en-GB"/>
        </w:rPr>
        <w:t>(</w:t>
      </w:r>
      <w:r>
        <w:rPr>
          <w:rFonts w:eastAsia="Calibri"/>
          <w:lang w:val="en-GB"/>
        </w:rPr>
        <w:t xml:space="preserve">by means of the </w:t>
      </w:r>
      <w:r w:rsidR="00F06988">
        <w:rPr>
          <w:rFonts w:eastAsia="Calibri"/>
          <w:lang w:val="en-GB"/>
        </w:rPr>
        <w:t>Gra</w:t>
      </w:r>
      <w:r>
        <w:rPr>
          <w:rFonts w:eastAsia="Calibri"/>
          <w:lang w:val="en-GB"/>
        </w:rPr>
        <w:t>phic User Interface) the few faces linking points unavailable in the input DEM-DTM</w:t>
      </w:r>
      <w:r w:rsidRPr="00762E47">
        <w:rPr>
          <w:rFonts w:eastAsia="Calibri"/>
          <w:lang w:val="en-GB"/>
        </w:rPr>
        <w:t>;</w:t>
      </w:r>
    </w:p>
    <w:p w:rsidR="00762E47" w:rsidRPr="00762E47" w:rsidRDefault="00762E47" w:rsidP="006A2FDC">
      <w:pPr>
        <w:pStyle w:val="Paragrafoelenco"/>
        <w:numPr>
          <w:ilvl w:val="1"/>
          <w:numId w:val="31"/>
        </w:numPr>
        <w:jc w:val="both"/>
        <w:rPr>
          <w:rFonts w:eastAsia="Calibri"/>
          <w:lang w:val="en-GB"/>
        </w:rPr>
      </w:pPr>
      <w:r>
        <w:rPr>
          <w:rFonts w:eastAsia="Calibri"/>
          <w:lang w:val="en-GB"/>
        </w:rPr>
        <w:t xml:space="preserve">translate the </w:t>
      </w:r>
      <w:r w:rsidRPr="00762E47">
        <w:rPr>
          <w:rFonts w:eastAsia="Calibri"/>
          <w:lang w:val="en-GB"/>
        </w:rPr>
        <w:t xml:space="preserve">DEM-DTM </w:t>
      </w:r>
      <w:r>
        <w:rPr>
          <w:rFonts w:eastAsia="Calibri"/>
          <w:lang w:val="en-GB"/>
        </w:rPr>
        <w:t>accordin</w:t>
      </w:r>
      <w:r w:rsidR="00F06988">
        <w:rPr>
          <w:rFonts w:eastAsia="Calibri"/>
          <w:lang w:val="en-GB"/>
        </w:rPr>
        <w:t>g to the origin of the Cartogra</w:t>
      </w:r>
      <w:r>
        <w:rPr>
          <w:rFonts w:eastAsia="Calibri"/>
          <w:lang w:val="en-GB"/>
        </w:rPr>
        <w:t xml:space="preserve">phic </w:t>
      </w:r>
      <w:r w:rsidR="00F06988">
        <w:rPr>
          <w:rFonts w:eastAsia="Calibri"/>
          <w:lang w:val="en-GB"/>
        </w:rPr>
        <w:t>S</w:t>
      </w:r>
      <w:r>
        <w:rPr>
          <w:rFonts w:eastAsia="Calibri"/>
          <w:lang w:val="en-GB"/>
        </w:rPr>
        <w:t>ystem</w:t>
      </w:r>
      <w:r w:rsidRPr="00762E47">
        <w:rPr>
          <w:rFonts w:eastAsia="Calibri"/>
          <w:lang w:val="en-GB"/>
        </w:rPr>
        <w:t>;</w:t>
      </w:r>
    </w:p>
    <w:p w:rsidR="00762E47" w:rsidRPr="00762E47" w:rsidRDefault="00762E47" w:rsidP="006A2FDC">
      <w:pPr>
        <w:pStyle w:val="Paragrafoelenco"/>
        <w:numPr>
          <w:ilvl w:val="1"/>
          <w:numId w:val="31"/>
        </w:numPr>
        <w:jc w:val="both"/>
        <w:rPr>
          <w:rFonts w:eastAsia="Calibri"/>
          <w:lang w:val="en-GB"/>
        </w:rPr>
      </w:pPr>
      <w:r>
        <w:rPr>
          <w:rFonts w:eastAsia="Calibri"/>
          <w:lang w:val="en-GB"/>
        </w:rPr>
        <w:t xml:space="preserve">check the </w:t>
      </w:r>
      <w:r w:rsidRPr="00762E47">
        <w:rPr>
          <w:rFonts w:eastAsia="Calibri"/>
          <w:lang w:val="en-GB"/>
        </w:rPr>
        <w:t>DEM-DTM</w:t>
      </w:r>
      <w:r>
        <w:rPr>
          <w:rFonts w:eastAsia="Calibri"/>
          <w:lang w:val="en-GB"/>
        </w:rPr>
        <w:t xml:space="preserve"> normals</w:t>
      </w:r>
      <w:r w:rsidRPr="00762E47">
        <w:rPr>
          <w:rFonts w:eastAsia="Calibri"/>
          <w:lang w:val="en-GB"/>
        </w:rPr>
        <w:t>;</w:t>
      </w:r>
    </w:p>
    <w:p w:rsidR="00762E47" w:rsidRPr="00762E47" w:rsidRDefault="00F06988" w:rsidP="006A2FDC">
      <w:pPr>
        <w:pStyle w:val="Paragrafoelenco"/>
        <w:numPr>
          <w:ilvl w:val="1"/>
          <w:numId w:val="31"/>
        </w:numPr>
        <w:jc w:val="both"/>
        <w:rPr>
          <w:rFonts w:eastAsia="Calibri"/>
          <w:lang w:val="en-GB"/>
        </w:rPr>
      </w:pPr>
      <w:r>
        <w:rPr>
          <w:rFonts w:eastAsia="Calibri"/>
          <w:lang w:val="en-GB"/>
        </w:rPr>
        <w:t>sav</w:t>
      </w:r>
      <w:r w:rsidR="00762E47">
        <w:rPr>
          <w:rFonts w:eastAsia="Calibri"/>
          <w:lang w:val="en-GB"/>
        </w:rPr>
        <w:t xml:space="preserve">e the </w:t>
      </w:r>
      <w:r w:rsidR="00762E47" w:rsidRPr="00762E47">
        <w:rPr>
          <w:rFonts w:eastAsia="Calibri"/>
          <w:lang w:val="en-GB"/>
        </w:rPr>
        <w:t xml:space="preserve">DEM-DTM </w:t>
      </w:r>
      <w:r w:rsidR="00762E47">
        <w:rPr>
          <w:rFonts w:eastAsia="Calibri"/>
          <w:lang w:val="en-GB"/>
        </w:rPr>
        <w:t xml:space="preserve">at the new spatial resolution as a </w:t>
      </w:r>
      <w:r w:rsidR="00762E47" w:rsidRPr="00762E47">
        <w:rPr>
          <w:rFonts w:eastAsia="Calibri"/>
          <w:lang w:val="en-GB"/>
        </w:rPr>
        <w:t>“.ply”</w:t>
      </w:r>
      <w:r w:rsidR="00762E47">
        <w:rPr>
          <w:rFonts w:eastAsia="Calibri"/>
          <w:lang w:val="en-GB"/>
        </w:rPr>
        <w:t xml:space="preserve"> output file</w:t>
      </w:r>
      <w:r w:rsidR="00762E47" w:rsidRPr="00762E47">
        <w:rPr>
          <w:rFonts w:eastAsia="Calibri"/>
          <w:lang w:val="en-GB"/>
        </w:rPr>
        <w:t>;</w:t>
      </w:r>
    </w:p>
    <w:p w:rsidR="00762E47" w:rsidRPr="00762E47" w:rsidRDefault="00762E47" w:rsidP="006A2FDC">
      <w:pPr>
        <w:pStyle w:val="Paragrafoelenco"/>
        <w:numPr>
          <w:ilvl w:val="0"/>
          <w:numId w:val="31"/>
        </w:numPr>
        <w:jc w:val="both"/>
        <w:rPr>
          <w:rFonts w:eastAsia="Calibri"/>
          <w:lang w:val="en-GB"/>
        </w:rPr>
      </w:pPr>
      <w:r>
        <w:rPr>
          <w:rFonts w:eastAsia="Calibri"/>
          <w:lang w:val="en-GB"/>
        </w:rPr>
        <w:t xml:space="preserve">elaborate </w:t>
      </w:r>
      <w:r w:rsidR="00F06988">
        <w:rPr>
          <w:rFonts w:eastAsia="Calibri"/>
          <w:lang w:val="en-GB"/>
        </w:rPr>
        <w:t xml:space="preserve">the </w:t>
      </w:r>
      <w:r w:rsidRPr="00762E47">
        <w:rPr>
          <w:rFonts w:eastAsia="Calibri"/>
          <w:lang w:val="en-GB"/>
        </w:rPr>
        <w:t xml:space="preserve">“.ply” </w:t>
      </w:r>
      <w:r>
        <w:rPr>
          <w:rFonts w:eastAsia="Calibri"/>
          <w:lang w:val="en-GB"/>
        </w:rPr>
        <w:t xml:space="preserve"> </w:t>
      </w:r>
      <w:r w:rsidRPr="00762E47">
        <w:rPr>
          <w:rFonts w:eastAsia="Calibri"/>
          <w:lang w:val="en-GB"/>
        </w:rPr>
        <w:t xml:space="preserve">DEM-DTM </w:t>
      </w:r>
      <w:r>
        <w:rPr>
          <w:rFonts w:eastAsia="Calibri"/>
          <w:lang w:val="en-GB"/>
        </w:rPr>
        <w:t>fil</w:t>
      </w:r>
      <w:r w:rsidR="00F06988">
        <w:rPr>
          <w:rFonts w:eastAsia="Calibri"/>
          <w:lang w:val="en-GB"/>
        </w:rPr>
        <w:t>e</w:t>
      </w:r>
      <w:r>
        <w:rPr>
          <w:rFonts w:eastAsia="Calibri"/>
          <w:lang w:val="en-GB"/>
        </w:rPr>
        <w:t xml:space="preserve"> with </w:t>
      </w:r>
      <w:r w:rsidRPr="00762E47">
        <w:rPr>
          <w:rFonts w:eastAsia="Calibri"/>
          <w:lang w:val="en-GB"/>
        </w:rPr>
        <w:t>ply2SPHERA_perimeter;</w:t>
      </w:r>
    </w:p>
    <w:p w:rsidR="00762E47" w:rsidRPr="00762E47" w:rsidRDefault="00F06988" w:rsidP="006A2FDC">
      <w:pPr>
        <w:pStyle w:val="Paragrafoelenco"/>
        <w:numPr>
          <w:ilvl w:val="0"/>
          <w:numId w:val="31"/>
        </w:numPr>
        <w:jc w:val="both"/>
        <w:rPr>
          <w:rFonts w:eastAsia="Calibri"/>
          <w:lang w:val="en-GB"/>
        </w:rPr>
      </w:pPr>
      <w:r>
        <w:rPr>
          <w:rFonts w:eastAsia="Calibri"/>
          <w:lang w:val="en-GB"/>
        </w:rPr>
        <w:t xml:space="preserve">add the </w:t>
      </w:r>
      <w:r w:rsidR="00762E47" w:rsidRPr="00762E47">
        <w:rPr>
          <w:rFonts w:eastAsia="Calibri"/>
          <w:lang w:val="en-GB"/>
        </w:rPr>
        <w:t xml:space="preserve">ply2SPHERA_perimeter </w:t>
      </w:r>
      <w:r>
        <w:rPr>
          <w:rFonts w:eastAsia="Calibri"/>
          <w:lang w:val="en-GB"/>
        </w:rPr>
        <w:t xml:space="preserve">output files among the input files of SPHERA (sections </w:t>
      </w:r>
      <w:r w:rsidR="00762E47" w:rsidRPr="00762E47">
        <w:rPr>
          <w:rFonts w:eastAsia="Calibri"/>
          <w:lang w:val="en-GB"/>
        </w:rPr>
        <w:t xml:space="preserve">“faces” </w:t>
      </w:r>
      <w:r>
        <w:rPr>
          <w:rFonts w:eastAsia="Calibri"/>
          <w:lang w:val="en-GB"/>
        </w:rPr>
        <w:t>and</w:t>
      </w:r>
      <w:r w:rsidR="00762E47" w:rsidRPr="00762E47">
        <w:rPr>
          <w:rFonts w:eastAsia="Calibri"/>
          <w:lang w:val="en-GB"/>
        </w:rPr>
        <w:t xml:space="preserve"> “vertices”).</w:t>
      </w:r>
    </w:p>
    <w:p w:rsidR="00762E47" w:rsidRPr="00762E47" w:rsidRDefault="00762E47" w:rsidP="00762E47">
      <w:pPr>
        <w:ind w:left="360"/>
        <w:jc w:val="both"/>
      </w:pPr>
    </w:p>
    <w:p w:rsidR="00017488" w:rsidRPr="0082711A" w:rsidRDefault="00017488" w:rsidP="00017488">
      <w:pPr>
        <w:pStyle w:val="Amicarellititle3"/>
        <w:rPr>
          <w:lang w:val="en-GB"/>
        </w:rPr>
      </w:pPr>
      <w:bookmarkStart w:id="409" w:name="_Ref57193753"/>
      <w:bookmarkStart w:id="410" w:name="_Toc64440449"/>
      <w:commentRangeStart w:id="411"/>
      <w:r w:rsidRPr="0082711A">
        <w:rPr>
          <w:lang w:val="en-GB"/>
        </w:rPr>
        <w:t xml:space="preserve">DEM filtering in the frame of </w:t>
      </w:r>
      <w:r w:rsidR="007C6DB7" w:rsidRPr="0082711A">
        <w:rPr>
          <w:lang w:val="en-GB"/>
        </w:rPr>
        <w:t xml:space="preserve">the </w:t>
      </w:r>
      <w:r w:rsidRPr="0082711A">
        <w:rPr>
          <w:lang w:val="en-GB"/>
        </w:rPr>
        <w:t>DEM/DTM elaboration</w:t>
      </w:r>
      <w:bookmarkEnd w:id="409"/>
      <w:commentRangeEnd w:id="411"/>
      <w:r w:rsidR="006F3268">
        <w:rPr>
          <w:rStyle w:val="Rimandocommento"/>
          <w:b w:val="0"/>
          <w:i w:val="0"/>
          <w:szCs w:val="20"/>
        </w:rPr>
        <w:commentReference w:id="411"/>
      </w:r>
      <w:bookmarkEnd w:id="410"/>
    </w:p>
    <w:p w:rsidR="007C4DF3" w:rsidRPr="0082711A" w:rsidRDefault="007C4DF3" w:rsidP="007C4DF3">
      <w:pPr>
        <w:spacing w:after="0" w:line="240" w:lineRule="auto"/>
        <w:jc w:val="both"/>
        <w:rPr>
          <w:rFonts w:ascii="Times New Roman" w:hAnsi="Times New Roman"/>
          <w:sz w:val="24"/>
          <w:szCs w:val="24"/>
          <w:lang w:eastAsia="it-IT"/>
        </w:rPr>
      </w:pPr>
      <w:r w:rsidRPr="0082711A">
        <w:rPr>
          <w:rFonts w:ascii="Times New Roman" w:hAnsi="Times New Roman"/>
          <w:sz w:val="24"/>
          <w:szCs w:val="24"/>
        </w:rPr>
        <w:lastRenderedPageBreak/>
        <w:t xml:space="preserve">The </w:t>
      </w:r>
      <w:r w:rsidR="007C6DB7" w:rsidRPr="0082711A">
        <w:rPr>
          <w:rFonts w:ascii="Times New Roman" w:hAnsi="Times New Roman"/>
          <w:sz w:val="24"/>
          <w:szCs w:val="24"/>
        </w:rPr>
        <w:t xml:space="preserve">Paraview use procedure for the </w:t>
      </w:r>
      <w:r w:rsidRPr="0082711A">
        <w:rPr>
          <w:rFonts w:ascii="Times New Roman" w:hAnsi="Times New Roman"/>
          <w:sz w:val="24"/>
          <w:szCs w:val="24"/>
        </w:rPr>
        <w:t xml:space="preserve">DEM/DTM elaboration </w:t>
      </w:r>
      <w:r w:rsidR="009255F1" w:rsidRPr="0082711A">
        <w:rPr>
          <w:rFonts w:ascii="Times New Roman" w:hAnsi="Times New Roman"/>
          <w:sz w:val="24"/>
          <w:szCs w:val="24"/>
        </w:rPr>
        <w:t>(Sec.</w:t>
      </w:r>
      <w:r w:rsidR="009255F1" w:rsidRPr="0082711A">
        <w:rPr>
          <w:rFonts w:ascii="Times New Roman" w:hAnsi="Times New Roman"/>
          <w:sz w:val="24"/>
          <w:szCs w:val="24"/>
        </w:rPr>
        <w:fldChar w:fldCharType="begin"/>
      </w:r>
      <w:r w:rsidR="009255F1" w:rsidRPr="0082711A">
        <w:rPr>
          <w:rFonts w:ascii="Times New Roman" w:hAnsi="Times New Roman"/>
          <w:sz w:val="24"/>
          <w:szCs w:val="24"/>
        </w:rPr>
        <w:instrText xml:space="preserve"> REF _Ref57193757 \r \h  \* MERGEFORMAT </w:instrText>
      </w:r>
      <w:r w:rsidR="009255F1" w:rsidRPr="0082711A">
        <w:rPr>
          <w:rFonts w:ascii="Times New Roman" w:hAnsi="Times New Roman"/>
          <w:sz w:val="24"/>
          <w:szCs w:val="24"/>
        </w:rPr>
      </w:r>
      <w:r w:rsidR="009255F1" w:rsidRPr="0082711A">
        <w:rPr>
          <w:rFonts w:ascii="Times New Roman" w:hAnsi="Times New Roman"/>
          <w:sz w:val="24"/>
          <w:szCs w:val="24"/>
        </w:rPr>
        <w:fldChar w:fldCharType="separate"/>
      </w:r>
      <w:r w:rsidR="00EE70A0">
        <w:rPr>
          <w:rFonts w:ascii="Times New Roman" w:hAnsi="Times New Roman"/>
          <w:sz w:val="24"/>
          <w:szCs w:val="24"/>
        </w:rPr>
        <w:t>11.2.1</w:t>
      </w:r>
      <w:r w:rsidR="009255F1" w:rsidRPr="0082711A">
        <w:rPr>
          <w:rFonts w:ascii="Times New Roman" w:hAnsi="Times New Roman"/>
          <w:sz w:val="24"/>
          <w:szCs w:val="24"/>
        </w:rPr>
        <w:fldChar w:fldCharType="end"/>
      </w:r>
      <w:r w:rsidR="009255F1" w:rsidRPr="0082711A">
        <w:rPr>
          <w:rFonts w:ascii="Times New Roman" w:hAnsi="Times New Roman"/>
          <w:sz w:val="24"/>
          <w:szCs w:val="24"/>
        </w:rPr>
        <w:t xml:space="preserve">) </w:t>
      </w:r>
      <w:r w:rsidRPr="0082711A">
        <w:rPr>
          <w:rFonts w:ascii="Times New Roman" w:hAnsi="Times New Roman"/>
          <w:sz w:val="24"/>
          <w:szCs w:val="24"/>
        </w:rPr>
        <w:t xml:space="preserve">needs a filter for the </w:t>
      </w:r>
      <w:r w:rsidR="007C6DB7" w:rsidRPr="0082711A">
        <w:rPr>
          <w:rFonts w:ascii="Times New Roman" w:hAnsi="Times New Roman"/>
          <w:sz w:val="24"/>
          <w:szCs w:val="24"/>
        </w:rPr>
        <w:t xml:space="preserve">local </w:t>
      </w:r>
      <w:r w:rsidRPr="0082711A">
        <w:rPr>
          <w:rFonts w:ascii="Times New Roman" w:hAnsi="Times New Roman"/>
          <w:sz w:val="24"/>
          <w:szCs w:val="24"/>
        </w:rPr>
        <w:t xml:space="preserve">height </w:t>
      </w:r>
      <w:r w:rsidR="007C6DB7" w:rsidRPr="0082711A">
        <w:rPr>
          <w:rFonts w:ascii="Times New Roman" w:hAnsi="Times New Roman"/>
          <w:sz w:val="24"/>
          <w:szCs w:val="24"/>
        </w:rPr>
        <w:t xml:space="preserve">difference </w:t>
      </w:r>
      <w:r w:rsidRPr="0082711A">
        <w:rPr>
          <w:rFonts w:ascii="Times New Roman" w:hAnsi="Times New Roman"/>
          <w:sz w:val="24"/>
          <w:szCs w:val="24"/>
        </w:rPr>
        <w:t xml:space="preserve">between the DEM and the DTM. Hereafter the </w:t>
      </w:r>
      <w:r w:rsidR="007C6DB7" w:rsidRPr="0082711A">
        <w:rPr>
          <w:rFonts w:ascii="Times New Roman" w:hAnsi="Times New Roman"/>
          <w:sz w:val="24"/>
          <w:szCs w:val="24"/>
        </w:rPr>
        <w:t xml:space="preserve">formulation </w:t>
      </w:r>
      <w:r w:rsidRPr="0082711A">
        <w:rPr>
          <w:rFonts w:ascii="Times New Roman" w:hAnsi="Times New Roman"/>
          <w:sz w:val="24"/>
          <w:szCs w:val="24"/>
        </w:rPr>
        <w:t xml:space="preserve">of a </w:t>
      </w:r>
      <w:bookmarkStart w:id="412" w:name="_Toc57040056"/>
      <w:r w:rsidRPr="0082711A">
        <w:rPr>
          <w:rFonts w:ascii="Times New Roman" w:hAnsi="Times New Roman"/>
          <w:sz w:val="24"/>
          <w:szCs w:val="24"/>
        </w:rPr>
        <w:t>g</w:t>
      </w:r>
      <w:r w:rsidRPr="0082711A">
        <w:rPr>
          <w:rFonts w:ascii="Times New Roman" w:hAnsi="Times New Roman"/>
          <w:sz w:val="24"/>
          <w:szCs w:val="24"/>
          <w:lang w:eastAsia="it-IT"/>
        </w:rPr>
        <w:t>eneric filter in case one only uses t</w:t>
      </w:r>
      <w:r w:rsidR="00BA552C">
        <w:rPr>
          <w:rFonts w:ascii="Times New Roman" w:hAnsi="Times New Roman"/>
          <w:sz w:val="24"/>
          <w:szCs w:val="24"/>
          <w:lang w:eastAsia="it-IT"/>
        </w:rPr>
        <w:t>he integer rounding function (“r</w:t>
      </w:r>
      <w:r w:rsidRPr="0082711A">
        <w:rPr>
          <w:rFonts w:ascii="Times New Roman" w:hAnsi="Times New Roman"/>
          <w:sz w:val="24"/>
          <w:szCs w:val="24"/>
          <w:lang w:eastAsia="it-IT"/>
        </w:rPr>
        <w:t>int”) as discontinuous function</w:t>
      </w:r>
      <w:r w:rsidR="007C6DB7" w:rsidRPr="0082711A">
        <w:rPr>
          <w:rFonts w:ascii="Times New Roman" w:hAnsi="Times New Roman"/>
          <w:sz w:val="24"/>
          <w:szCs w:val="24"/>
          <w:lang w:eastAsia="it-IT"/>
        </w:rPr>
        <w:t xml:space="preserve">. This is the case when using </w:t>
      </w:r>
      <w:r w:rsidR="007C6DB7" w:rsidRPr="0082711A">
        <w:rPr>
          <w:rFonts w:ascii="Times New Roman" w:hAnsi="Times New Roman"/>
          <w:sz w:val="24"/>
          <w:szCs w:val="24"/>
        </w:rPr>
        <w:t>Paraview without Python scripts</w:t>
      </w:r>
      <w:r w:rsidRPr="0082711A">
        <w:rPr>
          <w:rFonts w:ascii="Times New Roman" w:hAnsi="Times New Roman"/>
          <w:sz w:val="24"/>
          <w:szCs w:val="24"/>
          <w:lang w:eastAsia="it-IT"/>
        </w:rPr>
        <w:t xml:space="preserve"> </w:t>
      </w:r>
      <w:r w:rsidR="007C6DB7" w:rsidRPr="0082711A">
        <w:rPr>
          <w:rFonts w:ascii="Times New Roman" w:hAnsi="Times New Roman"/>
          <w:sz w:val="24"/>
          <w:szCs w:val="24"/>
          <w:lang w:eastAsia="it-IT"/>
        </w:rPr>
        <w:t xml:space="preserve">(Paraview filter “Python Caculator”; </w:t>
      </w:r>
      <w:r w:rsidRPr="0082711A">
        <w:rPr>
          <w:rFonts w:ascii="Times New Roman" w:hAnsi="Times New Roman"/>
          <w:sz w:val="24"/>
          <w:szCs w:val="24"/>
          <w:lang w:eastAsia="it-IT"/>
        </w:rPr>
        <w:t>no “if” co</w:t>
      </w:r>
      <w:r w:rsidRPr="0082711A">
        <w:rPr>
          <w:rFonts w:ascii="Times New Roman" w:hAnsi="Times New Roman"/>
          <w:sz w:val="24"/>
          <w:szCs w:val="24"/>
        </w:rPr>
        <w:t>nstruct is available</w:t>
      </w:r>
      <w:r w:rsidR="007C6DB7" w:rsidRPr="0082711A">
        <w:rPr>
          <w:rFonts w:ascii="Times New Roman" w:hAnsi="Times New Roman"/>
          <w:sz w:val="24"/>
          <w:szCs w:val="24"/>
        </w:rPr>
        <w:t xml:space="preserve">, no </w:t>
      </w:r>
      <w:bookmarkEnd w:id="412"/>
      <w:r w:rsidR="007C6DB7" w:rsidRPr="0082711A">
        <w:rPr>
          <w:rFonts w:ascii="Times New Roman" w:hAnsi="Times New Roman"/>
          <w:sz w:val="24"/>
          <w:szCs w:val="24"/>
        </w:rPr>
        <w:t>other discontinuous function is avilable such as the Heaviside step)</w:t>
      </w:r>
      <w:r w:rsidRPr="0082711A">
        <w:rPr>
          <w:rFonts w:ascii="Times New Roman" w:hAnsi="Times New Roman"/>
          <w:sz w:val="24"/>
          <w:szCs w:val="24"/>
        </w:rPr>
        <w:t>.</w:t>
      </w:r>
    </w:p>
    <w:p w:rsidR="007C4DF3" w:rsidRPr="0082711A" w:rsidRDefault="007C4DF3" w:rsidP="007C4DF3">
      <w:pPr>
        <w:pStyle w:val="Normale1"/>
        <w:spacing w:line="240" w:lineRule="auto"/>
        <w:jc w:val="both"/>
        <w:rPr>
          <w:rFonts w:ascii="Times New Roman" w:hAnsi="Times New Roman"/>
          <w:lang w:val="en-GB"/>
        </w:rPr>
      </w:pPr>
      <w:r w:rsidRPr="0082711A">
        <w:rPr>
          <w:rFonts w:ascii="Times New Roman" w:hAnsi="Times New Roman"/>
          <w:lang w:val="en-GB"/>
        </w:rPr>
        <w:t xml:space="preserve">The </w:t>
      </w:r>
      <w:r w:rsidR="007C6DB7" w:rsidRPr="0082711A">
        <w:rPr>
          <w:rFonts w:ascii="Times New Roman" w:eastAsia="Calibri" w:hAnsi="Times New Roman"/>
          <w:lang w:val="en-GB"/>
        </w:rPr>
        <w:t>definition</w:t>
      </w:r>
      <w:r w:rsidR="007C6DB7" w:rsidRPr="0082711A">
        <w:rPr>
          <w:rFonts w:ascii="Times New Roman" w:hAnsi="Times New Roman"/>
          <w:lang w:val="en-GB"/>
        </w:rPr>
        <w:t xml:space="preserve"> of the </w:t>
      </w:r>
      <w:r w:rsidRPr="0082711A">
        <w:rPr>
          <w:rFonts w:ascii="Times New Roman" w:hAnsi="Times New Roman"/>
          <w:lang w:val="en-GB"/>
        </w:rPr>
        <w:t>DEM height filtered (</w:t>
      </w:r>
      <w:r w:rsidRPr="0082711A">
        <w:rPr>
          <w:rFonts w:ascii="Times New Roman" w:hAnsi="Times New Roman"/>
          <w:i/>
          <w:lang w:val="en-GB"/>
        </w:rPr>
        <w:t>z</w:t>
      </w:r>
      <w:r w:rsidRPr="0082711A">
        <w:rPr>
          <w:rFonts w:ascii="Times New Roman" w:hAnsi="Times New Roman"/>
          <w:i/>
          <w:vertAlign w:val="subscript"/>
          <w:lang w:val="en-GB"/>
        </w:rPr>
        <w:t>DEM,filt</w:t>
      </w:r>
      <w:r w:rsidRPr="0082711A">
        <w:rPr>
          <w:rFonts w:ascii="Times New Roman" w:hAnsi="Times New Roman"/>
          <w:lang w:val="en-GB"/>
        </w:rPr>
        <w:t>, -m-) depen</w:t>
      </w:r>
      <w:bookmarkStart w:id="413" w:name="_GoBack"/>
      <w:bookmarkEnd w:id="413"/>
      <w:r w:rsidRPr="0082711A">
        <w:rPr>
          <w:rFonts w:ascii="Times New Roman" w:hAnsi="Times New Roman"/>
          <w:lang w:val="en-GB"/>
        </w:rPr>
        <w:t>ds on the DEM height (</w:t>
      </w:r>
      <w:r w:rsidRPr="0082711A">
        <w:rPr>
          <w:rFonts w:ascii="Times New Roman" w:hAnsi="Times New Roman"/>
          <w:i/>
          <w:lang w:val="en-GB"/>
        </w:rPr>
        <w:t>z</w:t>
      </w:r>
      <w:r w:rsidRPr="0082711A">
        <w:rPr>
          <w:rFonts w:ascii="Times New Roman" w:hAnsi="Times New Roman"/>
          <w:i/>
          <w:vertAlign w:val="subscript"/>
          <w:lang w:val="en-GB"/>
        </w:rPr>
        <w:t>DEM</w:t>
      </w:r>
      <w:r w:rsidRPr="0082711A">
        <w:rPr>
          <w:rFonts w:ascii="Times New Roman" w:hAnsi="Times New Roman"/>
          <w:lang w:val="en-GB"/>
        </w:rPr>
        <w:t>, -m-), the DTM height (</w:t>
      </w:r>
      <w:r w:rsidRPr="0082711A">
        <w:rPr>
          <w:rFonts w:ascii="Times New Roman" w:hAnsi="Times New Roman"/>
          <w:i/>
          <w:lang w:val="en-GB"/>
        </w:rPr>
        <w:t>z</w:t>
      </w:r>
      <w:r w:rsidRPr="0082711A">
        <w:rPr>
          <w:rFonts w:ascii="Times New Roman" w:hAnsi="Times New Roman"/>
          <w:i/>
          <w:vertAlign w:val="subscript"/>
          <w:lang w:val="en-GB"/>
        </w:rPr>
        <w:t>DTM</w:t>
      </w:r>
      <w:r w:rsidRPr="0082711A">
        <w:rPr>
          <w:rFonts w:ascii="Times New Roman" w:hAnsi="Times New Roman"/>
          <w:lang w:val="en-GB"/>
        </w:rPr>
        <w:t>, -m-), the filter threshold on the height difference (</w:t>
      </w:r>
      <w:r w:rsidRPr="0082711A">
        <w:rPr>
          <w:rFonts w:ascii="Times New Roman" w:hAnsi="Times New Roman"/>
          <w:i/>
          <w:lang w:val="en-GB"/>
        </w:rPr>
        <w:t>z</w:t>
      </w:r>
      <w:r w:rsidRPr="0082711A">
        <w:rPr>
          <w:rFonts w:ascii="Times New Roman" w:hAnsi="Times New Roman"/>
          <w:i/>
          <w:vertAlign w:val="subscript"/>
          <w:lang w:val="en-GB"/>
        </w:rPr>
        <w:t>diff,thr</w:t>
      </w:r>
      <w:r w:rsidRPr="0082711A">
        <w:rPr>
          <w:rFonts w:ascii="Times New Roman" w:hAnsi="Times New Roman"/>
          <w:lang w:val="en-GB"/>
        </w:rPr>
        <w:t xml:space="preserve"> -m-) and the height precision </w:t>
      </w:r>
      <w:r w:rsidRPr="0082711A">
        <w:rPr>
          <w:rFonts w:ascii="Times New Roman" w:hAnsi="Times New Roman"/>
          <w:i/>
          <w:lang w:val="en-GB"/>
        </w:rPr>
        <w:t>z</w:t>
      </w:r>
      <w:r w:rsidRPr="0082711A">
        <w:rPr>
          <w:rFonts w:ascii="Times New Roman" w:hAnsi="Times New Roman"/>
          <w:i/>
          <w:vertAlign w:val="subscript"/>
          <w:lang w:val="en-GB"/>
        </w:rPr>
        <w:t>pr</w:t>
      </w:r>
      <w:r w:rsidRPr="0082711A">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7C4DF3" w:rsidRPr="0082711A" w:rsidTr="007C4DF3">
        <w:tc>
          <w:tcPr>
            <w:tcW w:w="4539" w:type="pct"/>
            <w:vAlign w:val="center"/>
          </w:tcPr>
          <w:p w:rsidR="007C4DF3" w:rsidRPr="0082711A" w:rsidRDefault="007C4DF3" w:rsidP="007C4DF3">
            <w:pPr>
              <w:jc w:val="center"/>
            </w:pPr>
            <w:r w:rsidRPr="0082711A">
              <w:rPr>
                <w:position w:val="-14"/>
              </w:rPr>
              <w:object w:dxaOrig="2240" w:dyaOrig="380">
                <v:shape id="_x0000_i1271" type="#_x0000_t75" style="width:106.15pt;height:19.45pt" o:ole="">
                  <v:imagedata r:id="rId515" o:title=""/>
                </v:shape>
                <o:OLEObject Type="Embed" ProgID="Equation.3" ShapeID="_x0000_i1271" DrawAspect="Content" ObjectID="_1675485890" r:id="rId516"/>
              </w:object>
            </w:r>
          </w:p>
          <w:p w:rsidR="007C4DF3" w:rsidRPr="0082711A" w:rsidRDefault="007C4DF3" w:rsidP="007C4DF3">
            <w:pPr>
              <w:jc w:val="center"/>
            </w:pPr>
            <w:r w:rsidRPr="0082711A">
              <w:rPr>
                <w:position w:val="-14"/>
              </w:rPr>
              <w:object w:dxaOrig="2060" w:dyaOrig="380">
                <v:shape id="_x0000_i1272" type="#_x0000_t75" style="width:97.75pt;height:19.45pt" o:ole="">
                  <v:imagedata r:id="rId517" o:title=""/>
                </v:shape>
                <o:OLEObject Type="Embed" ProgID="Equation.3" ShapeID="_x0000_i1272" DrawAspect="Content" ObjectID="_1675485891" r:id="rId518"/>
              </w:object>
            </w:r>
          </w:p>
          <w:p w:rsidR="007C4DF3" w:rsidRPr="0082711A" w:rsidRDefault="007C6DB7" w:rsidP="007C4DF3">
            <w:pPr>
              <w:jc w:val="center"/>
            </w:pPr>
            <w:r w:rsidRPr="0082711A">
              <w:rPr>
                <w:position w:val="-34"/>
              </w:rPr>
              <w:object w:dxaOrig="4400" w:dyaOrig="800">
                <v:shape id="_x0000_i1273" type="#_x0000_t75" style="width:208.1pt;height:41pt" o:ole="">
                  <v:imagedata r:id="rId519" o:title=""/>
                </v:shape>
                <o:OLEObject Type="Embed" ProgID="Equation.3" ShapeID="_x0000_i1273" DrawAspect="Content" ObjectID="_1675485892" r:id="rId520"/>
              </w:object>
            </w:r>
          </w:p>
          <w:p w:rsidR="007C4DF3" w:rsidRPr="0082711A" w:rsidRDefault="00BA552C" w:rsidP="007C4DF3">
            <w:pPr>
              <w:spacing w:line="240" w:lineRule="auto"/>
              <w:jc w:val="center"/>
              <w:rPr>
                <w:rFonts w:ascii="Times New Roman" w:hAnsi="Times New Roman"/>
                <w:position w:val="-30"/>
                <w:sz w:val="24"/>
                <w:szCs w:val="24"/>
              </w:rPr>
            </w:pPr>
            <w:r w:rsidRPr="0082711A">
              <w:rPr>
                <w:position w:val="-34"/>
              </w:rPr>
              <w:object w:dxaOrig="3460" w:dyaOrig="800">
                <v:shape id="_x0000_i1274" type="#_x0000_t75" style="width:163.45pt;height:40.45pt" o:ole="">
                  <v:imagedata r:id="rId521" o:title=""/>
                </v:shape>
                <o:OLEObject Type="Embed" ProgID="Equation.3" ShapeID="_x0000_i1274" DrawAspect="Content" ObjectID="_1675485893" r:id="rId522"/>
              </w:object>
            </w:r>
          </w:p>
        </w:tc>
        <w:tc>
          <w:tcPr>
            <w:tcW w:w="461" w:type="pct"/>
            <w:vAlign w:val="center"/>
          </w:tcPr>
          <w:p w:rsidR="007C4DF3" w:rsidRPr="0082711A" w:rsidRDefault="007C4DF3" w:rsidP="007C4DF3">
            <w:pPr>
              <w:pStyle w:val="Didascalia"/>
              <w:keepNext/>
              <w:spacing w:after="0"/>
              <w:rPr>
                <w:rFonts w:ascii="Times New Roman" w:eastAsia="Times New Roman" w:hAnsi="Times New Roman"/>
                <w:b w:val="0"/>
                <w:bCs w:val="0"/>
                <w:color w:val="auto"/>
                <w:sz w:val="24"/>
                <w:szCs w:val="24"/>
                <w:lang w:eastAsia="it-IT"/>
              </w:rPr>
            </w:pPr>
            <w:r w:rsidRPr="0082711A">
              <w:rPr>
                <w:rFonts w:ascii="Times New Roman" w:eastAsia="Times New Roman" w:hAnsi="Times New Roman"/>
                <w:b w:val="0"/>
                <w:bCs w:val="0"/>
                <w:color w:val="auto"/>
                <w:sz w:val="24"/>
                <w:szCs w:val="24"/>
                <w:lang w:eastAsia="it-IT"/>
              </w:rPr>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STYLEREF 1 \s </w:instrText>
            </w:r>
            <w:r w:rsidRPr="0082711A">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r w:rsidRPr="0082711A">
              <w:rPr>
                <w:rFonts w:ascii="Times New Roman" w:eastAsia="Times New Roman" w:hAnsi="Times New Roman"/>
                <w:b w:val="0"/>
                <w:bCs w:val="0"/>
                <w:color w:val="auto"/>
                <w:sz w:val="24"/>
                <w:szCs w:val="24"/>
                <w:lang w:eastAsia="it-IT"/>
              </w:rPr>
              <w:fldChar w:fldCharType="begin"/>
            </w:r>
            <w:r w:rsidRPr="0082711A">
              <w:rPr>
                <w:rFonts w:ascii="Times New Roman" w:eastAsia="Times New Roman" w:hAnsi="Times New Roman"/>
                <w:b w:val="0"/>
                <w:bCs w:val="0"/>
                <w:color w:val="auto"/>
                <w:sz w:val="24"/>
                <w:szCs w:val="24"/>
                <w:lang w:eastAsia="it-IT"/>
              </w:rPr>
              <w:instrText xml:space="preserve"> SEQ Equation \* ARABIC \s 1 </w:instrText>
            </w:r>
            <w:r w:rsidRPr="0082711A">
              <w:rPr>
                <w:rFonts w:ascii="Times New Roman" w:eastAsia="Times New Roman" w:hAnsi="Times New Roman"/>
                <w:b w:val="0"/>
                <w:bCs w:val="0"/>
                <w:color w:val="auto"/>
                <w:sz w:val="24"/>
                <w:szCs w:val="24"/>
                <w:lang w:eastAsia="it-IT"/>
              </w:rPr>
              <w:fldChar w:fldCharType="separate"/>
            </w:r>
            <w:r w:rsidR="00EE70A0">
              <w:rPr>
                <w:rFonts w:ascii="Times New Roman" w:eastAsia="Times New Roman" w:hAnsi="Times New Roman"/>
                <w:b w:val="0"/>
                <w:bCs w:val="0"/>
                <w:noProof/>
                <w:color w:val="auto"/>
                <w:sz w:val="24"/>
                <w:szCs w:val="24"/>
                <w:lang w:eastAsia="it-IT"/>
              </w:rPr>
              <w:t>1</w:t>
            </w:r>
            <w:r w:rsidRPr="0082711A">
              <w:rPr>
                <w:rFonts w:ascii="Times New Roman" w:eastAsia="Times New Roman" w:hAnsi="Times New Roman"/>
                <w:b w:val="0"/>
                <w:bCs w:val="0"/>
                <w:color w:val="auto"/>
                <w:sz w:val="24"/>
                <w:szCs w:val="24"/>
                <w:lang w:eastAsia="it-IT"/>
              </w:rPr>
              <w:fldChar w:fldCharType="end"/>
            </w:r>
            <w:r w:rsidRPr="0082711A">
              <w:rPr>
                <w:rFonts w:ascii="Times New Roman" w:eastAsia="Times New Roman" w:hAnsi="Times New Roman"/>
                <w:b w:val="0"/>
                <w:bCs w:val="0"/>
                <w:color w:val="auto"/>
                <w:sz w:val="24"/>
                <w:szCs w:val="24"/>
                <w:lang w:eastAsia="it-IT"/>
              </w:rPr>
              <w:t>)</w:t>
            </w:r>
          </w:p>
        </w:tc>
      </w:tr>
    </w:tbl>
    <w:p w:rsidR="006D579F" w:rsidRDefault="006D579F" w:rsidP="00A20D8F">
      <w:pPr>
        <w:spacing w:after="0" w:line="240" w:lineRule="auto"/>
        <w:jc w:val="both"/>
        <w:rPr>
          <w:rFonts w:ascii="Times New Roman" w:hAnsi="Times New Roman"/>
          <w:sz w:val="24"/>
          <w:szCs w:val="24"/>
        </w:rPr>
      </w:pPr>
    </w:p>
    <w:p w:rsidR="00EE70A0" w:rsidRPr="00EE70A0" w:rsidRDefault="00EE70A0" w:rsidP="006A2FDC">
      <w:pPr>
        <w:pStyle w:val="Amicarellititle3"/>
        <w:numPr>
          <w:ilvl w:val="2"/>
          <w:numId w:val="29"/>
        </w:numPr>
        <w:rPr>
          <w:lang w:val="en-GB"/>
        </w:rPr>
      </w:pPr>
      <w:bookmarkStart w:id="414" w:name="_Ref63061761"/>
      <w:bookmarkStart w:id="415" w:name="_Toc64122595"/>
      <w:bookmarkStart w:id="416" w:name="_Toc64440450"/>
      <w:commentRangeStart w:id="417"/>
      <w:r>
        <w:rPr>
          <w:lang w:val="en-GB"/>
        </w:rPr>
        <w:t>Dirichlet’s boundary conditions for water depth</w:t>
      </w:r>
      <w:bookmarkEnd w:id="414"/>
      <w:bookmarkEnd w:id="415"/>
      <w:commentRangeEnd w:id="417"/>
      <w:r>
        <w:rPr>
          <w:rStyle w:val="Rimandocommento"/>
          <w:b w:val="0"/>
          <w:i w:val="0"/>
          <w:szCs w:val="20"/>
        </w:rPr>
        <w:commentReference w:id="417"/>
      </w:r>
      <w:bookmarkEnd w:id="416"/>
    </w:p>
    <w:p w:rsidR="00AA5EEA" w:rsidRPr="00AA5EEA" w:rsidRDefault="008E4DA3" w:rsidP="00AA5EEA">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E70A0">
        <w:rPr>
          <w:rFonts w:ascii="Times New Roman" w:hAnsi="Times New Roman"/>
          <w:sz w:val="24"/>
          <w:szCs w:val="24"/>
        </w:rPr>
        <w:t>numerical scheme for Dirichlet’s boundary conditions on wat</w:t>
      </w:r>
      <w:r>
        <w:rPr>
          <w:rFonts w:ascii="Times New Roman" w:hAnsi="Times New Roman"/>
          <w:sz w:val="24"/>
          <w:szCs w:val="24"/>
        </w:rPr>
        <w:t>e</w:t>
      </w:r>
      <w:r w:rsidR="00EE70A0">
        <w:rPr>
          <w:rFonts w:ascii="Times New Roman" w:hAnsi="Times New Roman"/>
          <w:sz w:val="24"/>
          <w:szCs w:val="24"/>
        </w:rPr>
        <w:t xml:space="preserve">r depth is </w:t>
      </w:r>
      <w:r>
        <w:rPr>
          <w:rFonts w:ascii="Times New Roman" w:hAnsi="Times New Roman"/>
          <w:sz w:val="24"/>
          <w:szCs w:val="24"/>
        </w:rPr>
        <w:t>reported in the present section</w:t>
      </w:r>
      <w:r w:rsidR="00EE70A0">
        <w:rPr>
          <w:rFonts w:ascii="Times New Roman" w:hAnsi="Times New Roman"/>
          <w:sz w:val="24"/>
          <w:szCs w:val="24"/>
        </w:rPr>
        <w:t>.</w:t>
      </w:r>
      <w:r>
        <w:rPr>
          <w:rFonts w:ascii="Times New Roman" w:hAnsi="Times New Roman"/>
          <w:sz w:val="24"/>
          <w:szCs w:val="24"/>
        </w:rPr>
        <w:t xml:space="preserve"> </w:t>
      </w:r>
      <w:r w:rsidR="00EE70A0">
        <w:rPr>
          <w:rFonts w:ascii="Times New Roman" w:hAnsi="Times New Roman"/>
          <w:sz w:val="24"/>
          <w:szCs w:val="24"/>
        </w:rPr>
        <w:t xml:space="preserve">The zone </w:t>
      </w:r>
      <w:r w:rsidR="00AA5EEA">
        <w:rPr>
          <w:rFonts w:ascii="Times New Roman" w:hAnsi="Times New Roman"/>
          <w:sz w:val="24"/>
          <w:szCs w:val="24"/>
        </w:rPr>
        <w:t xml:space="preserve">associated with these boundary conditions are defined as </w:t>
      </w:r>
      <w:r w:rsidR="00EE70A0" w:rsidRPr="00AA5EEA">
        <w:rPr>
          <w:rFonts w:ascii="Times New Roman" w:hAnsi="Times New Roman"/>
          <w:i/>
          <w:sz w:val="24"/>
          <w:szCs w:val="24"/>
        </w:rPr>
        <w:t>BC</w:t>
      </w:r>
      <w:r w:rsidR="00EE70A0" w:rsidRPr="00AA5EEA">
        <w:rPr>
          <w:rFonts w:ascii="Times New Roman" w:hAnsi="Times New Roman"/>
          <w:i/>
          <w:sz w:val="24"/>
          <w:szCs w:val="24"/>
          <w:vertAlign w:val="subscript"/>
        </w:rPr>
        <w:t>z,max</w:t>
      </w:r>
      <w:r w:rsidR="00EE70A0" w:rsidRPr="00EE70A0">
        <w:rPr>
          <w:rFonts w:ascii="Times New Roman" w:hAnsi="Times New Roman"/>
          <w:sz w:val="24"/>
          <w:szCs w:val="24"/>
        </w:rPr>
        <w:t xml:space="preserve"> </w:t>
      </w:r>
      <w:r w:rsidR="00AA5EEA">
        <w:rPr>
          <w:rFonts w:ascii="Times New Roman" w:hAnsi="Times New Roman"/>
          <w:sz w:val="24"/>
          <w:szCs w:val="24"/>
        </w:rPr>
        <w:t>and has to be width at least 2</w:t>
      </w:r>
      <w:r w:rsidR="00AA5EEA" w:rsidRPr="00E853B4">
        <w:rPr>
          <w:rFonts w:ascii="Times New Roman" w:hAnsi="Times New Roman"/>
          <w:i/>
          <w:sz w:val="24"/>
          <w:szCs w:val="24"/>
        </w:rPr>
        <w:t>h</w:t>
      </w:r>
      <w:r w:rsidR="00AA5EEA">
        <w:rPr>
          <w:rFonts w:ascii="Times New Roman" w:hAnsi="Times New Roman"/>
          <w:sz w:val="24"/>
          <w:szCs w:val="24"/>
        </w:rPr>
        <w:t xml:space="preserve"> along any horizontal direction of the discretized domain. Many </w:t>
      </w:r>
      <w:r w:rsidR="00AA5EEA" w:rsidRPr="00AA5EEA">
        <w:rPr>
          <w:rFonts w:ascii="Times New Roman" w:hAnsi="Times New Roman"/>
          <w:i/>
          <w:sz w:val="24"/>
          <w:szCs w:val="24"/>
        </w:rPr>
        <w:t>BC</w:t>
      </w:r>
      <w:r w:rsidR="00AA5EEA" w:rsidRPr="00AA5EEA">
        <w:rPr>
          <w:rFonts w:ascii="Times New Roman" w:hAnsi="Times New Roman"/>
          <w:i/>
          <w:sz w:val="24"/>
          <w:szCs w:val="24"/>
          <w:vertAlign w:val="subscript"/>
        </w:rPr>
        <w:t>z,max</w:t>
      </w:r>
      <w:r w:rsidR="00AA5EEA">
        <w:rPr>
          <w:rFonts w:ascii="Times New Roman" w:hAnsi="Times New Roman"/>
          <w:sz w:val="24"/>
          <w:szCs w:val="24"/>
        </w:rPr>
        <w:t xml:space="preserve"> zones can be defined within the same domain.</w:t>
      </w:r>
    </w:p>
    <w:p w:rsidR="00AA5EEA" w:rsidRDefault="00AA5EEA" w:rsidP="00EE70A0">
      <w:pPr>
        <w:spacing w:after="0" w:line="240" w:lineRule="auto"/>
        <w:jc w:val="both"/>
        <w:rPr>
          <w:rFonts w:ascii="Times New Roman" w:hAnsi="Times New Roman"/>
          <w:sz w:val="24"/>
          <w:szCs w:val="24"/>
        </w:rPr>
      </w:pPr>
      <w:r>
        <w:rPr>
          <w:rFonts w:ascii="Times New Roman" w:hAnsi="Times New Roman"/>
          <w:sz w:val="24"/>
          <w:szCs w:val="24"/>
        </w:rPr>
        <w:t xml:space="preserve">Every </w:t>
      </w:r>
      <w:r w:rsidRPr="00AA5EEA">
        <w:rPr>
          <w:rFonts w:ascii="Times New Roman" w:hAnsi="Times New Roman"/>
          <w:i/>
          <w:sz w:val="24"/>
          <w:szCs w:val="24"/>
        </w:rPr>
        <w:t>BC</w:t>
      </w:r>
      <w:r w:rsidRPr="00AA5EEA">
        <w:rPr>
          <w:rFonts w:ascii="Times New Roman" w:hAnsi="Times New Roman"/>
          <w:i/>
          <w:sz w:val="24"/>
          <w:szCs w:val="24"/>
          <w:vertAlign w:val="subscript"/>
        </w:rPr>
        <w:t>z,max</w:t>
      </w:r>
      <w:r>
        <w:rPr>
          <w:rFonts w:ascii="Times New Roman" w:hAnsi="Times New Roman"/>
          <w:sz w:val="24"/>
          <w:szCs w:val="24"/>
        </w:rPr>
        <w:t xml:space="preserve"> zone is continuously filled with SPH partic</w:t>
      </w:r>
      <w:r w:rsidR="00E853B4">
        <w:rPr>
          <w:rFonts w:ascii="Times New Roman" w:hAnsi="Times New Roman"/>
          <w:sz w:val="24"/>
          <w:szCs w:val="24"/>
        </w:rPr>
        <w:t>les from the maximum local heig</w:t>
      </w:r>
      <w:r>
        <w:rPr>
          <w:rFonts w:ascii="Times New Roman" w:hAnsi="Times New Roman"/>
          <w:sz w:val="24"/>
          <w:szCs w:val="24"/>
        </w:rPr>
        <w:t>h</w:t>
      </w:r>
      <w:r w:rsidR="00E853B4">
        <w:rPr>
          <w:rFonts w:ascii="Times New Roman" w:hAnsi="Times New Roman"/>
          <w:sz w:val="24"/>
          <w:szCs w:val="24"/>
        </w:rPr>
        <w:t>t</w:t>
      </w:r>
      <w:r>
        <w:rPr>
          <w:rFonts w:ascii="Times New Roman" w:hAnsi="Times New Roman"/>
          <w:sz w:val="24"/>
          <w:szCs w:val="24"/>
        </w:rPr>
        <w:t xml:space="preserve"> of the SPH particles, or from the height of the solid bottom in case of dry conditions, until the height of the free-surface </w:t>
      </w:r>
      <w:r w:rsidR="00E853B4">
        <w:rPr>
          <w:rFonts w:ascii="Times New Roman" w:hAnsi="Times New Roman"/>
          <w:sz w:val="24"/>
          <w:szCs w:val="24"/>
        </w:rPr>
        <w:t xml:space="preserve">level </w:t>
      </w:r>
      <w:r>
        <w:rPr>
          <w:rFonts w:ascii="Times New Roman" w:hAnsi="Times New Roman"/>
          <w:sz w:val="24"/>
          <w:szCs w:val="24"/>
        </w:rPr>
        <w:t xml:space="preserve">provided by the input quantity </w:t>
      </w:r>
      <w:r w:rsidR="00EE70A0" w:rsidRPr="00AA5EEA">
        <w:rPr>
          <w:rFonts w:ascii="Times New Roman" w:hAnsi="Times New Roman"/>
          <w:i/>
          <w:sz w:val="24"/>
          <w:szCs w:val="24"/>
        </w:rPr>
        <w:t>z</w:t>
      </w:r>
      <w:r w:rsidR="00EE70A0" w:rsidRPr="00AA5EEA">
        <w:rPr>
          <w:rFonts w:ascii="Times New Roman" w:hAnsi="Times New Roman"/>
          <w:i/>
          <w:sz w:val="24"/>
          <w:szCs w:val="24"/>
          <w:vertAlign w:val="subscript"/>
        </w:rPr>
        <w:t>BC,max</w:t>
      </w:r>
      <w:r w:rsidR="00EE70A0" w:rsidRPr="00EE70A0">
        <w:rPr>
          <w:rFonts w:ascii="Times New Roman" w:hAnsi="Times New Roman"/>
          <w:sz w:val="24"/>
          <w:szCs w:val="24"/>
        </w:rPr>
        <w:t xml:space="preserve"> (m), </w:t>
      </w:r>
      <w:r>
        <w:rPr>
          <w:rFonts w:ascii="Times New Roman" w:hAnsi="Times New Roman"/>
          <w:sz w:val="24"/>
          <w:szCs w:val="24"/>
        </w:rPr>
        <w:t xml:space="preserve">with local hydrostatic or uniform conditions </w:t>
      </w:r>
      <w:r w:rsidR="00E853B4">
        <w:rPr>
          <w:rFonts w:ascii="Times New Roman" w:hAnsi="Times New Roman"/>
          <w:sz w:val="24"/>
          <w:szCs w:val="24"/>
        </w:rPr>
        <w:t>f</w:t>
      </w:r>
      <w:r>
        <w:rPr>
          <w:rFonts w:ascii="Times New Roman" w:hAnsi="Times New Roman"/>
          <w:sz w:val="24"/>
          <w:szCs w:val="24"/>
        </w:rPr>
        <w:t>or pressure (according to the user choice).</w:t>
      </w:r>
    </w:p>
    <w:p w:rsidR="008E298C" w:rsidRPr="008E298C" w:rsidRDefault="00AA5EEA" w:rsidP="00EE70A0">
      <w:pPr>
        <w:spacing w:after="0" w:line="240" w:lineRule="auto"/>
        <w:jc w:val="both"/>
        <w:rPr>
          <w:rFonts w:ascii="Times New Roman" w:hAnsi="Times New Roman"/>
          <w:sz w:val="24"/>
          <w:szCs w:val="24"/>
        </w:rPr>
      </w:pPr>
      <w:r>
        <w:rPr>
          <w:rFonts w:ascii="Times New Roman" w:hAnsi="Times New Roman"/>
          <w:sz w:val="24"/>
          <w:szCs w:val="24"/>
        </w:rPr>
        <w:t>The velocity of the new emitted partic</w:t>
      </w:r>
      <w:r w:rsidR="00E853B4">
        <w:rPr>
          <w:rFonts w:ascii="Times New Roman" w:hAnsi="Times New Roman"/>
          <w:sz w:val="24"/>
          <w:szCs w:val="24"/>
        </w:rPr>
        <w:t>les is imposed by means of a co</w:t>
      </w:r>
      <w:r>
        <w:rPr>
          <w:rFonts w:ascii="Times New Roman" w:hAnsi="Times New Roman"/>
          <w:sz w:val="24"/>
          <w:szCs w:val="24"/>
        </w:rPr>
        <w:t>m</w:t>
      </w:r>
      <w:r w:rsidR="00E853B4">
        <w:rPr>
          <w:rFonts w:ascii="Times New Roman" w:hAnsi="Times New Roman"/>
          <w:sz w:val="24"/>
          <w:szCs w:val="24"/>
        </w:rPr>
        <w:t>plete SPH smoothing procedu</w:t>
      </w:r>
      <w:r>
        <w:rPr>
          <w:rFonts w:ascii="Times New Roman" w:hAnsi="Times New Roman"/>
          <w:sz w:val="24"/>
          <w:szCs w:val="24"/>
        </w:rPr>
        <w:t xml:space="preserve">re </w:t>
      </w:r>
      <w:r w:rsidR="00E853B4">
        <w:rPr>
          <w:rFonts w:ascii="Times New Roman" w:hAnsi="Times New Roman"/>
          <w:sz w:val="24"/>
          <w:szCs w:val="24"/>
        </w:rPr>
        <w:t xml:space="preserve">for </w:t>
      </w:r>
      <w:r>
        <w:rPr>
          <w:rFonts w:ascii="Times New Roman" w:hAnsi="Times New Roman"/>
          <w:sz w:val="24"/>
          <w:szCs w:val="24"/>
        </w:rPr>
        <w:t xml:space="preserve">the velocity field, </w:t>
      </w:r>
      <w:r w:rsidR="008E298C">
        <w:rPr>
          <w:rFonts w:ascii="Times New Roman" w:hAnsi="Times New Roman"/>
          <w:sz w:val="24"/>
          <w:szCs w:val="24"/>
        </w:rPr>
        <w:t xml:space="preserve">selectively </w:t>
      </w:r>
      <w:r>
        <w:rPr>
          <w:rFonts w:ascii="Times New Roman" w:hAnsi="Times New Roman"/>
          <w:sz w:val="24"/>
          <w:szCs w:val="24"/>
        </w:rPr>
        <w:t>exe</w:t>
      </w:r>
      <w:r w:rsidR="00E853B4">
        <w:rPr>
          <w:rFonts w:ascii="Times New Roman" w:hAnsi="Times New Roman"/>
          <w:sz w:val="24"/>
          <w:szCs w:val="24"/>
        </w:rPr>
        <w:t>c</w:t>
      </w:r>
      <w:r>
        <w:rPr>
          <w:rFonts w:ascii="Times New Roman" w:hAnsi="Times New Roman"/>
          <w:sz w:val="24"/>
          <w:szCs w:val="24"/>
        </w:rPr>
        <w:t xml:space="preserve">uted </w:t>
      </w:r>
      <w:r w:rsidR="008E298C">
        <w:rPr>
          <w:rFonts w:ascii="Times New Roman" w:hAnsi="Times New Roman"/>
          <w:sz w:val="24"/>
          <w:szCs w:val="24"/>
        </w:rPr>
        <w:t xml:space="preserve">to exclude the </w:t>
      </w:r>
      <w:r w:rsidR="00E853B4">
        <w:rPr>
          <w:rFonts w:ascii="Times New Roman" w:hAnsi="Times New Roman"/>
          <w:sz w:val="24"/>
          <w:szCs w:val="24"/>
        </w:rPr>
        <w:t>new</w:t>
      </w:r>
      <w:r w:rsidR="008E298C">
        <w:rPr>
          <w:rFonts w:ascii="Times New Roman" w:hAnsi="Times New Roman"/>
          <w:sz w:val="24"/>
          <w:szCs w:val="24"/>
        </w:rPr>
        <w:t xml:space="preserve"> particles from the role of SPH neighbours. It is not necessary to</w:t>
      </w:r>
      <w:r w:rsidR="00E853B4">
        <w:rPr>
          <w:rFonts w:ascii="Times New Roman" w:hAnsi="Times New Roman"/>
          <w:sz w:val="24"/>
          <w:szCs w:val="24"/>
        </w:rPr>
        <w:t xml:space="preserve"> </w:t>
      </w:r>
      <w:r w:rsidR="008E298C">
        <w:rPr>
          <w:rFonts w:ascii="Times New Roman" w:hAnsi="Times New Roman"/>
          <w:sz w:val="24"/>
          <w:szCs w:val="24"/>
        </w:rPr>
        <w:t>mod</w:t>
      </w:r>
      <w:r w:rsidR="00E853B4">
        <w:rPr>
          <w:rFonts w:ascii="Times New Roman" w:hAnsi="Times New Roman"/>
          <w:sz w:val="24"/>
          <w:szCs w:val="24"/>
        </w:rPr>
        <w:t>i</w:t>
      </w:r>
      <w:r w:rsidR="008E298C">
        <w:rPr>
          <w:rFonts w:ascii="Times New Roman" w:hAnsi="Times New Roman"/>
          <w:sz w:val="24"/>
          <w:szCs w:val="24"/>
        </w:rPr>
        <w:t>fy the quantities of the SPH pa</w:t>
      </w:r>
      <w:r w:rsidR="00E853B4">
        <w:rPr>
          <w:rFonts w:ascii="Times New Roman" w:hAnsi="Times New Roman"/>
          <w:sz w:val="24"/>
          <w:szCs w:val="24"/>
        </w:rPr>
        <w:t>r</w:t>
      </w:r>
      <w:r w:rsidR="008E298C">
        <w:rPr>
          <w:rFonts w:ascii="Times New Roman" w:hAnsi="Times New Roman"/>
          <w:sz w:val="24"/>
          <w:szCs w:val="24"/>
        </w:rPr>
        <w:t xml:space="preserve">ticles already present in the zone </w:t>
      </w:r>
      <w:r w:rsidR="008E298C" w:rsidRPr="00AA5EEA">
        <w:rPr>
          <w:rFonts w:ascii="Times New Roman" w:hAnsi="Times New Roman"/>
          <w:i/>
          <w:sz w:val="24"/>
          <w:szCs w:val="24"/>
        </w:rPr>
        <w:t>BC</w:t>
      </w:r>
      <w:r w:rsidR="008E298C" w:rsidRPr="00AA5EEA">
        <w:rPr>
          <w:rFonts w:ascii="Times New Roman" w:hAnsi="Times New Roman"/>
          <w:i/>
          <w:sz w:val="24"/>
          <w:szCs w:val="24"/>
          <w:vertAlign w:val="subscript"/>
        </w:rPr>
        <w:t>z,max</w:t>
      </w:r>
      <w:r w:rsidR="008E298C">
        <w:rPr>
          <w:rFonts w:ascii="Times New Roman" w:hAnsi="Times New Roman"/>
          <w:sz w:val="24"/>
          <w:szCs w:val="24"/>
        </w:rPr>
        <w:t xml:space="preserve">. Every zone of this kind </w:t>
      </w:r>
      <w:r w:rsidR="00E853B4">
        <w:rPr>
          <w:rFonts w:ascii="Times New Roman" w:hAnsi="Times New Roman"/>
          <w:sz w:val="24"/>
          <w:szCs w:val="24"/>
        </w:rPr>
        <w:t>has to be delimited by a</w:t>
      </w:r>
      <w:r w:rsidR="008E298C">
        <w:rPr>
          <w:rFonts w:ascii="Times New Roman" w:hAnsi="Times New Roman"/>
          <w:sz w:val="24"/>
          <w:szCs w:val="24"/>
        </w:rPr>
        <w:t>t least 5 adjacent open se</w:t>
      </w:r>
      <w:r w:rsidR="00E853B4">
        <w:rPr>
          <w:rFonts w:ascii="Times New Roman" w:hAnsi="Times New Roman"/>
          <w:sz w:val="24"/>
          <w:szCs w:val="24"/>
        </w:rPr>
        <w:t>c</w:t>
      </w:r>
      <w:r w:rsidR="008E298C">
        <w:rPr>
          <w:rFonts w:ascii="Times New Roman" w:hAnsi="Times New Roman"/>
          <w:sz w:val="24"/>
          <w:szCs w:val="24"/>
        </w:rPr>
        <w:t>tions in the input files, in order to correctly impose D</w:t>
      </w:r>
      <w:r w:rsidR="00E853B4">
        <w:rPr>
          <w:rFonts w:ascii="Times New Roman" w:hAnsi="Times New Roman"/>
          <w:sz w:val="24"/>
          <w:szCs w:val="24"/>
        </w:rPr>
        <w:t>i</w:t>
      </w:r>
      <w:r w:rsidR="008E298C">
        <w:rPr>
          <w:rFonts w:ascii="Times New Roman" w:hAnsi="Times New Roman"/>
          <w:sz w:val="24"/>
          <w:szCs w:val="24"/>
        </w:rPr>
        <w:t xml:space="preserve">richlet’s </w:t>
      </w:r>
      <w:r w:rsidR="00E853B4">
        <w:rPr>
          <w:rFonts w:ascii="Times New Roman" w:hAnsi="Times New Roman"/>
          <w:sz w:val="24"/>
          <w:szCs w:val="24"/>
        </w:rPr>
        <w:t>boundary conditions for the flu</w:t>
      </w:r>
      <w:r w:rsidR="008E298C">
        <w:rPr>
          <w:rFonts w:ascii="Times New Roman" w:hAnsi="Times New Roman"/>
          <w:sz w:val="24"/>
          <w:szCs w:val="24"/>
        </w:rPr>
        <w:t>i</w:t>
      </w:r>
      <w:r w:rsidR="00E853B4">
        <w:rPr>
          <w:rFonts w:ascii="Times New Roman" w:hAnsi="Times New Roman"/>
          <w:sz w:val="24"/>
          <w:szCs w:val="24"/>
        </w:rPr>
        <w:t>d</w:t>
      </w:r>
      <w:r w:rsidR="008E298C">
        <w:rPr>
          <w:rFonts w:ascii="Times New Roman" w:hAnsi="Times New Roman"/>
          <w:sz w:val="24"/>
          <w:szCs w:val="24"/>
        </w:rPr>
        <w:t xml:space="preserve"> depth. Nonetheless, the zones </w:t>
      </w:r>
      <w:r w:rsidR="008E298C" w:rsidRPr="00AA5EEA">
        <w:rPr>
          <w:rFonts w:ascii="Times New Roman" w:hAnsi="Times New Roman"/>
          <w:i/>
          <w:sz w:val="24"/>
          <w:szCs w:val="24"/>
        </w:rPr>
        <w:t>BC</w:t>
      </w:r>
      <w:r w:rsidR="008E298C" w:rsidRPr="00AA5EEA">
        <w:rPr>
          <w:rFonts w:ascii="Times New Roman" w:hAnsi="Times New Roman"/>
          <w:i/>
          <w:sz w:val="24"/>
          <w:szCs w:val="24"/>
          <w:vertAlign w:val="subscript"/>
        </w:rPr>
        <w:t>z,max</w:t>
      </w:r>
      <w:r w:rsidR="008E298C">
        <w:rPr>
          <w:rFonts w:ascii="Times New Roman" w:hAnsi="Times New Roman"/>
          <w:sz w:val="24"/>
          <w:szCs w:val="24"/>
        </w:rPr>
        <w:t xml:space="preserve"> can also be used with other purposes (e.g., to treat water reservoirs with </w:t>
      </w:r>
      <w:r w:rsidR="00E853B4">
        <w:rPr>
          <w:rFonts w:ascii="Times New Roman" w:hAnsi="Times New Roman"/>
          <w:sz w:val="24"/>
          <w:szCs w:val="24"/>
        </w:rPr>
        <w:t xml:space="preserve">a </w:t>
      </w:r>
      <w:r w:rsidR="008E298C">
        <w:rPr>
          <w:rFonts w:ascii="Times New Roman" w:hAnsi="Times New Roman"/>
          <w:sz w:val="24"/>
          <w:szCs w:val="24"/>
        </w:rPr>
        <w:t>fixed level). The solid bottom (e.g., the DEM-DTM) has to be loca</w:t>
      </w:r>
      <w:r w:rsidR="00E853B4">
        <w:rPr>
          <w:rFonts w:ascii="Times New Roman" w:hAnsi="Times New Roman"/>
          <w:sz w:val="24"/>
          <w:szCs w:val="24"/>
        </w:rPr>
        <w:t>lly repr</w:t>
      </w:r>
      <w:r w:rsidR="008E298C">
        <w:rPr>
          <w:rFonts w:ascii="Times New Roman" w:hAnsi="Times New Roman"/>
          <w:sz w:val="24"/>
          <w:szCs w:val="24"/>
        </w:rPr>
        <w:t>esented by a uniform and isotropic Cartesian grid.</w:t>
      </w:r>
    </w:p>
    <w:p w:rsidR="00EE70A0" w:rsidRPr="008E298C" w:rsidRDefault="008E298C" w:rsidP="00EE70A0">
      <w:pPr>
        <w:spacing w:after="0" w:line="240" w:lineRule="auto"/>
        <w:jc w:val="both"/>
        <w:rPr>
          <w:rFonts w:ascii="Times New Roman" w:hAnsi="Times New Roman"/>
          <w:sz w:val="24"/>
          <w:szCs w:val="24"/>
        </w:rPr>
      </w:pPr>
      <w:r>
        <w:rPr>
          <w:rFonts w:ascii="Times New Roman" w:hAnsi="Times New Roman"/>
          <w:sz w:val="24"/>
          <w:szCs w:val="24"/>
        </w:rPr>
        <w:t xml:space="preserve">A synthetic description of the algorithm of the boundary treatment of the zones </w:t>
      </w:r>
      <w:r w:rsidRPr="00AA5EEA">
        <w:rPr>
          <w:rFonts w:ascii="Times New Roman" w:hAnsi="Times New Roman"/>
          <w:i/>
          <w:sz w:val="24"/>
          <w:szCs w:val="24"/>
        </w:rPr>
        <w:t>BC</w:t>
      </w:r>
      <w:r w:rsidRPr="00AA5EEA">
        <w:rPr>
          <w:rFonts w:ascii="Times New Roman" w:hAnsi="Times New Roman"/>
          <w:i/>
          <w:sz w:val="24"/>
          <w:szCs w:val="24"/>
          <w:vertAlign w:val="subscript"/>
        </w:rPr>
        <w:t>z,max</w:t>
      </w:r>
      <w:r>
        <w:rPr>
          <w:rFonts w:ascii="Times New Roman" w:hAnsi="Times New Roman"/>
          <w:sz w:val="24"/>
          <w:szCs w:val="24"/>
        </w:rPr>
        <w:t xml:space="preserve"> is reported in the following.</w:t>
      </w:r>
    </w:p>
    <w:p w:rsidR="00EE70A0" w:rsidRPr="00EE70A0" w:rsidRDefault="008E298C" w:rsidP="00EE70A0">
      <w:pPr>
        <w:spacing w:after="0" w:line="240" w:lineRule="auto"/>
        <w:jc w:val="both"/>
        <w:rPr>
          <w:rFonts w:ascii="Times New Roman" w:hAnsi="Times New Roman"/>
          <w:sz w:val="24"/>
          <w:szCs w:val="24"/>
        </w:rPr>
      </w:pPr>
      <w:r>
        <w:rPr>
          <w:rFonts w:ascii="Times New Roman" w:hAnsi="Times New Roman"/>
          <w:sz w:val="24"/>
          <w:szCs w:val="24"/>
        </w:rPr>
        <w:t xml:space="preserve">Before the execution of the simulation time steps, and analogously to imposing initial conditions for the inlet sections, the program unit </w:t>
      </w:r>
      <w:r w:rsidR="00EE70A0" w:rsidRPr="00EE70A0">
        <w:rPr>
          <w:rFonts w:ascii="Times New Roman" w:hAnsi="Times New Roman"/>
          <w:sz w:val="24"/>
          <w:szCs w:val="24"/>
        </w:rPr>
        <w:t>“</w:t>
      </w:r>
      <w:r w:rsidR="00EE70A0" w:rsidRPr="008E298C">
        <w:rPr>
          <w:rFonts w:ascii="Times New Roman" w:hAnsi="Times New Roman"/>
          <w:i/>
          <w:sz w:val="24"/>
          <w:szCs w:val="24"/>
        </w:rPr>
        <w:t>BC_zmax_t0</w:t>
      </w:r>
      <w:r w:rsidR="00EE70A0" w:rsidRPr="00EE70A0">
        <w:rPr>
          <w:rFonts w:ascii="Times New Roman" w:hAnsi="Times New Roman"/>
          <w:sz w:val="24"/>
          <w:szCs w:val="24"/>
        </w:rPr>
        <w:t>” (</w:t>
      </w:r>
      <w:r>
        <w:rPr>
          <w:rFonts w:ascii="Times New Roman" w:hAnsi="Times New Roman"/>
          <w:sz w:val="24"/>
          <w:szCs w:val="24"/>
        </w:rPr>
        <w:t>executed only in 3D</w:t>
      </w:r>
      <w:r w:rsidR="00EE70A0" w:rsidRPr="00EE70A0">
        <w:rPr>
          <w:rFonts w:ascii="Times New Roman" w:hAnsi="Times New Roman"/>
          <w:sz w:val="24"/>
          <w:szCs w:val="24"/>
        </w:rPr>
        <w:t xml:space="preserve">, </w:t>
      </w:r>
      <w:r>
        <w:rPr>
          <w:rFonts w:ascii="Times New Roman" w:hAnsi="Times New Roman"/>
          <w:sz w:val="24"/>
          <w:szCs w:val="24"/>
        </w:rPr>
        <w:t>with the bou</w:t>
      </w:r>
      <w:r w:rsidR="00E853B4">
        <w:rPr>
          <w:rFonts w:ascii="Times New Roman" w:hAnsi="Times New Roman"/>
          <w:sz w:val="24"/>
          <w:szCs w:val="24"/>
        </w:rPr>
        <w:t>n</w:t>
      </w:r>
      <w:r>
        <w:rPr>
          <w:rFonts w:ascii="Times New Roman" w:hAnsi="Times New Roman"/>
          <w:sz w:val="24"/>
          <w:szCs w:val="24"/>
        </w:rPr>
        <w:t xml:space="preserve">dary treatment method </w:t>
      </w:r>
      <w:r w:rsidR="00EE70A0" w:rsidRPr="00EE70A0">
        <w:rPr>
          <w:rFonts w:ascii="Times New Roman" w:hAnsi="Times New Roman"/>
          <w:sz w:val="24"/>
          <w:szCs w:val="24"/>
        </w:rPr>
        <w:t xml:space="preserve">SASPH) </w:t>
      </w:r>
      <w:r>
        <w:rPr>
          <w:rFonts w:ascii="Times New Roman" w:hAnsi="Times New Roman"/>
          <w:sz w:val="24"/>
          <w:szCs w:val="24"/>
        </w:rPr>
        <w:t xml:space="preserve">selects the zone vertices and the maximum </w:t>
      </w:r>
      <w:r w:rsidR="00EE70A0" w:rsidRPr="00EE70A0">
        <w:rPr>
          <w:rFonts w:ascii="Times New Roman" w:hAnsi="Times New Roman"/>
          <w:sz w:val="24"/>
          <w:szCs w:val="24"/>
        </w:rPr>
        <w:t xml:space="preserve">DEM-DTM </w:t>
      </w:r>
      <w:r>
        <w:rPr>
          <w:rFonts w:ascii="Times New Roman" w:hAnsi="Times New Roman"/>
          <w:sz w:val="24"/>
          <w:szCs w:val="24"/>
        </w:rPr>
        <w:t xml:space="preserve">heights </w:t>
      </w:r>
      <w:r w:rsidR="00EE70A0" w:rsidRPr="00EE70A0">
        <w:rPr>
          <w:rFonts w:ascii="Times New Roman" w:hAnsi="Times New Roman"/>
          <w:sz w:val="24"/>
          <w:szCs w:val="24"/>
        </w:rPr>
        <w:t>(</w:t>
      </w:r>
      <w:r w:rsidR="008E4DA3">
        <w:rPr>
          <w:rFonts w:ascii="Times New Roman" w:hAnsi="Times New Roman"/>
          <w:sz w:val="24"/>
          <w:szCs w:val="24"/>
        </w:rPr>
        <w:t>us</w:t>
      </w:r>
      <w:r w:rsidR="00E853B4">
        <w:rPr>
          <w:rFonts w:ascii="Times New Roman" w:hAnsi="Times New Roman"/>
          <w:sz w:val="24"/>
          <w:szCs w:val="24"/>
        </w:rPr>
        <w:t>e</w:t>
      </w:r>
      <w:r w:rsidR="008E4DA3">
        <w:rPr>
          <w:rFonts w:ascii="Times New Roman" w:hAnsi="Times New Roman"/>
          <w:sz w:val="24"/>
          <w:szCs w:val="24"/>
        </w:rPr>
        <w:t>ful for dry conditions</w:t>
      </w:r>
      <w:r w:rsidR="00EE70A0" w:rsidRPr="00EE70A0">
        <w:rPr>
          <w:rFonts w:ascii="Times New Roman" w:hAnsi="Times New Roman"/>
          <w:sz w:val="24"/>
          <w:szCs w:val="24"/>
        </w:rPr>
        <w:t>; “</w:t>
      </w:r>
      <w:r w:rsidR="00EE70A0" w:rsidRPr="008E4DA3">
        <w:rPr>
          <w:rFonts w:ascii="Times New Roman" w:hAnsi="Times New Roman"/>
          <w:i/>
          <w:sz w:val="24"/>
          <w:szCs w:val="24"/>
        </w:rPr>
        <w:t>BC_zmax_t0</w:t>
      </w:r>
      <w:r w:rsidR="00EE70A0" w:rsidRPr="00EE70A0">
        <w:rPr>
          <w:rFonts w:ascii="Times New Roman" w:hAnsi="Times New Roman"/>
          <w:sz w:val="24"/>
          <w:szCs w:val="24"/>
        </w:rPr>
        <w:t xml:space="preserve">” </w:t>
      </w:r>
      <w:r w:rsidR="008E4DA3">
        <w:rPr>
          <w:rFonts w:ascii="Times New Roman" w:hAnsi="Times New Roman"/>
          <w:sz w:val="24"/>
          <w:szCs w:val="24"/>
        </w:rPr>
        <w:t>calls the p</w:t>
      </w:r>
      <w:r w:rsidR="00E853B4">
        <w:rPr>
          <w:rFonts w:ascii="Times New Roman" w:hAnsi="Times New Roman"/>
          <w:sz w:val="24"/>
          <w:szCs w:val="24"/>
        </w:rPr>
        <w:t>ro</w:t>
      </w:r>
      <w:r w:rsidR="008E4DA3">
        <w:rPr>
          <w:rFonts w:ascii="Times New Roman" w:hAnsi="Times New Roman"/>
          <w:sz w:val="24"/>
          <w:szCs w:val="24"/>
        </w:rPr>
        <w:t>gram unit “</w:t>
      </w:r>
      <w:r w:rsidR="00EE70A0" w:rsidRPr="008E4DA3">
        <w:rPr>
          <w:rFonts w:ascii="Times New Roman" w:hAnsi="Times New Roman"/>
          <w:i/>
          <w:sz w:val="24"/>
          <w:szCs w:val="24"/>
        </w:rPr>
        <w:t>z_min_max_DEM_DTM_9p_stencil</w:t>
      </w:r>
      <w:r w:rsidR="008E4DA3">
        <w:rPr>
          <w:rFonts w:ascii="Times New Roman" w:hAnsi="Times New Roman"/>
          <w:sz w:val="24"/>
          <w:szCs w:val="24"/>
        </w:rPr>
        <w:t>”</w:t>
      </w:r>
      <w:r w:rsidR="00EE70A0" w:rsidRPr="00EE70A0">
        <w:rPr>
          <w:rFonts w:ascii="Times New Roman" w:hAnsi="Times New Roman"/>
          <w:sz w:val="24"/>
          <w:szCs w:val="24"/>
        </w:rPr>
        <w:t>).</w:t>
      </w:r>
    </w:p>
    <w:p w:rsidR="00EE70A0" w:rsidRPr="00EE70A0" w:rsidRDefault="008E4DA3" w:rsidP="00EE70A0">
      <w:pPr>
        <w:spacing w:after="0" w:line="240" w:lineRule="auto"/>
        <w:jc w:val="both"/>
        <w:rPr>
          <w:rFonts w:ascii="Times New Roman" w:hAnsi="Times New Roman"/>
          <w:sz w:val="24"/>
          <w:szCs w:val="24"/>
        </w:rPr>
      </w:pPr>
      <w:r>
        <w:rPr>
          <w:rFonts w:ascii="Times New Roman" w:hAnsi="Times New Roman"/>
          <w:sz w:val="24"/>
          <w:szCs w:val="24"/>
        </w:rPr>
        <w:t xml:space="preserve">Every time step, after the update of the particle positions </w:t>
      </w:r>
      <w:r w:rsidR="00EE70A0" w:rsidRPr="00EE70A0">
        <w:rPr>
          <w:rFonts w:ascii="Times New Roman" w:hAnsi="Times New Roman"/>
          <w:sz w:val="24"/>
          <w:szCs w:val="24"/>
        </w:rPr>
        <w:t>(</w:t>
      </w:r>
      <w:r>
        <w:rPr>
          <w:rFonts w:ascii="Times New Roman" w:hAnsi="Times New Roman"/>
          <w:sz w:val="24"/>
          <w:szCs w:val="24"/>
        </w:rPr>
        <w:t>and ana</w:t>
      </w:r>
      <w:r w:rsidR="00E853B4">
        <w:rPr>
          <w:rFonts w:ascii="Times New Roman" w:hAnsi="Times New Roman"/>
          <w:sz w:val="24"/>
          <w:szCs w:val="24"/>
        </w:rPr>
        <w:t>l</w:t>
      </w:r>
      <w:r>
        <w:rPr>
          <w:rFonts w:ascii="Times New Roman" w:hAnsi="Times New Roman"/>
          <w:sz w:val="24"/>
          <w:szCs w:val="24"/>
        </w:rPr>
        <w:t>ogously to the inlet section update</w:t>
      </w:r>
      <w:r w:rsidR="00EE70A0" w:rsidRPr="00EE70A0">
        <w:rPr>
          <w:rFonts w:ascii="Times New Roman" w:hAnsi="Times New Roman"/>
          <w:sz w:val="24"/>
          <w:szCs w:val="24"/>
        </w:rPr>
        <w:t xml:space="preserve">), </w:t>
      </w:r>
      <w:r>
        <w:rPr>
          <w:rFonts w:ascii="Times New Roman" w:hAnsi="Times New Roman"/>
          <w:sz w:val="24"/>
          <w:szCs w:val="24"/>
        </w:rPr>
        <w:t xml:space="preserve">the program unit </w:t>
      </w:r>
      <w:r w:rsidR="00EE70A0" w:rsidRPr="00EE70A0">
        <w:rPr>
          <w:rFonts w:ascii="Times New Roman" w:hAnsi="Times New Roman"/>
          <w:sz w:val="24"/>
          <w:szCs w:val="24"/>
        </w:rPr>
        <w:t>“</w:t>
      </w:r>
      <w:r w:rsidR="00EE70A0" w:rsidRPr="008E4DA3">
        <w:rPr>
          <w:rFonts w:ascii="Times New Roman" w:hAnsi="Times New Roman"/>
          <w:i/>
          <w:sz w:val="24"/>
          <w:szCs w:val="24"/>
        </w:rPr>
        <w:t>BC_zmax_anyt</w:t>
      </w:r>
      <w:r w:rsidR="00EE70A0" w:rsidRPr="00EE70A0">
        <w:rPr>
          <w:rFonts w:ascii="Times New Roman" w:hAnsi="Times New Roman"/>
          <w:sz w:val="24"/>
          <w:szCs w:val="24"/>
        </w:rPr>
        <w:t xml:space="preserve">” </w:t>
      </w:r>
      <w:r>
        <w:rPr>
          <w:rFonts w:ascii="Times New Roman" w:hAnsi="Times New Roman"/>
          <w:sz w:val="24"/>
          <w:szCs w:val="24"/>
        </w:rPr>
        <w:t xml:space="preserve">is called </w:t>
      </w:r>
      <w:r w:rsidR="00EE70A0" w:rsidRPr="00EE70A0">
        <w:rPr>
          <w:rFonts w:ascii="Times New Roman" w:hAnsi="Times New Roman"/>
          <w:sz w:val="24"/>
          <w:szCs w:val="24"/>
        </w:rPr>
        <w:t>(</w:t>
      </w:r>
      <w:r>
        <w:rPr>
          <w:rFonts w:ascii="Times New Roman" w:hAnsi="Times New Roman"/>
          <w:sz w:val="24"/>
          <w:szCs w:val="24"/>
        </w:rPr>
        <w:t>only in 3D</w:t>
      </w:r>
      <w:r w:rsidRPr="00EE70A0">
        <w:rPr>
          <w:rFonts w:ascii="Times New Roman" w:hAnsi="Times New Roman"/>
          <w:sz w:val="24"/>
          <w:szCs w:val="24"/>
        </w:rPr>
        <w:t xml:space="preserve">, </w:t>
      </w:r>
      <w:r>
        <w:rPr>
          <w:rFonts w:ascii="Times New Roman" w:hAnsi="Times New Roman"/>
          <w:sz w:val="24"/>
          <w:szCs w:val="24"/>
        </w:rPr>
        <w:t>with the bou</w:t>
      </w:r>
      <w:r w:rsidR="00E853B4">
        <w:rPr>
          <w:rFonts w:ascii="Times New Roman" w:hAnsi="Times New Roman"/>
          <w:sz w:val="24"/>
          <w:szCs w:val="24"/>
        </w:rPr>
        <w:t>n</w:t>
      </w:r>
      <w:r>
        <w:rPr>
          <w:rFonts w:ascii="Times New Roman" w:hAnsi="Times New Roman"/>
          <w:sz w:val="24"/>
          <w:szCs w:val="24"/>
        </w:rPr>
        <w:t xml:space="preserve">dary treatment method </w:t>
      </w:r>
      <w:r w:rsidRPr="00EE70A0">
        <w:rPr>
          <w:rFonts w:ascii="Times New Roman" w:hAnsi="Times New Roman"/>
          <w:sz w:val="24"/>
          <w:szCs w:val="24"/>
        </w:rPr>
        <w:t>SASPH</w:t>
      </w:r>
      <w:r>
        <w:rPr>
          <w:rFonts w:ascii="Times New Roman" w:hAnsi="Times New Roman"/>
          <w:sz w:val="24"/>
          <w:szCs w:val="24"/>
        </w:rPr>
        <w:t xml:space="preserve">), which calls in turn the </w:t>
      </w:r>
      <w:r w:rsidR="00EE70A0" w:rsidRPr="00EE70A0">
        <w:rPr>
          <w:rFonts w:ascii="Times New Roman" w:hAnsi="Times New Roman"/>
          <w:sz w:val="24"/>
          <w:szCs w:val="24"/>
        </w:rPr>
        <w:t>subroutine “</w:t>
      </w:r>
      <w:r w:rsidR="00EE70A0" w:rsidRPr="008E4DA3">
        <w:rPr>
          <w:rFonts w:ascii="Times New Roman" w:hAnsi="Times New Roman"/>
          <w:i/>
          <w:sz w:val="24"/>
          <w:szCs w:val="24"/>
        </w:rPr>
        <w:t>z_FS_max_9p_stencil</w:t>
      </w:r>
      <w:r w:rsidR="00EE70A0" w:rsidRPr="00EE70A0">
        <w:rPr>
          <w:rFonts w:ascii="Times New Roman" w:hAnsi="Times New Roman"/>
          <w:sz w:val="24"/>
          <w:szCs w:val="24"/>
        </w:rPr>
        <w:t>” (</w:t>
      </w:r>
      <w:r>
        <w:rPr>
          <w:rFonts w:ascii="Times New Roman" w:hAnsi="Times New Roman"/>
          <w:sz w:val="24"/>
          <w:szCs w:val="24"/>
        </w:rPr>
        <w:t xml:space="preserve">both for the </w:t>
      </w:r>
      <w:r w:rsidR="00EE70A0" w:rsidRPr="00EE70A0">
        <w:rPr>
          <w:rFonts w:ascii="Times New Roman" w:hAnsi="Times New Roman"/>
          <w:sz w:val="24"/>
          <w:szCs w:val="24"/>
        </w:rPr>
        <w:t xml:space="preserve">Leapfrog </w:t>
      </w:r>
      <w:r>
        <w:rPr>
          <w:rFonts w:ascii="Times New Roman" w:hAnsi="Times New Roman"/>
          <w:sz w:val="24"/>
          <w:szCs w:val="24"/>
        </w:rPr>
        <w:t>time scheme and the last time stage of the explicit Runge-Kutta time schemes</w:t>
      </w:r>
      <w:r w:rsidR="00EE70A0" w:rsidRPr="00EE70A0">
        <w:rPr>
          <w:rFonts w:ascii="Times New Roman" w:hAnsi="Times New Roman"/>
          <w:sz w:val="24"/>
          <w:szCs w:val="24"/>
        </w:rPr>
        <w:t>).</w:t>
      </w:r>
    </w:p>
    <w:p w:rsidR="008E4DA3" w:rsidRDefault="008E4DA3" w:rsidP="00EE70A0">
      <w:pPr>
        <w:spacing w:after="0" w:line="240" w:lineRule="auto"/>
        <w:jc w:val="both"/>
        <w:rPr>
          <w:rFonts w:ascii="Times New Roman" w:hAnsi="Times New Roman"/>
          <w:sz w:val="24"/>
          <w:szCs w:val="24"/>
        </w:rPr>
      </w:pPr>
      <w:r>
        <w:rPr>
          <w:rFonts w:ascii="Times New Roman" w:hAnsi="Times New Roman"/>
          <w:sz w:val="24"/>
          <w:szCs w:val="24"/>
        </w:rPr>
        <w:t>Every time step</w:t>
      </w:r>
      <w:r w:rsidR="00EE70A0" w:rsidRPr="00EE70A0">
        <w:rPr>
          <w:rFonts w:ascii="Times New Roman" w:hAnsi="Times New Roman"/>
          <w:sz w:val="24"/>
          <w:szCs w:val="24"/>
        </w:rPr>
        <w:t xml:space="preserve">, </w:t>
      </w:r>
      <w:r w:rsidR="00E853B4">
        <w:rPr>
          <w:rFonts w:ascii="Times New Roman" w:hAnsi="Times New Roman"/>
          <w:sz w:val="24"/>
          <w:szCs w:val="24"/>
        </w:rPr>
        <w:t>after the SPH neighbouring se</w:t>
      </w:r>
      <w:r>
        <w:rPr>
          <w:rFonts w:ascii="Times New Roman" w:hAnsi="Times New Roman"/>
          <w:sz w:val="24"/>
          <w:szCs w:val="24"/>
        </w:rPr>
        <w:t>a</w:t>
      </w:r>
      <w:r w:rsidR="00E853B4">
        <w:rPr>
          <w:rFonts w:ascii="Times New Roman" w:hAnsi="Times New Roman"/>
          <w:sz w:val="24"/>
          <w:szCs w:val="24"/>
        </w:rPr>
        <w:t>r</w:t>
      </w:r>
      <w:r>
        <w:rPr>
          <w:rFonts w:ascii="Times New Roman" w:hAnsi="Times New Roman"/>
          <w:sz w:val="24"/>
          <w:szCs w:val="24"/>
        </w:rPr>
        <w:t xml:space="preserve">ch </w:t>
      </w:r>
      <w:r w:rsidR="00EE70A0" w:rsidRPr="00EE70A0">
        <w:rPr>
          <w:rFonts w:ascii="Times New Roman" w:hAnsi="Times New Roman"/>
          <w:sz w:val="24"/>
          <w:szCs w:val="24"/>
        </w:rPr>
        <w:t xml:space="preserve">(i.e., </w:t>
      </w:r>
      <w:r>
        <w:rPr>
          <w:rFonts w:ascii="Times New Roman" w:hAnsi="Times New Roman"/>
          <w:sz w:val="24"/>
          <w:szCs w:val="24"/>
        </w:rPr>
        <w:t xml:space="preserve">after the execution of the program unit </w:t>
      </w:r>
      <w:r w:rsidR="00EE70A0" w:rsidRPr="00EE70A0">
        <w:rPr>
          <w:rFonts w:ascii="Times New Roman" w:hAnsi="Times New Roman"/>
          <w:sz w:val="24"/>
          <w:szCs w:val="24"/>
        </w:rPr>
        <w:t>“</w:t>
      </w:r>
      <w:r w:rsidR="00EE70A0" w:rsidRPr="008E4DA3">
        <w:rPr>
          <w:rFonts w:ascii="Times New Roman" w:hAnsi="Times New Roman"/>
          <w:i/>
          <w:sz w:val="24"/>
          <w:szCs w:val="24"/>
        </w:rPr>
        <w:t>CalcVarLength</w:t>
      </w:r>
      <w:r w:rsidR="00EE70A0" w:rsidRPr="00EE70A0">
        <w:rPr>
          <w:rFonts w:ascii="Times New Roman" w:hAnsi="Times New Roman"/>
          <w:sz w:val="24"/>
          <w:szCs w:val="24"/>
        </w:rPr>
        <w:t xml:space="preserve">” </w:t>
      </w:r>
      <w:r>
        <w:rPr>
          <w:rFonts w:ascii="Times New Roman" w:hAnsi="Times New Roman"/>
          <w:sz w:val="24"/>
          <w:szCs w:val="24"/>
        </w:rPr>
        <w:t>and its sub-units</w:t>
      </w:r>
      <w:r w:rsidR="00EE70A0" w:rsidRPr="00EE70A0">
        <w:rPr>
          <w:rFonts w:ascii="Times New Roman" w:hAnsi="Times New Roman"/>
          <w:sz w:val="24"/>
          <w:szCs w:val="24"/>
        </w:rPr>
        <w:t xml:space="preserve">), </w:t>
      </w:r>
      <w:r w:rsidR="00E853B4">
        <w:rPr>
          <w:rFonts w:ascii="Times New Roman" w:hAnsi="Times New Roman"/>
          <w:sz w:val="24"/>
          <w:szCs w:val="24"/>
        </w:rPr>
        <w:t>f</w:t>
      </w:r>
      <w:r>
        <w:rPr>
          <w:rFonts w:ascii="Times New Roman" w:hAnsi="Times New Roman"/>
          <w:sz w:val="24"/>
          <w:szCs w:val="24"/>
        </w:rPr>
        <w:t>o</w:t>
      </w:r>
      <w:r w:rsidR="00E853B4">
        <w:rPr>
          <w:rFonts w:ascii="Times New Roman" w:hAnsi="Times New Roman"/>
          <w:sz w:val="24"/>
          <w:szCs w:val="24"/>
        </w:rPr>
        <w:t>llo</w:t>
      </w:r>
      <w:r>
        <w:rPr>
          <w:rFonts w:ascii="Times New Roman" w:hAnsi="Times New Roman"/>
          <w:sz w:val="24"/>
          <w:szCs w:val="24"/>
        </w:rPr>
        <w:t xml:space="preserve">wing the subroutine </w:t>
      </w:r>
      <w:r w:rsidR="00EE70A0" w:rsidRPr="00EE70A0">
        <w:rPr>
          <w:rFonts w:ascii="Times New Roman" w:hAnsi="Times New Roman"/>
          <w:sz w:val="24"/>
          <w:szCs w:val="24"/>
        </w:rPr>
        <w:t>“</w:t>
      </w:r>
      <w:r w:rsidR="00EE70A0" w:rsidRPr="008E4DA3">
        <w:rPr>
          <w:rFonts w:ascii="Times New Roman" w:hAnsi="Times New Roman"/>
          <w:i/>
          <w:sz w:val="24"/>
          <w:szCs w:val="24"/>
        </w:rPr>
        <w:t>BC_zmax_anyt</w:t>
      </w:r>
      <w:r w:rsidR="00EE70A0" w:rsidRPr="00EE70A0">
        <w:rPr>
          <w:rFonts w:ascii="Times New Roman" w:hAnsi="Times New Roman"/>
          <w:sz w:val="24"/>
          <w:szCs w:val="24"/>
        </w:rPr>
        <w:t xml:space="preserve">”, </w:t>
      </w:r>
      <w:r>
        <w:rPr>
          <w:rFonts w:ascii="Times New Roman" w:hAnsi="Times New Roman"/>
          <w:sz w:val="24"/>
          <w:szCs w:val="24"/>
        </w:rPr>
        <w:t xml:space="preserve">a complete SPH smoothing procedure </w:t>
      </w:r>
      <w:r w:rsidR="00E853B4">
        <w:rPr>
          <w:rFonts w:ascii="Times New Roman" w:hAnsi="Times New Roman"/>
          <w:sz w:val="24"/>
          <w:szCs w:val="24"/>
        </w:rPr>
        <w:t>for</w:t>
      </w:r>
      <w:r>
        <w:rPr>
          <w:rFonts w:ascii="Times New Roman" w:hAnsi="Times New Roman"/>
          <w:sz w:val="24"/>
          <w:szCs w:val="24"/>
        </w:rPr>
        <w:t xml:space="preserve"> velocity is applied only to the new p</w:t>
      </w:r>
      <w:r w:rsidR="00E853B4">
        <w:rPr>
          <w:rFonts w:ascii="Times New Roman" w:hAnsi="Times New Roman"/>
          <w:sz w:val="24"/>
          <w:szCs w:val="24"/>
        </w:rPr>
        <w:t>a</w:t>
      </w:r>
      <w:r>
        <w:rPr>
          <w:rFonts w:ascii="Times New Roman" w:hAnsi="Times New Roman"/>
          <w:sz w:val="24"/>
          <w:szCs w:val="24"/>
        </w:rPr>
        <w:t xml:space="preserve">rticles </w:t>
      </w:r>
      <w:r w:rsidR="00E853B4">
        <w:rPr>
          <w:rFonts w:ascii="Times New Roman" w:hAnsi="Times New Roman"/>
          <w:sz w:val="24"/>
          <w:szCs w:val="24"/>
        </w:rPr>
        <w:t>emi</w:t>
      </w:r>
      <w:r>
        <w:rPr>
          <w:rFonts w:ascii="Times New Roman" w:hAnsi="Times New Roman"/>
          <w:sz w:val="24"/>
          <w:szCs w:val="24"/>
        </w:rPr>
        <w:t xml:space="preserve">tted in the </w:t>
      </w:r>
      <w:r w:rsidRPr="00AA5EEA">
        <w:rPr>
          <w:rFonts w:ascii="Times New Roman" w:hAnsi="Times New Roman"/>
          <w:i/>
          <w:sz w:val="24"/>
          <w:szCs w:val="24"/>
        </w:rPr>
        <w:t>BC</w:t>
      </w:r>
      <w:r w:rsidRPr="00AA5EEA">
        <w:rPr>
          <w:rFonts w:ascii="Times New Roman" w:hAnsi="Times New Roman"/>
          <w:i/>
          <w:sz w:val="24"/>
          <w:szCs w:val="24"/>
          <w:vertAlign w:val="subscript"/>
        </w:rPr>
        <w:t>z,max</w:t>
      </w:r>
      <w:r>
        <w:rPr>
          <w:rFonts w:ascii="Times New Roman" w:hAnsi="Times New Roman"/>
          <w:sz w:val="24"/>
          <w:szCs w:val="24"/>
        </w:rPr>
        <w:t xml:space="preserve"> zones </w:t>
      </w:r>
      <w:r w:rsidRPr="00EE70A0">
        <w:rPr>
          <w:rFonts w:ascii="Times New Roman" w:hAnsi="Times New Roman"/>
          <w:sz w:val="24"/>
          <w:szCs w:val="24"/>
        </w:rPr>
        <w:lastRenderedPageBreak/>
        <w:t>(</w:t>
      </w:r>
      <w:r>
        <w:rPr>
          <w:rFonts w:ascii="Times New Roman" w:hAnsi="Times New Roman"/>
          <w:sz w:val="24"/>
          <w:szCs w:val="24"/>
        </w:rPr>
        <w:t>only in 3D</w:t>
      </w:r>
      <w:r w:rsidRPr="00EE70A0">
        <w:rPr>
          <w:rFonts w:ascii="Times New Roman" w:hAnsi="Times New Roman"/>
          <w:sz w:val="24"/>
          <w:szCs w:val="24"/>
        </w:rPr>
        <w:t xml:space="preserve">, </w:t>
      </w:r>
      <w:r>
        <w:rPr>
          <w:rFonts w:ascii="Times New Roman" w:hAnsi="Times New Roman"/>
          <w:sz w:val="24"/>
          <w:szCs w:val="24"/>
        </w:rPr>
        <w:t>with the bou</w:t>
      </w:r>
      <w:r w:rsidR="00E853B4">
        <w:rPr>
          <w:rFonts w:ascii="Times New Roman" w:hAnsi="Times New Roman"/>
          <w:sz w:val="24"/>
          <w:szCs w:val="24"/>
        </w:rPr>
        <w:t>n</w:t>
      </w:r>
      <w:r>
        <w:rPr>
          <w:rFonts w:ascii="Times New Roman" w:hAnsi="Times New Roman"/>
          <w:sz w:val="24"/>
          <w:szCs w:val="24"/>
        </w:rPr>
        <w:t xml:space="preserve">dary treatment method </w:t>
      </w:r>
      <w:r w:rsidRPr="00EE70A0">
        <w:rPr>
          <w:rFonts w:ascii="Times New Roman" w:hAnsi="Times New Roman"/>
          <w:sz w:val="24"/>
          <w:szCs w:val="24"/>
        </w:rPr>
        <w:t>SASPH</w:t>
      </w:r>
      <w:r>
        <w:rPr>
          <w:rFonts w:ascii="Times New Roman" w:hAnsi="Times New Roman"/>
          <w:sz w:val="24"/>
          <w:szCs w:val="24"/>
        </w:rPr>
        <w:t>),</w:t>
      </w:r>
      <w:r w:rsidR="00E853B4">
        <w:rPr>
          <w:rFonts w:ascii="Times New Roman" w:hAnsi="Times New Roman"/>
          <w:sz w:val="24"/>
          <w:szCs w:val="24"/>
        </w:rPr>
        <w:t xml:space="preserve"> exclud</w:t>
      </w:r>
      <w:r>
        <w:rPr>
          <w:rFonts w:ascii="Times New Roman" w:hAnsi="Times New Roman"/>
          <w:sz w:val="24"/>
          <w:szCs w:val="24"/>
        </w:rPr>
        <w:t>ing the new particl</w:t>
      </w:r>
      <w:r w:rsidR="00E853B4">
        <w:rPr>
          <w:rFonts w:ascii="Times New Roman" w:hAnsi="Times New Roman"/>
          <w:sz w:val="24"/>
          <w:szCs w:val="24"/>
        </w:rPr>
        <w:t>es from the role of SPH neighbo</w:t>
      </w:r>
      <w:r>
        <w:rPr>
          <w:rFonts w:ascii="Times New Roman" w:hAnsi="Times New Roman"/>
          <w:sz w:val="24"/>
          <w:szCs w:val="24"/>
        </w:rPr>
        <w:t>urs. The procedure is executed with any time integration scheme of SPHERA. At the end of the initialization o</w:t>
      </w:r>
      <w:r w:rsidR="00E853B4">
        <w:rPr>
          <w:rFonts w:ascii="Times New Roman" w:hAnsi="Times New Roman"/>
          <w:sz w:val="24"/>
          <w:szCs w:val="24"/>
        </w:rPr>
        <w:t>f</w:t>
      </w:r>
      <w:r>
        <w:rPr>
          <w:rFonts w:ascii="Times New Roman" w:hAnsi="Times New Roman"/>
          <w:sz w:val="24"/>
          <w:szCs w:val="24"/>
        </w:rPr>
        <w:t xml:space="preserve"> the new particles, the particle zone is formally changed from the </w:t>
      </w:r>
      <w:r w:rsidRPr="00AA5EEA">
        <w:rPr>
          <w:rFonts w:ascii="Times New Roman" w:hAnsi="Times New Roman"/>
          <w:i/>
          <w:sz w:val="24"/>
          <w:szCs w:val="24"/>
        </w:rPr>
        <w:t>BC</w:t>
      </w:r>
      <w:r w:rsidRPr="00AA5EEA">
        <w:rPr>
          <w:rFonts w:ascii="Times New Roman" w:hAnsi="Times New Roman"/>
          <w:i/>
          <w:sz w:val="24"/>
          <w:szCs w:val="24"/>
          <w:vertAlign w:val="subscript"/>
        </w:rPr>
        <w:t>z,max</w:t>
      </w:r>
      <w:r>
        <w:rPr>
          <w:rFonts w:ascii="Times New Roman" w:hAnsi="Times New Roman"/>
          <w:sz w:val="24"/>
          <w:szCs w:val="24"/>
        </w:rPr>
        <w:t xml:space="preserve"> zone to the zone of the associated solid bottom </w:t>
      </w:r>
      <w:r w:rsidRPr="008E4DA3">
        <w:rPr>
          <w:rFonts w:ascii="Times New Roman" w:hAnsi="Times New Roman"/>
          <w:i/>
          <w:sz w:val="24"/>
          <w:szCs w:val="24"/>
        </w:rPr>
        <w:t>Car_top_zone</w:t>
      </w:r>
      <w:r w:rsidR="00E853B4" w:rsidRPr="00E853B4">
        <w:rPr>
          <w:rFonts w:ascii="Times New Roman" w:hAnsi="Times New Roman"/>
          <w:sz w:val="24"/>
          <w:szCs w:val="24"/>
        </w:rPr>
        <w:t>,</w:t>
      </w:r>
      <w:r>
        <w:rPr>
          <w:rFonts w:ascii="Times New Roman" w:hAnsi="Times New Roman"/>
          <w:sz w:val="24"/>
          <w:szCs w:val="24"/>
        </w:rPr>
        <w:t xml:space="preserve"> so that the new particles can be treated as standard computational nodes after the initialization, even during their staying in the </w:t>
      </w:r>
      <w:r w:rsidRPr="00AA5EEA">
        <w:rPr>
          <w:rFonts w:ascii="Times New Roman" w:hAnsi="Times New Roman"/>
          <w:i/>
          <w:sz w:val="24"/>
          <w:szCs w:val="24"/>
        </w:rPr>
        <w:t>BC</w:t>
      </w:r>
      <w:r w:rsidRPr="00AA5EEA">
        <w:rPr>
          <w:rFonts w:ascii="Times New Roman" w:hAnsi="Times New Roman"/>
          <w:i/>
          <w:sz w:val="24"/>
          <w:szCs w:val="24"/>
          <w:vertAlign w:val="subscript"/>
        </w:rPr>
        <w:t>z,max</w:t>
      </w:r>
      <w:r>
        <w:rPr>
          <w:rFonts w:ascii="Times New Roman" w:hAnsi="Times New Roman"/>
          <w:sz w:val="24"/>
          <w:szCs w:val="24"/>
        </w:rPr>
        <w:t xml:space="preserve"> zone.</w:t>
      </w:r>
    </w:p>
    <w:p w:rsidR="00EE70A0" w:rsidRDefault="008E4DA3" w:rsidP="00EE70A0">
      <w:pPr>
        <w:spacing w:after="0" w:line="240" w:lineRule="auto"/>
        <w:jc w:val="both"/>
        <w:rPr>
          <w:rFonts w:ascii="Times New Roman" w:hAnsi="Times New Roman"/>
          <w:sz w:val="24"/>
          <w:szCs w:val="24"/>
        </w:rPr>
      </w:pPr>
      <w:r>
        <w:rPr>
          <w:rFonts w:ascii="Times New Roman" w:hAnsi="Times New Roman"/>
          <w:sz w:val="24"/>
          <w:szCs w:val="24"/>
        </w:rPr>
        <w:t xml:space="preserve">The new program units for the treatment of the </w:t>
      </w:r>
      <w:r w:rsidRPr="00AA5EEA">
        <w:rPr>
          <w:rFonts w:ascii="Times New Roman" w:hAnsi="Times New Roman"/>
          <w:i/>
          <w:sz w:val="24"/>
          <w:szCs w:val="24"/>
        </w:rPr>
        <w:t>BC</w:t>
      </w:r>
      <w:r w:rsidRPr="00AA5EEA">
        <w:rPr>
          <w:rFonts w:ascii="Times New Roman" w:hAnsi="Times New Roman"/>
          <w:i/>
          <w:sz w:val="24"/>
          <w:szCs w:val="24"/>
          <w:vertAlign w:val="subscript"/>
        </w:rPr>
        <w:t>z,max</w:t>
      </w:r>
      <w:r>
        <w:rPr>
          <w:rFonts w:ascii="Times New Roman" w:hAnsi="Times New Roman"/>
          <w:sz w:val="24"/>
          <w:szCs w:val="24"/>
        </w:rPr>
        <w:t xml:space="preserve"> zones are </w:t>
      </w:r>
      <w:r w:rsidR="00EE70A0" w:rsidRPr="00EE70A0">
        <w:rPr>
          <w:rFonts w:ascii="Times New Roman" w:hAnsi="Times New Roman"/>
          <w:sz w:val="24"/>
          <w:szCs w:val="24"/>
        </w:rPr>
        <w:t>“</w:t>
      </w:r>
      <w:r w:rsidR="00EE70A0" w:rsidRPr="008E4DA3">
        <w:rPr>
          <w:rFonts w:ascii="Times New Roman" w:hAnsi="Times New Roman"/>
          <w:i/>
          <w:sz w:val="24"/>
          <w:szCs w:val="24"/>
        </w:rPr>
        <w:t>BC_zmax_t0</w:t>
      </w:r>
      <w:r w:rsidR="00EE70A0" w:rsidRPr="00EE70A0">
        <w:rPr>
          <w:rFonts w:ascii="Times New Roman" w:hAnsi="Times New Roman"/>
          <w:sz w:val="24"/>
          <w:szCs w:val="24"/>
        </w:rPr>
        <w:t>”, “</w:t>
      </w:r>
      <w:r w:rsidR="00EE70A0" w:rsidRPr="008E4DA3">
        <w:rPr>
          <w:rFonts w:ascii="Times New Roman" w:hAnsi="Times New Roman"/>
          <w:i/>
          <w:sz w:val="24"/>
          <w:szCs w:val="24"/>
        </w:rPr>
        <w:t>BC_zmax_anyt</w:t>
      </w:r>
      <w:r w:rsidR="00EE70A0" w:rsidRPr="00EE70A0">
        <w:rPr>
          <w:rFonts w:ascii="Times New Roman" w:hAnsi="Times New Roman"/>
          <w:sz w:val="24"/>
          <w:szCs w:val="24"/>
        </w:rPr>
        <w:t xml:space="preserve">” </w:t>
      </w:r>
      <w:r>
        <w:rPr>
          <w:rFonts w:ascii="Times New Roman" w:hAnsi="Times New Roman"/>
          <w:sz w:val="24"/>
          <w:szCs w:val="24"/>
        </w:rPr>
        <w:t>and</w:t>
      </w:r>
      <w:r w:rsidR="00EE70A0" w:rsidRPr="00EE70A0">
        <w:rPr>
          <w:rFonts w:ascii="Times New Roman" w:hAnsi="Times New Roman"/>
          <w:sz w:val="24"/>
          <w:szCs w:val="24"/>
        </w:rPr>
        <w:t xml:space="preserve"> “</w:t>
      </w:r>
      <w:r w:rsidR="00EE70A0" w:rsidRPr="008E4DA3">
        <w:rPr>
          <w:rFonts w:ascii="Times New Roman" w:hAnsi="Times New Roman"/>
          <w:i/>
          <w:sz w:val="24"/>
          <w:szCs w:val="24"/>
        </w:rPr>
        <w:t>z_FS_max_9p_stencil</w:t>
      </w:r>
      <w:r w:rsidR="00EE70A0" w:rsidRPr="00EE70A0">
        <w:rPr>
          <w:rFonts w:ascii="Times New Roman" w:hAnsi="Times New Roman"/>
          <w:sz w:val="24"/>
          <w:szCs w:val="24"/>
        </w:rPr>
        <w:t xml:space="preserve">”. </w:t>
      </w:r>
      <w:r>
        <w:rPr>
          <w:rFonts w:ascii="Times New Roman" w:hAnsi="Times New Roman"/>
          <w:sz w:val="24"/>
          <w:szCs w:val="24"/>
        </w:rPr>
        <w:t xml:space="preserve">The following program units have been extracted from the subroutine </w:t>
      </w:r>
      <w:r w:rsidR="00EE70A0" w:rsidRPr="00EE70A0">
        <w:rPr>
          <w:rFonts w:ascii="Times New Roman" w:hAnsi="Times New Roman"/>
          <w:sz w:val="24"/>
          <w:szCs w:val="24"/>
        </w:rPr>
        <w:t>“</w:t>
      </w:r>
      <w:r w:rsidR="00EE70A0" w:rsidRPr="008E4DA3">
        <w:rPr>
          <w:rFonts w:ascii="Times New Roman" w:hAnsi="Times New Roman"/>
          <w:i/>
          <w:sz w:val="24"/>
          <w:szCs w:val="24"/>
        </w:rPr>
        <w:t>GeneratePart</w:t>
      </w:r>
      <w:r w:rsidR="00EE70A0" w:rsidRPr="00EE70A0">
        <w:rPr>
          <w:rFonts w:ascii="Times New Roman" w:hAnsi="Times New Roman"/>
          <w:sz w:val="24"/>
          <w:szCs w:val="24"/>
        </w:rPr>
        <w:t xml:space="preserve">” </w:t>
      </w:r>
      <w:r>
        <w:rPr>
          <w:rFonts w:ascii="Times New Roman" w:hAnsi="Times New Roman"/>
          <w:sz w:val="24"/>
          <w:szCs w:val="24"/>
        </w:rPr>
        <w:t>to make the code more effective</w:t>
      </w:r>
      <w:r w:rsidR="00EE70A0" w:rsidRPr="00EE70A0">
        <w:rPr>
          <w:rFonts w:ascii="Times New Roman" w:hAnsi="Times New Roman"/>
          <w:sz w:val="24"/>
          <w:szCs w:val="24"/>
        </w:rPr>
        <w:t>: “</w:t>
      </w:r>
      <w:r w:rsidR="00EE70A0" w:rsidRPr="008E4DA3">
        <w:rPr>
          <w:rFonts w:ascii="Times New Roman" w:hAnsi="Times New Roman"/>
          <w:i/>
          <w:sz w:val="24"/>
          <w:szCs w:val="24"/>
        </w:rPr>
        <w:t>domain_edges</w:t>
      </w:r>
      <w:r w:rsidR="00EE70A0" w:rsidRPr="00EE70A0">
        <w:rPr>
          <w:rFonts w:ascii="Times New Roman" w:hAnsi="Times New Roman"/>
          <w:sz w:val="24"/>
          <w:szCs w:val="24"/>
        </w:rPr>
        <w:t>”, “</w:t>
      </w:r>
      <w:r w:rsidR="00EE70A0" w:rsidRPr="008E4DA3">
        <w:rPr>
          <w:rFonts w:ascii="Times New Roman" w:hAnsi="Times New Roman"/>
          <w:i/>
          <w:sz w:val="24"/>
          <w:szCs w:val="24"/>
        </w:rPr>
        <w:t>pos_plus_white_noise</w:t>
      </w:r>
      <w:r w:rsidR="00EE70A0" w:rsidRPr="00EE70A0">
        <w:rPr>
          <w:rFonts w:ascii="Times New Roman" w:hAnsi="Times New Roman"/>
          <w:sz w:val="24"/>
          <w:szCs w:val="24"/>
        </w:rPr>
        <w:t>” “</w:t>
      </w:r>
      <w:r w:rsidR="00EE70A0" w:rsidRPr="008E4DA3">
        <w:rPr>
          <w:rFonts w:ascii="Times New Roman" w:hAnsi="Times New Roman"/>
          <w:i/>
          <w:sz w:val="24"/>
          <w:szCs w:val="24"/>
        </w:rPr>
        <w:t>z_min_DEM_DTM_9p_stencil</w:t>
      </w:r>
      <w:r w:rsidR="00EE70A0" w:rsidRPr="00EE70A0">
        <w:rPr>
          <w:rFonts w:ascii="Times New Roman" w:hAnsi="Times New Roman"/>
          <w:sz w:val="24"/>
          <w:szCs w:val="24"/>
        </w:rPr>
        <w:t>”, “</w:t>
      </w:r>
      <w:r w:rsidR="00EE70A0" w:rsidRPr="008E4DA3">
        <w:rPr>
          <w:rFonts w:ascii="Times New Roman" w:hAnsi="Times New Roman"/>
          <w:i/>
          <w:sz w:val="24"/>
          <w:szCs w:val="24"/>
        </w:rPr>
        <w:t>particle_position_extrusion</w:t>
      </w:r>
      <w:r w:rsidR="00EE70A0" w:rsidRPr="00EE70A0">
        <w:rPr>
          <w:rFonts w:ascii="Times New Roman" w:hAnsi="Times New Roman"/>
          <w:sz w:val="24"/>
          <w:szCs w:val="24"/>
        </w:rPr>
        <w:t>”, “</w:t>
      </w:r>
      <w:r w:rsidR="00EE70A0" w:rsidRPr="008E4DA3">
        <w:rPr>
          <w:rFonts w:ascii="Times New Roman" w:hAnsi="Times New Roman"/>
          <w:i/>
          <w:sz w:val="24"/>
          <w:szCs w:val="24"/>
        </w:rPr>
        <w:t>particles_in_out_dams</w:t>
      </w:r>
      <w:r w:rsidR="00EE70A0" w:rsidRPr="00EE70A0">
        <w:rPr>
          <w:rFonts w:ascii="Times New Roman" w:hAnsi="Times New Roman"/>
          <w:sz w:val="24"/>
          <w:szCs w:val="24"/>
        </w:rPr>
        <w:t xml:space="preserve">”. </w:t>
      </w:r>
      <w:r>
        <w:rPr>
          <w:rFonts w:ascii="Times New Roman" w:hAnsi="Times New Roman"/>
          <w:sz w:val="24"/>
          <w:szCs w:val="24"/>
        </w:rPr>
        <w:t xml:space="preserve">The program unit </w:t>
      </w:r>
      <w:r w:rsidR="00EE70A0" w:rsidRPr="00EE70A0">
        <w:rPr>
          <w:rFonts w:ascii="Times New Roman" w:hAnsi="Times New Roman"/>
          <w:sz w:val="24"/>
          <w:szCs w:val="24"/>
        </w:rPr>
        <w:t>“</w:t>
      </w:r>
      <w:r w:rsidR="00EE70A0" w:rsidRPr="008E4DA3">
        <w:rPr>
          <w:rFonts w:ascii="Times New Roman" w:hAnsi="Times New Roman"/>
          <w:i/>
          <w:sz w:val="24"/>
          <w:szCs w:val="24"/>
        </w:rPr>
        <w:t>z_min_DEM_DTM_9p_stencil</w:t>
      </w:r>
      <w:r w:rsidR="00EE70A0" w:rsidRPr="00EE70A0">
        <w:rPr>
          <w:rFonts w:ascii="Times New Roman" w:hAnsi="Times New Roman"/>
          <w:sz w:val="24"/>
          <w:szCs w:val="24"/>
        </w:rPr>
        <w:t xml:space="preserve">” </w:t>
      </w:r>
      <w:r>
        <w:rPr>
          <w:rFonts w:ascii="Times New Roman" w:hAnsi="Times New Roman"/>
          <w:sz w:val="24"/>
          <w:szCs w:val="24"/>
        </w:rPr>
        <w:t xml:space="preserve">has been generalized and renamed </w:t>
      </w:r>
      <w:r w:rsidR="00EE70A0" w:rsidRPr="00EE70A0">
        <w:rPr>
          <w:rFonts w:ascii="Times New Roman" w:hAnsi="Times New Roman"/>
          <w:sz w:val="24"/>
          <w:szCs w:val="24"/>
        </w:rPr>
        <w:t>“</w:t>
      </w:r>
      <w:r w:rsidR="00EE70A0" w:rsidRPr="008E4DA3">
        <w:rPr>
          <w:rFonts w:ascii="Times New Roman" w:hAnsi="Times New Roman"/>
          <w:i/>
          <w:sz w:val="24"/>
          <w:szCs w:val="24"/>
        </w:rPr>
        <w:t>z_min_max_DEM_DTM_9p_stencil</w:t>
      </w:r>
      <w:r w:rsidR="00EE70A0" w:rsidRPr="00EE70A0">
        <w:rPr>
          <w:rFonts w:ascii="Times New Roman" w:hAnsi="Times New Roman"/>
          <w:sz w:val="24"/>
          <w:szCs w:val="24"/>
        </w:rPr>
        <w:t>”.</w:t>
      </w:r>
    </w:p>
    <w:p w:rsidR="00EE70A0" w:rsidRPr="00EE70A0" w:rsidRDefault="00EE70A0" w:rsidP="00EE70A0">
      <w:pPr>
        <w:spacing w:after="0" w:line="240" w:lineRule="auto"/>
        <w:jc w:val="both"/>
        <w:rPr>
          <w:rFonts w:ascii="Times New Roman" w:hAnsi="Times New Roman"/>
          <w:sz w:val="24"/>
          <w:szCs w:val="24"/>
        </w:rPr>
      </w:pPr>
    </w:p>
    <w:p w:rsidR="00E37C1F" w:rsidRPr="0082711A" w:rsidRDefault="008D7EB1" w:rsidP="006A2FDC">
      <w:pPr>
        <w:pStyle w:val="Amicarellititle3"/>
        <w:numPr>
          <w:ilvl w:val="2"/>
          <w:numId w:val="29"/>
        </w:numPr>
        <w:rPr>
          <w:lang w:val="en-GB"/>
        </w:rPr>
      </w:pPr>
      <w:bookmarkStart w:id="418" w:name="_Toc64440451"/>
      <w:commentRangeStart w:id="419"/>
      <w:r>
        <w:rPr>
          <w:lang w:val="en-GB"/>
        </w:rPr>
        <w:t xml:space="preserve">Simple use procedure to </w:t>
      </w:r>
      <w:r w:rsidR="00EE70A0">
        <w:rPr>
          <w:lang w:val="en-GB"/>
        </w:rPr>
        <w:t>design a weir</w:t>
      </w:r>
      <w:commentRangeEnd w:id="419"/>
      <w:r w:rsidR="00EE70A0">
        <w:rPr>
          <w:rStyle w:val="Rimandocommento"/>
          <w:b w:val="0"/>
          <w:i w:val="0"/>
          <w:szCs w:val="20"/>
        </w:rPr>
        <w:commentReference w:id="419"/>
      </w:r>
      <w:bookmarkEnd w:id="418"/>
    </w:p>
    <w:p w:rsidR="00DB1457" w:rsidRPr="0082711A" w:rsidRDefault="00DB1457" w:rsidP="00DB1457">
      <w:pPr>
        <w:spacing w:after="0" w:line="240" w:lineRule="auto"/>
        <w:jc w:val="both"/>
        <w:rPr>
          <w:rFonts w:ascii="Times New Roman" w:hAnsi="Times New Roman"/>
          <w:sz w:val="24"/>
          <w:szCs w:val="24"/>
        </w:rPr>
      </w:pPr>
      <w:r>
        <w:rPr>
          <w:rFonts w:ascii="Times New Roman" w:hAnsi="Times New Roman"/>
          <w:sz w:val="24"/>
          <w:szCs w:val="24"/>
        </w:rPr>
        <w:t xml:space="preserve">Hereafter a simple and approximated use procedure to elaborate the DEM/DTM surface with Paraview </w:t>
      </w:r>
      <w:r w:rsidR="00EE70A0">
        <w:rPr>
          <w:rFonts w:ascii="Times New Roman" w:hAnsi="Times New Roman"/>
          <w:sz w:val="24"/>
          <w:szCs w:val="24"/>
        </w:rPr>
        <w:t>in order to design a weir</w:t>
      </w:r>
      <w:r>
        <w:rPr>
          <w:rFonts w:ascii="Times New Roman" w:hAnsi="Times New Roman"/>
          <w:sz w:val="24"/>
          <w:szCs w:val="24"/>
        </w:rPr>
        <w:t>:</w:t>
      </w:r>
    </w:p>
    <w:p w:rsidR="000B20DE" w:rsidRPr="0082711A" w:rsidRDefault="0044581F" w:rsidP="006A2FDC">
      <w:pPr>
        <w:pStyle w:val="Paragrafoelenco"/>
        <w:numPr>
          <w:ilvl w:val="0"/>
          <w:numId w:val="26"/>
        </w:numPr>
        <w:jc w:val="both"/>
        <w:rPr>
          <w:rFonts w:eastAsia="Calibri"/>
          <w:lang w:val="en-GB"/>
        </w:rPr>
      </w:pPr>
      <w:r>
        <w:rPr>
          <w:rFonts w:eastAsia="Calibri"/>
          <w:lang w:val="en-GB"/>
        </w:rPr>
        <w:t xml:space="preserve">select </w:t>
      </w:r>
      <w:r w:rsidR="007615FF">
        <w:rPr>
          <w:rFonts w:eastAsia="Calibri"/>
          <w:lang w:val="en-GB"/>
        </w:rPr>
        <w:t>a</w:t>
      </w:r>
      <w:r w:rsidR="00000101">
        <w:rPr>
          <w:rFonts w:eastAsia="Calibri"/>
          <w:lang w:val="en-GB"/>
        </w:rPr>
        <w:t xml:space="preserve"> DEM-DTM zone </w:t>
      </w:r>
      <w:r w:rsidR="007615FF">
        <w:rPr>
          <w:rFonts w:eastAsia="Calibri"/>
          <w:lang w:val="en-GB"/>
        </w:rPr>
        <w:t xml:space="preserve">extending </w:t>
      </w:r>
      <w:r w:rsidR="00000101">
        <w:rPr>
          <w:rFonts w:eastAsia="Calibri"/>
          <w:lang w:val="en-GB"/>
        </w:rPr>
        <w:t>2</w:t>
      </w:r>
      <w:r w:rsidR="00000101" w:rsidRPr="007615FF">
        <w:rPr>
          <w:rFonts w:eastAsia="Calibri"/>
          <w:i/>
          <w:lang w:val="en-GB"/>
        </w:rPr>
        <w:t>h</w:t>
      </w:r>
      <w:r w:rsidR="00000101">
        <w:rPr>
          <w:rFonts w:eastAsia="Calibri"/>
          <w:lang w:val="en-GB"/>
        </w:rPr>
        <w:t xml:space="preserve"> downstream the section </w:t>
      </w:r>
      <w:r w:rsidR="00EE70A0">
        <w:rPr>
          <w:rFonts w:eastAsia="Calibri"/>
          <w:lang w:val="en-GB"/>
        </w:rPr>
        <w:t xml:space="preserve">considered </w:t>
      </w:r>
      <w:r w:rsidR="00000101">
        <w:rPr>
          <w:rFonts w:eastAsia="Calibri"/>
          <w:lang w:val="en-GB"/>
        </w:rPr>
        <w:t xml:space="preserve">and whose width is just sufficient to contain the riverbed (feature </w:t>
      </w:r>
      <w:r w:rsidR="000B20DE" w:rsidRPr="0082711A">
        <w:rPr>
          <w:rFonts w:eastAsia="Calibri"/>
          <w:lang w:val="en-GB"/>
        </w:rPr>
        <w:t>“select elements with polygone”);</w:t>
      </w:r>
    </w:p>
    <w:p w:rsidR="0044581F" w:rsidRPr="0082711A" w:rsidRDefault="0044581F" w:rsidP="006A2FDC">
      <w:pPr>
        <w:pStyle w:val="Paragrafoelenco"/>
        <w:numPr>
          <w:ilvl w:val="0"/>
          <w:numId w:val="26"/>
        </w:numPr>
        <w:jc w:val="both"/>
        <w:rPr>
          <w:rFonts w:eastAsia="Calibri"/>
          <w:lang w:val="en-GB"/>
        </w:rPr>
      </w:pPr>
      <w:r>
        <w:rPr>
          <w:rFonts w:eastAsia="Calibri"/>
          <w:lang w:val="en-GB"/>
        </w:rPr>
        <w:t>vertically extrude the selection above up to the domain maximum height (filter “linear Extrusion”)</w:t>
      </w:r>
      <w:r w:rsidRPr="0082711A">
        <w:rPr>
          <w:rFonts w:eastAsia="Calibri"/>
          <w:lang w:val="en-GB"/>
        </w:rPr>
        <w:t>;</w:t>
      </w:r>
    </w:p>
    <w:p w:rsidR="00000101" w:rsidRDefault="007615FF" w:rsidP="006A2FDC">
      <w:pPr>
        <w:pStyle w:val="Paragrafoelenco"/>
        <w:numPr>
          <w:ilvl w:val="0"/>
          <w:numId w:val="26"/>
        </w:numPr>
        <w:jc w:val="both"/>
        <w:rPr>
          <w:rFonts w:eastAsia="Calibri"/>
          <w:lang w:val="en-GB"/>
        </w:rPr>
      </w:pPr>
      <w:r>
        <w:rPr>
          <w:rFonts w:eastAsia="Calibri"/>
          <w:lang w:val="en-GB"/>
        </w:rPr>
        <w:t>e</w:t>
      </w:r>
      <w:r w:rsidR="00000101">
        <w:rPr>
          <w:rFonts w:eastAsia="Calibri"/>
          <w:lang w:val="en-GB"/>
        </w:rPr>
        <w:t xml:space="preserve">xecute </w:t>
      </w:r>
      <w:r w:rsidR="00000101" w:rsidRPr="0082711A">
        <w:rPr>
          <w:rFonts w:eastAsia="Calibri"/>
          <w:lang w:val="en-GB"/>
        </w:rPr>
        <w:t>“Delaunay 3D”</w:t>
      </w:r>
      <w:r w:rsidR="00000101">
        <w:rPr>
          <w:rFonts w:eastAsia="Calibri"/>
          <w:lang w:val="en-GB"/>
        </w:rPr>
        <w:t xml:space="preserve"> triangulation to obtain a tetra</w:t>
      </w:r>
      <w:r>
        <w:rPr>
          <w:rFonts w:eastAsia="Calibri"/>
          <w:lang w:val="en-GB"/>
        </w:rPr>
        <w:t>h</w:t>
      </w:r>
      <w:r w:rsidR="00000101">
        <w:rPr>
          <w:rFonts w:eastAsia="Calibri"/>
          <w:lang w:val="en-GB"/>
        </w:rPr>
        <w:t xml:space="preserve">edric grid </w:t>
      </w:r>
      <w:r>
        <w:rPr>
          <w:rFonts w:eastAsia="Calibri"/>
          <w:lang w:val="en-GB"/>
        </w:rPr>
        <w:t>w</w:t>
      </w:r>
      <w:r w:rsidR="00000101">
        <w:rPr>
          <w:rFonts w:eastAsia="Calibri"/>
          <w:lang w:val="en-GB"/>
        </w:rPr>
        <w:t xml:space="preserve">ithin the </w:t>
      </w:r>
      <w:r>
        <w:rPr>
          <w:rFonts w:eastAsia="Calibri"/>
          <w:lang w:val="en-GB"/>
        </w:rPr>
        <w:t>extrusion</w:t>
      </w:r>
      <w:r w:rsidR="00000101">
        <w:rPr>
          <w:rFonts w:eastAsia="Calibri"/>
          <w:lang w:val="en-GB"/>
        </w:rPr>
        <w:t>;</w:t>
      </w:r>
    </w:p>
    <w:p w:rsidR="000B20DE" w:rsidRPr="0082711A" w:rsidRDefault="007615FF" w:rsidP="006A2FDC">
      <w:pPr>
        <w:pStyle w:val="Paragrafoelenco"/>
        <w:numPr>
          <w:ilvl w:val="0"/>
          <w:numId w:val="26"/>
        </w:numPr>
        <w:jc w:val="both"/>
        <w:rPr>
          <w:rFonts w:eastAsia="Calibri"/>
          <w:lang w:val="en-GB"/>
        </w:rPr>
      </w:pPr>
      <w:r>
        <w:rPr>
          <w:rFonts w:eastAsia="Calibri"/>
          <w:lang w:val="en-GB"/>
        </w:rPr>
        <w:t>e</w:t>
      </w:r>
      <w:r w:rsidR="00000101">
        <w:rPr>
          <w:rFonts w:eastAsia="Calibri"/>
          <w:lang w:val="en-GB"/>
        </w:rPr>
        <w:t xml:space="preserve">xtract from the extrusion </w:t>
      </w:r>
      <w:r>
        <w:rPr>
          <w:rFonts w:eastAsia="Calibri"/>
          <w:lang w:val="en-GB"/>
        </w:rPr>
        <w:t xml:space="preserve">volume </w:t>
      </w:r>
      <w:r w:rsidR="00000101">
        <w:rPr>
          <w:rFonts w:eastAsia="Calibri"/>
          <w:lang w:val="en-GB"/>
        </w:rPr>
        <w:t xml:space="preserve">the weir front wall </w:t>
      </w:r>
      <w:r w:rsidR="000B20DE" w:rsidRPr="0082711A">
        <w:rPr>
          <w:rFonts w:eastAsia="Calibri"/>
          <w:lang w:val="en-GB"/>
        </w:rPr>
        <w:t>(</w:t>
      </w:r>
      <w:r w:rsidR="00000101">
        <w:rPr>
          <w:rFonts w:eastAsia="Calibri"/>
          <w:lang w:val="en-GB"/>
        </w:rPr>
        <w:t xml:space="preserve">multiple use of the feature </w:t>
      </w:r>
      <w:r w:rsidR="000B20DE" w:rsidRPr="0082711A">
        <w:rPr>
          <w:rFonts w:eastAsia="Calibri"/>
          <w:lang w:val="en-GB"/>
        </w:rPr>
        <w:t xml:space="preserve">“clip”, </w:t>
      </w:r>
      <w:r w:rsidR="00000101">
        <w:rPr>
          <w:rFonts w:eastAsia="Calibri"/>
          <w:lang w:val="en-GB"/>
        </w:rPr>
        <w:t>even to remove the volume exceeding the free-surface height to be imposed</w:t>
      </w:r>
      <w:r w:rsidR="000B20DE" w:rsidRPr="0082711A">
        <w:rPr>
          <w:rFonts w:eastAsia="Calibri"/>
          <w:lang w:val="en-GB"/>
        </w:rPr>
        <w:t xml:space="preserve">, </w:t>
      </w:r>
      <w:r w:rsidR="00000101">
        <w:rPr>
          <w:rFonts w:eastAsia="Calibri"/>
          <w:lang w:val="en-GB"/>
        </w:rPr>
        <w:t xml:space="preserve">and the filters </w:t>
      </w:r>
      <w:r w:rsidR="000B20DE" w:rsidRPr="0082711A">
        <w:rPr>
          <w:rFonts w:eastAsia="Calibri"/>
          <w:lang w:val="en-GB"/>
        </w:rPr>
        <w:t xml:space="preserve">“Extract Surface” </w:t>
      </w:r>
      <w:r w:rsidR="00000101">
        <w:rPr>
          <w:rFonts w:eastAsia="Calibri"/>
          <w:lang w:val="en-GB"/>
        </w:rPr>
        <w:t>and</w:t>
      </w:r>
      <w:r w:rsidR="000B20DE" w:rsidRPr="0082711A">
        <w:rPr>
          <w:rFonts w:eastAsia="Calibri"/>
          <w:lang w:val="en-GB"/>
        </w:rPr>
        <w:t xml:space="preserve"> “Delaunay 3D”) </w:t>
      </w:r>
      <w:r w:rsidR="00000101">
        <w:rPr>
          <w:rFonts w:eastAsia="Calibri"/>
          <w:lang w:val="en-GB"/>
        </w:rPr>
        <w:t>to obtain walls at least</w:t>
      </w:r>
      <w:r>
        <w:rPr>
          <w:rFonts w:eastAsia="Calibri"/>
          <w:lang w:val="en-GB"/>
        </w:rPr>
        <w:t xml:space="preserve"> </w:t>
      </w:r>
      <w:r w:rsidRPr="0082711A">
        <w:rPr>
          <w:rFonts w:eastAsia="Calibri"/>
          <w:lang w:val="en-GB"/>
        </w:rPr>
        <w:t>2</w:t>
      </w:r>
      <w:r w:rsidRPr="00000101">
        <w:rPr>
          <w:rFonts w:eastAsia="Calibri"/>
          <w:i/>
          <w:lang w:val="en-GB"/>
        </w:rPr>
        <w:t>h</w:t>
      </w:r>
      <w:r>
        <w:rPr>
          <w:rFonts w:eastAsia="Calibri"/>
          <w:i/>
          <w:lang w:val="en-GB"/>
        </w:rPr>
        <w:t xml:space="preserve"> </w:t>
      </w:r>
      <w:r>
        <w:rPr>
          <w:rFonts w:eastAsia="Calibri"/>
          <w:lang w:val="en-GB"/>
        </w:rPr>
        <w:t>thick</w:t>
      </w:r>
      <w:r w:rsidR="000B20DE" w:rsidRPr="0082711A">
        <w:rPr>
          <w:rFonts w:eastAsia="Calibri"/>
          <w:lang w:val="en-GB"/>
        </w:rPr>
        <w:t>;</w:t>
      </w:r>
    </w:p>
    <w:p w:rsidR="00000101" w:rsidRDefault="007615FF" w:rsidP="006A2FDC">
      <w:pPr>
        <w:pStyle w:val="Paragrafoelenco"/>
        <w:numPr>
          <w:ilvl w:val="0"/>
          <w:numId w:val="26"/>
        </w:numPr>
        <w:jc w:val="both"/>
        <w:rPr>
          <w:rFonts w:eastAsia="Calibri"/>
          <w:lang w:val="en-GB"/>
        </w:rPr>
      </w:pPr>
      <w:r>
        <w:rPr>
          <w:rFonts w:eastAsia="Calibri"/>
          <w:lang w:val="en-GB"/>
        </w:rPr>
        <w:t>a</w:t>
      </w:r>
      <w:r w:rsidR="00000101">
        <w:rPr>
          <w:rFonts w:eastAsia="Calibri"/>
          <w:lang w:val="en-GB"/>
        </w:rPr>
        <w:t>nalogously to</w:t>
      </w:r>
      <w:r>
        <w:rPr>
          <w:rFonts w:eastAsia="Calibri"/>
          <w:lang w:val="en-GB"/>
        </w:rPr>
        <w:t xml:space="preserve"> </w:t>
      </w:r>
      <w:r w:rsidR="00000101">
        <w:rPr>
          <w:rFonts w:eastAsia="Calibri"/>
          <w:lang w:val="en-GB"/>
        </w:rPr>
        <w:t>the previous step, extract the weir later</w:t>
      </w:r>
      <w:r>
        <w:rPr>
          <w:rFonts w:eastAsia="Calibri"/>
          <w:lang w:val="en-GB"/>
        </w:rPr>
        <w:t>al</w:t>
      </w:r>
      <w:r w:rsidR="00000101">
        <w:rPr>
          <w:rFonts w:eastAsia="Calibri"/>
          <w:lang w:val="en-GB"/>
        </w:rPr>
        <w:t xml:space="preserve"> walls and remove the volume exceeding a proper height (larger than the free</w:t>
      </w:r>
      <w:r>
        <w:rPr>
          <w:rFonts w:eastAsia="Calibri"/>
          <w:lang w:val="en-GB"/>
        </w:rPr>
        <w:t>-surface height to be imposed an</w:t>
      </w:r>
      <w:r w:rsidR="00000101">
        <w:rPr>
          <w:rFonts w:eastAsia="Calibri"/>
          <w:lang w:val="en-GB"/>
        </w:rPr>
        <w:t>d sufficient to avoid any lateral overtopping);</w:t>
      </w:r>
    </w:p>
    <w:p w:rsidR="000B20DE" w:rsidRPr="0082711A" w:rsidRDefault="007615FF" w:rsidP="006A2FDC">
      <w:pPr>
        <w:pStyle w:val="Paragrafoelenco"/>
        <w:numPr>
          <w:ilvl w:val="0"/>
          <w:numId w:val="26"/>
        </w:numPr>
        <w:jc w:val="both"/>
        <w:rPr>
          <w:rFonts w:eastAsia="Calibri"/>
          <w:lang w:val="en-GB"/>
        </w:rPr>
      </w:pPr>
      <w:r>
        <w:rPr>
          <w:rFonts w:eastAsia="Calibri"/>
          <w:lang w:val="en-GB"/>
        </w:rPr>
        <w:t>m</w:t>
      </w:r>
      <w:r w:rsidR="00000101">
        <w:rPr>
          <w:rFonts w:eastAsia="Calibri"/>
          <w:lang w:val="en-GB"/>
        </w:rPr>
        <w:t xml:space="preserve">erge the lateral and front walls </w:t>
      </w:r>
      <w:r w:rsidR="000B20DE" w:rsidRPr="0082711A">
        <w:rPr>
          <w:rFonts w:eastAsia="Calibri"/>
          <w:lang w:val="en-GB"/>
        </w:rPr>
        <w:t>(</w:t>
      </w:r>
      <w:r w:rsidR="00000101">
        <w:rPr>
          <w:rFonts w:eastAsia="Calibri"/>
          <w:lang w:val="en-GB"/>
        </w:rPr>
        <w:t xml:space="preserve">filter </w:t>
      </w:r>
      <w:r w:rsidR="000B20DE" w:rsidRPr="0082711A">
        <w:rPr>
          <w:rFonts w:eastAsia="Calibri"/>
          <w:lang w:val="en-GB"/>
        </w:rPr>
        <w:t>“Append Datasets”);</w:t>
      </w:r>
    </w:p>
    <w:p w:rsidR="000B20DE" w:rsidRDefault="007615FF" w:rsidP="006A2FDC">
      <w:pPr>
        <w:pStyle w:val="Paragrafoelenco"/>
        <w:numPr>
          <w:ilvl w:val="0"/>
          <w:numId w:val="26"/>
        </w:numPr>
        <w:jc w:val="both"/>
        <w:rPr>
          <w:rFonts w:eastAsia="Calibri"/>
          <w:lang w:val="en-GB"/>
        </w:rPr>
      </w:pPr>
      <w:r>
        <w:rPr>
          <w:rFonts w:eastAsia="Calibri"/>
          <w:lang w:val="en-GB"/>
        </w:rPr>
        <w:t>r</w:t>
      </w:r>
      <w:r w:rsidR="00000101">
        <w:rPr>
          <w:rFonts w:eastAsia="Calibri"/>
          <w:lang w:val="en-GB"/>
        </w:rPr>
        <w:t xml:space="preserve">emove the faces useless in the SPH simulation </w:t>
      </w:r>
      <w:r w:rsidR="000B20DE" w:rsidRPr="0082711A">
        <w:rPr>
          <w:rFonts w:eastAsia="Calibri"/>
          <w:lang w:val="en-GB"/>
        </w:rPr>
        <w:t>(</w:t>
      </w:r>
      <w:r w:rsidR="00000101">
        <w:rPr>
          <w:rFonts w:eastAsia="Calibri"/>
          <w:lang w:val="en-GB"/>
        </w:rPr>
        <w:t xml:space="preserve">feature </w:t>
      </w:r>
      <w:r w:rsidR="000B20DE" w:rsidRPr="0082711A">
        <w:rPr>
          <w:rFonts w:eastAsia="Calibri"/>
          <w:lang w:val="en-GB"/>
        </w:rPr>
        <w:t xml:space="preserve">“select elements with polygone” </w:t>
      </w:r>
      <w:r w:rsidR="00000101">
        <w:rPr>
          <w:rFonts w:eastAsia="Calibri"/>
          <w:lang w:val="en-GB"/>
        </w:rPr>
        <w:t>with selection inversion</w:t>
      </w:r>
      <w:r w:rsidR="000B20DE" w:rsidRPr="0082711A">
        <w:rPr>
          <w:rFonts w:eastAsia="Calibri"/>
          <w:lang w:val="en-GB"/>
        </w:rPr>
        <w:t>; filt</w:t>
      </w:r>
      <w:r w:rsidR="00000101">
        <w:rPr>
          <w:rFonts w:eastAsia="Calibri"/>
          <w:lang w:val="en-GB"/>
        </w:rPr>
        <w:t>e</w:t>
      </w:r>
      <w:r w:rsidR="000B20DE" w:rsidRPr="0082711A">
        <w:rPr>
          <w:rFonts w:eastAsia="Calibri"/>
          <w:lang w:val="en-GB"/>
        </w:rPr>
        <w:t>r “Extract Selection”);</w:t>
      </w:r>
    </w:p>
    <w:p w:rsidR="00000101" w:rsidRPr="0082711A" w:rsidRDefault="007615FF" w:rsidP="006A2FDC">
      <w:pPr>
        <w:pStyle w:val="Paragrafoelenco"/>
        <w:numPr>
          <w:ilvl w:val="0"/>
          <w:numId w:val="26"/>
        </w:numPr>
        <w:jc w:val="both"/>
        <w:rPr>
          <w:rFonts w:eastAsia="Calibri"/>
          <w:lang w:val="en-GB"/>
        </w:rPr>
      </w:pPr>
      <w:r>
        <w:rPr>
          <w:rFonts w:eastAsia="Calibri"/>
          <w:lang w:val="en-GB"/>
        </w:rPr>
        <w:t xml:space="preserve">check and possibly flip the face </w:t>
      </w:r>
      <w:r w:rsidR="00000101">
        <w:rPr>
          <w:rFonts w:eastAsia="Calibri"/>
          <w:lang w:val="en-GB"/>
        </w:rPr>
        <w:t>normals</w:t>
      </w:r>
      <w:r>
        <w:rPr>
          <w:rFonts w:eastAsia="Calibri"/>
          <w:lang w:val="en-GB"/>
        </w:rPr>
        <w:t xml:space="preserve"> (</w:t>
      </w:r>
      <w:r w:rsidRPr="007615FF">
        <w:rPr>
          <w:rFonts w:eastAsia="Calibri"/>
          <w:lang w:val="en-GB"/>
        </w:rPr>
        <w:t xml:space="preserve">filter </w:t>
      </w:r>
      <w:r>
        <w:rPr>
          <w:rFonts w:eastAsia="Calibri"/>
          <w:lang w:val="en-GB"/>
        </w:rPr>
        <w:t>“</w:t>
      </w:r>
      <w:r w:rsidRPr="007615FF">
        <w:rPr>
          <w:rFonts w:eastAsia="Calibri"/>
          <w:lang w:val="en-GB"/>
        </w:rPr>
        <w:t>Generate Surface Normals</w:t>
      </w:r>
      <w:r>
        <w:rPr>
          <w:rFonts w:eastAsia="Calibri"/>
          <w:lang w:val="en-GB"/>
        </w:rPr>
        <w:t>”</w:t>
      </w:r>
      <w:r w:rsidRPr="007615FF">
        <w:rPr>
          <w:rFonts w:eastAsia="Calibri"/>
          <w:lang w:val="en-GB"/>
        </w:rPr>
        <w:t xml:space="preserve"> </w:t>
      </w:r>
      <w:r>
        <w:rPr>
          <w:rFonts w:eastAsia="Calibri"/>
          <w:lang w:val="en-GB"/>
        </w:rPr>
        <w:t>with “</w:t>
      </w:r>
      <w:r w:rsidRPr="007615FF">
        <w:rPr>
          <w:rFonts w:eastAsia="Calibri"/>
          <w:lang w:val="en-GB"/>
        </w:rPr>
        <w:t>Flip Normals</w:t>
      </w:r>
      <w:r>
        <w:rPr>
          <w:rFonts w:eastAsia="Calibri"/>
          <w:lang w:val="en-GB"/>
        </w:rPr>
        <w:t>”</w:t>
      </w:r>
      <w:r w:rsidRPr="007615FF">
        <w:rPr>
          <w:rFonts w:eastAsia="Calibri"/>
          <w:lang w:val="en-GB"/>
        </w:rPr>
        <w:t xml:space="preserve"> and </w:t>
      </w:r>
      <w:r>
        <w:rPr>
          <w:rFonts w:eastAsia="Calibri"/>
          <w:lang w:val="en-GB"/>
        </w:rPr>
        <w:t>“</w:t>
      </w:r>
      <w:r w:rsidRPr="007615FF">
        <w:rPr>
          <w:rFonts w:eastAsia="Calibri"/>
          <w:lang w:val="en-GB"/>
        </w:rPr>
        <w:t>splitting</w:t>
      </w:r>
      <w:r>
        <w:rPr>
          <w:rFonts w:eastAsia="Calibri"/>
          <w:lang w:val="en-GB"/>
        </w:rPr>
        <w:t>”);</w:t>
      </w:r>
    </w:p>
    <w:p w:rsidR="000B20DE" w:rsidRPr="0082711A" w:rsidRDefault="007615FF" w:rsidP="006A2FDC">
      <w:pPr>
        <w:pStyle w:val="Paragrafoelenco"/>
        <w:numPr>
          <w:ilvl w:val="0"/>
          <w:numId w:val="26"/>
        </w:numPr>
        <w:jc w:val="both"/>
        <w:rPr>
          <w:rFonts w:eastAsia="Calibri"/>
          <w:lang w:val="en-GB"/>
        </w:rPr>
      </w:pPr>
      <w:r>
        <w:rPr>
          <w:rFonts w:eastAsia="Calibri"/>
          <w:lang w:val="en-GB"/>
        </w:rPr>
        <w:t xml:space="preserve">visually check the weir design and save it in </w:t>
      </w:r>
      <w:r w:rsidR="000B20DE" w:rsidRPr="0082711A">
        <w:rPr>
          <w:rFonts w:eastAsia="Calibri"/>
          <w:lang w:val="en-GB"/>
        </w:rPr>
        <w:t>“.ply”</w:t>
      </w:r>
      <w:r>
        <w:rPr>
          <w:rFonts w:eastAsia="Calibri"/>
          <w:lang w:val="en-GB"/>
        </w:rPr>
        <w:t xml:space="preserve"> format for </w:t>
      </w:r>
      <w:r w:rsidR="000B20DE" w:rsidRPr="0082711A">
        <w:rPr>
          <w:rFonts w:eastAsia="Calibri"/>
          <w:lang w:val="en-GB"/>
        </w:rPr>
        <w:t>ply2SPHERA_perimeter.</w:t>
      </w:r>
    </w:p>
    <w:p w:rsidR="00E37C1F" w:rsidRPr="0082711A" w:rsidRDefault="00E37C1F" w:rsidP="00E37C1F">
      <w:pPr>
        <w:spacing w:after="0" w:line="240" w:lineRule="auto"/>
        <w:jc w:val="both"/>
        <w:rPr>
          <w:rFonts w:ascii="Times New Roman" w:hAnsi="Times New Roman"/>
          <w:sz w:val="24"/>
          <w:szCs w:val="24"/>
        </w:rPr>
      </w:pPr>
    </w:p>
    <w:p w:rsidR="00E37C1F" w:rsidRPr="0082711A" w:rsidRDefault="008660D6" w:rsidP="006A2FDC">
      <w:pPr>
        <w:pStyle w:val="Amicarellititle3"/>
        <w:numPr>
          <w:ilvl w:val="2"/>
          <w:numId w:val="30"/>
        </w:numPr>
        <w:rPr>
          <w:lang w:val="en-GB"/>
        </w:rPr>
      </w:pPr>
      <w:bookmarkStart w:id="420" w:name="_Toc64440452"/>
      <w:commentRangeStart w:id="421"/>
      <w:r>
        <w:rPr>
          <w:lang w:val="en-GB"/>
        </w:rPr>
        <w:t xml:space="preserve">Simple use procedure to adapt any inlet section to </w:t>
      </w:r>
      <w:r w:rsidR="00AB549F">
        <w:rPr>
          <w:lang w:val="en-GB"/>
        </w:rPr>
        <w:t>its</w:t>
      </w:r>
      <w:r>
        <w:rPr>
          <w:lang w:val="en-GB"/>
        </w:rPr>
        <w:t xml:space="preserve"> DEM-DTM</w:t>
      </w:r>
      <w:commentRangeEnd w:id="421"/>
      <w:r w:rsidR="00AB549F">
        <w:rPr>
          <w:lang w:val="en-GB"/>
        </w:rPr>
        <w:t xml:space="preserve"> surface</w:t>
      </w:r>
      <w:r>
        <w:rPr>
          <w:rStyle w:val="Rimandocommento"/>
          <w:b w:val="0"/>
          <w:i w:val="0"/>
          <w:szCs w:val="20"/>
        </w:rPr>
        <w:commentReference w:id="421"/>
      </w:r>
      <w:bookmarkEnd w:id="420"/>
    </w:p>
    <w:p w:rsidR="008660D6" w:rsidRDefault="008660D6" w:rsidP="00E37C1F">
      <w:pPr>
        <w:spacing w:after="0" w:line="240" w:lineRule="auto"/>
        <w:jc w:val="both"/>
        <w:rPr>
          <w:rFonts w:ascii="Times New Roman" w:hAnsi="Times New Roman"/>
          <w:sz w:val="24"/>
          <w:szCs w:val="24"/>
        </w:rPr>
      </w:pPr>
      <w:r>
        <w:rPr>
          <w:rFonts w:ascii="Times New Roman" w:hAnsi="Times New Roman"/>
          <w:sz w:val="24"/>
          <w:szCs w:val="24"/>
        </w:rPr>
        <w:t xml:space="preserve">Hereafter </w:t>
      </w:r>
      <w:r w:rsidR="00AB549F">
        <w:rPr>
          <w:rFonts w:ascii="Times New Roman" w:hAnsi="Times New Roman"/>
          <w:sz w:val="24"/>
          <w:szCs w:val="24"/>
        </w:rPr>
        <w:t xml:space="preserve">is described </w:t>
      </w:r>
      <w:r>
        <w:rPr>
          <w:rFonts w:ascii="Times New Roman" w:hAnsi="Times New Roman"/>
          <w:sz w:val="24"/>
          <w:szCs w:val="24"/>
        </w:rPr>
        <w:t xml:space="preserve">a simple and approximated use procedure to adapt any inlet section to the associated DEM/DTM surface </w:t>
      </w:r>
      <w:r w:rsidR="00AB549F">
        <w:rPr>
          <w:rFonts w:ascii="Times New Roman" w:hAnsi="Times New Roman"/>
          <w:sz w:val="24"/>
          <w:szCs w:val="24"/>
        </w:rPr>
        <w:t xml:space="preserve">with </w:t>
      </w:r>
      <w:r>
        <w:rPr>
          <w:rFonts w:ascii="Times New Roman" w:hAnsi="Times New Roman"/>
          <w:sz w:val="24"/>
          <w:szCs w:val="24"/>
        </w:rPr>
        <w:t xml:space="preserve">Paraview. This allows </w:t>
      </w:r>
      <w:r w:rsidR="00AB549F">
        <w:rPr>
          <w:rFonts w:ascii="Times New Roman" w:hAnsi="Times New Roman"/>
          <w:sz w:val="24"/>
          <w:szCs w:val="24"/>
        </w:rPr>
        <w:t>to reduce</w:t>
      </w:r>
      <w:r>
        <w:rPr>
          <w:rFonts w:ascii="Times New Roman" w:hAnsi="Times New Roman"/>
          <w:sz w:val="24"/>
          <w:szCs w:val="24"/>
        </w:rPr>
        <w:t xml:space="preserve"> the SPH truncat</w:t>
      </w:r>
      <w:r w:rsidR="00AB549F">
        <w:rPr>
          <w:rFonts w:ascii="Times New Roman" w:hAnsi="Times New Roman"/>
          <w:sz w:val="24"/>
          <w:szCs w:val="24"/>
        </w:rPr>
        <w:t>ion errors aro</w:t>
      </w:r>
      <w:r>
        <w:rPr>
          <w:rFonts w:ascii="Times New Roman" w:hAnsi="Times New Roman"/>
          <w:sz w:val="24"/>
          <w:szCs w:val="24"/>
        </w:rPr>
        <w:t>u</w:t>
      </w:r>
      <w:r w:rsidR="00AB549F">
        <w:rPr>
          <w:rFonts w:ascii="Times New Roman" w:hAnsi="Times New Roman"/>
          <w:sz w:val="24"/>
          <w:szCs w:val="24"/>
        </w:rPr>
        <w:t>n</w:t>
      </w:r>
      <w:r>
        <w:rPr>
          <w:rFonts w:ascii="Times New Roman" w:hAnsi="Times New Roman"/>
          <w:sz w:val="24"/>
          <w:szCs w:val="24"/>
        </w:rPr>
        <w:t xml:space="preserve">d the inlet </w:t>
      </w:r>
      <w:r w:rsidR="00AB549F">
        <w:rPr>
          <w:rFonts w:ascii="Times New Roman" w:hAnsi="Times New Roman"/>
          <w:sz w:val="24"/>
          <w:szCs w:val="24"/>
        </w:rPr>
        <w:t>s</w:t>
      </w:r>
      <w:r>
        <w:rPr>
          <w:rFonts w:ascii="Times New Roman" w:hAnsi="Times New Roman"/>
          <w:sz w:val="24"/>
          <w:szCs w:val="24"/>
        </w:rPr>
        <w:t xml:space="preserve">ection </w:t>
      </w:r>
      <w:r w:rsidR="00AB549F">
        <w:rPr>
          <w:rFonts w:ascii="Times New Roman" w:hAnsi="Times New Roman"/>
          <w:sz w:val="24"/>
          <w:szCs w:val="24"/>
        </w:rPr>
        <w:t>whi</w:t>
      </w:r>
      <w:r>
        <w:rPr>
          <w:rFonts w:ascii="Times New Roman" w:hAnsi="Times New Roman"/>
          <w:sz w:val="24"/>
          <w:szCs w:val="24"/>
        </w:rPr>
        <w:t>ch might be respons</w:t>
      </w:r>
      <w:r w:rsidR="00AB549F">
        <w:rPr>
          <w:rFonts w:ascii="Times New Roman" w:hAnsi="Times New Roman"/>
          <w:sz w:val="24"/>
          <w:szCs w:val="24"/>
        </w:rPr>
        <w:t>i</w:t>
      </w:r>
      <w:r>
        <w:rPr>
          <w:rFonts w:ascii="Times New Roman" w:hAnsi="Times New Roman"/>
          <w:sz w:val="24"/>
          <w:szCs w:val="24"/>
        </w:rPr>
        <w:t>ble</w:t>
      </w:r>
      <w:r w:rsidR="00AB549F">
        <w:rPr>
          <w:rFonts w:ascii="Times New Roman" w:hAnsi="Times New Roman"/>
          <w:sz w:val="24"/>
          <w:szCs w:val="24"/>
        </w:rPr>
        <w:t xml:space="preserve"> for simulation crashes. The following pro</w:t>
      </w:r>
      <w:r>
        <w:rPr>
          <w:rFonts w:ascii="Times New Roman" w:hAnsi="Times New Roman"/>
          <w:sz w:val="24"/>
          <w:szCs w:val="24"/>
        </w:rPr>
        <w:t>cedure extrude</w:t>
      </w:r>
      <w:r w:rsidR="00AB549F">
        <w:rPr>
          <w:rFonts w:ascii="Times New Roman" w:hAnsi="Times New Roman"/>
          <w:sz w:val="24"/>
          <w:szCs w:val="24"/>
        </w:rPr>
        <w:t>s the inlet section toget</w:t>
      </w:r>
      <w:r>
        <w:rPr>
          <w:rFonts w:ascii="Times New Roman" w:hAnsi="Times New Roman"/>
          <w:sz w:val="24"/>
          <w:szCs w:val="24"/>
        </w:rPr>
        <w:t>h</w:t>
      </w:r>
      <w:r w:rsidR="00AB549F">
        <w:rPr>
          <w:rFonts w:ascii="Times New Roman" w:hAnsi="Times New Roman"/>
          <w:sz w:val="24"/>
          <w:szCs w:val="24"/>
        </w:rPr>
        <w:t>e</w:t>
      </w:r>
      <w:r>
        <w:rPr>
          <w:rFonts w:ascii="Times New Roman" w:hAnsi="Times New Roman"/>
          <w:sz w:val="24"/>
          <w:szCs w:val="24"/>
        </w:rPr>
        <w:t>r with its wet walls:</w:t>
      </w:r>
    </w:p>
    <w:p w:rsidR="008660D6" w:rsidRDefault="00AB549F" w:rsidP="006A2FDC">
      <w:pPr>
        <w:pStyle w:val="Paragrafoelenco"/>
        <w:numPr>
          <w:ilvl w:val="0"/>
          <w:numId w:val="27"/>
        </w:numPr>
        <w:jc w:val="both"/>
        <w:rPr>
          <w:rFonts w:eastAsia="Calibri"/>
          <w:lang w:val="en-GB"/>
        </w:rPr>
      </w:pPr>
      <w:r>
        <w:rPr>
          <w:rFonts w:eastAsia="Calibri"/>
          <w:lang w:val="en-GB"/>
        </w:rPr>
        <w:t>select the DEM-DTM nodes describing the physical inlet section;</w:t>
      </w:r>
    </w:p>
    <w:p w:rsidR="00AB549F" w:rsidRDefault="00AB549F" w:rsidP="006A2FDC">
      <w:pPr>
        <w:pStyle w:val="Paragrafoelenco"/>
        <w:numPr>
          <w:ilvl w:val="0"/>
          <w:numId w:val="27"/>
        </w:numPr>
        <w:jc w:val="both"/>
        <w:rPr>
          <w:rFonts w:eastAsia="Calibri"/>
          <w:lang w:val="en-GB"/>
        </w:rPr>
      </w:pPr>
      <w:r>
        <w:rPr>
          <w:rFonts w:eastAsia="Calibri"/>
          <w:lang w:val="en-GB"/>
        </w:rPr>
        <w:t>approximate the physical inlet section by means of a quadrilateral (i.e., the numerical inlet section);</w:t>
      </w:r>
    </w:p>
    <w:p w:rsidR="000B20DE" w:rsidRPr="0082711A" w:rsidRDefault="00AB549F" w:rsidP="006A2FDC">
      <w:pPr>
        <w:pStyle w:val="Paragrafoelenco"/>
        <w:numPr>
          <w:ilvl w:val="0"/>
          <w:numId w:val="27"/>
        </w:numPr>
        <w:jc w:val="both"/>
        <w:rPr>
          <w:rFonts w:eastAsia="Calibri"/>
          <w:lang w:val="en-GB"/>
        </w:rPr>
      </w:pPr>
      <w:r>
        <w:rPr>
          <w:rFonts w:eastAsia="Calibri"/>
          <w:lang w:val="en-GB"/>
        </w:rPr>
        <w:t>extrude the walls of the physical inlet section (along the normal to the physical inlet section, upstream) for a distance of 2</w:t>
      </w:r>
      <w:r w:rsidRPr="00AB549F">
        <w:rPr>
          <w:rFonts w:eastAsia="Calibri"/>
          <w:i/>
          <w:lang w:val="en-GB"/>
        </w:rPr>
        <w:t>h</w:t>
      </w:r>
      <w:r>
        <w:rPr>
          <w:rFonts w:eastAsia="Calibri"/>
          <w:lang w:val="en-GB"/>
        </w:rPr>
        <w:t>;</w:t>
      </w:r>
    </w:p>
    <w:p w:rsidR="000B20DE" w:rsidRPr="00AB549F" w:rsidRDefault="00AB549F" w:rsidP="006A2FDC">
      <w:pPr>
        <w:pStyle w:val="Paragrafoelenco"/>
        <w:numPr>
          <w:ilvl w:val="0"/>
          <w:numId w:val="27"/>
        </w:numPr>
        <w:jc w:val="both"/>
        <w:rPr>
          <w:rFonts w:eastAsia="Calibri"/>
          <w:lang w:val="en-GB"/>
        </w:rPr>
      </w:pPr>
      <w:r>
        <w:rPr>
          <w:rFonts w:eastAsia="Calibri"/>
          <w:lang w:val="en-GB"/>
        </w:rPr>
        <w:t>transfer the numerical inlet section 2</w:t>
      </w:r>
      <w:r w:rsidRPr="00AB549F">
        <w:rPr>
          <w:rFonts w:eastAsia="Calibri"/>
          <w:i/>
          <w:lang w:val="en-GB"/>
        </w:rPr>
        <w:t>h</w:t>
      </w:r>
      <w:r>
        <w:rPr>
          <w:rFonts w:eastAsia="Calibri"/>
          <w:lang w:val="en-GB"/>
        </w:rPr>
        <w:t xml:space="preserve"> upstream.</w:t>
      </w:r>
    </w:p>
    <w:p w:rsidR="00E37C1F" w:rsidRPr="0082711A" w:rsidRDefault="00E37C1F" w:rsidP="00E37C1F">
      <w:pPr>
        <w:spacing w:after="0" w:line="240" w:lineRule="auto"/>
        <w:jc w:val="both"/>
        <w:rPr>
          <w:rFonts w:ascii="Times New Roman" w:hAnsi="Times New Roman"/>
          <w:sz w:val="24"/>
          <w:szCs w:val="24"/>
          <w:lang w:eastAsia="it-IT"/>
        </w:rPr>
      </w:pPr>
    </w:p>
    <w:p w:rsidR="00B54E66" w:rsidRPr="0082711A"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22" w:name="_Toc64440453"/>
      <w:r w:rsidRPr="0082711A">
        <w:rPr>
          <w:rFonts w:ascii="Book Antiqua" w:hAnsi="Book Antiqua"/>
          <w:caps/>
          <w:kern w:val="0"/>
          <w:sz w:val="24"/>
          <w:szCs w:val="24"/>
        </w:rPr>
        <w:lastRenderedPageBreak/>
        <w:t>Developer guide</w:t>
      </w:r>
      <w:bookmarkEnd w:id="379"/>
      <w:bookmarkEnd w:id="380"/>
      <w:bookmarkEnd w:id="381"/>
      <w:bookmarkEnd w:id="382"/>
      <w:bookmarkEnd w:id="383"/>
      <w:bookmarkEnd w:id="384"/>
      <w:bookmarkEnd w:id="422"/>
    </w:p>
    <w:p w:rsidR="00B344B6" w:rsidRPr="0082711A" w:rsidRDefault="00767275" w:rsidP="00767275">
      <w:pPr>
        <w:spacing w:after="0" w:line="240" w:lineRule="auto"/>
        <w:ind w:left="360"/>
        <w:rPr>
          <w:rFonts w:ascii="Times New Roman" w:hAnsi="Times New Roman"/>
          <w:sz w:val="24"/>
          <w:szCs w:val="24"/>
        </w:rPr>
      </w:pPr>
      <w:r w:rsidRPr="0082711A">
        <w:rPr>
          <w:rFonts w:ascii="Times New Roman" w:hAnsi="Times New Roman"/>
          <w:sz w:val="24"/>
          <w:szCs w:val="24"/>
        </w:rPr>
        <w:t>The developer guide is represented by the following sub-sections: a synthetic description of the program units (Sec.</w:t>
      </w:r>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_Ref521064725 \r \h </w:instrText>
      </w:r>
      <w:r w:rsidRPr="0082711A">
        <w:rPr>
          <w:rFonts w:ascii="Times New Roman" w:hAnsi="Times New Roman"/>
          <w:sz w:val="24"/>
          <w:szCs w:val="24"/>
        </w:rPr>
      </w:r>
      <w:r w:rsidRPr="0082711A">
        <w:rPr>
          <w:rFonts w:ascii="Times New Roman" w:hAnsi="Times New Roman"/>
          <w:sz w:val="24"/>
          <w:szCs w:val="24"/>
        </w:rPr>
        <w:fldChar w:fldCharType="separate"/>
      </w:r>
      <w:proofErr w:type="gramStart"/>
      <w:r w:rsidR="00EE70A0">
        <w:rPr>
          <w:rFonts w:ascii="Times New Roman" w:hAnsi="Times New Roman"/>
          <w:sz w:val="24"/>
          <w:szCs w:val="24"/>
        </w:rPr>
        <w:t>12.1</w:t>
      </w:r>
      <w:r w:rsidRPr="0082711A">
        <w:rPr>
          <w:rFonts w:ascii="Times New Roman" w:hAnsi="Times New Roman"/>
          <w:sz w:val="24"/>
          <w:szCs w:val="24"/>
        </w:rPr>
        <w:fldChar w:fldCharType="end"/>
      </w:r>
      <w:r w:rsidRPr="0082711A">
        <w:rPr>
          <w:rFonts w:ascii="Times New Roman" w:hAnsi="Times New Roman"/>
          <w:sz w:val="24"/>
          <w:szCs w:val="24"/>
        </w:rPr>
        <w:t>); the style formatting (Sec.</w:t>
      </w:r>
      <w:proofErr w:type="gramEnd"/>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_Ref521064729 \r \h </w:instrText>
      </w:r>
      <w:r w:rsidRPr="0082711A">
        <w:rPr>
          <w:rFonts w:ascii="Times New Roman" w:hAnsi="Times New Roman"/>
          <w:sz w:val="24"/>
          <w:szCs w:val="24"/>
        </w:rPr>
      </w:r>
      <w:r w:rsidRPr="0082711A">
        <w:rPr>
          <w:rFonts w:ascii="Times New Roman" w:hAnsi="Times New Roman"/>
          <w:sz w:val="24"/>
          <w:szCs w:val="24"/>
        </w:rPr>
        <w:fldChar w:fldCharType="separate"/>
      </w:r>
      <w:proofErr w:type="gramStart"/>
      <w:r w:rsidR="00EE70A0">
        <w:rPr>
          <w:rFonts w:ascii="Times New Roman" w:hAnsi="Times New Roman"/>
          <w:sz w:val="24"/>
          <w:szCs w:val="24"/>
        </w:rPr>
        <w:t>12.2</w:t>
      </w:r>
      <w:r w:rsidRPr="0082711A">
        <w:rPr>
          <w:rFonts w:ascii="Times New Roman" w:hAnsi="Times New Roman"/>
          <w:sz w:val="24"/>
          <w:szCs w:val="24"/>
        </w:rPr>
        <w:fldChar w:fldCharType="end"/>
      </w:r>
      <w:r w:rsidRPr="0082711A">
        <w:rPr>
          <w:rFonts w:ascii="Times New Roman" w:hAnsi="Times New Roman"/>
          <w:sz w:val="24"/>
          <w:szCs w:val="24"/>
        </w:rPr>
        <w:t>); the modifications with respect to SPHERA v.8.0 (Sec.</w:t>
      </w:r>
      <w:proofErr w:type="gramEnd"/>
      <w:r w:rsidRPr="0082711A">
        <w:rPr>
          <w:rFonts w:ascii="Times New Roman" w:hAnsi="Times New Roman"/>
          <w:sz w:val="24"/>
          <w:szCs w:val="24"/>
        </w:rPr>
        <w:fldChar w:fldCharType="begin"/>
      </w:r>
      <w:r w:rsidRPr="0082711A">
        <w:rPr>
          <w:rFonts w:ascii="Times New Roman" w:hAnsi="Times New Roman"/>
          <w:sz w:val="24"/>
          <w:szCs w:val="24"/>
        </w:rPr>
        <w:instrText xml:space="preserve"> REF _Ref521064837 \r \h </w:instrText>
      </w:r>
      <w:r w:rsidRPr="0082711A">
        <w:rPr>
          <w:rFonts w:ascii="Times New Roman" w:hAnsi="Times New Roman"/>
          <w:sz w:val="24"/>
          <w:szCs w:val="24"/>
        </w:rPr>
      </w:r>
      <w:r w:rsidRPr="0082711A">
        <w:rPr>
          <w:rFonts w:ascii="Times New Roman" w:hAnsi="Times New Roman"/>
          <w:sz w:val="24"/>
          <w:szCs w:val="24"/>
        </w:rPr>
        <w:fldChar w:fldCharType="separate"/>
      </w:r>
      <w:r w:rsidR="00EE70A0">
        <w:rPr>
          <w:rFonts w:ascii="Times New Roman" w:hAnsi="Times New Roman"/>
          <w:sz w:val="24"/>
          <w:szCs w:val="24"/>
        </w:rPr>
        <w:t>12.3</w:t>
      </w:r>
      <w:r w:rsidRPr="0082711A">
        <w:rPr>
          <w:rFonts w:ascii="Times New Roman" w:hAnsi="Times New Roman"/>
          <w:sz w:val="24"/>
          <w:szCs w:val="24"/>
        </w:rPr>
        <w:fldChar w:fldCharType="end"/>
      </w:r>
      <w:r w:rsidRPr="0082711A">
        <w:rPr>
          <w:rFonts w:ascii="Times New Roman" w:hAnsi="Times New Roman"/>
          <w:sz w:val="24"/>
          <w:szCs w:val="24"/>
        </w:rPr>
        <w:t>).</w:t>
      </w:r>
    </w:p>
    <w:p w:rsidR="00543509" w:rsidRPr="0082711A" w:rsidRDefault="00543509" w:rsidP="009C355A">
      <w:pPr>
        <w:spacing w:after="0" w:line="240" w:lineRule="auto"/>
        <w:ind w:left="360"/>
        <w:rPr>
          <w:rFonts w:ascii="Times New Roman" w:hAnsi="Times New Roman"/>
          <w:sz w:val="24"/>
          <w:szCs w:val="24"/>
        </w:rPr>
      </w:pPr>
    </w:p>
    <w:p w:rsidR="00EC217D" w:rsidRPr="0082711A" w:rsidRDefault="00EC217D" w:rsidP="00547986">
      <w:pPr>
        <w:pStyle w:val="Amicarellititle2"/>
      </w:pPr>
      <w:bookmarkStart w:id="423" w:name="_Toc447005718"/>
      <w:bookmarkStart w:id="424" w:name="_Ref521064725"/>
      <w:bookmarkStart w:id="425" w:name="_Toc64440454"/>
      <w:r w:rsidRPr="0082711A">
        <w:t>SPHERA v.</w:t>
      </w:r>
      <w:r w:rsidR="00652F0F" w:rsidRPr="0082711A">
        <w:t>9</w:t>
      </w:r>
      <w:r w:rsidRPr="0082711A">
        <w:t>.0</w:t>
      </w:r>
      <w:r w:rsidR="00D163B6" w:rsidRPr="0082711A">
        <w:t>.0</w:t>
      </w:r>
      <w:r w:rsidRPr="0082711A">
        <w:t xml:space="preserve">: </w:t>
      </w:r>
      <w:r w:rsidR="00BC142A" w:rsidRPr="0082711A">
        <w:t>synthetic description of the program units</w:t>
      </w:r>
      <w:bookmarkEnd w:id="423"/>
      <w:bookmarkEnd w:id="424"/>
      <w:bookmarkEnd w:id="425"/>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426" w:name="_Toc447005719"/>
      <w:bookmarkStart w:id="427" w:name="_Toc64440455"/>
      <w:r w:rsidRPr="00BC142A">
        <w:rPr>
          <w:lang w:val="en-GB"/>
        </w:rPr>
        <w:t xml:space="preserve">Program units for the boundary conditions </w:t>
      </w:r>
      <w:r w:rsidR="00EC217D" w:rsidRPr="00BC142A">
        <w:rPr>
          <w:lang w:val="en-GB"/>
        </w:rPr>
        <w:t>(“BC”)</w:t>
      </w:r>
      <w:bookmarkEnd w:id="426"/>
      <w:bookmarkEnd w:id="427"/>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28" w:name="_Toc447005720"/>
      <w:bookmarkStart w:id="429" w:name="_Toc64440456"/>
      <w:r>
        <w:rPr>
          <w:lang w:val="en-GB"/>
        </w:rPr>
        <w:t>Progr</w:t>
      </w:r>
      <w:r w:rsidRPr="00BC142A">
        <w:rPr>
          <w:lang w:val="en-GB"/>
        </w:rPr>
        <w:t>am units for the continuity equation</w:t>
      </w:r>
      <w:bookmarkEnd w:id="428"/>
      <w:bookmarkEnd w:id="429"/>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430" w:name="_Toc447005721"/>
      <w:bookmarkStart w:id="431" w:name="_Toc64440457"/>
      <w:r w:rsidRPr="00BC142A">
        <w:rPr>
          <w:lang w:val="en-GB"/>
        </w:rPr>
        <w:t>Program units for the momentum equation</w:t>
      </w:r>
      <w:bookmarkEnd w:id="430"/>
      <w:bookmarkEnd w:id="431"/>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432" w:name="_Toc447005722"/>
      <w:bookmarkStart w:id="433" w:name="_Toc64440458"/>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432"/>
      <w:bookmarkEnd w:id="433"/>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434" w:name="_Toc447005723"/>
      <w:bookmarkStart w:id="435" w:name="_Toc64440459"/>
      <w:r w:rsidRPr="00855EEB">
        <w:t>Program units for the constitutive equation</w:t>
      </w:r>
      <w:bookmarkEnd w:id="434"/>
      <w:bookmarkEnd w:id="435"/>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436"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1</w:t>
      </w:r>
      <w:r w:rsidR="00131662" w:rsidRPr="00ED6D25">
        <w:rPr>
          <w:rFonts w:ascii="Times New Roman" w:hAnsi="Times New Roman"/>
          <w:szCs w:val="24"/>
          <w:lang w:val="it-IT"/>
        </w:rPr>
        <w:fldChar w:fldCharType="end"/>
      </w:r>
      <w:bookmarkEnd w:id="436"/>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437"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2</w:t>
      </w:r>
      <w:r w:rsidR="00131662" w:rsidRPr="00ED6D25">
        <w:rPr>
          <w:rFonts w:ascii="Times New Roman" w:hAnsi="Times New Roman"/>
          <w:szCs w:val="24"/>
          <w:lang w:val="it-IT"/>
        </w:rPr>
        <w:fldChar w:fldCharType="end"/>
      </w:r>
      <w:bookmarkEnd w:id="437"/>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438"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3</w:t>
      </w:r>
      <w:r w:rsidR="00131662" w:rsidRPr="00ED6D25">
        <w:rPr>
          <w:rFonts w:ascii="Times New Roman" w:hAnsi="Times New Roman"/>
          <w:szCs w:val="24"/>
          <w:lang w:val="it-IT"/>
        </w:rPr>
        <w:fldChar w:fldCharType="end"/>
      </w:r>
      <w:bookmarkEnd w:id="438"/>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439"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4</w:t>
      </w:r>
      <w:r w:rsidR="00131662" w:rsidRPr="00ED6D25">
        <w:rPr>
          <w:rFonts w:ascii="Times New Roman" w:hAnsi="Times New Roman"/>
          <w:szCs w:val="24"/>
          <w:lang w:val="it-IT"/>
        </w:rPr>
        <w:fldChar w:fldCharType="end"/>
      </w:r>
      <w:bookmarkEnd w:id="439"/>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440"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5</w:t>
      </w:r>
      <w:r w:rsidR="00131662" w:rsidRPr="00ED6D25">
        <w:rPr>
          <w:rFonts w:ascii="Times New Roman" w:hAnsi="Times New Roman"/>
          <w:szCs w:val="24"/>
          <w:lang w:val="it-IT"/>
        </w:rPr>
        <w:fldChar w:fldCharType="end"/>
      </w:r>
      <w:bookmarkEnd w:id="440"/>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441" w:name="_Toc447005724"/>
      <w:bookmarkStart w:id="442" w:name="_Toc64440460"/>
      <w:r w:rsidRPr="00724131">
        <w:rPr>
          <w:lang w:val="en-GB"/>
        </w:rPr>
        <w:t>Program units for the boundary treatment scheme DB-SPH</w:t>
      </w:r>
      <w:bookmarkEnd w:id="441"/>
      <w:bookmarkEnd w:id="442"/>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443" w:name="_Toc447005725"/>
      <w:bookmarkStart w:id="444" w:name="_Toc64440461"/>
      <w:r w:rsidRPr="00756D53">
        <w:rPr>
          <w:lang w:val="en-GB"/>
        </w:rPr>
        <w:t>Program units for the erosion criterion</w:t>
      </w:r>
      <w:bookmarkEnd w:id="443"/>
      <w:bookmarkEnd w:id="444"/>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EE70A0">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EE70A0" w:rsidRPr="00EE70A0">
        <w:rPr>
          <w:rFonts w:ascii="Times New Roman" w:hAnsi="Times New Roman"/>
          <w:sz w:val="24"/>
          <w:szCs w:val="24"/>
          <w:lang w:val="it-IT"/>
        </w:rPr>
        <w:t xml:space="preserve">Table </w:t>
      </w:r>
      <w:r w:rsidR="00EE70A0" w:rsidRPr="00EE70A0">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445" w:name="_Toc447005726"/>
      <w:bookmarkStart w:id="446" w:name="_Toc64440462"/>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445"/>
      <w:bookmarkEnd w:id="446"/>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47"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6</w:t>
      </w:r>
      <w:r w:rsidR="00131662" w:rsidRPr="00ED6D25">
        <w:rPr>
          <w:rFonts w:ascii="Times New Roman" w:hAnsi="Times New Roman"/>
          <w:szCs w:val="24"/>
          <w:lang w:val="it-IT"/>
        </w:rPr>
        <w:fldChar w:fldCharType="end"/>
      </w:r>
      <w:bookmarkEnd w:id="447"/>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48"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7</w:t>
      </w:r>
      <w:r w:rsidR="00131662" w:rsidRPr="00ED6D25">
        <w:rPr>
          <w:rFonts w:ascii="Times New Roman" w:hAnsi="Times New Roman"/>
          <w:szCs w:val="24"/>
          <w:lang w:val="it-IT"/>
        </w:rPr>
        <w:fldChar w:fldCharType="end"/>
      </w:r>
      <w:bookmarkEnd w:id="448"/>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49"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8</w:t>
      </w:r>
      <w:r w:rsidR="00131662" w:rsidRPr="00ED6D25">
        <w:rPr>
          <w:rFonts w:ascii="Times New Roman" w:hAnsi="Times New Roman"/>
          <w:szCs w:val="24"/>
          <w:lang w:val="it-IT"/>
        </w:rPr>
        <w:fldChar w:fldCharType="end"/>
      </w:r>
      <w:bookmarkEnd w:id="449"/>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50" w:name="_Toc447005727"/>
      <w:bookmarkStart w:id="451" w:name="_Toc64440463"/>
      <w:r w:rsidRPr="00980132">
        <w:rPr>
          <w:lang w:val="en-GB"/>
        </w:rPr>
        <w:t>Program units for the initial conditions</w:t>
      </w:r>
      <w:r w:rsidR="00ED6D25" w:rsidRPr="00980132">
        <w:rPr>
          <w:lang w:val="en-GB"/>
        </w:rPr>
        <w:t xml:space="preserve"> (IC)</w:t>
      </w:r>
      <w:bookmarkEnd w:id="450"/>
      <w:bookmarkEnd w:id="451"/>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52" w:name="_Toc447005728"/>
      <w:bookmarkStart w:id="453" w:name="_Toc64440464"/>
      <w:r w:rsidRPr="001F3C55">
        <w:rPr>
          <w:lang w:val="en-GB"/>
        </w:rPr>
        <w:t>Draft program units for the turbulent dispersion of granular material</w:t>
      </w:r>
      <w:bookmarkEnd w:id="452"/>
      <w:bookmarkEnd w:id="453"/>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54" w:name="_Toc447005729"/>
      <w:bookmarkStart w:id="455" w:name="_Toc64440465"/>
      <w:r w:rsidRPr="001F3C55">
        <w:rPr>
          <w:lang w:val="en-GB"/>
        </w:rPr>
        <w:t>Program units for the main algorithms</w:t>
      </w:r>
      <w:bookmarkEnd w:id="454"/>
      <w:bookmarkEnd w:id="455"/>
    </w:p>
    <w:p w:rsidR="00ED6D2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commentRangeStart w:id="456"/>
    <w:p w:rsidR="00B72346" w:rsidRPr="001F3C55" w:rsidRDefault="00B72346" w:rsidP="00ED6D25">
      <w:pPr>
        <w:spacing w:after="0" w:line="240" w:lineRule="auto"/>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REF _Ref64366457 \h  \* MERGEFORMAT </w:instrText>
      </w:r>
      <w:r>
        <w:rPr>
          <w:rFonts w:ascii="Times New Roman" w:hAnsi="Times New Roman"/>
          <w:sz w:val="24"/>
          <w:szCs w:val="24"/>
        </w:rPr>
      </w:r>
      <w:r>
        <w:rPr>
          <w:rFonts w:ascii="Times New Roman" w:hAnsi="Times New Roman"/>
          <w:sz w:val="24"/>
          <w:szCs w:val="24"/>
        </w:rPr>
        <w:fldChar w:fldCharType="separate"/>
      </w:r>
      <w:r w:rsidR="00EE70A0" w:rsidRPr="00EE70A0">
        <w:rPr>
          <w:rFonts w:ascii="Times New Roman" w:hAnsi="Times New Roman"/>
          <w:sz w:val="24"/>
          <w:szCs w:val="24"/>
        </w:rPr>
        <w:t>Table 12.11</w:t>
      </w:r>
      <w:r>
        <w:rPr>
          <w:rFonts w:ascii="Times New Roman" w:hAnsi="Times New Roman"/>
          <w:sz w:val="24"/>
          <w:szCs w:val="24"/>
        </w:rPr>
        <w:fldChar w:fldCharType="end"/>
      </w:r>
      <w:r>
        <w:rPr>
          <w:rFonts w:ascii="Times New Roman" w:hAnsi="Times New Roman"/>
          <w:sz w:val="24"/>
          <w:szCs w:val="24"/>
        </w:rPr>
        <w:t xml:space="preserve"> lists the p</w:t>
      </w:r>
      <w:r w:rsidRPr="00B72346">
        <w:rPr>
          <w:rFonts w:ascii="Times New Roman" w:hAnsi="Times New Roman"/>
          <w:sz w:val="24"/>
          <w:szCs w:val="24"/>
        </w:rPr>
        <w:t>rogram units called by the program unit “time_step_loop”, when the time integration scheme Leapfrog is activated (</w:t>
      </w:r>
      <w:r>
        <w:rPr>
          <w:rFonts w:ascii="Times New Roman" w:hAnsi="Times New Roman"/>
          <w:sz w:val="24"/>
          <w:szCs w:val="24"/>
        </w:rPr>
        <w:t>SPHERA</w:t>
      </w:r>
      <w:r w:rsidRPr="00B72346">
        <w:rPr>
          <w:rFonts w:ascii="Times New Roman" w:hAnsi="Times New Roman"/>
          <w:sz w:val="24"/>
          <w:szCs w:val="24"/>
        </w:rPr>
        <w:t>).</w:t>
      </w:r>
      <w:r>
        <w:rPr>
          <w:rFonts w:ascii="Times New Roman" w:hAnsi="Times New Roman"/>
          <w:sz w:val="24"/>
          <w:szCs w:val="24"/>
        </w:rPr>
        <w:t xml:space="preserve"> The call order is highlighted.</w:t>
      </w:r>
      <w:commentRangeEnd w:id="456"/>
      <w:r>
        <w:rPr>
          <w:rStyle w:val="Rimandocommento"/>
          <w:rFonts w:ascii="Times New Roman" w:eastAsia="Times New Roman" w:hAnsi="Times New Roman"/>
          <w:szCs w:val="20"/>
          <w:lang w:val="it-IT" w:eastAsia="it-IT"/>
        </w:rPr>
        <w:commentReference w:id="456"/>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57"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9</w:t>
      </w:r>
      <w:r w:rsidR="00131662" w:rsidRPr="00ED6D25">
        <w:rPr>
          <w:rFonts w:ascii="Times New Roman" w:hAnsi="Times New Roman"/>
          <w:szCs w:val="24"/>
          <w:lang w:val="it-IT"/>
        </w:rPr>
        <w:fldChar w:fldCharType="end"/>
      </w:r>
      <w:bookmarkEnd w:id="457"/>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58"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10</w:t>
      </w:r>
      <w:r w:rsidR="00131662" w:rsidRPr="00ED6D25">
        <w:rPr>
          <w:rFonts w:ascii="Times New Roman" w:hAnsi="Times New Roman"/>
          <w:szCs w:val="24"/>
          <w:lang w:val="it-IT"/>
        </w:rPr>
        <w:fldChar w:fldCharType="end"/>
      </w:r>
      <w:bookmarkEnd w:id="458"/>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467239" w:rsidRDefault="00467239" w:rsidP="00467239">
      <w:pPr>
        <w:pStyle w:val="Amicarellititle3"/>
        <w:numPr>
          <w:ilvl w:val="0"/>
          <w:numId w:val="0"/>
        </w:numPr>
      </w:pPr>
      <w:bookmarkStart w:id="459" w:name="_Toc4470057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3098"/>
        <w:gridCol w:w="3139"/>
        <w:gridCol w:w="2211"/>
      </w:tblGrid>
      <w:tr w:rsidR="00467239" w:rsidRPr="005D1DA9" w:rsidTr="004737D0">
        <w:tc>
          <w:tcPr>
            <w:tcW w:w="713" w:type="pct"/>
            <w:shd w:val="clear" w:color="auto" w:fill="auto"/>
            <w:hideMark/>
          </w:tcPr>
          <w:p w:rsidR="00467239" w:rsidRPr="005D1DA9" w:rsidRDefault="00467239" w:rsidP="004737D0">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1572" w:type="pct"/>
            <w:shd w:val="clear" w:color="auto" w:fill="auto"/>
            <w:hideMark/>
          </w:tcPr>
          <w:p w:rsidR="004737D0" w:rsidRDefault="00467239" w:rsidP="004737D0">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p w:rsidR="00467239" w:rsidRPr="005D1DA9" w:rsidRDefault="004737D0" w:rsidP="004737D0">
            <w:pPr>
              <w:spacing w:after="0" w:line="240" w:lineRule="auto"/>
              <w:rPr>
                <w:rFonts w:ascii="Times New Roman" w:eastAsia="Times New Roman" w:hAnsi="Times New Roman"/>
                <w:b/>
                <w:bCs/>
                <w:color w:val="000000"/>
                <w:sz w:val="20"/>
                <w:szCs w:val="20"/>
                <w:lang w:eastAsia="en-GB"/>
              </w:rPr>
            </w:pPr>
            <w:r>
              <w:rPr>
                <w:rFonts w:ascii="Times New Roman" w:eastAsia="Times New Roman" w:hAnsi="Times New Roman"/>
                <w:b/>
                <w:bCs/>
                <w:color w:val="000000"/>
                <w:sz w:val="20"/>
                <w:szCs w:val="20"/>
                <w:lang w:eastAsia="en-GB"/>
              </w:rPr>
              <w:t>(direct calls)</w:t>
            </w:r>
          </w:p>
        </w:tc>
        <w:tc>
          <w:tcPr>
            <w:tcW w:w="1593" w:type="pct"/>
          </w:tcPr>
          <w:p w:rsidR="004737D0" w:rsidRDefault="00467239" w:rsidP="004737D0">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p w:rsidR="00467239" w:rsidRPr="005D1DA9" w:rsidRDefault="004737D0" w:rsidP="004737D0">
            <w:pPr>
              <w:spacing w:after="0" w:line="240" w:lineRule="auto"/>
              <w:rPr>
                <w:rFonts w:ascii="Times New Roman" w:eastAsia="Times New Roman" w:hAnsi="Times New Roman"/>
                <w:b/>
                <w:bCs/>
                <w:color w:val="000000"/>
                <w:sz w:val="20"/>
                <w:szCs w:val="20"/>
                <w:lang w:eastAsia="en-GB"/>
              </w:rPr>
            </w:pPr>
            <w:r>
              <w:rPr>
                <w:rFonts w:ascii="Times New Roman" w:eastAsia="Times New Roman" w:hAnsi="Times New Roman"/>
                <w:b/>
                <w:bCs/>
                <w:color w:val="000000"/>
                <w:sz w:val="20"/>
                <w:szCs w:val="20"/>
                <w:lang w:eastAsia="en-GB"/>
              </w:rPr>
              <w:t>(1</w:t>
            </w:r>
            <w:r w:rsidRPr="004737D0">
              <w:rPr>
                <w:rFonts w:ascii="Times New Roman" w:eastAsia="Times New Roman" w:hAnsi="Times New Roman"/>
                <w:b/>
                <w:bCs/>
                <w:color w:val="000000"/>
                <w:sz w:val="20"/>
                <w:szCs w:val="20"/>
                <w:vertAlign w:val="superscript"/>
                <w:lang w:eastAsia="en-GB"/>
              </w:rPr>
              <w:t>st</w:t>
            </w:r>
            <w:r>
              <w:rPr>
                <w:rFonts w:ascii="Times New Roman" w:eastAsia="Times New Roman" w:hAnsi="Times New Roman"/>
                <w:b/>
                <w:bCs/>
                <w:color w:val="000000"/>
                <w:sz w:val="20"/>
                <w:szCs w:val="20"/>
                <w:lang w:eastAsia="en-GB"/>
              </w:rPr>
              <w:t xml:space="preserve"> order indirect calls)</w:t>
            </w:r>
          </w:p>
        </w:tc>
        <w:tc>
          <w:tcPr>
            <w:tcW w:w="1122" w:type="pct"/>
          </w:tcPr>
          <w:p w:rsidR="004737D0" w:rsidRDefault="00467239" w:rsidP="004737D0">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r w:rsidR="004737D0">
              <w:rPr>
                <w:rFonts w:ascii="Times New Roman" w:eastAsia="Times New Roman" w:hAnsi="Times New Roman"/>
                <w:b/>
                <w:bCs/>
                <w:color w:val="000000"/>
                <w:sz w:val="20"/>
                <w:szCs w:val="20"/>
                <w:lang w:eastAsia="en-GB"/>
              </w:rPr>
              <w:t xml:space="preserve"> </w:t>
            </w:r>
          </w:p>
          <w:p w:rsidR="00467239" w:rsidRPr="005D1DA9" w:rsidRDefault="004737D0" w:rsidP="004737D0">
            <w:pPr>
              <w:spacing w:after="0" w:line="240" w:lineRule="auto"/>
              <w:rPr>
                <w:rFonts w:ascii="Times New Roman" w:eastAsia="Times New Roman" w:hAnsi="Times New Roman"/>
                <w:b/>
                <w:bCs/>
                <w:color w:val="000000"/>
                <w:sz w:val="20"/>
                <w:szCs w:val="20"/>
                <w:lang w:eastAsia="en-GB"/>
              </w:rPr>
            </w:pPr>
            <w:r>
              <w:rPr>
                <w:rFonts w:ascii="Times New Roman" w:eastAsia="Times New Roman" w:hAnsi="Times New Roman"/>
                <w:b/>
                <w:bCs/>
                <w:color w:val="000000"/>
                <w:sz w:val="20"/>
                <w:szCs w:val="20"/>
                <w:lang w:eastAsia="en-GB"/>
              </w:rPr>
              <w:t>(2</w:t>
            </w:r>
            <w:r w:rsidRPr="004737D0">
              <w:rPr>
                <w:rFonts w:ascii="Times New Roman" w:eastAsia="Times New Roman" w:hAnsi="Times New Roman"/>
                <w:b/>
                <w:bCs/>
                <w:color w:val="000000"/>
                <w:sz w:val="20"/>
                <w:szCs w:val="20"/>
                <w:vertAlign w:val="superscript"/>
                <w:lang w:eastAsia="en-GB"/>
              </w:rPr>
              <w:t>nd</w:t>
            </w:r>
            <w:r>
              <w:rPr>
                <w:rFonts w:ascii="Times New Roman" w:eastAsia="Times New Roman" w:hAnsi="Times New Roman"/>
                <w:b/>
                <w:bCs/>
                <w:color w:val="000000"/>
                <w:sz w:val="20"/>
                <w:szCs w:val="20"/>
                <w:lang w:eastAsia="en-GB"/>
              </w:rPr>
              <w:t xml:space="preserve"> order ind. calls)</w:t>
            </w:r>
          </w:p>
        </w:tc>
      </w:tr>
      <w:tr w:rsidR="00467239" w:rsidRPr="004737D0" w:rsidTr="004737D0">
        <w:tc>
          <w:tcPr>
            <w:tcW w:w="713"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time_step_loop</w:t>
            </w:r>
          </w:p>
        </w:tc>
        <w:tc>
          <w:tcPr>
            <w:tcW w:w="1572"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4737D0" w:rsidTr="004737D0">
        <w:tc>
          <w:tcPr>
            <w:tcW w:w="713"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4737D0" w:rsidRDefault="004737D0" w:rsidP="004737D0">
            <w:pPr>
              <w:spacing w:after="0" w:line="240" w:lineRule="auto"/>
              <w:rPr>
                <w:rFonts w:ascii="Times New Roman" w:eastAsia="Times New Roman" w:hAnsi="Times New Roman"/>
                <w:bCs/>
                <w:color w:val="000000"/>
                <w:sz w:val="18"/>
                <w:szCs w:val="18"/>
                <w:lang w:eastAsia="en-GB"/>
              </w:rPr>
            </w:pPr>
            <w:r>
              <w:rPr>
                <w:rFonts w:ascii="Times New Roman" w:eastAsia="Times New Roman" w:hAnsi="Times New Roman"/>
                <w:bCs/>
                <w:color w:val="000000"/>
                <w:sz w:val="18"/>
                <w:szCs w:val="18"/>
                <w:lang w:eastAsia="en-GB"/>
              </w:rPr>
              <w:t>time_step_duration</w:t>
            </w:r>
          </w:p>
        </w:tc>
        <w:tc>
          <w:tcPr>
            <w:tcW w:w="1593"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r>
      <w:tr w:rsidR="004737D0" w:rsidRPr="004737D0" w:rsidTr="004737D0">
        <w:tc>
          <w:tcPr>
            <w:tcW w:w="713" w:type="pct"/>
            <w:shd w:val="clear" w:color="auto" w:fill="auto"/>
          </w:tcPr>
          <w:p w:rsidR="004737D0" w:rsidRPr="004737D0" w:rsidRDefault="004737D0"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737D0" w:rsidRPr="004737D0" w:rsidRDefault="004737D0"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fluid_particle_imposed_kinematics</w:t>
            </w:r>
          </w:p>
        </w:tc>
        <w:tc>
          <w:tcPr>
            <w:tcW w:w="1593" w:type="pct"/>
          </w:tcPr>
          <w:p w:rsidR="004737D0" w:rsidRPr="004737D0" w:rsidRDefault="004737D0" w:rsidP="004737D0">
            <w:pPr>
              <w:spacing w:after="0" w:line="240" w:lineRule="auto"/>
              <w:rPr>
                <w:rFonts w:ascii="Times New Roman" w:eastAsia="Times New Roman" w:hAnsi="Times New Roman"/>
                <w:bCs/>
                <w:color w:val="000000"/>
                <w:sz w:val="18"/>
                <w:szCs w:val="18"/>
                <w:lang w:eastAsia="en-GB"/>
              </w:rPr>
            </w:pPr>
          </w:p>
        </w:tc>
        <w:tc>
          <w:tcPr>
            <w:tcW w:w="1122" w:type="pct"/>
          </w:tcPr>
          <w:p w:rsidR="004737D0" w:rsidRPr="004737D0" w:rsidRDefault="004737D0" w:rsidP="004737D0">
            <w:pPr>
              <w:spacing w:after="0" w:line="240" w:lineRule="auto"/>
              <w:rPr>
                <w:rFonts w:ascii="Times New Roman" w:eastAsia="Times New Roman" w:hAnsi="Times New Roman"/>
                <w:bCs/>
                <w:color w:val="000000"/>
                <w:sz w:val="18"/>
                <w:szCs w:val="18"/>
                <w:lang w:eastAsia="en-GB"/>
              </w:rPr>
            </w:pPr>
          </w:p>
        </w:tc>
      </w:tr>
      <w:tr w:rsidR="00467239" w:rsidRPr="004737D0" w:rsidTr="004737D0">
        <w:tc>
          <w:tcPr>
            <w:tcW w:w="713"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RHS_momentum_equation</w:t>
            </w:r>
          </w:p>
        </w:tc>
        <w:tc>
          <w:tcPr>
            <w:tcW w:w="1593"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4737D0" w:rsidTr="004737D0">
        <w:tc>
          <w:tcPr>
            <w:tcW w:w="713"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inter_EqMoto</w:t>
            </w:r>
          </w:p>
        </w:tc>
        <w:tc>
          <w:tcPr>
            <w:tcW w:w="1122"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4737D0" w:rsidTr="004737D0">
        <w:tc>
          <w:tcPr>
            <w:tcW w:w="713"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viscomon</w:t>
            </w:r>
          </w:p>
        </w:tc>
      </w:tr>
      <w:tr w:rsidR="00467239" w:rsidRPr="004737D0" w:rsidTr="004737D0">
        <w:tc>
          <w:tcPr>
            <w:tcW w:w="713"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4737D0" w:rsidRDefault="00467239"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viscomorris</w:t>
            </w: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B72346">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AddBoundaryContributions_to_ME3D</w:t>
            </w:r>
          </w:p>
        </w:tc>
        <w:tc>
          <w:tcPr>
            <w:tcW w:w="1122" w:type="pct"/>
          </w:tcPr>
          <w:p w:rsidR="00B72346" w:rsidRPr="004737D0" w:rsidRDefault="00B72346" w:rsidP="00B72346">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B72346">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B72346">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wall_function_for_SASPH</w:t>
            </w: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B72346">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AddElasticBoundaryReaction_3D</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RHS_body_dynamics</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body_pressure_mirror</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Leapfrog_momentum</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time_integration_body_dynamics</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velocity_smoothing</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body_to_smoothing_vel</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velocity_smoothing_SA_SPH_3D</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wall_function_for_SASPH</w:t>
            </w: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velocity_smoothing_2</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Leapfrog_trajectories</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CancelOutgoneParticles_3D</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GenerateSourceParticles</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BC_zmax_anyt</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z_FS_max_9p_stencil</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OrdGrid1</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NormFix</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CalcVarLength</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liquid_particle_ID_array</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velocity_smoothing</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velocity_smoothing_2</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ComputeBoundaryDataTab_3D</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FindCloseBoundaryFaces3D</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ComputeBoundaryVolumeIntegrals_P0</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KTGF_update</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initialization_fixed_granular_particle</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Shields</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fixed_bed_slope_limited</w:t>
            </w: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compute_k_BetaGamma</w:t>
            </w: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liquid_particle_ID_array</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Continuity_Equation</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body_particles_to_continuity</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SASPH_continuity</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AddBoundaryContribution_to_CE3D</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Leapfrog_continuity</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CalcPre</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body_pressure_mirror</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PressureSmoothing_3D</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body_to_smoothing_pres</w:t>
            </w: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body_pressure_postpro</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mixture_viscosity</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4737D0" w:rsidTr="004737D0">
        <w:tc>
          <w:tcPr>
            <w:tcW w:w="713"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r w:rsidRPr="004737D0">
              <w:rPr>
                <w:rFonts w:ascii="Times New Roman" w:eastAsia="Times New Roman" w:hAnsi="Times New Roman"/>
                <w:bCs/>
                <w:color w:val="000000"/>
                <w:sz w:val="18"/>
                <w:szCs w:val="18"/>
                <w:lang w:eastAsia="en-GB"/>
              </w:rPr>
              <w:t>time_step_post_processing</w:t>
            </w:r>
          </w:p>
        </w:tc>
        <w:tc>
          <w:tcPr>
            <w:tcW w:w="1593"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4737D0" w:rsidRDefault="00B72346" w:rsidP="004737D0">
            <w:pPr>
              <w:spacing w:after="0" w:line="240" w:lineRule="auto"/>
              <w:rPr>
                <w:rFonts w:ascii="Times New Roman" w:eastAsia="Times New Roman" w:hAnsi="Times New Roman"/>
                <w:bCs/>
                <w:color w:val="000000"/>
                <w:sz w:val="18"/>
                <w:szCs w:val="18"/>
                <w:lang w:eastAsia="en-GB"/>
              </w:rPr>
            </w:pPr>
          </w:p>
        </w:tc>
      </w:tr>
    </w:tbl>
    <w:p w:rsidR="00467239" w:rsidRPr="001F3C55" w:rsidRDefault="00467239" w:rsidP="00467239">
      <w:pPr>
        <w:spacing w:after="0" w:line="240" w:lineRule="auto"/>
        <w:jc w:val="center"/>
        <w:rPr>
          <w:rFonts w:ascii="Times New Roman" w:hAnsi="Times New Roman"/>
          <w:szCs w:val="24"/>
        </w:rPr>
      </w:pPr>
      <w:bookmarkStart w:id="460" w:name="_Ref64366457"/>
      <w:commentRangeStart w:id="461"/>
      <w:r w:rsidRPr="00980132">
        <w:rPr>
          <w:rFonts w:ascii="Times New Roman" w:hAnsi="Times New Roman"/>
          <w:szCs w:val="24"/>
        </w:rPr>
        <w:t xml:space="preserve">Table </w:t>
      </w:r>
      <w:r w:rsidRPr="00ED6D25">
        <w:rPr>
          <w:rFonts w:ascii="Times New Roman" w:hAnsi="Times New Roman"/>
          <w:szCs w:val="24"/>
          <w:lang w:val="it-IT"/>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EE70A0">
        <w:rPr>
          <w:rFonts w:ascii="Times New Roman" w:hAnsi="Times New Roman"/>
          <w:noProof/>
          <w:szCs w:val="24"/>
        </w:rPr>
        <w:t>12</w:t>
      </w:r>
      <w:r w:rsidRPr="00ED6D25">
        <w:rPr>
          <w:rFonts w:ascii="Times New Roman" w:hAnsi="Times New Roman"/>
          <w:szCs w:val="24"/>
          <w:lang w:val="it-IT"/>
        </w:rPr>
        <w:fldChar w:fldCharType="end"/>
      </w:r>
      <w:r w:rsidRPr="00980132">
        <w:rPr>
          <w:rFonts w:ascii="Times New Roman" w:hAnsi="Times New Roman"/>
          <w:szCs w:val="24"/>
        </w:rPr>
        <w:t>.</w:t>
      </w:r>
      <w:r w:rsidRPr="00ED6D25">
        <w:rPr>
          <w:rFonts w:ascii="Times New Roman" w:hAnsi="Times New Roman"/>
          <w:szCs w:val="24"/>
          <w:lang w:val="it-IT"/>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it-IT"/>
        </w:rPr>
        <w:fldChar w:fldCharType="separate"/>
      </w:r>
      <w:r w:rsidR="00EE70A0">
        <w:rPr>
          <w:rFonts w:ascii="Times New Roman" w:hAnsi="Times New Roman"/>
          <w:noProof/>
          <w:szCs w:val="24"/>
        </w:rPr>
        <w:t>11</w:t>
      </w:r>
      <w:r w:rsidRPr="00ED6D25">
        <w:rPr>
          <w:rFonts w:ascii="Times New Roman" w:hAnsi="Times New Roman"/>
          <w:szCs w:val="24"/>
          <w:lang w:val="it-IT"/>
        </w:rPr>
        <w:fldChar w:fldCharType="end"/>
      </w:r>
      <w:bookmarkEnd w:id="460"/>
      <w:r w:rsidRPr="00980132">
        <w:rPr>
          <w:rFonts w:ascii="Times New Roman" w:hAnsi="Times New Roman"/>
          <w:szCs w:val="24"/>
        </w:rPr>
        <w:t xml:space="preserve">. </w:t>
      </w:r>
      <w:r w:rsidRPr="001F3C55">
        <w:rPr>
          <w:rFonts w:ascii="Times New Roman" w:hAnsi="Times New Roman"/>
          <w:szCs w:val="24"/>
        </w:rPr>
        <w:t xml:space="preserve">Program units </w:t>
      </w:r>
      <w:r w:rsidR="004737D0">
        <w:rPr>
          <w:rFonts w:ascii="Times New Roman" w:hAnsi="Times New Roman"/>
          <w:szCs w:val="24"/>
        </w:rPr>
        <w:t xml:space="preserve">called </w:t>
      </w:r>
      <w:r w:rsidR="00B72346">
        <w:rPr>
          <w:rFonts w:ascii="Times New Roman" w:hAnsi="Times New Roman"/>
          <w:szCs w:val="24"/>
        </w:rPr>
        <w:t xml:space="preserve">by the program unit “time_step_loop”, when the time integration scheme </w:t>
      </w:r>
      <w:r>
        <w:rPr>
          <w:rFonts w:ascii="Times New Roman" w:hAnsi="Times New Roman"/>
          <w:szCs w:val="24"/>
        </w:rPr>
        <w:t>Leapfrog</w:t>
      </w:r>
      <w:r w:rsidR="00B72346">
        <w:rPr>
          <w:rFonts w:ascii="Times New Roman" w:hAnsi="Times New Roman"/>
          <w:szCs w:val="24"/>
        </w:rPr>
        <w:t xml:space="preserve"> is activated </w:t>
      </w:r>
      <w:r w:rsidR="00B72346" w:rsidRPr="001F3C55">
        <w:rPr>
          <w:rFonts w:ascii="Times New Roman" w:hAnsi="Times New Roman"/>
          <w:szCs w:val="24"/>
        </w:rPr>
        <w:t>(</w:t>
      </w:r>
      <w:r w:rsidR="00B72346">
        <w:rPr>
          <w:rFonts w:ascii="Times New Roman" w:hAnsi="Times New Roman"/>
          <w:szCs w:val="24"/>
        </w:rPr>
        <w:t>SPHERA</w:t>
      </w:r>
      <w:r w:rsidR="00B72346" w:rsidRPr="001F3C55">
        <w:rPr>
          <w:rFonts w:ascii="Times New Roman" w:hAnsi="Times New Roman"/>
          <w:szCs w:val="24"/>
        </w:rPr>
        <w:t>)</w:t>
      </w:r>
      <w:r w:rsidR="00B72346">
        <w:rPr>
          <w:rFonts w:ascii="Times New Roman" w:hAnsi="Times New Roman"/>
          <w:szCs w:val="24"/>
        </w:rPr>
        <w:t>.</w:t>
      </w:r>
      <w:commentRangeEnd w:id="461"/>
      <w:r w:rsidR="00B72346">
        <w:rPr>
          <w:rStyle w:val="Rimandocommento"/>
          <w:rFonts w:ascii="Times New Roman" w:eastAsia="Times New Roman" w:hAnsi="Times New Roman"/>
          <w:szCs w:val="20"/>
          <w:lang w:val="it-IT" w:eastAsia="it-IT"/>
        </w:rPr>
        <w:commentReference w:id="461"/>
      </w:r>
    </w:p>
    <w:p w:rsidR="00467239" w:rsidRDefault="00467239" w:rsidP="00467239">
      <w:pPr>
        <w:pStyle w:val="Amicarellititle3"/>
        <w:numPr>
          <w:ilvl w:val="0"/>
          <w:numId w:val="0"/>
        </w:numPr>
      </w:pPr>
    </w:p>
    <w:p w:rsidR="001F3C55" w:rsidRPr="00276BBF" w:rsidRDefault="001F3C55" w:rsidP="001F3C55">
      <w:pPr>
        <w:pStyle w:val="Amicarellititle3"/>
      </w:pPr>
      <w:bookmarkStart w:id="462" w:name="_Toc64440466"/>
      <w:r w:rsidRPr="00276BBF">
        <w:t>Modul</w:t>
      </w:r>
      <w:bookmarkEnd w:id="459"/>
      <w:r w:rsidR="00010640">
        <w:t>es</w:t>
      </w:r>
      <w:bookmarkEnd w:id="462"/>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lastRenderedPageBreak/>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EE70A0" w:rsidRPr="00EE70A0">
        <w:rPr>
          <w:rFonts w:ascii="Times New Roman" w:hAnsi="Times New Roman"/>
          <w:sz w:val="24"/>
          <w:szCs w:val="24"/>
          <w:lang w:val="it-IT"/>
        </w:rPr>
        <w:t xml:space="preserve">Table </w:t>
      </w:r>
      <w:r w:rsidR="00EE70A0" w:rsidRPr="00EE70A0">
        <w:rPr>
          <w:rFonts w:ascii="Times New Roman" w:hAnsi="Times New Roman"/>
          <w:noProof/>
          <w:sz w:val="24"/>
          <w:szCs w:val="24"/>
          <w:lang w:val="it-IT"/>
        </w:rPr>
        <w:t>12.12</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63" w:name="_Toc447005731"/>
      <w:bookmarkStart w:id="464" w:name="_Toc64440467"/>
      <w:r w:rsidRPr="00980132">
        <w:rPr>
          <w:lang w:val="en-GB"/>
        </w:rPr>
        <w:t>Program units for the neighbouring search, the smoothing operators and the interface detection</w:t>
      </w:r>
      <w:bookmarkEnd w:id="463"/>
      <w:r w:rsidRPr="00980132">
        <w:rPr>
          <w:lang w:val="en-GB"/>
        </w:rPr>
        <w:t>.</w:t>
      </w:r>
      <w:bookmarkEnd w:id="464"/>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EE70A0" w:rsidRPr="00EE70A0">
        <w:rPr>
          <w:rFonts w:ascii="Times New Roman" w:hAnsi="Times New Roman"/>
          <w:sz w:val="24"/>
          <w:szCs w:val="24"/>
        </w:rPr>
        <w:t>Table 12.13</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65" w:name="_Toc447005732"/>
      <w:bookmarkStart w:id="466" w:name="_Toc64440468"/>
      <w:r>
        <w:t>Program units for post-processing</w:t>
      </w:r>
      <w:bookmarkEnd w:id="465"/>
      <w:bookmarkEnd w:id="466"/>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12.14</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67" w:author="Amicarelli Andrea (RSE)" w:date="2020-04-13T16:20:00Z">
        <w:r w:rsidRPr="00A979D9" w:rsidDel="0026104E">
          <w:rPr>
            <w:lang w:val="en-GB"/>
          </w:rPr>
          <w:delText xml:space="preserve">2D </w:delText>
        </w:r>
      </w:del>
      <w:ins w:id="468"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69"/>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69"/>
      <w:r>
        <w:rPr>
          <w:rStyle w:val="Rimandocommento"/>
          <w:szCs w:val="20"/>
        </w:rPr>
        <w:commentReference w:id="469"/>
      </w:r>
    </w:p>
    <w:p w:rsidR="007216CE" w:rsidRPr="007216CE" w:rsidRDefault="007216CE" w:rsidP="007216CE">
      <w:pPr>
        <w:spacing w:after="0" w:line="240" w:lineRule="auto"/>
        <w:jc w:val="both"/>
        <w:rPr>
          <w:ins w:id="470" w:author="Amicarelli Andrea (RSE)" w:date="2020-04-13T16:55:00Z"/>
          <w:rFonts w:ascii="Times New Roman" w:hAnsi="Times New Roman"/>
          <w:sz w:val="24"/>
          <w:szCs w:val="24"/>
        </w:rPr>
      </w:pPr>
      <w:ins w:id="471"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72" w:name="_Toc447005733"/>
      <w:bookmarkStart w:id="473" w:name="_Toc64440469"/>
      <w:r>
        <w:t xml:space="preserve">Program units for </w:t>
      </w:r>
      <w:r w:rsidR="0063576B" w:rsidRPr="00276BBF">
        <w:t>pre-processing</w:t>
      </w:r>
      <w:bookmarkEnd w:id="472"/>
      <w:bookmarkEnd w:id="473"/>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12.15</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lastRenderedPageBreak/>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74"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EE70A0">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EE70A0">
        <w:rPr>
          <w:rFonts w:ascii="Times New Roman" w:hAnsi="Times New Roman"/>
          <w:noProof/>
          <w:szCs w:val="24"/>
          <w:lang w:val="fr-FR"/>
        </w:rPr>
        <w:t>12</w:t>
      </w:r>
      <w:r w:rsidRPr="00ED6D25">
        <w:rPr>
          <w:rFonts w:ascii="Times New Roman" w:hAnsi="Times New Roman"/>
          <w:szCs w:val="24"/>
          <w:lang w:val="fr-FR"/>
        </w:rPr>
        <w:fldChar w:fldCharType="end"/>
      </w:r>
      <w:bookmarkEnd w:id="474"/>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75"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EE70A0">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EE70A0">
        <w:rPr>
          <w:rFonts w:ascii="Times New Roman" w:hAnsi="Times New Roman"/>
          <w:noProof/>
          <w:szCs w:val="24"/>
        </w:rPr>
        <w:t>13</w:t>
      </w:r>
      <w:r w:rsidRPr="00ED6D25">
        <w:rPr>
          <w:rFonts w:ascii="Times New Roman" w:hAnsi="Times New Roman"/>
          <w:szCs w:val="24"/>
          <w:lang w:val="fr-FR"/>
        </w:rPr>
        <w:fldChar w:fldCharType="end"/>
      </w:r>
      <w:bookmarkEnd w:id="475"/>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76"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14</w:t>
      </w:r>
      <w:r w:rsidR="00131662" w:rsidRPr="00ED6D25">
        <w:rPr>
          <w:rFonts w:ascii="Times New Roman" w:hAnsi="Times New Roman"/>
          <w:szCs w:val="24"/>
          <w:lang w:val="it-IT"/>
        </w:rPr>
        <w:fldChar w:fldCharType="end"/>
      </w:r>
      <w:bookmarkEnd w:id="476"/>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77"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15</w:t>
      </w:r>
      <w:r w:rsidR="00131662" w:rsidRPr="00ED6D25">
        <w:rPr>
          <w:rFonts w:ascii="Times New Roman" w:hAnsi="Times New Roman"/>
          <w:szCs w:val="24"/>
          <w:lang w:val="it-IT"/>
        </w:rPr>
        <w:fldChar w:fldCharType="end"/>
      </w:r>
      <w:bookmarkEnd w:id="477"/>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t>
            </w:r>
            <w:r w:rsidRPr="005D1DA9">
              <w:rPr>
                <w:rFonts w:ascii="Times New Roman" w:eastAsia="Times New Roman" w:hAnsi="Times New Roman"/>
                <w:bCs/>
                <w:color w:val="000000"/>
                <w:sz w:val="20"/>
                <w:szCs w:val="20"/>
                <w:lang w:eastAsia="en-GB"/>
              </w:rPr>
              <w:lastRenderedPageBreak/>
              <w:t xml:space="preserve">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78"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16</w:t>
      </w:r>
      <w:r w:rsidR="00131662" w:rsidRPr="00ED6D25">
        <w:rPr>
          <w:rFonts w:ascii="Times New Roman" w:hAnsi="Times New Roman"/>
          <w:szCs w:val="24"/>
          <w:lang w:val="it-IT"/>
        </w:rPr>
        <w:fldChar w:fldCharType="end"/>
      </w:r>
      <w:bookmarkEnd w:id="478"/>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79"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EE70A0">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EE70A0">
        <w:rPr>
          <w:rFonts w:ascii="Times New Roman" w:hAnsi="Times New Roman"/>
          <w:noProof/>
          <w:szCs w:val="24"/>
        </w:rPr>
        <w:t>17</w:t>
      </w:r>
      <w:r w:rsidR="00131662" w:rsidRPr="00ED6D25">
        <w:rPr>
          <w:rFonts w:ascii="Times New Roman" w:hAnsi="Times New Roman"/>
          <w:szCs w:val="24"/>
          <w:lang w:val="it-IT"/>
        </w:rPr>
        <w:fldChar w:fldCharType="end"/>
      </w:r>
      <w:bookmarkEnd w:id="479"/>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80" w:name="_Toc447005734"/>
      <w:bookmarkStart w:id="481" w:name="_Toc64440470"/>
      <w:r w:rsidRPr="00980132">
        <w:rPr>
          <w:lang w:val="en-GB"/>
        </w:rPr>
        <w:t xml:space="preserve">Program units for the boundary treatment scheme </w:t>
      </w:r>
      <w:r w:rsidR="0063576B" w:rsidRPr="00980132">
        <w:rPr>
          <w:lang w:val="en-GB"/>
        </w:rPr>
        <w:t>SA-SPH</w:t>
      </w:r>
      <w:bookmarkEnd w:id="480"/>
      <w:bookmarkEnd w:id="481"/>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12.16</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82" w:name="_Toc447005735"/>
      <w:r w:rsidRPr="00980132">
        <w:rPr>
          <w:rFonts w:ascii="Times New Roman" w:hAnsi="Times New Roman"/>
          <w:b/>
          <w:i/>
          <w:lang w:val="en-GB"/>
        </w:rPr>
        <w:t>Program units for managing Fortran character variables</w:t>
      </w:r>
      <w:bookmarkEnd w:id="482"/>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83" w:name="_Toc447005736"/>
      <w:bookmarkStart w:id="484" w:name="_Toc64440471"/>
      <w:r>
        <w:t>Program units for time integration</w:t>
      </w:r>
      <w:bookmarkEnd w:id="483"/>
      <w:bookmarkEnd w:id="484"/>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EE70A0" w:rsidRPr="00EE70A0">
        <w:rPr>
          <w:rFonts w:ascii="Times New Roman" w:hAnsi="Times New Roman"/>
          <w:sz w:val="24"/>
          <w:szCs w:val="24"/>
        </w:rPr>
        <w:t xml:space="preserve">Table </w:t>
      </w:r>
      <w:r w:rsidR="00EE70A0" w:rsidRPr="00EE70A0">
        <w:rPr>
          <w:rFonts w:ascii="Times New Roman" w:hAnsi="Times New Roman"/>
          <w:noProof/>
          <w:sz w:val="24"/>
          <w:szCs w:val="24"/>
        </w:rPr>
        <w:t>12.17</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85" w:name="_Ref521064729"/>
      <w:bookmarkStart w:id="486" w:name="_Toc64440472"/>
      <w:r w:rsidRPr="00276BBF">
        <w:t>Style formatting</w:t>
      </w:r>
      <w:bookmarkEnd w:id="485"/>
      <w:bookmarkEnd w:id="486"/>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87" w:name="_Ref521064837"/>
      <w:bookmarkStart w:id="488" w:name="_Toc64440473"/>
      <w:r>
        <w:t>Modifications with respect to SPHERA v.8.0</w:t>
      </w:r>
      <w:bookmarkEnd w:id="487"/>
      <w:bookmarkEnd w:id="488"/>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89" w:name="_Toc447794702"/>
      <w:bookmarkStart w:id="490" w:name="_Toc447794781"/>
      <w:bookmarkStart w:id="491" w:name="_Toc447794866"/>
      <w:bookmarkStart w:id="492" w:name="_Toc447794948"/>
      <w:bookmarkStart w:id="493" w:name="_Toc447795351"/>
      <w:bookmarkStart w:id="494" w:name="_Toc447795458"/>
      <w:bookmarkStart w:id="495" w:name="_Toc64440474"/>
      <w:r w:rsidRPr="00276BBF">
        <w:rPr>
          <w:rFonts w:ascii="Book Antiqua" w:hAnsi="Book Antiqua"/>
          <w:caps/>
          <w:kern w:val="0"/>
          <w:sz w:val="24"/>
          <w:szCs w:val="24"/>
        </w:rPr>
        <w:lastRenderedPageBreak/>
        <w:t>User guide</w:t>
      </w:r>
      <w:bookmarkEnd w:id="489"/>
      <w:bookmarkEnd w:id="490"/>
      <w:bookmarkEnd w:id="491"/>
      <w:bookmarkEnd w:id="492"/>
      <w:bookmarkEnd w:id="493"/>
      <w:bookmarkEnd w:id="494"/>
      <w:bookmarkEnd w:id="495"/>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EE70A0">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EE70A0">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EE70A0">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EE70A0">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EE70A0">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EE70A0">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EE70A0">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EE70A0">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96" w:name="_Ref449960094"/>
      <w:bookmarkStart w:id="497" w:name="_Toc64440475"/>
      <w:r w:rsidRPr="00276BBF">
        <w:t>Installation</w:t>
      </w:r>
      <w:bookmarkEnd w:id="496"/>
      <w:bookmarkEnd w:id="497"/>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EE70A0">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EE70A0">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98" w:author="Amicarelli Andrea (RSE)" w:date="2020-04-13T17:01:00Z">
        <w:r w:rsidRPr="003A306D">
          <w:rPr>
            <w:rFonts w:ascii="Times New Roman" w:hAnsi="Times New Roman"/>
            <w:sz w:val="24"/>
          </w:rPr>
          <w:t>The Makefile (under the folder “src”) allows compiling SPHERA under different configurations</w:t>
        </w:r>
      </w:ins>
      <w:ins w:id="499"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EE70A0" w:rsidRPr="00ED6D25">
        <w:rPr>
          <w:rFonts w:ascii="Times New Roman" w:hAnsi="Times New Roman"/>
        </w:rPr>
        <w:t xml:space="preserve">Table </w:t>
      </w:r>
      <w:r w:rsidR="00EE70A0">
        <w:rPr>
          <w:rFonts w:ascii="Times New Roman" w:hAnsi="Times New Roman"/>
          <w:noProof/>
        </w:rPr>
        <w:t>13</w:t>
      </w:r>
      <w:r w:rsidR="00EE70A0" w:rsidRPr="00ED6D25">
        <w:rPr>
          <w:rFonts w:ascii="Times New Roman" w:hAnsi="Times New Roman"/>
        </w:rPr>
        <w:t>.</w:t>
      </w:r>
      <w:r w:rsidR="00EE70A0">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500" w:author="Amicarelli Andrea (RSE)" w:date="2020-04-20T17:08:00Z">
        <w:r w:rsidR="00374F6E">
          <w:rPr>
            <w:rFonts w:ascii="Times New Roman" w:hAnsi="Times New Roman"/>
            <w:sz w:val="24"/>
          </w:rPr>
          <w:t xml:space="preserve">SPHERA is optimized by means of the </w:t>
        </w:r>
      </w:ins>
      <w:ins w:id="501" w:author="Amicarelli Andrea (RSE)" w:date="2020-05-05T17:33:00Z">
        <w:r w:rsidR="00374F6E">
          <w:rPr>
            <w:rFonts w:ascii="Times New Roman" w:hAnsi="Times New Roman"/>
            <w:sz w:val="24"/>
          </w:rPr>
          <w:t>following features: preprocessor directives</w:t>
        </w:r>
      </w:ins>
      <w:ins w:id="502" w:author="Amicarelli Andrea (RSE)" w:date="2020-05-05T17:34:00Z">
        <w:r w:rsidR="00374F6E">
          <w:rPr>
            <w:rFonts w:ascii="Times New Roman" w:hAnsi="Times New Roman"/>
            <w:sz w:val="24"/>
          </w:rPr>
          <w:t xml:space="preserve"> (two macros</w:t>
        </w:r>
      </w:ins>
      <w:ins w:id="503" w:author="Amicarelli Andrea (RSE)" w:date="2020-05-05T17:36:00Z">
        <w:r w:rsidR="00374F6E">
          <w:rPr>
            <w:rFonts w:ascii="Times New Roman" w:hAnsi="Times New Roman"/>
            <w:sz w:val="24"/>
          </w:rPr>
          <w:t xml:space="preserve"> are active</w:t>
        </w:r>
      </w:ins>
      <w:ins w:id="504" w:author="Amicarelli Andrea (RSE)" w:date="2020-05-05T17:34:00Z">
        <w:r w:rsidR="00374F6E">
          <w:rPr>
            <w:rFonts w:ascii="Times New Roman" w:hAnsi="Times New Roman"/>
            <w:sz w:val="24"/>
          </w:rPr>
          <w:t>)</w:t>
        </w:r>
      </w:ins>
      <w:ins w:id="505" w:author="Amicarelli Andrea (RSE)" w:date="2020-05-05T17:33:00Z">
        <w:r w:rsidR="00374F6E">
          <w:rPr>
            <w:rFonts w:ascii="Times New Roman" w:hAnsi="Times New Roman"/>
            <w:sz w:val="24"/>
          </w:rPr>
          <w:t xml:space="preserve">; </w:t>
        </w:r>
      </w:ins>
      <w:ins w:id="506"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507" w:name="_Ref39594325"/>
      <w:commentRangeStart w:id="508"/>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EE70A0">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EE70A0">
        <w:rPr>
          <w:rFonts w:ascii="Times New Roman" w:hAnsi="Times New Roman"/>
          <w:noProof/>
        </w:rPr>
        <w:t>1</w:t>
      </w:r>
      <w:r w:rsidRPr="00ED6D25">
        <w:rPr>
          <w:rFonts w:ascii="Times New Roman" w:hAnsi="Times New Roman"/>
        </w:rPr>
        <w:fldChar w:fldCharType="end"/>
      </w:r>
      <w:bookmarkEnd w:id="507"/>
      <w:commentRangeEnd w:id="508"/>
      <w:r w:rsidR="00374F6E">
        <w:rPr>
          <w:rStyle w:val="Rimandocommento"/>
          <w:rFonts w:ascii="Times New Roman" w:eastAsia="Times New Roman" w:hAnsi="Times New Roman"/>
          <w:szCs w:val="20"/>
          <w:lang w:val="it-IT" w:eastAsia="it-IT"/>
        </w:rPr>
        <w:commentReference w:id="508"/>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EE70A0">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509" w:name="_Toc447005737"/>
      <w:bookmarkStart w:id="510" w:name="_Ref449960092"/>
      <w:bookmarkStart w:id="511" w:name="_Toc64440476"/>
      <w:r w:rsidRPr="00F546CD">
        <w:t xml:space="preserve">Commented template of the main input file of </w:t>
      </w:r>
      <w:r w:rsidR="00863855" w:rsidRPr="00F546CD">
        <w:t>SPHERA v.</w:t>
      </w:r>
      <w:r w:rsidR="00652F0F">
        <w:t>9</w:t>
      </w:r>
      <w:r w:rsidR="00863855" w:rsidRPr="00F546CD">
        <w:t>.0</w:t>
      </w:r>
      <w:bookmarkEnd w:id="509"/>
      <w:bookmarkEnd w:id="510"/>
      <w:r w:rsidR="00225A8D">
        <w:t>.0</w:t>
      </w:r>
      <w:bookmarkEnd w:id="511"/>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EE70A0" w:rsidRPr="00EA2957">
        <w:rPr>
          <w:rFonts w:ascii="Times New Roman" w:hAnsi="Times New Roman"/>
          <w:sz w:val="24"/>
          <w:szCs w:val="24"/>
        </w:rPr>
        <w:t xml:space="preserve">Figure </w:t>
      </w:r>
      <w:r w:rsidR="00EE70A0">
        <w:rPr>
          <w:rFonts w:ascii="Times New Roman" w:hAnsi="Times New Roman"/>
          <w:noProof/>
          <w:sz w:val="24"/>
          <w:szCs w:val="24"/>
        </w:rPr>
        <w:t>13</w:t>
      </w:r>
      <w:r w:rsidR="00EE70A0" w:rsidRPr="00EA2957">
        <w:rPr>
          <w:rFonts w:ascii="Times New Roman" w:hAnsi="Times New Roman"/>
          <w:noProof/>
          <w:sz w:val="24"/>
          <w:szCs w:val="24"/>
        </w:rPr>
        <w:t>.</w:t>
      </w:r>
      <w:r w:rsidR="00EE70A0">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512"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EE70A0">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EE70A0">
        <w:rPr>
          <w:rFonts w:ascii="Times New Roman" w:hAnsi="Times New Roman"/>
          <w:noProof/>
        </w:rPr>
        <w:t>2</w:t>
      </w:r>
      <w:r w:rsidRPr="00ED6D25">
        <w:rPr>
          <w:rFonts w:ascii="Times New Roman" w:hAnsi="Times New Roman"/>
        </w:rPr>
        <w:fldChar w:fldCharType="end"/>
      </w:r>
      <w:bookmarkEnd w:id="512"/>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EE70A0">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513"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EE70A0">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EE70A0">
        <w:rPr>
          <w:rFonts w:ascii="Times New Roman" w:hAnsi="Times New Roman"/>
          <w:noProof/>
          <w:sz w:val="24"/>
          <w:szCs w:val="24"/>
        </w:rPr>
        <w:t>1</w:t>
      </w:r>
      <w:r w:rsidRPr="00276BBF">
        <w:rPr>
          <w:rFonts w:ascii="Times New Roman" w:hAnsi="Times New Roman"/>
          <w:sz w:val="24"/>
          <w:szCs w:val="24"/>
        </w:rPr>
        <w:fldChar w:fldCharType="end"/>
      </w:r>
      <w:bookmarkEnd w:id="513"/>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514" w:name="_Ref521064938"/>
      <w:bookmarkStart w:id="515" w:name="_Toc64440477"/>
      <w:bookmarkStart w:id="516" w:name="_Toc447794704"/>
      <w:bookmarkStart w:id="517" w:name="_Toc447794783"/>
      <w:bookmarkStart w:id="518" w:name="_Toc447794868"/>
      <w:bookmarkStart w:id="519" w:name="_Toc447794950"/>
      <w:bookmarkStart w:id="520" w:name="_Toc447795353"/>
      <w:bookmarkStart w:id="521" w:name="_Toc447795460"/>
      <w:bookmarkStart w:id="522" w:name="_Toc441248326"/>
      <w:bookmarkStart w:id="523" w:name="_Toc447005716"/>
      <w:bookmarkStart w:id="524" w:name="_Toc447794703"/>
      <w:bookmarkStart w:id="525" w:name="_Toc447794782"/>
      <w:bookmarkStart w:id="526" w:name="_Toc447794867"/>
      <w:bookmarkStart w:id="527" w:name="_Toc447794949"/>
      <w:bookmarkStart w:id="528" w:name="_Toc447795352"/>
      <w:bookmarkStart w:id="529" w:name="_Toc447795459"/>
      <w:r w:rsidRPr="00062990">
        <w:rPr>
          <w:lang w:val="it-IT"/>
        </w:rPr>
        <w:t>Tutorials</w:t>
      </w:r>
      <w:bookmarkEnd w:id="514"/>
      <w:bookmarkEnd w:id="515"/>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530" w:name="_Toc64440478"/>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530"/>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531" w:name="_Toc64440479"/>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531"/>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532" w:name="_Toc64440480"/>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532"/>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533" w:name="_Toc64440481"/>
      <w:r w:rsidRPr="00062990">
        <w:rPr>
          <w:lang w:val="en-GB"/>
        </w:rPr>
        <w:t>“</w:t>
      </w:r>
      <w:r w:rsidR="00CE765D" w:rsidRPr="00062990">
        <w:rPr>
          <w:lang w:val="en-GB"/>
        </w:rPr>
        <w:t>db_2bodies</w:t>
      </w:r>
      <w:r w:rsidR="00E47D3F">
        <w:rPr>
          <w:lang w:val="en-GB"/>
        </w:rPr>
        <w:t>”</w:t>
      </w:r>
      <w:bookmarkEnd w:id="533"/>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534" w:name="_Toc64440482"/>
      <w:r w:rsidRPr="00062990">
        <w:rPr>
          <w:lang w:val="en-GB"/>
        </w:rPr>
        <w:lastRenderedPageBreak/>
        <w:t>“</w:t>
      </w:r>
      <w:r w:rsidR="00CE765D" w:rsidRPr="00062990">
        <w:rPr>
          <w:lang w:val="en-GB"/>
        </w:rPr>
        <w:t>db_2D_demo</w:t>
      </w:r>
      <w:r w:rsidRPr="00062990">
        <w:rPr>
          <w:lang w:val="en-GB"/>
        </w:rPr>
        <w:t>”</w:t>
      </w:r>
      <w:bookmarkEnd w:id="534"/>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535" w:name="_Toc64440483"/>
      <w:r w:rsidRPr="00062990">
        <w:rPr>
          <w:lang w:val="en-GB"/>
        </w:rPr>
        <w:t>“db_Alpe_Gera”</w:t>
      </w:r>
      <w:bookmarkEnd w:id="535"/>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536" w:name="_Toc64440484"/>
      <w:r w:rsidRPr="00062990">
        <w:rPr>
          <w:lang w:val="en-GB"/>
        </w:rPr>
        <w:t>“db_Alpe_Gera_Lanzada_substations”</w:t>
      </w:r>
      <w:bookmarkEnd w:id="536"/>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537" w:name="_Toc64440485"/>
      <w:r w:rsidRPr="00062990">
        <w:rPr>
          <w:lang w:val="en-GB"/>
        </w:rPr>
        <w:t>“</w:t>
      </w:r>
      <w:r w:rsidR="00CE765D" w:rsidRPr="00062990">
        <w:rPr>
          <w:lang w:val="en-GB"/>
        </w:rPr>
        <w:t>db_body_exp_UniBas</w:t>
      </w:r>
      <w:r w:rsidRPr="00062990">
        <w:rPr>
          <w:lang w:val="en-GB"/>
        </w:rPr>
        <w:t>”</w:t>
      </w:r>
      <w:bookmarkEnd w:id="537"/>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538" w:name="_Toc64440486"/>
      <w:r w:rsidRPr="00062990">
        <w:rPr>
          <w:lang w:val="en-GB"/>
        </w:rPr>
        <w:t>“</w:t>
      </w:r>
      <w:r w:rsidR="00B17B54" w:rsidRPr="00062990">
        <w:rPr>
          <w:lang w:val="en-GB"/>
        </w:rPr>
        <w:t>db_ICOLD</w:t>
      </w:r>
      <w:r w:rsidRPr="00062990">
        <w:rPr>
          <w:lang w:val="en-GB"/>
        </w:rPr>
        <w:t>”</w:t>
      </w:r>
      <w:bookmarkEnd w:id="538"/>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539" w:name="_Toc64440487"/>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539"/>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540" w:name="_Toc64440488"/>
      <w:r w:rsidRPr="00062990">
        <w:rPr>
          <w:lang w:val="en-GB"/>
        </w:rPr>
        <w:t>“</w:t>
      </w:r>
      <w:r w:rsidR="00CE765D" w:rsidRPr="00062990">
        <w:rPr>
          <w:lang w:val="en-GB"/>
        </w:rPr>
        <w:t>db_squat_obstacle</w:t>
      </w:r>
      <w:r w:rsidRPr="00062990">
        <w:rPr>
          <w:lang w:val="en-GB"/>
        </w:rPr>
        <w:t>”</w:t>
      </w:r>
      <w:bookmarkEnd w:id="540"/>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541" w:name="_Toc64440489"/>
      <w:r w:rsidRPr="00062990">
        <w:rPr>
          <w:lang w:val="en-GB"/>
        </w:rPr>
        <w:t>“d</w:t>
      </w:r>
      <w:r w:rsidR="00CE765D" w:rsidRPr="00062990">
        <w:rPr>
          <w:lang w:val="en-GB"/>
        </w:rPr>
        <w:t>b_tall_obstacle</w:t>
      </w:r>
      <w:r w:rsidRPr="00062990">
        <w:rPr>
          <w:lang w:val="en-GB"/>
        </w:rPr>
        <w:t>”</w:t>
      </w:r>
      <w:bookmarkEnd w:id="541"/>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42" w:name="_Toc64440490"/>
      <w:r w:rsidRPr="00062990">
        <w:rPr>
          <w:lang w:val="en-GB"/>
        </w:rPr>
        <w:t>“</w:t>
      </w:r>
      <w:r w:rsidR="00CE765D" w:rsidRPr="00062990">
        <w:rPr>
          <w:lang w:val="en-GB"/>
        </w:rPr>
        <w:t>dike_breach_2D_expSchHag12JHR_ID22</w:t>
      </w:r>
      <w:r w:rsidRPr="00062990">
        <w:rPr>
          <w:lang w:val="en-GB"/>
        </w:rPr>
        <w:t>”</w:t>
      </w:r>
      <w:bookmarkEnd w:id="542"/>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43" w:name="_Toc64440491"/>
      <w:r w:rsidRPr="00062990">
        <w:rPr>
          <w:lang w:val="en-GB"/>
        </w:rPr>
        <w:t>“</w:t>
      </w:r>
      <w:r w:rsidR="00CE765D" w:rsidRPr="00062990">
        <w:rPr>
          <w:lang w:val="en-GB"/>
        </w:rPr>
        <w:t>edb_2D_demo</w:t>
      </w:r>
      <w:r w:rsidRPr="00062990">
        <w:rPr>
          <w:lang w:val="en-GB"/>
        </w:rPr>
        <w:t>”</w:t>
      </w:r>
      <w:bookmarkEnd w:id="543"/>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544" w:name="_Toc64440492"/>
      <w:r w:rsidRPr="00062990">
        <w:rPr>
          <w:lang w:val="en-GB"/>
        </w:rPr>
        <w:t>“</w:t>
      </w:r>
      <w:r w:rsidR="00CE765D" w:rsidRPr="00062990">
        <w:rPr>
          <w:lang w:val="en-GB"/>
        </w:rPr>
        <w:t>edb_2D_FraCap02</w:t>
      </w:r>
      <w:r w:rsidRPr="00062990">
        <w:rPr>
          <w:lang w:val="en-GB"/>
        </w:rPr>
        <w:t>”</w:t>
      </w:r>
      <w:bookmarkEnd w:id="544"/>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545" w:name="_Toc64440493"/>
      <w:r w:rsidRPr="00062990">
        <w:rPr>
          <w:lang w:val="en-GB"/>
        </w:rPr>
        <w:t>“</w:t>
      </w:r>
      <w:r w:rsidR="00CE765D" w:rsidRPr="00062990">
        <w:rPr>
          <w:lang w:val="en-GB"/>
        </w:rPr>
        <w:t>edb_2D_FraCap02_Taipei</w:t>
      </w:r>
      <w:r w:rsidRPr="00062990">
        <w:rPr>
          <w:lang w:val="en-GB"/>
        </w:rPr>
        <w:t>”</w:t>
      </w:r>
      <w:bookmarkEnd w:id="545"/>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6" w:name="_Toc64440494"/>
      <w:r w:rsidRPr="00062990">
        <w:rPr>
          <w:lang w:val="en-GB"/>
        </w:rPr>
        <w:t>“</w:t>
      </w:r>
      <w:r w:rsidR="00CE765D" w:rsidRPr="00062990">
        <w:rPr>
          <w:lang w:val="en-GB"/>
        </w:rPr>
        <w:t>edb_2D_Spi05</w:t>
      </w:r>
      <w:r w:rsidRPr="00062990">
        <w:rPr>
          <w:lang w:val="en-GB"/>
        </w:rPr>
        <w:t>”</w:t>
      </w:r>
      <w:bookmarkEnd w:id="546"/>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7" w:name="_Toc64440495"/>
      <w:r w:rsidRPr="00062990">
        <w:rPr>
          <w:lang w:val="en-GB"/>
        </w:rPr>
        <w:t>“</w:t>
      </w:r>
      <w:r w:rsidR="00CE765D" w:rsidRPr="00062990">
        <w:rPr>
          <w:lang w:val="en-GB"/>
        </w:rPr>
        <w:t>edb_ICOLD</w:t>
      </w:r>
      <w:r w:rsidRPr="00062990">
        <w:rPr>
          <w:lang w:val="en-GB"/>
        </w:rPr>
        <w:t>”</w:t>
      </w:r>
      <w:bookmarkEnd w:id="547"/>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8" w:name="_Toc64440496"/>
      <w:r w:rsidRPr="00062990">
        <w:rPr>
          <w:lang w:val="en-GB"/>
        </w:rPr>
        <w:t>“</w:t>
      </w:r>
      <w:r w:rsidR="00CE765D" w:rsidRPr="00062990">
        <w:rPr>
          <w:lang w:val="en-GB"/>
        </w:rPr>
        <w:t>edb_KarlSand</w:t>
      </w:r>
      <w:r w:rsidRPr="00062990">
        <w:rPr>
          <w:lang w:val="en-GB"/>
        </w:rPr>
        <w:t>”</w:t>
      </w:r>
      <w:bookmarkEnd w:id="548"/>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49" w:name="_Toc64440497"/>
      <w:r w:rsidRPr="00062990">
        <w:rPr>
          <w:lang w:val="en-GB"/>
        </w:rPr>
        <w:t>“</w:t>
      </w:r>
      <w:r w:rsidR="00CE765D" w:rsidRPr="00062990">
        <w:rPr>
          <w:lang w:val="en-GB"/>
        </w:rPr>
        <w:t>edb_Pon10</w:t>
      </w:r>
      <w:r w:rsidRPr="00062990">
        <w:rPr>
          <w:lang w:val="en-GB"/>
        </w:rPr>
        <w:t>”</w:t>
      </w:r>
      <w:bookmarkEnd w:id="549"/>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50" w:name="_Toc64440498"/>
      <w:r w:rsidRPr="00062990">
        <w:rPr>
          <w:lang w:val="en-GB"/>
        </w:rPr>
        <w:t>“floating_cube_stability”</w:t>
      </w:r>
      <w:bookmarkEnd w:id="550"/>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51" w:name="_Toc64440499"/>
      <w:r w:rsidRPr="00062990">
        <w:rPr>
          <w:lang w:val="en-GB"/>
        </w:rPr>
        <w:t>“</w:t>
      </w:r>
      <w:r w:rsidR="000F061E" w:rsidRPr="00062990">
        <w:rPr>
          <w:lang w:val="en-GB"/>
        </w:rPr>
        <w:t>flushin</w:t>
      </w:r>
      <w:r w:rsidR="00CE765D" w:rsidRPr="00062990">
        <w:rPr>
          <w:lang w:val="en-GB"/>
        </w:rPr>
        <w:t>g_2D</w:t>
      </w:r>
      <w:r w:rsidRPr="00062990">
        <w:rPr>
          <w:lang w:val="en-GB"/>
        </w:rPr>
        <w:t>”</w:t>
      </w:r>
      <w:bookmarkEnd w:id="551"/>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52"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53" w:name="_Toc64440500"/>
      <w:r w:rsidRPr="00062990">
        <w:rPr>
          <w:lang w:val="en-GB"/>
        </w:rPr>
        <w:t>“</w:t>
      </w:r>
      <w:r w:rsidR="000F061E" w:rsidRPr="00062990">
        <w:rPr>
          <w:lang w:val="en-GB"/>
        </w:rPr>
        <w:t>flushing_3D</w:t>
      </w:r>
      <w:r w:rsidRPr="00062990">
        <w:rPr>
          <w:lang w:val="en-GB"/>
        </w:rPr>
        <w:t>”</w:t>
      </w:r>
      <w:bookmarkEnd w:id="553"/>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54" w:name="_Toc64440501"/>
      <w:r w:rsidRPr="00062990">
        <w:rPr>
          <w:lang w:val="en-GB"/>
        </w:rPr>
        <w:t>“</w:t>
      </w:r>
      <w:r w:rsidR="00CE765D" w:rsidRPr="00062990">
        <w:rPr>
          <w:lang w:val="en-GB"/>
        </w:rPr>
        <w:t>jet_plate</w:t>
      </w:r>
      <w:r w:rsidRPr="00062990">
        <w:rPr>
          <w:lang w:val="en-GB"/>
        </w:rPr>
        <w:t>”</w:t>
      </w:r>
      <w:bookmarkEnd w:id="554"/>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55" w:name="_Toc64440502"/>
      <w:r w:rsidRPr="00062990">
        <w:rPr>
          <w:lang w:val="en-GB"/>
        </w:rPr>
        <w:t>“</w:t>
      </w:r>
      <w:r w:rsidR="00CE765D" w:rsidRPr="00062990">
        <w:rPr>
          <w:lang w:val="en-GB"/>
        </w:rPr>
        <w:t>rectangular_side_weir_Fr_0_491</w:t>
      </w:r>
      <w:r w:rsidRPr="00062990">
        <w:rPr>
          <w:lang w:val="en-GB"/>
        </w:rPr>
        <w:t>”</w:t>
      </w:r>
      <w:bookmarkEnd w:id="555"/>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56" w:name="_Toc64440503"/>
      <w:r w:rsidRPr="00062990">
        <w:rPr>
          <w:lang w:val="en-GB"/>
        </w:rPr>
        <w:t>“</w:t>
      </w:r>
      <w:r w:rsidR="00CE765D" w:rsidRPr="00062990">
        <w:rPr>
          <w:lang w:val="en-GB"/>
        </w:rPr>
        <w:t>San_Fernando_Lower_van_Norman_dam_liquefaction</w:t>
      </w:r>
      <w:r w:rsidRPr="00062990">
        <w:rPr>
          <w:lang w:val="en-GB"/>
        </w:rPr>
        <w:t>”</w:t>
      </w:r>
      <w:bookmarkEnd w:id="556"/>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57" w:name="_Toc64440504"/>
      <w:r w:rsidRPr="00062990">
        <w:rPr>
          <w:lang w:val="en-GB"/>
        </w:rPr>
        <w:t>“</w:t>
      </w:r>
      <w:r w:rsidR="000F061E" w:rsidRPr="00062990">
        <w:rPr>
          <w:lang w:val="en-GB"/>
        </w:rPr>
        <w:t>sloshing_tank_TbyTn_0_78</w:t>
      </w:r>
      <w:r w:rsidRPr="00062990">
        <w:rPr>
          <w:lang w:val="en-GB"/>
        </w:rPr>
        <w:t>”</w:t>
      </w:r>
      <w:bookmarkEnd w:id="557"/>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58" w:name="_Toc64440505"/>
      <w:r w:rsidRPr="00062990">
        <w:rPr>
          <w:lang w:val="en-GB"/>
        </w:rPr>
        <w:t>“</w:t>
      </w:r>
      <w:r w:rsidR="000F061E" w:rsidRPr="00062990">
        <w:rPr>
          <w:lang w:val="en-GB"/>
        </w:rPr>
        <w:t>sloshing_tank_TbyTn_1_07</w:t>
      </w:r>
      <w:r w:rsidRPr="00062990">
        <w:rPr>
          <w:lang w:val="en-GB"/>
        </w:rPr>
        <w:t>”</w:t>
      </w:r>
      <w:bookmarkEnd w:id="558"/>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59" w:name="_Toc64440506"/>
      <w:r w:rsidRPr="00062990">
        <w:rPr>
          <w:lang w:val="en-GB"/>
        </w:rPr>
        <w:t>“</w:t>
      </w:r>
      <w:r w:rsidR="00CE765D" w:rsidRPr="00062990">
        <w:rPr>
          <w:lang w:val="en-GB"/>
        </w:rPr>
        <w:t>spherical_Couette_flows</w:t>
      </w:r>
      <w:r w:rsidRPr="00062990">
        <w:rPr>
          <w:lang w:val="en-GB"/>
        </w:rPr>
        <w:t>”</w:t>
      </w:r>
      <w:bookmarkEnd w:id="559"/>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60" w:name="_Toc64440507"/>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60"/>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61" w:name="_Toc64440508"/>
      <w:r w:rsidRPr="00062990">
        <w:rPr>
          <w:lang w:val="en-GB"/>
        </w:rPr>
        <w:t>“</w:t>
      </w:r>
      <w:r w:rsidR="000F061E" w:rsidRPr="00062990">
        <w:rPr>
          <w:lang w:val="en-GB"/>
        </w:rPr>
        <w:t>submerged_landslide</w:t>
      </w:r>
      <w:r w:rsidRPr="00062990">
        <w:rPr>
          <w:lang w:val="en-GB"/>
        </w:rPr>
        <w:t>”</w:t>
      </w:r>
      <w:bookmarkEnd w:id="561"/>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62" w:name="_Toc64440509"/>
      <w:r w:rsidRPr="00062990">
        <w:rPr>
          <w:lang w:val="en-GB"/>
        </w:rPr>
        <w:t>“</w:t>
      </w:r>
      <w:r w:rsidR="00B17B54" w:rsidRPr="00062990">
        <w:rPr>
          <w:lang w:val="en-GB"/>
        </w:rPr>
        <w:t>still_water_tank</w:t>
      </w:r>
      <w:r w:rsidRPr="00062990">
        <w:rPr>
          <w:lang w:val="en-GB"/>
        </w:rPr>
        <w:t>”</w:t>
      </w:r>
      <w:bookmarkEnd w:id="562"/>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63" w:name="_Toc64440510"/>
      <w:r w:rsidRPr="00062990">
        <w:rPr>
          <w:lang w:val="en-GB"/>
        </w:rPr>
        <w:t>“</w:t>
      </w:r>
      <w:r w:rsidR="00CE765D" w:rsidRPr="00062990">
        <w:rPr>
          <w:lang w:val="en-GB"/>
        </w:rPr>
        <w:t>wave_motion_for_WaveSAX</w:t>
      </w:r>
      <w:r w:rsidRPr="00062990">
        <w:rPr>
          <w:lang w:val="en-GB"/>
        </w:rPr>
        <w:t>”</w:t>
      </w:r>
      <w:bookmarkEnd w:id="563"/>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64" w:name="_Toc64440511"/>
      <w:r w:rsidRPr="00062990">
        <w:rPr>
          <w:lang w:val="en-GB"/>
        </w:rPr>
        <w:lastRenderedPageBreak/>
        <w:t>“</w:t>
      </w:r>
      <w:r w:rsidR="00CE765D" w:rsidRPr="00062990">
        <w:rPr>
          <w:lang w:val="en-GB"/>
        </w:rPr>
        <w:t>wedges_falls_on_still_water</w:t>
      </w:r>
      <w:r w:rsidRPr="00062990">
        <w:rPr>
          <w:lang w:val="en-GB"/>
        </w:rPr>
        <w:t>”</w:t>
      </w:r>
      <w:bookmarkEnd w:id="564"/>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65" w:name="_Toc447794706"/>
      <w:bookmarkStart w:id="566" w:name="_Toc447794785"/>
      <w:bookmarkStart w:id="567" w:name="_Toc447794870"/>
      <w:bookmarkStart w:id="568" w:name="_Toc447794952"/>
      <w:bookmarkStart w:id="569" w:name="_Toc447795355"/>
      <w:bookmarkStart w:id="570" w:name="_Toc447795462"/>
      <w:bookmarkStart w:id="571" w:name="_Toc64440512"/>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r w:rsidRPr="00276BBF">
        <w:rPr>
          <w:rFonts w:ascii="Book Antiqua" w:hAnsi="Book Antiqua"/>
          <w:caps/>
          <w:kern w:val="0"/>
          <w:sz w:val="24"/>
          <w:szCs w:val="24"/>
        </w:rPr>
        <w:lastRenderedPageBreak/>
        <w:t>SPHERA acknowledgments</w:t>
      </w:r>
      <w:bookmarkEnd w:id="565"/>
      <w:bookmarkEnd w:id="566"/>
      <w:bookmarkEnd w:id="567"/>
      <w:bookmarkEnd w:id="568"/>
      <w:bookmarkEnd w:id="569"/>
      <w:bookmarkEnd w:id="570"/>
      <w:bookmarkEnd w:id="571"/>
    </w:p>
    <w:p w:rsidR="00EF1258" w:rsidRDefault="00EF1258" w:rsidP="000D77F1">
      <w:pPr>
        <w:spacing w:after="0" w:line="240" w:lineRule="auto"/>
        <w:jc w:val="both"/>
        <w:rPr>
          <w:rFonts w:ascii="Times New Roman" w:hAnsi="Times New Roman"/>
          <w:sz w:val="24"/>
          <w:szCs w:val="24"/>
        </w:rPr>
      </w:pPr>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r w:rsidR="008473ED">
        <w:rPr>
          <w:rFonts w:ascii="Times New Roman" w:hAnsi="Times New Roman"/>
          <w:sz w:val="24"/>
          <w:szCs w:val="24"/>
        </w:rPr>
        <w:t>(</w:t>
      </w:r>
      <w:r w:rsidRPr="00276BBF">
        <w:rPr>
          <w:rFonts w:ascii="Times New Roman" w:hAnsi="Times New Roman"/>
          <w:sz w:val="24"/>
          <w:szCs w:val="24"/>
        </w:rPr>
        <w:t>RSE SpA</w:t>
      </w:r>
      <w:r w:rsidR="008473ED">
        <w:rPr>
          <w:rFonts w:ascii="Times New Roman" w:hAnsi="Times New Roman"/>
          <w:sz w:val="24"/>
          <w:szCs w:val="24"/>
        </w:rPr>
        <w:t>)</w:t>
      </w:r>
      <w:r w:rsidRPr="00276BBF">
        <w:rPr>
          <w:rFonts w:ascii="Times New Roman" w:hAnsi="Times New Roman"/>
          <w:sz w:val="24"/>
          <w:szCs w:val="24"/>
        </w:rPr>
        <w:t xml:space="preserve"> </w:t>
      </w:r>
      <w:r w:rsidR="008473ED">
        <w:rPr>
          <w:rFonts w:ascii="Times New Roman" w:hAnsi="Times New Roman"/>
          <w:sz w:val="24"/>
          <w:szCs w:val="24"/>
        </w:rPr>
        <w:t xml:space="preserve">is realised </w:t>
      </w:r>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707F3E" w:rsidRDefault="00707F3E" w:rsidP="00707F3E">
      <w:pPr>
        <w:pStyle w:val="Paragrafoelenco"/>
        <w:numPr>
          <w:ilvl w:val="0"/>
          <w:numId w:val="3"/>
        </w:numPr>
        <w:rPr>
          <w:lang w:val="en-GB"/>
        </w:rPr>
      </w:pPr>
      <w:commentRangeStart w:id="572"/>
      <w:r w:rsidRPr="006C0892">
        <w:rPr>
          <w:lang w:val="en-GB"/>
        </w:rPr>
        <w:t xml:space="preserve">in compliance with the Decree of </w:t>
      </w:r>
      <w:r w:rsidRPr="00674A43">
        <w:rPr>
          <w:lang w:val="en-GB"/>
        </w:rPr>
        <w:t xml:space="preserve">Minister of Economic Development </w:t>
      </w:r>
      <w:r w:rsidRPr="006C0892">
        <w:rPr>
          <w:lang w:val="en-GB"/>
        </w:rPr>
        <w:t>April 16, 2018</w:t>
      </w:r>
      <w:r>
        <w:rPr>
          <w:lang w:val="en-GB"/>
        </w:rPr>
        <w:t xml:space="preserve">; Project: </w:t>
      </w:r>
      <w:r w:rsidRPr="00400BA3">
        <w:rPr>
          <w:lang w:val="en-GB"/>
        </w:rPr>
        <w:t>“2.5 Modelli e strumenti di intervento, anche preventivo, per la difesa e il miglioramento della sicurezza e della resilienza delle reti” - Ricerca di Sistema (2.5 Models and action tools for the safety and resilience of the power grids - Research on the Italian Energy System)</w:t>
      </w:r>
      <w:r>
        <w:rPr>
          <w:lang w:val="en-GB"/>
        </w:rPr>
        <w:t xml:space="preserve">; </w:t>
      </w:r>
      <w:r w:rsidRPr="00400BA3">
        <w:rPr>
          <w:lang w:val="en-GB"/>
        </w:rPr>
        <w:t>Project Manager: Francesco Apadula (formerly Antonella Frigerio)</w:t>
      </w:r>
      <w:r>
        <w:rPr>
          <w:lang w:val="en-GB"/>
        </w:rPr>
        <w:t>; A</w:t>
      </w:r>
      <w:r w:rsidRPr="00400BA3">
        <w:rPr>
          <w:lang w:val="en-GB"/>
        </w:rPr>
        <w:t>greement between the Italian Ministry of Economic Development and RSE SpA 2019-2021.</w:t>
      </w:r>
      <w:commentRangeEnd w:id="572"/>
      <w:r w:rsidRPr="00707F3E">
        <w:rPr>
          <w:lang w:val="en-GB"/>
        </w:rPr>
        <w:commentReference w:id="572"/>
      </w:r>
      <w:r w:rsidRPr="00707F3E">
        <w:rPr>
          <w:lang w:val="en-GB"/>
        </w:rPr>
        <w:t xml:space="preserve"> </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lastRenderedPageBreak/>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A62711" w:rsidRDefault="00A62711" w:rsidP="006C0892">
      <w:pPr>
        <w:spacing w:after="0" w:line="240" w:lineRule="auto"/>
        <w:jc w:val="both"/>
        <w:rPr>
          <w:rFonts w:ascii="Times New Roman" w:hAnsi="Times New Roman"/>
          <w:sz w:val="24"/>
          <w:szCs w:val="24"/>
        </w:rPr>
      </w:pPr>
      <w:commentRangeStart w:id="573"/>
      <w:r w:rsidRPr="00A62711">
        <w:rPr>
          <w:rFonts w:ascii="Times New Roman" w:hAnsi="Times New Roman"/>
          <w:sz w:val="24"/>
          <w:szCs w:val="24"/>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commentRangeEnd w:id="573"/>
      <w:r>
        <w:rPr>
          <w:rStyle w:val="Rimandocommento"/>
          <w:rFonts w:ascii="Times New Roman" w:eastAsia="Times New Roman" w:hAnsi="Times New Roman"/>
          <w:szCs w:val="20"/>
          <w:lang w:val="it-IT" w:eastAsia="it-IT"/>
        </w:rPr>
        <w:commentReference w:id="573"/>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74" w:name="_Toc447794707"/>
      <w:bookmarkStart w:id="575" w:name="_Toc447794786"/>
      <w:bookmarkStart w:id="576" w:name="_Toc447794871"/>
      <w:bookmarkStart w:id="577" w:name="_Toc447794953"/>
      <w:bookmarkStart w:id="578" w:name="_Toc447795356"/>
      <w:bookmarkStart w:id="579" w:name="_Toc447795463"/>
      <w:bookmarkStart w:id="580" w:name="_Toc64440513"/>
      <w:r w:rsidRPr="00276BBF">
        <w:rPr>
          <w:rFonts w:ascii="Book Antiqua" w:hAnsi="Book Antiqua"/>
          <w:caps/>
          <w:kern w:val="0"/>
          <w:sz w:val="24"/>
          <w:szCs w:val="24"/>
        </w:rPr>
        <w:lastRenderedPageBreak/>
        <w:t>SPHERA registration</w:t>
      </w:r>
      <w:bookmarkEnd w:id="574"/>
      <w:bookmarkEnd w:id="575"/>
      <w:bookmarkEnd w:id="576"/>
      <w:bookmarkEnd w:id="577"/>
      <w:bookmarkEnd w:id="578"/>
      <w:bookmarkEnd w:id="579"/>
      <w:bookmarkEnd w:id="580"/>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81" w:name="_Toc64440514"/>
      <w:bookmarkStart w:id="582" w:name="_Ref341105863"/>
      <w:r w:rsidRPr="006C2568">
        <w:rPr>
          <w:rFonts w:ascii="Book Antiqua" w:hAnsi="Book Antiqua"/>
          <w:caps/>
          <w:kern w:val="0"/>
          <w:sz w:val="24"/>
          <w:szCs w:val="24"/>
        </w:rPr>
        <w:lastRenderedPageBreak/>
        <w:t>References</w:t>
      </w:r>
      <w:bookmarkEnd w:id="581"/>
    </w:p>
    <w:p w:rsidR="001D07BE" w:rsidRPr="005A2068" w:rsidRDefault="001D07BE" w:rsidP="001D07BE">
      <w:pPr>
        <w:pStyle w:val="Amicarellibiblio"/>
      </w:pPr>
      <w:bookmarkStart w:id="583" w:name="_Ref355092535"/>
      <w:bookmarkEnd w:id="582"/>
      <w:r w:rsidRPr="005A2068">
        <w:t>Adami S., X.Y. Hu, N.A. Adams; 2012; A generalized wall boundary condition for smoothed particle hydrodynamics; Journal of Computational Physics, 231:7057–7075.</w:t>
      </w:r>
      <w:bookmarkEnd w:id="583"/>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84" w:name="_Ref520967512"/>
      <w:bookmarkStart w:id="585"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84"/>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85"/>
    </w:p>
    <w:p w:rsidR="00417A02" w:rsidRDefault="00417A02" w:rsidP="003A5C36">
      <w:pPr>
        <w:pStyle w:val="Amicarellibiblio"/>
      </w:pPr>
      <w:bookmarkStart w:id="586" w:name="_Ref448247883"/>
      <w:r w:rsidRPr="00417A02">
        <w:t xml:space="preserve">Amicarelli A., G. Agate, </w:t>
      </w:r>
      <w:r>
        <w:t xml:space="preserve">2014; </w:t>
      </w:r>
      <w:r w:rsidRPr="00417A02">
        <w:t>SPH modelling of granular flows, 9th SPHERIC ERCOFTAC International ERCOFTAC Workshop:17-24, Paris</w:t>
      </w:r>
      <w:bookmarkEnd w:id="586"/>
    </w:p>
    <w:p w:rsidR="007F28CF" w:rsidRDefault="007F28CF" w:rsidP="007F28CF">
      <w:pPr>
        <w:pStyle w:val="Amicarellibiblio"/>
      </w:pPr>
      <w:bookmarkStart w:id="587" w:name="_Ref392757051"/>
      <w:bookmarkStart w:id="588" w:name="_Ref447811096"/>
      <w:r w:rsidRPr="005A2068">
        <w:t>Amicarelli A., G. Agate, R. Guandalini; 2013; A 3D Fully Lagrangian Smoothed Particle</w:t>
      </w:r>
      <w:bookmarkEnd w:id="587"/>
      <w:r>
        <w:t xml:space="preserve"> </w:t>
      </w:r>
      <w:r w:rsidRPr="005A2068">
        <w:t>Hydrodynamics model with both volume and surface discrete elements; International Journal for Numerical Methods in Engineering, 95: 419–450, DOI: 10.1002/nme.4514.</w:t>
      </w:r>
      <w:bookmarkEnd w:id="588"/>
    </w:p>
    <w:p w:rsidR="00DA6063" w:rsidRPr="0095351B" w:rsidRDefault="00DA6063" w:rsidP="00DA6063">
      <w:pPr>
        <w:pStyle w:val="Amicarellibiblio"/>
      </w:pPr>
      <w:bookmarkStart w:id="589" w:name="_Ref520967925"/>
      <w:bookmarkStart w:id="590"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89"/>
    </w:p>
    <w:p w:rsidR="009F3AAC" w:rsidRDefault="009F3AAC" w:rsidP="007F28CF">
      <w:pPr>
        <w:pStyle w:val="Amicarellibiblio"/>
      </w:pPr>
      <w:bookmarkStart w:id="591"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90"/>
      <w:bookmarkEnd w:id="591"/>
    </w:p>
    <w:p w:rsidR="009F4EB5" w:rsidRPr="008F6FC8" w:rsidRDefault="00CF4C3E" w:rsidP="008F6FC8">
      <w:pPr>
        <w:pStyle w:val="Amicarellibiblio"/>
      </w:pPr>
      <w:bookmarkStart w:id="592"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92"/>
    </w:p>
    <w:p w:rsidR="001D07BE" w:rsidRPr="005A2068" w:rsidRDefault="001D07BE" w:rsidP="001D07BE">
      <w:pPr>
        <w:pStyle w:val="Amicarellibiblio"/>
      </w:pPr>
      <w:bookmarkStart w:id="593" w:name="_Ref341167858"/>
      <w:r w:rsidRPr="005A2068">
        <w:t>Amicarelli A., J.-C. Marongiu, F. Leboeuf, J. Leduc, J. Caro; 2011; SPH truncation error in estimating a 3D function; Computers &amp; Fluids, 44:279-296.</w:t>
      </w:r>
      <w:bookmarkEnd w:id="593"/>
      <w:r w:rsidRPr="005A2068">
        <w:t xml:space="preserve"> </w:t>
      </w:r>
    </w:p>
    <w:p w:rsidR="001D07BE" w:rsidRDefault="001D07BE" w:rsidP="001D07BE">
      <w:pPr>
        <w:pStyle w:val="Amicarellibiblio"/>
      </w:pPr>
      <w:bookmarkStart w:id="594"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94"/>
      <w:r w:rsidRPr="005A2068">
        <w:t xml:space="preserve"> </w:t>
      </w:r>
    </w:p>
    <w:p w:rsidR="003A7E14" w:rsidRPr="005A2068" w:rsidRDefault="003A7E14" w:rsidP="003A7E14">
      <w:pPr>
        <w:pStyle w:val="Amicarellibiblio"/>
      </w:pPr>
      <w:bookmarkStart w:id="595" w:name="_Ref341106915"/>
      <w:r w:rsidRPr="005A2068">
        <w:t>Anghileri M., L.M.L. Castelletti, E. Francesconi, A. Milanese, M. Pittofrati; 2011; Rigid body water impact - experimental tests and numerical simulations using the SPH method; International Journal of Impact Engineering, 38:141-151.</w:t>
      </w:r>
      <w:bookmarkEnd w:id="595"/>
    </w:p>
    <w:p w:rsidR="00A3103F" w:rsidRPr="005A2068" w:rsidRDefault="00A3103F" w:rsidP="00A3103F">
      <w:pPr>
        <w:pStyle w:val="Amicarellibiblio"/>
      </w:pPr>
      <w:bookmarkStart w:id="596" w:name="_Ref353446435"/>
      <w:bookmarkStart w:id="597" w:name="_Ref392664067"/>
      <w:r w:rsidRPr="005A2068">
        <w:t xml:space="preserve">Antoci C, Gallati M, Sibilla S.; 2007; </w:t>
      </w:r>
      <w:hyperlink r:id="rId523" w:history="1">
        <w:r w:rsidRPr="005A2068">
          <w:t>Numerical simulation of fluid-structure interaction by SPH</w:t>
        </w:r>
      </w:hyperlink>
      <w:r w:rsidRPr="005A2068">
        <w:t>; Computers &amp; Structures, 85(11-14):879-890.</w:t>
      </w:r>
      <w:bookmarkEnd w:id="596"/>
      <w:bookmarkEnd w:id="597"/>
    </w:p>
    <w:p w:rsidR="0065632F" w:rsidRDefault="0065632F" w:rsidP="0065632F">
      <w:pPr>
        <w:pStyle w:val="Amicarellibiblio"/>
      </w:pPr>
      <w:bookmarkStart w:id="598" w:name="_Ref355102495"/>
      <w:bookmarkStart w:id="599" w:name="_Ref416452881"/>
      <w:r w:rsidRPr="005A2068">
        <w:t>Antuono M, Colagrossi A, Marrone S, Lugni C.; 2011; Propagation of gravity waves through a SPH</w:t>
      </w:r>
      <w:bookmarkEnd w:id="598"/>
      <w:r w:rsidRPr="005A2068">
        <w:t xml:space="preserve"> scheme with numerical diffusive terms; Computer Physics Communications, 182(4):866-877.</w:t>
      </w:r>
      <w:bookmarkEnd w:id="599"/>
    </w:p>
    <w:bookmarkStart w:id="600"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524" w:history="1">
        <w:r w:rsidRPr="005A2068">
          <w:t>K. Hendrickson</w:t>
        </w:r>
      </w:hyperlink>
      <w:r w:rsidRPr="005A2068">
        <w:t xml:space="preserve">, </w:t>
      </w:r>
      <w:hyperlink r:id="rId525" w:history="1">
        <w:r w:rsidRPr="005A2068">
          <w:t>D.K.P. Yue</w:t>
        </w:r>
      </w:hyperlink>
      <w:r w:rsidRPr="005A2068">
        <w:t xml:space="preserve">; 2013; SPH for incompressible free-surface flows. Part II: Performance of a modified SPH method; </w:t>
      </w:r>
      <w:hyperlink r:id="rId526" w:tooltip="Go to Computers &amp; Fluids on ScienceDirect" w:history="1">
        <w:r w:rsidRPr="005A2068">
          <w:t>Computers &amp; Fluids</w:t>
        </w:r>
      </w:hyperlink>
      <w:r w:rsidRPr="005A2068">
        <w:t>, 86(5): 510–536, DOI: 10.1016/j.compfluid.2013.07.016</w:t>
      </w:r>
      <w:bookmarkEnd w:id="600"/>
    </w:p>
    <w:p w:rsidR="00100196" w:rsidRDefault="00100196" w:rsidP="00100196">
      <w:pPr>
        <w:pStyle w:val="Amicarellibiblio"/>
      </w:pPr>
      <w:bookmarkStart w:id="601" w:name="_Ref520374383"/>
      <w:r w:rsidRPr="00100196">
        <w:t>Armstrong L.M., S. Gu, K.H. Luo; 2010; Study of wall-to-bed heat transfer in a bubbling fluidised bed using the kinetic theory of granular flow; International Journal of Heat and Mass Transfer, 53(21-22):4949-4959.</w:t>
      </w:r>
      <w:bookmarkEnd w:id="601"/>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602" w:name="_Ref327274323"/>
      <w:r w:rsidRPr="005A2068">
        <w:t>Basa M., N.J. Quinlan, M. Lastiwka; 2009; Robustness and accuracy of SPH formulations for viscous flow; International Journal for Numerical Methods in Fluids, 60(10):1127-1148.</w:t>
      </w:r>
      <w:bookmarkEnd w:id="602"/>
    </w:p>
    <w:bookmarkStart w:id="603"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603"/>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52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604"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528" w:history="1">
        <w:r w:rsidRPr="005A2068">
          <w:t>E. Marzo</w:t>
        </w:r>
      </w:hyperlink>
      <w:r w:rsidRPr="005A2068">
        <w:t xml:space="preserve">, </w:t>
      </w:r>
      <w:hyperlink r:id="rId529" w:history="1">
        <w:r w:rsidRPr="005A2068">
          <w:t>A. Callioni</w:t>
        </w:r>
      </w:hyperlink>
      <w:r w:rsidRPr="005A2068">
        <w:t xml:space="preserve">, </w:t>
      </w:r>
      <w:hyperlink r:id="rId530" w:history="1">
        <w:r w:rsidRPr="005A2068">
          <w:t>R. Rota</w:t>
        </w:r>
      </w:hyperlink>
      <w:r w:rsidRPr="005A2068">
        <w:t xml:space="preserve">; 2011; Definition of a short-cut methodology for assessing earthquake-related Na-Tech risk; </w:t>
      </w:r>
      <w:hyperlink r:id="rId531" w:tooltip="Go to Journal of Hazardous Materials on ScienceDirect" w:history="1">
        <w:r w:rsidRPr="005A2068">
          <w:t>Journal of Hazardous Materials</w:t>
        </w:r>
      </w:hyperlink>
      <w:r w:rsidRPr="005A2068">
        <w:t>, 192(1); 329–339; DOI:10.1016/j.jhazmat.2011.05.022</w:t>
      </w:r>
      <w:bookmarkEnd w:id="604"/>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605" w:name="_Toc348440833"/>
      <w:bookmarkStart w:id="606" w:name="_Toc348441011"/>
      <w:bookmarkStart w:id="607" w:name="_Toc348441426"/>
      <w:bookmarkStart w:id="608" w:name="_Toc348453245"/>
      <w:r w:rsidRPr="004B071E">
        <w:t>Capone T., A. Panizzo, J.J. Monaghan; 2010; SPH modelling of water waves generated by submarine landslides; Journal of Hydraulic Research, 48, Extra Issue (2010), pp. 80–84.</w:t>
      </w:r>
      <w:bookmarkEnd w:id="605"/>
      <w:bookmarkEnd w:id="606"/>
      <w:bookmarkEnd w:id="607"/>
      <w:bookmarkEnd w:id="608"/>
    </w:p>
    <w:p w:rsidR="004B071E" w:rsidRPr="004B071E" w:rsidRDefault="004B071E" w:rsidP="00FB5588">
      <w:pPr>
        <w:pStyle w:val="Amicarellibiblio"/>
      </w:pPr>
      <w:bookmarkStart w:id="609" w:name="_Ref448248240"/>
      <w:r w:rsidRPr="004B071E">
        <w:t>Chauchat J., M. Médale; 2010; A three-dimensional numerical model for incompressible two-phase flow of a granular bed submitted to a laminar shearing flow; Comput. Methods Appl. Mech. Engrg. 199: 439–449.</w:t>
      </w:r>
      <w:bookmarkEnd w:id="609"/>
    </w:p>
    <w:p w:rsidR="0070405D" w:rsidRDefault="0070405D" w:rsidP="0065632F">
      <w:pPr>
        <w:pStyle w:val="Amicarellibiblio"/>
      </w:pPr>
      <w:bookmarkStart w:id="610" w:name="_Ref520906114"/>
      <w:r w:rsidRPr="0070405D">
        <w:t>Chow M., L. Taylor, M. Chow; 1996; Time of outage restoration analysis in distribution systems; IEEE Transactions on Power Delivery. 11(3):1652-1658.</w:t>
      </w:r>
      <w:bookmarkEnd w:id="610"/>
    </w:p>
    <w:p w:rsidR="0065632F" w:rsidRPr="005A2068" w:rsidRDefault="004740D2" w:rsidP="0065632F">
      <w:pPr>
        <w:pStyle w:val="Amicarellibiblio"/>
      </w:pPr>
      <w:hyperlink r:id="rId532" w:history="1">
        <w:bookmarkStart w:id="611" w:name="_Ref326849350"/>
        <w:r w:rsidR="0065632F" w:rsidRPr="005A2068">
          <w:t>Colagrossi A, Landrini M.; 2003; Numerical simulation of interfacial flows by smoothed particle Hydrodynamics; Journal of Computational Physics, 191(2):448-475.</w:t>
        </w:r>
        <w:bookmarkEnd w:id="611"/>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612" w:name="_Ref520905439"/>
      <w:bookmarkStart w:id="613" w:name="_Ref520292351"/>
      <w:r w:rsidRPr="00242D54">
        <w:t>Crawford M., S. Seidel; 2013; Weathering the storm: building business resilience to climate change. Center for climate and energy solutions: Arlington, VA.</w:t>
      </w:r>
      <w:bookmarkEnd w:id="612"/>
    </w:p>
    <w:p w:rsidR="003B7F5A" w:rsidRPr="005D00D6" w:rsidRDefault="003B7F5A" w:rsidP="00FB5588">
      <w:pPr>
        <w:pStyle w:val="Amicarellibiblio"/>
        <w:rPr>
          <w:lang w:val="it-IT"/>
        </w:rPr>
      </w:pPr>
      <w:bookmarkStart w:id="614" w:name="_Ref57191845"/>
      <w:r w:rsidRPr="005D00D6">
        <w:rPr>
          <w:lang w:val="it-IT"/>
        </w:rPr>
        <w:t>DEM2xyz v.1.0 (RSE SpA); Amicarelli A.; FOSS; https://github.com/AndreaAmicarelliRSE/DEM2xyz</w:t>
      </w:r>
      <w:bookmarkEnd w:id="613"/>
      <w:bookmarkEnd w:id="614"/>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615"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615"/>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616" w:name="_Ref341105389"/>
      <w:r w:rsidRPr="005A2068">
        <w:t>Di Monaco A., S. Manenti, M. Gallati, S. Sibilla, G. Agate, R. Guandalini; 2011; SPH modeling of solid boundaries through a semi-analytic approach. Engineering Applications of Computational Fluid Mechanics, 5(1):1–15.</w:t>
      </w:r>
      <w:bookmarkEnd w:id="616"/>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617" w:name="_Ref520297567"/>
      <w:r w:rsidRPr="00187CC4">
        <w:t>Engage Digitizer (Mitchell et al.), https://github.com/markummitchell/engauge-digitizer</w:t>
      </w:r>
      <w:bookmarkEnd w:id="617"/>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53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618"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618"/>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619" w:name="_Ref392881892"/>
      <w:r w:rsidRPr="005A2068">
        <w:t>Ferrari A., M. Dumbser, E. F. Toro, A. Armanini; 2009; A new 3D parallel SPH scheme for free surface flows; Computers &amp; Fluids, 38:1203-1217.</w:t>
      </w:r>
      <w:bookmarkEnd w:id="619"/>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620" w:name="_Ref520369088"/>
      <w:bookmarkStart w:id="621" w:name="_Ref414469083"/>
      <w:r w:rsidRPr="00BD2AA1">
        <w:t>Free Software Foundation http://www.fsf.org/</w:t>
      </w:r>
      <w:bookmarkEnd w:id="620"/>
    </w:p>
    <w:p w:rsidR="001D07BE" w:rsidRPr="005A2068" w:rsidRDefault="004740D2" w:rsidP="001D07BE">
      <w:pPr>
        <w:pStyle w:val="Amicarellibiblio"/>
      </w:pPr>
      <w:hyperlink r:id="rId534" w:history="1">
        <w:r w:rsidR="001D07BE" w:rsidRPr="00BD2AA1">
          <w:t>Frenk C.S.</w:t>
        </w:r>
      </w:hyperlink>
      <w:r w:rsidR="001D07BE" w:rsidRPr="00BD2AA1">
        <w:t xml:space="preserve">; S.D.M. </w:t>
      </w:r>
      <w:hyperlink r:id="rId535" w:history="1">
        <w:r w:rsidR="001D07BE" w:rsidRPr="00BD2AA1">
          <w:t>White,</w:t>
        </w:r>
      </w:hyperlink>
      <w:r w:rsidR="001D07BE" w:rsidRPr="00BD2AA1">
        <w:t xml:space="preserve"> P. </w:t>
      </w:r>
      <w:hyperlink r:id="rId536" w:history="1">
        <w:r w:rsidR="001D07BE" w:rsidRPr="00BD2AA1">
          <w:t>Bode, J.</w:t>
        </w:r>
      </w:hyperlink>
      <w:r w:rsidR="001D07BE" w:rsidRPr="00BD2AA1">
        <w:t xml:space="preserve">R. </w:t>
      </w:r>
      <w:hyperlink r:id="rId537" w:history="1">
        <w:r w:rsidR="001D07BE" w:rsidRPr="00BD2AA1">
          <w:t xml:space="preserve">Bond, </w:t>
        </w:r>
      </w:hyperlink>
      <w:r w:rsidR="001D07BE" w:rsidRPr="00BD2AA1">
        <w:t xml:space="preserve">G.L. </w:t>
      </w:r>
      <w:hyperlink r:id="rId538" w:history="1">
        <w:r w:rsidR="001D07BE" w:rsidRPr="00BD2AA1">
          <w:t xml:space="preserve">Bryan, </w:t>
        </w:r>
      </w:hyperlink>
      <w:r w:rsidR="001D07BE" w:rsidRPr="00BD2AA1">
        <w:t xml:space="preserve">R. </w:t>
      </w:r>
      <w:hyperlink r:id="rId539" w:history="1">
        <w:r w:rsidR="001D07BE" w:rsidRPr="00BD2AA1">
          <w:t xml:space="preserve">Cen, H.M.P. </w:t>
        </w:r>
      </w:hyperlink>
      <w:hyperlink r:id="rId540" w:history="1">
        <w:r w:rsidR="001D07BE" w:rsidRPr="00BD2AA1">
          <w:t xml:space="preserve">Couchman, </w:t>
        </w:r>
      </w:hyperlink>
      <w:r w:rsidR="001D07BE" w:rsidRPr="00BD2AA1">
        <w:t xml:space="preserve">A.E. </w:t>
      </w:r>
      <w:hyperlink r:id="rId541" w:history="1">
        <w:r w:rsidR="001D07BE" w:rsidRPr="00BD2AA1">
          <w:t>Evrard</w:t>
        </w:r>
      </w:hyperlink>
      <w:r w:rsidR="001D07BE" w:rsidRPr="00BD2AA1">
        <w:t xml:space="preserve">, N. </w:t>
      </w:r>
      <w:hyperlink r:id="rId542" w:history="1">
        <w:r w:rsidR="001D07BE" w:rsidRPr="00BD2AA1">
          <w:t xml:space="preserve">Gnedin, </w:t>
        </w:r>
      </w:hyperlink>
      <w:r w:rsidR="001D07BE" w:rsidRPr="00BD2AA1">
        <w:t xml:space="preserve">A. </w:t>
      </w:r>
      <w:hyperlink r:id="rId543" w:history="1">
        <w:r w:rsidR="001D07BE" w:rsidRPr="00BD2AA1">
          <w:t xml:space="preserve">Jenkins, A.M. </w:t>
        </w:r>
      </w:hyperlink>
      <w:hyperlink r:id="rId544" w:history="1">
        <w:r w:rsidR="001D07BE" w:rsidRPr="00BD2AA1">
          <w:t xml:space="preserve">Khokhlov, </w:t>
        </w:r>
      </w:hyperlink>
      <w:r w:rsidR="001D07BE" w:rsidRPr="00BD2AA1">
        <w:t xml:space="preserve">A. </w:t>
      </w:r>
      <w:hyperlink r:id="rId545" w:history="1">
        <w:r w:rsidR="001D07BE" w:rsidRPr="00BD2AA1">
          <w:t xml:space="preserve">Klypin, J.F. </w:t>
        </w:r>
      </w:hyperlink>
      <w:hyperlink r:id="rId546" w:history="1">
        <w:r w:rsidR="001D07BE" w:rsidRPr="00BD2AA1">
          <w:t>Navarro, M.L.</w:t>
        </w:r>
      </w:hyperlink>
      <w:r w:rsidR="001D07BE" w:rsidRPr="00BD2AA1">
        <w:t xml:space="preserve"> </w:t>
      </w:r>
      <w:hyperlink r:id="rId547" w:history="1">
        <w:r w:rsidR="001D07BE" w:rsidRPr="00BD2AA1">
          <w:t>Norman, J.P.</w:t>
        </w:r>
      </w:hyperlink>
      <w:r w:rsidR="001D07BE" w:rsidRPr="00BD2AA1">
        <w:t xml:space="preserve"> </w:t>
      </w:r>
      <w:hyperlink r:id="rId548" w:history="1">
        <w:r w:rsidR="001D07BE" w:rsidRPr="00BD2AA1">
          <w:t xml:space="preserve">Ostriker, </w:t>
        </w:r>
      </w:hyperlink>
      <w:r w:rsidR="001D07BE" w:rsidRPr="00BD2AA1">
        <w:t xml:space="preserve">J.M. </w:t>
      </w:r>
      <w:hyperlink r:id="rId549" w:history="1">
        <w:r w:rsidR="001D07BE" w:rsidRPr="00BD2AA1">
          <w:t xml:space="preserve">Owen, </w:t>
        </w:r>
      </w:hyperlink>
      <w:r w:rsidR="001D07BE" w:rsidRPr="00BD2AA1">
        <w:t xml:space="preserve">F.R. </w:t>
      </w:r>
      <w:hyperlink r:id="rId550" w:history="1">
        <w:r w:rsidR="001D07BE" w:rsidRPr="00BD2AA1">
          <w:t xml:space="preserve">Pearce, </w:t>
        </w:r>
      </w:hyperlink>
      <w:r w:rsidR="001D07BE" w:rsidRPr="00BD2AA1">
        <w:t xml:space="preserve">U.-L. </w:t>
      </w:r>
      <w:hyperlink r:id="rId551" w:history="1">
        <w:r w:rsidR="001D07BE" w:rsidRPr="00BD2AA1">
          <w:t xml:space="preserve">Pen, </w:t>
        </w:r>
      </w:hyperlink>
      <w:r w:rsidR="001D07BE" w:rsidRPr="00BD2AA1">
        <w:t xml:space="preserve">M. </w:t>
      </w:r>
      <w:hyperlink r:id="rId552" w:history="1">
        <w:r w:rsidR="001D07BE" w:rsidRPr="00BD2AA1">
          <w:t xml:space="preserve">Steinmetz, P.A. </w:t>
        </w:r>
      </w:hyperlink>
      <w:hyperlink r:id="rId553" w:history="1">
        <w:r w:rsidR="001D07BE" w:rsidRPr="005A2068">
          <w:t xml:space="preserve">Thomas, J.V. </w:t>
        </w:r>
      </w:hyperlink>
      <w:hyperlink r:id="rId554" w:history="1">
        <w:r w:rsidR="001D07BE" w:rsidRPr="005A2068">
          <w:t xml:space="preserve">Villumsen, J.W. </w:t>
        </w:r>
      </w:hyperlink>
      <w:hyperlink r:id="rId555" w:history="1">
        <w:r w:rsidR="001D07BE" w:rsidRPr="005A2068">
          <w:t xml:space="preserve">Wadsley, </w:t>
        </w:r>
      </w:hyperlink>
      <w:r w:rsidR="001D07BE" w:rsidRPr="005A2068">
        <w:t xml:space="preserve">M.S. </w:t>
      </w:r>
      <w:hyperlink r:id="rId556" w:history="1">
        <w:r w:rsidR="001D07BE" w:rsidRPr="005A2068">
          <w:t xml:space="preserve">Warren, G. </w:t>
        </w:r>
      </w:hyperlink>
      <w:hyperlink r:id="rId557" w:history="1">
        <w:r w:rsidR="001D07BE" w:rsidRPr="005A2068">
          <w:t xml:space="preserve">Xu, G. </w:t>
        </w:r>
      </w:hyperlink>
      <w:hyperlink r:id="rId55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621"/>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622" w:name="_Ref520292018"/>
      <w:r w:rsidRPr="00126070">
        <w:t xml:space="preserve">GDAL (OSGEO); </w:t>
      </w:r>
      <w:hyperlink r:id="rId559" w:history="1">
        <w:r w:rsidRPr="00126070">
          <w:t>https://github.com/OSGeo/gdal</w:t>
        </w:r>
      </w:hyperlink>
      <w:bookmarkEnd w:id="622"/>
    </w:p>
    <w:p w:rsidR="00034CDC" w:rsidRDefault="00034CDC" w:rsidP="009B0157">
      <w:pPr>
        <w:pStyle w:val="Amicarellibiblio"/>
      </w:pPr>
      <w:bookmarkStart w:id="623" w:name="_Ref520298700"/>
      <w:bookmarkStart w:id="624" w:name="_Ref520298375"/>
      <w:r w:rsidRPr="00034CDC">
        <w:t>gdb (GNU, Free Software Foundation), https://www.gnu.org/software/gdb/</w:t>
      </w:r>
      <w:bookmarkEnd w:id="623"/>
    </w:p>
    <w:p w:rsidR="009B0157" w:rsidRPr="009B0157" w:rsidRDefault="009B0157" w:rsidP="009B0157">
      <w:pPr>
        <w:pStyle w:val="Amicarellibiblio"/>
      </w:pPr>
      <w:r w:rsidRPr="009B0157">
        <w:t>gedit (GNOME Foundation), https://wiki.gnome.org/Apps/Gedit</w:t>
      </w:r>
      <w:bookmarkEnd w:id="624"/>
    </w:p>
    <w:p w:rsidR="004B071E" w:rsidRDefault="004B071E" w:rsidP="00FB5588">
      <w:pPr>
        <w:pStyle w:val="Amicarellibiblio"/>
      </w:pPr>
      <w:r w:rsidRPr="004B071E">
        <w:t xml:space="preserve">GEO-SLOPE International Ltd; The Lower San Fernando Dam; QUAKE/W Example File: Lower SanFernando Dam.doc; </w:t>
      </w:r>
      <w:hyperlink r:id="rId560" w:history="1">
        <w:r w:rsidRPr="004B071E">
          <w:t>www.geo-slope.com</w:t>
        </w:r>
      </w:hyperlink>
    </w:p>
    <w:p w:rsidR="0026738A" w:rsidRPr="0026738A" w:rsidRDefault="0026738A" w:rsidP="0026738A">
      <w:pPr>
        <w:pStyle w:val="Amicarellibiblio"/>
        <w:rPr>
          <w:lang w:val="fr-FR"/>
        </w:rPr>
      </w:pPr>
      <w:bookmarkStart w:id="625" w:name="_Ref520368865"/>
      <w:bookmarkStart w:id="626" w:name="_Ref520298441"/>
      <w:bookmarkStart w:id="627" w:name="_Ref520297260"/>
      <w:bookmarkStart w:id="628" w:name="_Ref345062922"/>
      <w:r w:rsidRPr="0026738A">
        <w:rPr>
          <w:lang w:val="fr-FR"/>
        </w:rPr>
        <w:t xml:space="preserve">Git (Torvalds et al.), </w:t>
      </w:r>
      <w:hyperlink r:id="rId561" w:history="1">
        <w:r w:rsidRPr="0026738A">
          <w:rPr>
            <w:lang w:val="fr-FR"/>
          </w:rPr>
          <w:t>https://github.com/git/git</w:t>
        </w:r>
      </w:hyperlink>
      <w:bookmarkEnd w:id="625"/>
    </w:p>
    <w:p w:rsidR="0026738A" w:rsidRDefault="0026738A" w:rsidP="0026738A">
      <w:pPr>
        <w:pStyle w:val="Amicarellibiblio"/>
      </w:pPr>
      <w:bookmarkStart w:id="629" w:name="_Ref520368866"/>
      <w:r w:rsidRPr="0026738A">
        <w:t>GitHub; GitHub Inc.; www.github.com</w:t>
      </w:r>
      <w:bookmarkEnd w:id="629"/>
    </w:p>
    <w:p w:rsidR="00EF14C3" w:rsidRDefault="00EF14C3" w:rsidP="00B2376C">
      <w:pPr>
        <w:pStyle w:val="Amicarellibiblio"/>
      </w:pPr>
      <w:r w:rsidRPr="00EF14C3">
        <w:t>gfortran (GNU, Free Software Foundation), http://gcc.gnu.org/fortran/</w:t>
      </w:r>
      <w:bookmarkEnd w:id="626"/>
    </w:p>
    <w:p w:rsidR="00EF14C3" w:rsidRDefault="00EF14C3" w:rsidP="00B2376C">
      <w:pPr>
        <w:pStyle w:val="Amicarellibiblio"/>
      </w:pPr>
      <w:bookmarkStart w:id="630" w:name="_Ref520298593"/>
      <w:r w:rsidRPr="00EF14C3">
        <w:t>GNU Make (GNU, Free Software Foundation), https://www.gnu.org/software/make/</w:t>
      </w:r>
      <w:bookmarkEnd w:id="630"/>
    </w:p>
    <w:p w:rsidR="00B2376C" w:rsidRPr="00B2376C" w:rsidRDefault="00B2376C" w:rsidP="00B2376C">
      <w:pPr>
        <w:pStyle w:val="Amicarellibiblio"/>
      </w:pPr>
      <w:r w:rsidRPr="00B2376C">
        <w:t>Gnuplot (Williams &amp; Kelley), http://www.gnuplot.info/</w:t>
      </w:r>
      <w:bookmarkEnd w:id="627"/>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628"/>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631" w:name="_Ref520298796"/>
      <w:bookmarkStart w:id="632" w:name="_Ref395621260"/>
      <w:r w:rsidRPr="00034CDC">
        <w:t>gprof (GNU, Free Software Foundation), http://sourceware.org/binutils/docs/gprof/</w:t>
      </w:r>
      <w:bookmarkEnd w:id="631"/>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632"/>
      <w:r w:rsidRPr="004B071E">
        <w:t>191-197.</w:t>
      </w:r>
    </w:p>
    <w:p w:rsidR="001D07BE" w:rsidRPr="005A2068" w:rsidRDefault="001D07BE" w:rsidP="001D07BE">
      <w:pPr>
        <w:pStyle w:val="Amicarellibiblio"/>
      </w:pPr>
      <w:bookmarkStart w:id="633" w:name="_Ref353446866"/>
      <w:r w:rsidRPr="005A2068">
        <w:t>Grenier N., M. Antuono, A. Colagrossi, D. Le Touzé, B. Alessandrini; 2009; An Hamiltonian interface SPH formulation for multi-fluid and free surface flows. Journal of Computational Physics, 228:8380–8393.</w:t>
      </w:r>
      <w:bookmarkEnd w:id="633"/>
    </w:p>
    <w:p w:rsidR="00635928" w:rsidRPr="005D00D6" w:rsidRDefault="00635928" w:rsidP="00FB5588">
      <w:pPr>
        <w:pStyle w:val="Amicarellibiblio"/>
        <w:rPr>
          <w:lang w:val="it-IT"/>
        </w:rPr>
      </w:pPr>
      <w:bookmarkStart w:id="634" w:name="_Ref520297992"/>
      <w:bookmarkStart w:id="635" w:name="_Ref520297384"/>
      <w:r w:rsidRPr="005D00D6">
        <w:rPr>
          <w:lang w:val="it-IT"/>
        </w:rPr>
        <w:t>Grid Interpolator v.1.0 (RSE SpA); Amicarelli A.; FOSS; https://github.com/AndreaAmicarelliRSE/Grid_Interpolator</w:t>
      </w:r>
      <w:bookmarkEnd w:id="634"/>
    </w:p>
    <w:p w:rsidR="003D6B50" w:rsidRDefault="003D6B50" w:rsidP="00FB5588">
      <w:pPr>
        <w:pStyle w:val="Amicarellibiblio"/>
      </w:pPr>
      <w:r w:rsidRPr="003D6B50">
        <w:t>GSView (Ghostgum Software Pty Ltd)</w:t>
      </w:r>
      <w:hyperlink r:id="rId562" w:tooltip="Email to this author" w:history="1">
        <w:r w:rsidRPr="003D6B50">
          <w:t>,</w:t>
        </w:r>
      </w:hyperlink>
      <w:bookmarkStart w:id="636" w:name="corrAuthorTitle"/>
      <w:bookmarkEnd w:id="636"/>
      <w:r w:rsidRPr="003D6B50">
        <w:t xml:space="preserve"> </w:t>
      </w:r>
      <w:hyperlink r:id="rId563" w:history="1">
        <w:r w:rsidRPr="003D6B50">
          <w:t>https://www.ghostscript.com/</w:t>
        </w:r>
      </w:hyperlink>
      <w:bookmarkEnd w:id="635"/>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637" w:name="_Ref341106958"/>
      <w:bookmarkStart w:id="638" w:name="_Ref341106957"/>
      <w:r w:rsidRPr="005A2068">
        <w:t>Hashemi M.R., R. Fatehi, M.T. Manzari; 2012; A modified SPH method for simulating motion of rigid bodies in Newtonian fluid flows; International Journal of Non-Linear Mechanics, 47:626–638.</w:t>
      </w:r>
      <w:bookmarkEnd w:id="637"/>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638"/>
    </w:p>
    <w:p w:rsidR="003A7E14" w:rsidRPr="005A2068" w:rsidRDefault="003A7E14" w:rsidP="003A7E14">
      <w:pPr>
        <w:pStyle w:val="Amicarellibiblio"/>
      </w:pPr>
      <w:bookmarkStart w:id="639" w:name="_Ref341161712"/>
      <w:r w:rsidRPr="005A2068">
        <w:t>Hay A., A. Leroyer, M. Visonneau; 2006; H-adaptive Navier–Stokes simulations of free-surface flows around</w:t>
      </w:r>
      <w:bookmarkEnd w:id="639"/>
      <w:r w:rsidRPr="005A2068">
        <w:t xml:space="preserve"> moving bodies; J Mar Sci Technol, 11:1–18. </w:t>
      </w:r>
    </w:p>
    <w:p w:rsidR="003101E5" w:rsidRPr="003101E5" w:rsidRDefault="003101E5" w:rsidP="003101E5">
      <w:pPr>
        <w:pStyle w:val="Amicarellibiblio"/>
      </w:pPr>
      <w:bookmarkStart w:id="640" w:name="_Ref520905115"/>
      <w:r w:rsidRPr="003101E5">
        <w:t>Hazus-MH; 2011; Technical Manual, Multi-hazard Loss Estimation Methodology, Flood Model; Department of Homeland Security, Federal Emergency Management Agency, Mitigation Division, Washington, D.C.</w:t>
      </w:r>
      <w:bookmarkEnd w:id="640"/>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641" w:name="_Ref520905322"/>
      <w:r w:rsidRPr="006A2E7E">
        <w:t>Holmes M.; 2015; Water infrastructure vulnerability due to dependency on third party infrastructure sectors; School of Civil Engineering and Geosciences, Newcastle University, May 2015; Doctorate thesis.</w:t>
      </w:r>
      <w:bookmarkEnd w:id="641"/>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642" w:name="_Ref520298107"/>
      <w:r w:rsidRPr="004C6594">
        <w:t>Image Magick (ImageMagick Studio LLC), https://www.imagemagick.org</w:t>
      </w:r>
      <w:bookmarkEnd w:id="642"/>
    </w:p>
    <w:p w:rsidR="0041312A" w:rsidRPr="0041312A" w:rsidRDefault="0041312A" w:rsidP="0041312A">
      <w:pPr>
        <w:pStyle w:val="Amicarellibiblio"/>
      </w:pPr>
      <w:bookmarkStart w:id="643" w:name="_Ref485633420"/>
      <w:r w:rsidRPr="0041312A">
        <w:t xml:space="preserve">Intel Corporation, </w:t>
      </w:r>
      <w:hyperlink r:id="rId564" w:history="1">
        <w:r w:rsidRPr="0041312A">
          <w:t>www.intel.com</w:t>
        </w:r>
      </w:hyperlink>
      <w:bookmarkEnd w:id="643"/>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644" w:name="_Ref341107029"/>
      <w:r w:rsidRPr="005A2068">
        <w:t>Kajtar J.B.; J. J. Monaghan; 2010; On the dynamics of swimming linked bodies. European Journal of Mechanics B/Fluids, 29:377-386.</w:t>
      </w:r>
      <w:bookmarkEnd w:id="644"/>
    </w:p>
    <w:p w:rsidR="003A7E14" w:rsidRPr="005A2068" w:rsidRDefault="003A7E14" w:rsidP="003A7E14">
      <w:pPr>
        <w:pStyle w:val="Amicarellibiblio"/>
      </w:pPr>
      <w:bookmarkStart w:id="645" w:name="_Ref341107030"/>
      <w:r w:rsidRPr="005A2068">
        <w:t>Kajtar J.B.; J.J. Monaghan; 2012; On the swimming of fish like bodies near free and fixed boundaries; European Journal of Mechanics B/Fluids, 33:1–13.</w:t>
      </w:r>
      <w:bookmarkEnd w:id="645"/>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646"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65" w:history="1">
        <w:r w:rsidRPr="005A2068">
          <w:t>71</w:t>
        </w:r>
      </w:hyperlink>
      <w:r w:rsidRPr="005A2068">
        <w:t>(9): 1152–1177. DOI: 10.1002/fld.3706</w:t>
      </w:r>
      <w:bookmarkEnd w:id="646"/>
    </w:p>
    <w:p w:rsidR="004B071E" w:rsidRPr="004B071E" w:rsidRDefault="004B071E" w:rsidP="00FB5588">
      <w:pPr>
        <w:pStyle w:val="Amicarellibiblio"/>
      </w:pPr>
      <w:r w:rsidRPr="004B071E">
        <w:t xml:space="preserve">Kramer S.L.; 1996; Geotechnical Earthquake Engineering:1- 653; </w:t>
      </w:r>
      <w:hyperlink r:id="rId566" w:history="1">
        <w:r w:rsidRPr="004B071E">
          <w:t>Prentice Hall</w:t>
        </w:r>
      </w:hyperlink>
      <w:r w:rsidRPr="004B071E">
        <w:t>.</w:t>
      </w:r>
    </w:p>
    <w:p w:rsidR="004B071E" w:rsidRPr="00E77347" w:rsidRDefault="004B071E" w:rsidP="00FB5588">
      <w:pPr>
        <w:pStyle w:val="Amicarellibiblio"/>
      </w:pPr>
      <w:bookmarkStart w:id="647" w:name="_Ref448250704"/>
      <w:r w:rsidRPr="004B071E">
        <w:t xml:space="preserve">Kumar D., A.K. Patra, E.B. Pitman, H. Chi; 2013; </w:t>
      </w:r>
      <w:hyperlink r:id="rId567" w:history="1">
        <w:r w:rsidRPr="00E77347">
          <w:t>Parallel Godunov smoothed particle hydrodynamics (SPH) with improved treatment of Boundary Conditions and an application to granular flows</w:t>
        </w:r>
      </w:hyperlink>
      <w:r w:rsidRPr="00E77347">
        <w:t>; Computer Physics Communications, 184-10, 2277-2286.</w:t>
      </w:r>
      <w:bookmarkEnd w:id="647"/>
    </w:p>
    <w:p w:rsidR="00E77347" w:rsidRPr="00E77347" w:rsidRDefault="00E77347" w:rsidP="00FB5588">
      <w:pPr>
        <w:pStyle w:val="Amicarellibiblio"/>
      </w:pPr>
      <w:bookmarkStart w:id="648" w:name="_Ref520379750"/>
      <w:r w:rsidRPr="00E77347">
        <w:t>Kumaran V.; 2015; Kinetic theory for sheared granular flows; C. R. Physique 16:51-61.</w:t>
      </w:r>
      <w:bookmarkEnd w:id="648"/>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649" w:name="_Toc348440830"/>
      <w:bookmarkStart w:id="650" w:name="_Toc348440919"/>
      <w:bookmarkStart w:id="651" w:name="_Toc348441008"/>
      <w:bookmarkStart w:id="652" w:name="_Toc348441423"/>
      <w:bookmarkStart w:id="653" w:name="_Toc348453242"/>
      <w:r w:rsidRPr="003A7E14">
        <w:rPr>
          <w:lang w:val="it-IT"/>
        </w:rPr>
        <w:t xml:space="preserve">Lajeunesse E, Mangeney-Castelnau a, Vilotte JP. </w:t>
      </w:r>
      <w:r w:rsidRPr="004B071E">
        <w:t>Spreading of a granular mass on a horizontal plane. Physics of Fluids 2004; 16(7):2371, doi:10.1063/1.1736611.</w:t>
      </w:r>
      <w:bookmarkEnd w:id="649"/>
      <w:bookmarkEnd w:id="650"/>
      <w:bookmarkEnd w:id="651"/>
      <w:bookmarkEnd w:id="652"/>
      <w:bookmarkEnd w:id="653"/>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54" w:name="_Ref353447086"/>
      <w:r w:rsidRPr="005A2068">
        <w:t>Liu MB, Liu GR.; 2010; Smoothed Particle Hydrodynamics (SPH): an Overview and Recent Developments; Arch Comput Methods Eng, 17:25–76.</w:t>
      </w:r>
      <w:bookmarkEnd w:id="654"/>
    </w:p>
    <w:p w:rsidR="001D07BE" w:rsidRPr="005A2068" w:rsidRDefault="001D07BE" w:rsidP="001D07BE">
      <w:pPr>
        <w:pStyle w:val="Amicarellibiblio"/>
      </w:pPr>
      <w:bookmarkStart w:id="655" w:name="_Ref353447176"/>
      <w:r w:rsidRPr="005A2068">
        <w:t>Liu M.B., G.R. Liu, K.Y. Lam; 2003; Constructing smoothing functions in smoothed particle hydrodynamics with applications; Journal of Computational and Applied Mathematics, 155:263-284.</w:t>
      </w:r>
      <w:bookmarkEnd w:id="655"/>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56"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56"/>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57" w:name="_Toc348440831"/>
      <w:bookmarkStart w:id="658" w:name="_Toc348440920"/>
      <w:bookmarkStart w:id="659" w:name="_Toc348441009"/>
      <w:bookmarkStart w:id="660" w:name="_Toc348441424"/>
      <w:bookmarkStart w:id="661" w:name="_Toc348453243"/>
      <w:r w:rsidRPr="004B071E">
        <w:t>Lube G, Huppert HE, Sparks RSJ, Hallworth Ma. Axisymmetric collapses of granular columns. Journal of Fluid Mechanics, Jun 2004; 508:175–199, doi:10.1017/S0022112004009036.</w:t>
      </w:r>
      <w:bookmarkEnd w:id="657"/>
      <w:bookmarkEnd w:id="658"/>
      <w:bookmarkEnd w:id="659"/>
      <w:bookmarkEnd w:id="660"/>
      <w:bookmarkEnd w:id="661"/>
    </w:p>
    <w:p w:rsidR="004B071E" w:rsidRPr="005D00D6" w:rsidRDefault="004B071E" w:rsidP="00FB5588">
      <w:pPr>
        <w:pStyle w:val="Amicarellibiblio"/>
      </w:pPr>
      <w:bookmarkStart w:id="662"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62"/>
    </w:p>
    <w:p w:rsidR="0093217A" w:rsidRPr="005D00D6" w:rsidRDefault="0093217A" w:rsidP="00FB5588">
      <w:pPr>
        <w:pStyle w:val="Amicarellibiblio"/>
      </w:pPr>
      <w:bookmarkStart w:id="663" w:name="_Ref520906215"/>
      <w:bookmarkStart w:id="664" w:name="_Ref447811118"/>
      <w:r w:rsidRPr="005D00D6">
        <w:t>Maliszewski P., C. Perrings; 2012; Factors in the resilience of electrical power distribution infrastructures; Applied Geography, 32:668-679.</w:t>
      </w:r>
      <w:bookmarkEnd w:id="663"/>
    </w:p>
    <w:p w:rsidR="004B071E" w:rsidRPr="004B071E" w:rsidRDefault="004B071E" w:rsidP="00FB5588">
      <w:pPr>
        <w:pStyle w:val="Amicarellibiblio"/>
      </w:pPr>
      <w:bookmarkStart w:id="665" w:name="_Ref57185004"/>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64"/>
      <w:bookmarkEnd w:id="665"/>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66" w:name="_Ref341105325"/>
      <w:r w:rsidRPr="003A7E14">
        <w:rPr>
          <w:lang w:val="fr-FR"/>
        </w:rPr>
        <w:t xml:space="preserve">Marongiu J.C.; F. Leboeuf, J. </w:t>
      </w:r>
      <w:hyperlink r:id="rId568" w:history="1">
        <w:r w:rsidRPr="005A2068">
          <w:t>C</w:t>
        </w:r>
      </w:hyperlink>
      <w:r w:rsidRPr="005A2068">
        <w:t xml:space="preserve">aro, E. Parkinson; 2010; Free surface flows simulations in Pelton turbines using an hybrid SPH-ALE method; </w:t>
      </w:r>
      <w:hyperlink r:id="rId569" w:history="1">
        <w:r w:rsidRPr="005A2068">
          <w:t>J. Hydraul. Res.</w:t>
        </w:r>
      </w:hyperlink>
      <w:r w:rsidRPr="005A2068">
        <w:t>, 47:40–49.</w:t>
      </w:r>
      <w:bookmarkEnd w:id="666"/>
      <w:r w:rsidRPr="005A2068">
        <w:t xml:space="preserve"> </w:t>
      </w:r>
    </w:p>
    <w:p w:rsidR="004B071E" w:rsidRPr="00EC4C35" w:rsidRDefault="004B071E" w:rsidP="00FB5588">
      <w:pPr>
        <w:pStyle w:val="Amicarellibiblio"/>
      </w:pPr>
      <w:r w:rsidRPr="004B071E">
        <w:t xml:space="preserve">Marongiu J.C., F. Leboeuf, E. Parkinson; 2007; </w:t>
      </w:r>
      <w:hyperlink r:id="rId57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67" w:name="_Ref520379157"/>
      <w:bookmarkStart w:id="668"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67"/>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68"/>
    </w:p>
    <w:p w:rsidR="0065632F" w:rsidRDefault="0065632F" w:rsidP="00FB5588">
      <w:pPr>
        <w:pStyle w:val="Amicarellibiblio"/>
      </w:pPr>
      <w:bookmarkStart w:id="669" w:name="_Ref355102506"/>
      <w:r w:rsidRPr="005A2068">
        <w:t>Marrone S, Colagrossi A, Antuono M, Lugni C, Tulin M.P.: 2011; A 2D+t SPH model to study the breaking wave pattern generated by fast ships; Journal of Fluids and Structures, 27:1199-1215.</w:t>
      </w:r>
      <w:bookmarkEnd w:id="669"/>
    </w:p>
    <w:p w:rsidR="001D07BE" w:rsidRPr="005D00D6" w:rsidRDefault="001D07BE" w:rsidP="00FB5588">
      <w:pPr>
        <w:pStyle w:val="Amicarellibiblio"/>
      </w:pPr>
      <w:bookmarkStart w:id="670" w:name="_Ref353453319"/>
      <w:r w:rsidRPr="005A2068">
        <w:t xml:space="preserve">Maurel B., S. Potapov, J. Fabis, A. Combescure; 2009; </w:t>
      </w:r>
      <w:hyperlink r:id="rId57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70"/>
      <w:r w:rsidRPr="005D00D6">
        <w:t xml:space="preserve"> </w:t>
      </w:r>
    </w:p>
    <w:p w:rsidR="001D07BE" w:rsidRPr="005D00D6" w:rsidRDefault="001D07BE" w:rsidP="00FB5588">
      <w:pPr>
        <w:pStyle w:val="Amicarellibiblio"/>
      </w:pPr>
      <w:bookmarkStart w:id="671" w:name="_Ref392147289"/>
      <w:r w:rsidRPr="005D00D6">
        <w:t>Mayrhofer A., B.D. Rogers, D. Violeau, M. Ferrand; 2013; Investigation of wall bounded flows using SPH and the uni fied semi-analytical wall boundary conditions; Computer Physics Communications, 184: 2515–2527.</w:t>
      </w:r>
      <w:bookmarkEnd w:id="671"/>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72" w:name="_Ref510167128"/>
      <w:bookmarkStart w:id="673"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72"/>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73"/>
    </w:p>
    <w:p w:rsidR="00FB5588" w:rsidRPr="005D00D6" w:rsidRDefault="00FB5588" w:rsidP="00FB5588">
      <w:pPr>
        <w:pStyle w:val="Amicarellibiblio"/>
      </w:pPr>
      <w:bookmarkStart w:id="674" w:name="_Ref392881894"/>
      <w:r w:rsidRPr="005D00D6">
        <w:t>Molteni D., A. Colagrossi; 2009; A simple procedure to improve the pressure evaluation in hydrodynamic context using the SPH; Computer Physics Communications, 180:861–872.</w:t>
      </w:r>
      <w:bookmarkEnd w:id="674"/>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75" w:name="_Ref341105676"/>
      <w:r w:rsidRPr="005D00D6">
        <w:t xml:space="preserve">Monaghan JJ. Smoothed particle hydrodynamics; 2005; Rep. Prog. </w:t>
      </w:r>
      <w:r w:rsidRPr="003B63B4">
        <w:rPr>
          <w:lang w:val="it-IT"/>
        </w:rPr>
        <w:t>Phys., 68:1703–1759.</w:t>
      </w:r>
      <w:bookmarkEnd w:id="675"/>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76" w:name="_Ref355093271"/>
      <w:r w:rsidRPr="005A2068">
        <w:t>Monaghan J.J., J.B. Kajtar; 2009; SPH particle boundary forces for arbitrary boundaries. Computer Physics Communications, 180:1811–1820.</w:t>
      </w:r>
      <w:bookmarkEnd w:id="676"/>
    </w:p>
    <w:p w:rsidR="00614AF7" w:rsidRPr="005A2068" w:rsidRDefault="00614AF7" w:rsidP="00614AF7">
      <w:pPr>
        <w:pStyle w:val="Amicarellibiblio"/>
      </w:pPr>
      <w:bookmarkStart w:id="677" w:name="_Ref341106801"/>
      <w:r w:rsidRPr="005A2068">
        <w:t>Monaghan J.J., A. Kos, N. Issa; 2003; Fluid motion generated by impact; Journal of Waterway, Port, Coastal and Ocean</w:t>
      </w:r>
      <w:bookmarkEnd w:id="677"/>
      <w:r w:rsidRPr="005A2068">
        <w:t xml:space="preserve"> Engineering, 129:250–259.</w:t>
      </w:r>
    </w:p>
    <w:p w:rsidR="004B071E" w:rsidRPr="004B071E" w:rsidRDefault="004740D2" w:rsidP="00FB5588">
      <w:pPr>
        <w:pStyle w:val="Amicarellibiblio"/>
      </w:pPr>
      <w:hyperlink r:id="rId572" w:tooltip="Show Author Details" w:history="1">
        <w:r w:rsidR="004B071E" w:rsidRPr="004B071E">
          <w:t>Monaghan J.J.</w:t>
        </w:r>
      </w:hyperlink>
      <w:r w:rsidR="004B071E" w:rsidRPr="004B071E">
        <w:t>, A. Raflee</w:t>
      </w:r>
      <w:hyperlink r:id="rId573" w:tooltip="Show Author Details" w:history="1">
        <w:r w:rsidR="004B071E" w:rsidRPr="004B071E">
          <w:t>;</w:t>
        </w:r>
      </w:hyperlink>
      <w:r w:rsidR="004B071E" w:rsidRPr="004B071E">
        <w:t xml:space="preserve"> 2013; A simple SPH algorithm for multi-fluid flow with high density ratios; </w:t>
      </w:r>
      <w:hyperlink r:id="rId57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78" w:name="_Ref449949176"/>
      <w:r w:rsidRPr="004B071E">
        <w:t>Morrison F. A.; 2013; An Introduction to Fluid Mechanics, Cambridge University Press, New York.</w:t>
      </w:r>
      <w:bookmarkEnd w:id="678"/>
    </w:p>
    <w:p w:rsidR="004B071E" w:rsidRPr="004B071E" w:rsidRDefault="004740D2" w:rsidP="00FB5588">
      <w:pPr>
        <w:pStyle w:val="Amicarellibiblio"/>
      </w:pPr>
      <w:hyperlink r:id="rId575" w:history="1">
        <w:r w:rsidR="004B071E" w:rsidRPr="00CB7669">
          <w:rPr>
            <w:lang w:val="fr-FR"/>
          </w:rPr>
          <w:t>Moulinec C</w:t>
        </w:r>
      </w:hyperlink>
      <w:r w:rsidR="004B071E" w:rsidRPr="00CB7669">
        <w:rPr>
          <w:lang w:val="fr-FR"/>
        </w:rPr>
        <w:t xml:space="preserve">., R.Issa, J.C. </w:t>
      </w:r>
      <w:hyperlink r:id="rId576" w:history="1">
        <w:r w:rsidR="004B071E" w:rsidRPr="004B071E">
          <w:t>Marongiu</w:t>
        </w:r>
      </w:hyperlink>
      <w:r w:rsidR="004B071E" w:rsidRPr="004B071E">
        <w:t xml:space="preserve">, D. </w:t>
      </w:r>
      <w:hyperlink r:id="rId577" w:history="1">
        <w:r w:rsidR="004B071E" w:rsidRPr="004B071E">
          <w:t>Violeau</w:t>
        </w:r>
      </w:hyperlink>
      <w:r w:rsidR="004B071E" w:rsidRPr="004B071E">
        <w:t>; “Parallel 3-D SPH simulations”; CMES-COMPUTER MODELING IN ENGINEERING &amp; SCIENCES, 25-3 (2008) , 133-147.</w:t>
      </w:r>
    </w:p>
    <w:p w:rsidR="004B071E" w:rsidRDefault="004740D2" w:rsidP="00FB5588">
      <w:pPr>
        <w:pStyle w:val="Amicarellibiblio"/>
      </w:pPr>
      <w:hyperlink r:id="rId578" w:history="1">
        <w:r w:rsidR="004B071E" w:rsidRPr="004B071E">
          <w:t>Nestor</w:t>
        </w:r>
      </w:hyperlink>
      <w:r w:rsidR="004B071E" w:rsidRPr="004B071E">
        <w:t xml:space="preserve"> R.M., </w:t>
      </w:r>
      <w:hyperlink r:id="rId579" w:history="1">
        <w:r w:rsidR="004B071E" w:rsidRPr="004B071E">
          <w:t>N.J. Quinlan</w:t>
        </w:r>
      </w:hyperlink>
      <w:r w:rsidR="004B071E" w:rsidRPr="004B071E">
        <w:t xml:space="preserve">; 2013; Application of the meshless finite volume particle method to flow-induced motion of a rigid body; </w:t>
      </w:r>
      <w:hyperlink r:id="rId580" w:tooltip="Go to Computers &amp; Fluids on ScienceDirect" w:history="1">
        <w:r w:rsidR="004B071E" w:rsidRPr="004B071E">
          <w:t>Computers &amp; Fluids</w:t>
        </w:r>
      </w:hyperlink>
      <w:r w:rsidR="004B071E" w:rsidRPr="004B071E">
        <w:t xml:space="preserve">, </w:t>
      </w:r>
      <w:hyperlink r:id="rId58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79"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79"/>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80" w:name="_Ref341106852"/>
      <w:r w:rsidRPr="005A2068">
        <w:t>Omidvar P., P.K. Stansby, B.D. Rogers; 2012; SPH for 3D floating bodies using variable mass particle distribution; International Journal for Numerical Methods in Fluids, 72(4):427-452; DOI: 10.1002/fld.3749</w:t>
      </w:r>
      <w:bookmarkEnd w:id="680"/>
    </w:p>
    <w:p w:rsidR="003A7E14" w:rsidRPr="005A2068" w:rsidRDefault="003A7E14" w:rsidP="003A7E14">
      <w:pPr>
        <w:pStyle w:val="Amicarellibiblio"/>
      </w:pPr>
      <w:bookmarkStart w:id="681"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81"/>
    </w:p>
    <w:p w:rsidR="007F28CF" w:rsidRPr="005A2068" w:rsidRDefault="007F28CF" w:rsidP="007F28CF">
      <w:pPr>
        <w:pStyle w:val="Amicarellibiblio"/>
      </w:pPr>
      <w:bookmarkStart w:id="682" w:name="_Ref341107075"/>
      <w:r w:rsidRPr="005A2068">
        <w:t>Oger G., M. Doring, B. Alessandrini, P. Ferrant; 2006; Impulse-based rigid body interaction</w:t>
      </w:r>
      <w:bookmarkEnd w:id="682"/>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83" w:name="_Ref520296263"/>
      <w:bookmarkStart w:id="684" w:name="_Ref520292527"/>
      <w:r w:rsidRPr="00903A00">
        <w:t>OpenFOAM (OpenCFD Ltd), https://github.com/OpenFOAM/OpenFOAM-dev, https://github.com/isoAdvector/isoAdvector</w:t>
      </w:r>
      <w:bookmarkEnd w:id="683"/>
    </w:p>
    <w:p w:rsidR="0079794E" w:rsidRPr="0079794E" w:rsidRDefault="0079794E" w:rsidP="00FB5588">
      <w:pPr>
        <w:pStyle w:val="Amicarellibiblio"/>
      </w:pPr>
      <w:bookmarkStart w:id="685" w:name="_Ref57191825"/>
      <w:r w:rsidRPr="0079794E">
        <w:t>Paraview (Kitware), https://github.com/Kitware/ParaView</w:t>
      </w:r>
      <w:bookmarkEnd w:id="684"/>
      <w:bookmarkEnd w:id="685"/>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86" w:name="_Ref392152861"/>
      <w:bookmarkStart w:id="687" w:name="_Ref341167074"/>
      <w:r w:rsidRPr="005A2068">
        <w:t>Patel M.H., R. Vignjevic, J.C.  Campbell;  2009; An SPH Technique for Evaluating the Behaviour of Ships In Extreme Ocean Waves; International Journal of Maritime Engineering, 151:39-47.</w:t>
      </w:r>
      <w:bookmarkEnd w:id="686"/>
      <w:r w:rsidRPr="005A2068">
        <w:t xml:space="preserve"> </w:t>
      </w:r>
    </w:p>
    <w:p w:rsidR="001D07BE" w:rsidRPr="005A2068" w:rsidRDefault="001D07BE" w:rsidP="001D07BE">
      <w:pPr>
        <w:pStyle w:val="Amicarellibiblio"/>
      </w:pPr>
      <w:bookmarkStart w:id="688" w:name="_Ref341167488"/>
      <w:r w:rsidRPr="005A2068">
        <w:t>Pastor M., B. Haddad, G. Sorbino, S. Cuomo, V. Drempetic; 2009; A depth-integrated, coupled SPH model for flow-like landslides and related phenomena; Int. J. Numer. Anal. Meth. Geomech., 33:143–172.</w:t>
      </w:r>
      <w:bookmarkEnd w:id="688"/>
    </w:p>
    <w:bookmarkEnd w:id="687"/>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89" w:name="_Ref520295993"/>
      <w:r w:rsidRPr="00EC7AD1">
        <w:rPr>
          <w:lang w:val="it-IT"/>
        </w:rPr>
        <w:t>ply2SPHERA_perimeter v.1.0 (RSE SpA); Amicarelli A.; FOSS; https://github.com/AndreaAmicarelliRSE/ply2SPHERA_perimeter</w:t>
      </w:r>
      <w:bookmarkEnd w:id="689"/>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90" w:name="_Ref392885315"/>
      <w:r w:rsidRPr="005A2068">
        <w:t xml:space="preserve">Price, D.J.; 2012; </w:t>
      </w:r>
      <w:hyperlink r:id="rId582" w:history="1">
        <w:r w:rsidRPr="005A2068">
          <w:t>Smoothed Particle Hydrodynamics and Magnetohydrodynamics</w:t>
        </w:r>
      </w:hyperlink>
      <w:r w:rsidRPr="005A2068">
        <w:t>; J. Comp. Phys., 231(3): 759-794.</w:t>
      </w:r>
      <w:bookmarkEnd w:id="690"/>
    </w:p>
    <w:bookmarkStart w:id="691"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8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691"/>
    </w:p>
    <w:p w:rsidR="004B071E" w:rsidRDefault="004B071E" w:rsidP="00FB5588">
      <w:pPr>
        <w:pStyle w:val="Amicarellibiblio"/>
      </w:pPr>
      <w:bookmarkStart w:id="692" w:name="_Ref449700759"/>
      <w:r w:rsidRPr="004B071E">
        <w:t xml:space="preserve">Price, D.J., J.J. Monaghan; 2007; </w:t>
      </w:r>
      <w:hyperlink r:id="rId584" w:history="1">
        <w:r w:rsidRPr="004B071E">
          <w:t>An energy conserving formalism for adaptive gravitational force softening in SPH and N-body codes</w:t>
        </w:r>
      </w:hyperlink>
      <w:r w:rsidRPr="004B071E">
        <w:t>; MNRAS, 374, 1347-1358.</w:t>
      </w:r>
      <w:bookmarkEnd w:id="692"/>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93" w:name="_Ref449706167"/>
      <w:r w:rsidRPr="005C72CA">
        <w:t>Randles R. W., L.D. Libertsky; 1996; Smoothed Particle Hydrodynamics. Some recent improvements and applications; Comput. Methods Appl. Mech. Engrg., 139:375-408.</w:t>
      </w:r>
      <w:bookmarkEnd w:id="693"/>
    </w:p>
    <w:p w:rsidR="002E52A9" w:rsidRDefault="002E52A9" w:rsidP="00FB5588">
      <w:pPr>
        <w:pStyle w:val="Amicarellibiblio"/>
      </w:pPr>
      <w:bookmarkStart w:id="694" w:name="_Ref520906464"/>
      <w:r w:rsidRPr="002E52A9">
        <w:t>Reed D.; 2008; Electric utility distribution analysis for extreme winds; Journal of wind engineering and industrial aerodynamics, 96(1):123-140.</w:t>
      </w:r>
      <w:bookmarkEnd w:id="694"/>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95"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95"/>
    </w:p>
    <w:p w:rsidR="004B071E" w:rsidRPr="008F6E4C" w:rsidRDefault="004B071E" w:rsidP="00FB5588">
      <w:pPr>
        <w:pStyle w:val="Amicarellibiblio"/>
      </w:pPr>
      <w:bookmarkStart w:id="696" w:name="_Toc348440832"/>
      <w:bookmarkStart w:id="697" w:name="_Toc348440921"/>
      <w:bookmarkStart w:id="698" w:name="_Toc348441010"/>
      <w:bookmarkStart w:id="699" w:name="_Toc348441425"/>
      <w:bookmarkStart w:id="700"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96"/>
      <w:bookmarkEnd w:id="697"/>
      <w:bookmarkEnd w:id="698"/>
      <w:bookmarkEnd w:id="699"/>
      <w:bookmarkEnd w:id="700"/>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701" w:name="_Ref520368768"/>
      <w:r w:rsidRPr="008F6E4C">
        <w:t>Scalasca (Forschungszentrum Jülich &amp; TU Darmstadt), http://www.scalasca.org/</w:t>
      </w:r>
      <w:bookmarkEnd w:id="701"/>
    </w:p>
    <w:p w:rsidR="00116C36" w:rsidRDefault="00116C36" w:rsidP="00FB5588">
      <w:pPr>
        <w:pStyle w:val="Amicarellibiblio"/>
      </w:pPr>
      <w:bookmarkStart w:id="702" w:name="_Ref520379408"/>
      <w:r w:rsidRPr="00116C36">
        <w:t>Schaeffer D.G.; 1987; Instability in the Evolution Equations Describing Incompressible Granular Flow; Journal of Differential Equations, 66:19-50.</w:t>
      </w:r>
      <w:bookmarkEnd w:id="702"/>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703" w:name="_Ref449949045"/>
      <w:r w:rsidRPr="004B071E">
        <w:t>Seminara, G., L. Solari, G. Parker; 2002; Bed load at low Shields stress on arbitrarily sloping beds: Failure of the Bagnold hypothesis: Water Resour. Res. 38(11): 1249, doi:10.1029/2001WR000681.</w:t>
      </w:r>
      <w:bookmarkEnd w:id="703"/>
    </w:p>
    <w:p w:rsidR="003A7E14" w:rsidRPr="005A2068" w:rsidRDefault="003A7E14" w:rsidP="003A7E14">
      <w:pPr>
        <w:pStyle w:val="Amicarellibiblio"/>
      </w:pPr>
      <w:bookmarkStart w:id="704" w:name="_Ref341105412"/>
      <w:r w:rsidRPr="005A2068">
        <w:t>Seungtaik O., K. Younghee, R. Byung-Seok; 2009; Impulse-based Boundary Force (IBF). Computer, animation and virtual worlds, 20:215–224.</w:t>
      </w:r>
      <w:bookmarkEnd w:id="704"/>
    </w:p>
    <w:p w:rsidR="00A3103F" w:rsidRPr="005A2068" w:rsidRDefault="00A3103F" w:rsidP="00A3103F">
      <w:pPr>
        <w:pStyle w:val="Amicarellibiblio"/>
      </w:pPr>
      <w:bookmarkStart w:id="705" w:name="_Ref353447499"/>
      <w:r w:rsidRPr="005A2068">
        <w:t>Shao J.R., H.Q. Li, G.R. Liu, M.B. Liu; 2012; An improved SPH method for modeling liquid sloshing dynamics; Computers and Structures, 100-101:18–26.</w:t>
      </w:r>
      <w:bookmarkEnd w:id="705"/>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706"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85" w:history="1">
        <w:r w:rsidR="00883CCE" w:rsidRPr="00355092">
          <w:rPr>
            <w:lang w:val="it-IT"/>
          </w:rPr>
          <w:t>https://github.com/AndreaAmicarelliRSE/SPHERA</w:t>
        </w:r>
      </w:hyperlink>
      <w:bookmarkEnd w:id="706"/>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707"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86" w:history="1">
        <w:r w:rsidRPr="005A2068">
          <w:t>Zech</w:t>
        </w:r>
      </w:hyperlink>
      <w:r w:rsidRPr="005A2068">
        <w:t xml:space="preserve">; 2007; Experimental study of dam-break flow against an isolated obstacle; </w:t>
      </w:r>
      <w:hyperlink r:id="rId587" w:history="1">
        <w:r w:rsidRPr="005A2068">
          <w:t>Journal of Hydraulic Research</w:t>
        </w:r>
      </w:hyperlink>
      <w:r w:rsidRPr="005A2068">
        <w:t>, 45(Supplement 1):27-36.</w:t>
      </w:r>
      <w:bookmarkEnd w:id="707"/>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708" w:name="_Ref448250470"/>
      <w:r w:rsidRPr="004B071E">
        <w:t>Souto-Iglesias A., L. Delorme, L. Pérez-Rojas, S. Abril-Pérez; 2006; Liquid moment amplitude assessment in sloshing type problems with smooth particle hydrodynamics; Ocean Engineering, 33, 1462–1484.</w:t>
      </w:r>
      <w:bookmarkEnd w:id="708"/>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709" w:name="_Ref353447624"/>
      <w:r w:rsidRPr="005A2068">
        <w:t>Souto Iglesias A., L. Perez Rojas, R.Z. Rodriguez; 2004 ; Simulation of anti-roll tanks and sloshing type</w:t>
      </w:r>
      <w:bookmarkEnd w:id="709"/>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710" w:name="_Ref520279298"/>
      <w:r w:rsidRPr="00665FCE">
        <w:t xml:space="preserve">SRTM3/DTED1 (USGS); </w:t>
      </w:r>
      <w:hyperlink r:id="rId588" w:history="1">
        <w:r w:rsidRPr="00665FCE">
          <w:t>http://earthexplorer.usgs.gov/</w:t>
        </w:r>
      </w:hyperlink>
      <w:bookmarkEnd w:id="710"/>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8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9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4740D2" w:rsidP="00FB5588">
      <w:pPr>
        <w:pStyle w:val="Amicarellibiblio"/>
      </w:pPr>
      <w:hyperlink r:id="rId591" w:history="1">
        <w:r w:rsidR="004B071E" w:rsidRPr="004B071E">
          <w:t>Torti</w:t>
        </w:r>
      </w:hyperlink>
      <w:r w:rsidR="004B071E" w:rsidRPr="004B071E">
        <w:t xml:space="preserve"> E., </w:t>
      </w:r>
      <w:hyperlink r:id="rId592" w:history="1">
        <w:r w:rsidR="004B071E" w:rsidRPr="004B071E">
          <w:t>S. Sibilla</w:t>
        </w:r>
      </w:hyperlink>
      <w:r w:rsidR="004B071E" w:rsidRPr="004B071E">
        <w:t xml:space="preserve">, </w:t>
      </w:r>
      <w:hyperlink r:id="rId593" w:history="1">
        <w:r w:rsidR="004B071E" w:rsidRPr="004B071E">
          <w:t>M. Raboni</w:t>
        </w:r>
      </w:hyperlink>
      <w:r w:rsidR="004B071E" w:rsidRPr="004B071E">
        <w:t xml:space="preserve">; 2013; An Eulerian–Lagrangian method for the simulation of the oxygen concentration dissolved by a two-phase turbulent jet system; </w:t>
      </w:r>
      <w:hyperlink r:id="rId594" w:tooltip="Go to Computers &amp; Structures on ScienceDirect" w:history="1">
        <w:r w:rsidR="004B071E" w:rsidRPr="004B071E">
          <w:t>Computers &amp; Structures</w:t>
        </w:r>
      </w:hyperlink>
      <w:r w:rsidR="004B071E" w:rsidRPr="004B071E">
        <w:t xml:space="preserve">, </w:t>
      </w:r>
      <w:hyperlink r:id="rId59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711" w:name="_Ref520371203"/>
      <w:r w:rsidRPr="00AA5D0A">
        <w:t>TotalView (Rogue Wave Software), https://www.roguewave.com/products-services/totalview</w:t>
      </w:r>
      <w:bookmarkEnd w:id="711"/>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712" w:name="_Ref353454870"/>
      <w:r w:rsidRPr="005A2068">
        <w:t xml:space="preserve">Vacondio R, Rogers BD, Stansby PK, Mignosa P, Feldman J.; 2013; Variable resolution for SPH: a dynamic particle coalescing and splitting scheme; Comput. Methods Appl. Mech. Engrg., 256:132-148, doi: </w:t>
      </w:r>
      <w:hyperlink r:id="rId596" w:history="1">
        <w:r w:rsidRPr="005A2068">
          <w:t>http://dx.doi.org/10.1016/j.cma.2012.12.014</w:t>
        </w:r>
      </w:hyperlink>
      <w:bookmarkEnd w:id="712"/>
    </w:p>
    <w:p w:rsidR="0065632F" w:rsidRDefault="0065632F" w:rsidP="0065632F">
      <w:pPr>
        <w:pStyle w:val="Amicarellibiblio"/>
      </w:pPr>
      <w:bookmarkStart w:id="713" w:name="_Ref353451683"/>
      <w:r w:rsidRPr="005A2068">
        <w:t>Vacondio R, Rogers BD, Stansby P, Mignosa P.; 2012; SPH Modeling of Shallow Flow with Open Boundaries for Practical Flood Simulation; J.</w:t>
      </w:r>
      <w:r w:rsidRPr="00FB5588">
        <w:t xml:space="preserve"> Hydraul. Eng., 138(6):530–541.</w:t>
      </w:r>
      <w:bookmarkEnd w:id="713"/>
      <w:r w:rsidRPr="00FB5588">
        <w:t xml:space="preserve"> </w:t>
      </w:r>
    </w:p>
    <w:p w:rsidR="00034CDC" w:rsidRDefault="00034CDC" w:rsidP="003A7E14">
      <w:pPr>
        <w:pStyle w:val="Amicarellibiblio"/>
      </w:pPr>
      <w:bookmarkStart w:id="714" w:name="_Ref520298892"/>
      <w:bookmarkStart w:id="715" w:name="_Ref414546693"/>
      <w:r w:rsidRPr="00034CDC">
        <w:t>Valgrind (Valgrind Developers), http://valgrind.org/</w:t>
      </w:r>
      <w:bookmarkEnd w:id="714"/>
    </w:p>
    <w:p w:rsidR="003A7E14" w:rsidRPr="005A2068" w:rsidRDefault="004740D2" w:rsidP="003A7E14">
      <w:pPr>
        <w:pStyle w:val="Amicarellibiblio"/>
      </w:pPr>
      <w:hyperlink r:id="rId59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98" w:tooltip="Go to the information page for this source" w:history="1">
        <w:r w:rsidR="003A7E14" w:rsidRPr="005A2068">
          <w:t>Physics of Fluids</w:t>
        </w:r>
      </w:hyperlink>
      <w:r w:rsidR="003A7E14" w:rsidRPr="005A2068">
        <w:t>, 24(3), Article number 035107.</w:t>
      </w:r>
      <w:bookmarkEnd w:id="715"/>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716" w:name="_Ref47607582"/>
      <w:r w:rsidRPr="004B071E">
        <w:t>Van Rijn L.C.; 1982; The prediction of Bed-Forms and Alluvial Roughness; Report, Delft Hydraulics laboratory; The Netherlands.</w:t>
      </w:r>
      <w:bookmarkEnd w:id="716"/>
    </w:p>
    <w:p w:rsidR="004B071E" w:rsidRPr="004B071E" w:rsidRDefault="004B071E" w:rsidP="00FB5588">
      <w:pPr>
        <w:pStyle w:val="Amicarellibiblio"/>
      </w:pPr>
      <w:bookmarkStart w:id="717" w:name="_Ref449947422"/>
      <w:r w:rsidRPr="004B071E">
        <w:t>Van Rijn L.C.; 1993; Principles of sediment transport in rivers, estuaries, and coastal seas; Aqua Publications.</w:t>
      </w:r>
      <w:bookmarkEnd w:id="717"/>
    </w:p>
    <w:p w:rsidR="0065632F" w:rsidRDefault="0065632F" w:rsidP="0065632F">
      <w:pPr>
        <w:pStyle w:val="Amicarellibiblio"/>
      </w:pPr>
      <w:bookmarkStart w:id="718" w:name="_Ref353451977"/>
      <w:r w:rsidRPr="005A2068">
        <w:t>Vaughan G.L.; 2009; The SPH equations for fluids. International Journal for Numerical Methods in Engineering, 79:1392–1418.</w:t>
      </w:r>
      <w:bookmarkEnd w:id="718"/>
      <w:r w:rsidRPr="005A2068">
        <w:t xml:space="preserve"> </w:t>
      </w:r>
    </w:p>
    <w:p w:rsidR="001D07BE" w:rsidRDefault="001D07BE" w:rsidP="001D07BE">
      <w:pPr>
        <w:pStyle w:val="Amicarellibiblio"/>
      </w:pPr>
      <w:bookmarkStart w:id="719" w:name="_Ref341105485"/>
      <w:r w:rsidRPr="005A2068">
        <w:t>Vila J.P.; 1999; On particle weighted methods and Smooth Particle Hydrodynamics; Mathematical Models and Methods in Applied Sciences, 9(2):161-209.</w:t>
      </w:r>
      <w:bookmarkEnd w:id="719"/>
    </w:p>
    <w:p w:rsidR="003A7E14" w:rsidRPr="004B071E" w:rsidRDefault="003A7E14" w:rsidP="003A7E14">
      <w:pPr>
        <w:pStyle w:val="Amicarellibiblio"/>
      </w:pPr>
      <w:r w:rsidRPr="004B071E">
        <w:t>Violeau D.; 2012; Fluid mechanics and the SPH method: theory and applications. Oxford University Press, Oxford.</w:t>
      </w:r>
    </w:p>
    <w:bookmarkStart w:id="720"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720"/>
    </w:p>
    <w:p w:rsidR="009B0157" w:rsidRPr="009B0157" w:rsidRDefault="009B0157" w:rsidP="009B0157">
      <w:pPr>
        <w:pStyle w:val="Amicarellibiblio"/>
      </w:pPr>
      <w:bookmarkStart w:id="721" w:name="_Ref485728379"/>
      <w:r w:rsidRPr="009B0157">
        <w:lastRenderedPageBreak/>
        <w:t>Virtual Dub (Avery Lee), http://www.virtualdub.org/</w:t>
      </w:r>
      <w:bookmarkEnd w:id="721"/>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722" w:name="_Ref341162248"/>
      <w:r w:rsidRPr="005A2068">
        <w:t>Xu L., A.W. Troesch, R. Petterson; 1998; Asymmetric hydrodynamic impact and dynamic response of vessels; Proceedings of 17th International Conference on Offshore Mechanics and Arctic Engineering, 98-320.</w:t>
      </w:r>
      <w:bookmarkEnd w:id="722"/>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723"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723"/>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24" w:name="_Toc447794708"/>
      <w:bookmarkStart w:id="725" w:name="_Toc447794787"/>
      <w:bookmarkStart w:id="726" w:name="_Toc447794872"/>
      <w:bookmarkStart w:id="727" w:name="_Toc447794954"/>
      <w:bookmarkStart w:id="728" w:name="_Toc447795357"/>
      <w:bookmarkStart w:id="729" w:name="_Toc447795464"/>
      <w:bookmarkStart w:id="730" w:name="_Toc64440515"/>
      <w:r w:rsidRPr="00276BBF">
        <w:rPr>
          <w:rFonts w:ascii="Book Antiqua" w:hAnsi="Book Antiqua"/>
          <w:caps/>
          <w:kern w:val="0"/>
          <w:sz w:val="24"/>
          <w:szCs w:val="24"/>
        </w:rPr>
        <w:lastRenderedPageBreak/>
        <w:t>GNU Free Documentation License</w:t>
      </w:r>
      <w:bookmarkEnd w:id="724"/>
      <w:bookmarkEnd w:id="725"/>
      <w:bookmarkEnd w:id="726"/>
      <w:bookmarkEnd w:id="727"/>
      <w:bookmarkEnd w:id="728"/>
      <w:bookmarkEnd w:id="729"/>
      <w:bookmarkEnd w:id="730"/>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9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icarelli Andrea (RSE)" w:date="2021-01-20T10:54:00Z" w:initials="AA(">
    <w:p w:rsidR="00AA5EEA" w:rsidRDefault="00AA5EEA">
      <w:pPr>
        <w:pStyle w:val="Testocommento"/>
      </w:pPr>
      <w:r>
        <w:rPr>
          <w:rStyle w:val="Rimandocommento"/>
        </w:rPr>
        <w:annotationRef/>
      </w:r>
      <w:proofErr w:type="gramStart"/>
      <w:r>
        <w:t>update</w:t>
      </w:r>
      <w:proofErr w:type="gramEnd"/>
    </w:p>
  </w:comment>
  <w:comment w:id="12" w:author="Amicarelli Andrea (RSE)" w:date="2021-01-20T10:54:00Z" w:initials="AA(">
    <w:p w:rsidR="00AA5EEA" w:rsidRDefault="00AA5EEA">
      <w:pPr>
        <w:pStyle w:val="Testocommento"/>
      </w:pPr>
      <w:r>
        <w:rPr>
          <w:rStyle w:val="Rimandocommento"/>
        </w:rPr>
        <w:annotationRef/>
      </w:r>
      <w:proofErr w:type="gramStart"/>
      <w:r>
        <w:t>update</w:t>
      </w:r>
      <w:proofErr w:type="gramEnd"/>
    </w:p>
  </w:comment>
  <w:comment w:id="65" w:author="Amicarelli Andrea (RSE)" w:date="2020-04-13T17:27:00Z" w:initials="AA(">
    <w:p w:rsidR="00AA5EEA" w:rsidRDefault="00AA5EEA">
      <w:pPr>
        <w:pStyle w:val="Testocommento"/>
      </w:pPr>
      <w:r>
        <w:rPr>
          <w:rStyle w:val="Rimandocommento"/>
        </w:rPr>
        <w:annotationRef/>
      </w:r>
      <w:r>
        <w:t>modified</w:t>
      </w:r>
    </w:p>
  </w:comment>
  <w:comment w:id="67" w:author="Amicarelli Andrea (RSE)" w:date="2020-04-13T16:21:00Z" w:initials="AA(">
    <w:p w:rsidR="00AA5EEA" w:rsidRDefault="00AA5EEA">
      <w:pPr>
        <w:pStyle w:val="Testocommento"/>
      </w:pPr>
      <w:r>
        <w:rPr>
          <w:rStyle w:val="Rimandocommento"/>
        </w:rPr>
        <w:annotationRef/>
      </w:r>
      <w:r>
        <w:t>modified</w:t>
      </w:r>
    </w:p>
  </w:comment>
  <w:comment w:id="72" w:author="Amicarelli Andrea (RSE)" w:date="2020-04-13T15:13:00Z" w:initials="AA(">
    <w:p w:rsidR="00AA5EEA" w:rsidRDefault="00AA5EEA">
      <w:pPr>
        <w:pStyle w:val="Testocommento"/>
      </w:pPr>
      <w:r>
        <w:rPr>
          <w:rStyle w:val="Rimandocommento"/>
        </w:rPr>
        <w:annotationRef/>
      </w:r>
      <w:r>
        <w:t>modified</w:t>
      </w:r>
    </w:p>
  </w:comment>
  <w:comment w:id="74" w:author="Amicarelli Andrea (RSE)" w:date="2020-04-13T14:42:00Z" w:initials="AA(">
    <w:p w:rsidR="00AA5EEA" w:rsidRDefault="00AA5EEA">
      <w:pPr>
        <w:pStyle w:val="Testocommento"/>
      </w:pPr>
      <w:r>
        <w:rPr>
          <w:rStyle w:val="Rimandocommento"/>
        </w:rPr>
        <w:annotationRef/>
      </w:r>
      <w:r>
        <w:t>modified</w:t>
      </w:r>
    </w:p>
  </w:comment>
  <w:comment w:id="82" w:author="Amicarelli Andrea (RSE)" w:date="2020-04-13T15:00:00Z" w:initials="AA(">
    <w:p w:rsidR="00AA5EEA" w:rsidRDefault="00AA5EEA">
      <w:pPr>
        <w:pStyle w:val="Testocommento"/>
      </w:pPr>
      <w:r>
        <w:rPr>
          <w:rStyle w:val="Rimandocommento"/>
        </w:rPr>
        <w:annotationRef/>
      </w:r>
      <w:r>
        <w:t>new</w:t>
      </w:r>
    </w:p>
  </w:comment>
  <w:comment w:id="88" w:author="Amicarelli Andrea (RSE)" w:date="2020-11-25T08:27:00Z" w:initials="AA(">
    <w:p w:rsidR="00AA5EEA" w:rsidRDefault="00AA5EEA">
      <w:pPr>
        <w:pStyle w:val="Testocommento"/>
      </w:pPr>
      <w:r>
        <w:rPr>
          <w:rStyle w:val="Rimandocommento"/>
        </w:rPr>
        <w:annotationRef/>
      </w:r>
      <w:r>
        <w:t>New section</w:t>
      </w:r>
    </w:p>
  </w:comment>
  <w:comment w:id="89" w:author="Amicarelli Andrea (RSE)" w:date="2020-11-25T09:30:00Z" w:initials="AA(">
    <w:p w:rsidR="00AA5EEA" w:rsidRDefault="00AA5EEA" w:rsidP="00716294">
      <w:pPr>
        <w:pStyle w:val="Testocommento"/>
      </w:pPr>
      <w:r>
        <w:rPr>
          <w:rStyle w:val="Rimandocommento"/>
        </w:rPr>
        <w:annotationRef/>
      </w:r>
      <w:r>
        <w:t>To add the reference for the next release</w:t>
      </w:r>
    </w:p>
  </w:comment>
  <w:comment w:id="90" w:author="Amicarelli Andrea (RSE)" w:date="2020-11-25T08:22:00Z" w:initials="AA(">
    <w:p w:rsidR="00AA5EEA" w:rsidRDefault="00AA5EEA">
      <w:pPr>
        <w:pStyle w:val="Testocommento"/>
      </w:pPr>
      <w:r>
        <w:rPr>
          <w:rStyle w:val="Rimandocommento"/>
        </w:rPr>
        <w:annotationRef/>
      </w:r>
      <w:r>
        <w:t>To add the reference for the next release</w:t>
      </w:r>
    </w:p>
  </w:comment>
  <w:comment w:id="101" w:author="Amicarelli Andrea (RSE)" w:date="2020-11-25T08:23:00Z" w:initials="AA(">
    <w:p w:rsidR="00AA5EEA" w:rsidRDefault="00AA5EEA">
      <w:pPr>
        <w:pStyle w:val="Testocommento"/>
      </w:pPr>
      <w:r>
        <w:rPr>
          <w:rStyle w:val="Rimandocommento"/>
        </w:rPr>
        <w:annotationRef/>
      </w:r>
      <w:r>
        <w:t>To add the reference for the next release</w:t>
      </w:r>
    </w:p>
  </w:comment>
  <w:comment w:id="103" w:author="Amicarelli Andrea (RSE)" w:date="2020-11-25T08:25:00Z" w:initials="AA(">
    <w:p w:rsidR="00AA5EEA" w:rsidRDefault="00AA5EEA">
      <w:pPr>
        <w:pStyle w:val="Testocommento"/>
      </w:pPr>
      <w:r>
        <w:rPr>
          <w:rStyle w:val="Rimandocommento"/>
        </w:rPr>
        <w:annotationRef/>
      </w:r>
      <w:r>
        <w:t>To add the reference for the next release</w:t>
      </w:r>
    </w:p>
  </w:comment>
  <w:comment w:id="109" w:author="Amicarelli Andrea (RSE)" w:date="2020-06-04T09:26:00Z" w:initials="AA(">
    <w:p w:rsidR="00AA5EEA" w:rsidRDefault="00AA5EEA">
      <w:pPr>
        <w:pStyle w:val="Testocommento"/>
      </w:pPr>
      <w:r>
        <w:rPr>
          <w:rStyle w:val="Rimandocommento"/>
        </w:rPr>
        <w:annotationRef/>
      </w:r>
      <w:r>
        <w:t>modified</w:t>
      </w:r>
    </w:p>
  </w:comment>
  <w:comment w:id="128" w:author="Amicarelli Andrea (RSE)" w:date="2020-06-04T09:26:00Z" w:initials="AA(">
    <w:p w:rsidR="00AA5EEA" w:rsidRDefault="00AA5EEA">
      <w:pPr>
        <w:pStyle w:val="Testocommento"/>
      </w:pPr>
      <w:r>
        <w:rPr>
          <w:rStyle w:val="Rimandocommento"/>
        </w:rPr>
        <w:annotationRef/>
      </w:r>
      <w:r>
        <w:t>modified</w:t>
      </w:r>
    </w:p>
  </w:comment>
  <w:comment w:id="147" w:author="Amicarelli Andrea (RSE)" w:date="2020-06-04T09:40:00Z" w:initials="AA(">
    <w:p w:rsidR="00AA5EEA" w:rsidRDefault="00AA5EEA">
      <w:pPr>
        <w:pStyle w:val="Testocommento"/>
      </w:pPr>
      <w:r>
        <w:rPr>
          <w:rStyle w:val="Rimandocommento"/>
        </w:rPr>
        <w:annotationRef/>
      </w:r>
      <w:r>
        <w:t>modified</w:t>
      </w:r>
    </w:p>
  </w:comment>
  <w:comment w:id="189" w:author="Amicarelli Andrea (RSE)" w:date="2020-04-13T11:47:00Z" w:initials="AA(">
    <w:p w:rsidR="00AA5EEA" w:rsidRDefault="00AA5EEA">
      <w:pPr>
        <w:pStyle w:val="Testocommento"/>
      </w:pPr>
      <w:r>
        <w:rPr>
          <w:rStyle w:val="Rimandocommento"/>
        </w:rPr>
        <w:annotationRef/>
      </w:r>
      <w:r>
        <w:t>modified</w:t>
      </w:r>
    </w:p>
  </w:comment>
  <w:comment w:id="205" w:author="Amicarelli Andrea (RSE)" w:date="2020-09-14T18:06:00Z" w:initials="AA(">
    <w:p w:rsidR="00AA5EEA" w:rsidRDefault="00AA5EEA">
      <w:pPr>
        <w:pStyle w:val="Testocommento"/>
      </w:pPr>
      <w:r>
        <w:rPr>
          <w:rStyle w:val="Rimandocommento"/>
        </w:rPr>
        <w:annotationRef/>
      </w:r>
      <w:r>
        <w:t>New discussion</w:t>
      </w:r>
    </w:p>
  </w:comment>
  <w:comment w:id="227" w:author="Amicarelli Andrea (RSE)" w:date="2020-04-13T10:23:00Z" w:initials="AA(">
    <w:p w:rsidR="00AA5EEA" w:rsidRDefault="00AA5EEA">
      <w:pPr>
        <w:pStyle w:val="Testocommento"/>
      </w:pPr>
      <w:r>
        <w:rPr>
          <w:rStyle w:val="Rimandocommento"/>
        </w:rPr>
        <w:annotationRef/>
      </w:r>
      <w:r>
        <w:rPr>
          <w:rStyle w:val="Rimandocommento"/>
        </w:rPr>
        <w:t>modification</w:t>
      </w:r>
    </w:p>
  </w:comment>
  <w:comment w:id="254" w:author="Amicarelli Andrea (RSE)" w:date="2020-04-13T11:34:00Z" w:initials="AA(">
    <w:p w:rsidR="00AA5EEA" w:rsidRDefault="00AA5EEA">
      <w:pPr>
        <w:pStyle w:val="Testocommento"/>
      </w:pPr>
      <w:r>
        <w:rPr>
          <w:rStyle w:val="Rimandocommento"/>
        </w:rPr>
        <w:annotationRef/>
      </w:r>
      <w:r>
        <w:t>new</w:t>
      </w:r>
    </w:p>
  </w:comment>
  <w:comment w:id="255" w:author="Amicarelli Andrea (RSE)" w:date="2020-04-13T10:30:00Z" w:initials="AA(">
    <w:p w:rsidR="00AA5EEA" w:rsidRDefault="00AA5EEA">
      <w:pPr>
        <w:pStyle w:val="Testocommento"/>
      </w:pPr>
      <w:r>
        <w:rPr>
          <w:rStyle w:val="Rimandocommento"/>
        </w:rPr>
        <w:annotationRef/>
      </w:r>
      <w:r>
        <w:t>modified</w:t>
      </w:r>
    </w:p>
  </w:comment>
  <w:comment w:id="257" w:author="Amicarelli Andrea (RSE)" w:date="2020-04-13T10:34:00Z" w:initials="AA(">
    <w:p w:rsidR="00AA5EEA" w:rsidRDefault="00AA5EEA">
      <w:pPr>
        <w:pStyle w:val="Testocommento"/>
      </w:pPr>
      <w:r>
        <w:rPr>
          <w:rStyle w:val="Rimandocommento"/>
        </w:rPr>
        <w:annotationRef/>
      </w:r>
      <w:r>
        <w:t>modified</w:t>
      </w:r>
    </w:p>
  </w:comment>
  <w:comment w:id="258" w:author="Amicarelli Andrea (RSE)" w:date="2020-04-13T10:33:00Z" w:initials="AA(">
    <w:p w:rsidR="00AA5EEA" w:rsidRDefault="00AA5EEA">
      <w:pPr>
        <w:pStyle w:val="Testocommento"/>
      </w:pPr>
      <w:r>
        <w:rPr>
          <w:rStyle w:val="Rimandocommento"/>
        </w:rPr>
        <w:annotationRef/>
      </w:r>
      <w:r>
        <w:t>modified</w:t>
      </w:r>
    </w:p>
  </w:comment>
  <w:comment w:id="266" w:author="Amicarelli Andrea (RSE)" w:date="2020-04-13T11:30:00Z" w:initials="AA(">
    <w:p w:rsidR="00AA5EEA" w:rsidRDefault="00AA5EEA">
      <w:pPr>
        <w:pStyle w:val="Testocommento"/>
      </w:pPr>
      <w:r>
        <w:rPr>
          <w:rStyle w:val="Rimandocommento"/>
        </w:rPr>
        <w:annotationRef/>
      </w:r>
      <w:r>
        <w:t>new</w:t>
      </w:r>
    </w:p>
  </w:comment>
  <w:comment w:id="269" w:author="Amicarelli Andrea (RSE)" w:date="2020-04-13T15:34:00Z" w:initials="AA(">
    <w:p w:rsidR="00AA5EEA" w:rsidRDefault="00AA5EEA">
      <w:pPr>
        <w:pStyle w:val="Testocommento"/>
      </w:pPr>
      <w:r>
        <w:rPr>
          <w:rStyle w:val="Rimandocommento"/>
        </w:rPr>
        <w:annotationRef/>
      </w:r>
      <w:r>
        <w:t>new</w:t>
      </w:r>
    </w:p>
  </w:comment>
  <w:comment w:id="271" w:author="Amicarelli Andrea (RSE)" w:date="2020-04-13T15:46:00Z" w:initials="AA(">
    <w:p w:rsidR="00AA5EEA" w:rsidRDefault="00AA5EEA">
      <w:pPr>
        <w:pStyle w:val="Testocommento"/>
      </w:pPr>
      <w:r>
        <w:rPr>
          <w:rStyle w:val="Rimandocommento"/>
        </w:rPr>
        <w:annotationRef/>
      </w:r>
      <w:r>
        <w:t>new</w:t>
      </w:r>
    </w:p>
  </w:comment>
  <w:comment w:id="275" w:author="Amicarelli Andrea (RSE)" w:date="2020-04-13T11:31:00Z" w:initials="AA(">
    <w:p w:rsidR="00AA5EEA" w:rsidRDefault="00AA5EEA">
      <w:pPr>
        <w:pStyle w:val="Testocommento"/>
      </w:pPr>
      <w:r>
        <w:rPr>
          <w:rStyle w:val="Rimandocommento"/>
        </w:rPr>
        <w:annotationRef/>
      </w:r>
      <w:r>
        <w:t>new</w:t>
      </w:r>
    </w:p>
  </w:comment>
  <w:comment w:id="279" w:author="Amicarelli Andrea (RSE)" w:date="2020-04-13T11:44:00Z" w:initials="AA(">
    <w:p w:rsidR="00AA5EEA" w:rsidRDefault="00AA5EEA">
      <w:pPr>
        <w:pStyle w:val="Testocommento"/>
      </w:pPr>
      <w:r>
        <w:rPr>
          <w:rStyle w:val="Rimandocommento"/>
        </w:rPr>
        <w:annotationRef/>
      </w:r>
      <w:r>
        <w:t>modified</w:t>
      </w:r>
    </w:p>
  </w:comment>
  <w:comment w:id="302" w:author="Amicarelli Andrea (RSE)" w:date="2020-04-13T12:01:00Z" w:initials="AA(">
    <w:p w:rsidR="00AA5EEA" w:rsidRDefault="00AA5EEA">
      <w:pPr>
        <w:pStyle w:val="Testocommento"/>
      </w:pPr>
      <w:r>
        <w:rPr>
          <w:rStyle w:val="Rimandocommento"/>
        </w:rPr>
        <w:annotationRef/>
      </w:r>
      <w:r>
        <w:t>new format</w:t>
      </w:r>
    </w:p>
  </w:comment>
  <w:comment w:id="315" w:author="Amicarelli Andrea (RSE)" w:date="2020-04-13T16:28:00Z" w:initials="AA(">
    <w:p w:rsidR="00AA5EEA" w:rsidRDefault="00AA5EEA">
      <w:pPr>
        <w:pStyle w:val="Testocommento"/>
      </w:pPr>
      <w:r>
        <w:rPr>
          <w:rStyle w:val="Rimandocommento"/>
        </w:rPr>
        <w:annotationRef/>
      </w:r>
      <w:r>
        <w:t>modified</w:t>
      </w:r>
    </w:p>
  </w:comment>
  <w:comment w:id="324" w:author="Amicarelli Andrea (RSE)" w:date="2020-04-13T17:24:00Z" w:initials="AA(">
    <w:p w:rsidR="00AA5EEA" w:rsidRDefault="00AA5EEA">
      <w:pPr>
        <w:pStyle w:val="Testocommento"/>
      </w:pPr>
      <w:r>
        <w:rPr>
          <w:rStyle w:val="Rimandocommento"/>
        </w:rPr>
        <w:annotationRef/>
      </w:r>
      <w:r>
        <w:t>modified</w:t>
      </w:r>
    </w:p>
  </w:comment>
  <w:comment w:id="326" w:author="Amicarelli Andrea (RSE)" w:date="2020-08-06T11:56:00Z" w:initials="AA(">
    <w:p w:rsidR="00AA5EEA" w:rsidRDefault="00AA5EEA">
      <w:pPr>
        <w:pStyle w:val="Testocommento"/>
      </w:pPr>
      <w:r>
        <w:rPr>
          <w:rStyle w:val="Rimandocommento"/>
        </w:rPr>
        <w:annotationRef/>
      </w:r>
      <w:r>
        <w:t>modified</w:t>
      </w:r>
    </w:p>
  </w:comment>
  <w:comment w:id="344" w:author="Amicarelli Andrea (RSE)" w:date="2020-04-13T17:24:00Z" w:initials="AA(">
    <w:p w:rsidR="00AA5EEA" w:rsidRDefault="00AA5EEA">
      <w:pPr>
        <w:pStyle w:val="Testocommento"/>
      </w:pPr>
      <w:r>
        <w:rPr>
          <w:rStyle w:val="Rimandocommento"/>
        </w:rPr>
        <w:annotationRef/>
      </w:r>
      <w:r>
        <w:t>format modified</w:t>
      </w:r>
    </w:p>
  </w:comment>
  <w:comment w:id="345" w:author="Amicarelli Andrea (RSE)" w:date="2020-04-13T17:25:00Z" w:initials="AA(">
    <w:p w:rsidR="00AA5EEA" w:rsidRDefault="00AA5EEA">
      <w:pPr>
        <w:pStyle w:val="Testocommento"/>
      </w:pPr>
      <w:r>
        <w:rPr>
          <w:rStyle w:val="Rimandocommento"/>
        </w:rPr>
        <w:annotationRef/>
      </w:r>
      <w:r>
        <w:t>format modified</w:t>
      </w:r>
    </w:p>
  </w:comment>
  <w:comment w:id="346" w:author="Amicarelli Andrea (RSE)" w:date="2020-04-13T17:23:00Z" w:initials="AA(">
    <w:p w:rsidR="00AA5EEA" w:rsidRDefault="00AA5EEA">
      <w:pPr>
        <w:pStyle w:val="Testocommento"/>
      </w:pPr>
      <w:r>
        <w:rPr>
          <w:rStyle w:val="Rimandocommento"/>
        </w:rPr>
        <w:annotationRef/>
      </w:r>
      <w:r>
        <w:t>modified format</w:t>
      </w:r>
    </w:p>
  </w:comment>
  <w:comment w:id="375" w:author="Amicarelli Andrea (RSE)" w:date="2020-04-13T16:22:00Z" w:initials="AA(">
    <w:p w:rsidR="00AA5EEA" w:rsidRDefault="00AA5EEA">
      <w:pPr>
        <w:pStyle w:val="Testocommento"/>
      </w:pPr>
      <w:r>
        <w:rPr>
          <w:rStyle w:val="Rimandocommento"/>
        </w:rPr>
        <w:annotationRef/>
      </w:r>
      <w:r>
        <w:t>modified</w:t>
      </w:r>
    </w:p>
  </w:comment>
  <w:comment w:id="376" w:author="Amicarelli Andrea (RSE)" w:date="2020-04-13T17:26:00Z" w:initials="AA(">
    <w:p w:rsidR="00AA5EEA" w:rsidRDefault="00AA5EEA">
      <w:pPr>
        <w:pStyle w:val="Testocommento"/>
      </w:pPr>
      <w:r>
        <w:rPr>
          <w:rStyle w:val="Rimandocommento"/>
        </w:rPr>
        <w:annotationRef/>
      </w:r>
      <w:r>
        <w:t>modified</w:t>
      </w:r>
    </w:p>
  </w:comment>
  <w:comment w:id="402" w:author="Amicarelli Andrea (RSE)" w:date="2020-04-13T16:19:00Z" w:initials="AA(">
    <w:p w:rsidR="00AA5EEA" w:rsidRDefault="00AA5EEA">
      <w:pPr>
        <w:pStyle w:val="Testocommento"/>
      </w:pPr>
      <w:r>
        <w:rPr>
          <w:rStyle w:val="Rimandocommento"/>
        </w:rPr>
        <w:annotationRef/>
      </w:r>
      <w:r>
        <w:t>modified</w:t>
      </w:r>
    </w:p>
  </w:comment>
  <w:comment w:id="407" w:author="Amicarelli Andrea (RSE)" w:date="2020-11-25T11:38:00Z" w:initials="AA(">
    <w:p w:rsidR="00AA5EEA" w:rsidRDefault="00AA5EEA">
      <w:pPr>
        <w:pStyle w:val="Testocommento"/>
      </w:pPr>
      <w:r>
        <w:rPr>
          <w:rStyle w:val="Rimandocommento"/>
        </w:rPr>
        <w:annotationRef/>
      </w:r>
      <w:r>
        <w:t>new section</w:t>
      </w:r>
    </w:p>
  </w:comment>
  <w:comment w:id="408" w:author="Amicarelli Andrea (RSE)" w:date="2020-11-25T11:25:00Z" w:initials="AA(">
    <w:p w:rsidR="00AA5EEA" w:rsidRDefault="00AA5EEA">
      <w:pPr>
        <w:pStyle w:val="Testocommento"/>
      </w:pPr>
      <w:r>
        <w:rPr>
          <w:rStyle w:val="Rimandocommento"/>
        </w:rPr>
        <w:annotationRef/>
      </w:r>
      <w:r>
        <w:t>add the reference for the next release</w:t>
      </w:r>
    </w:p>
  </w:comment>
  <w:comment w:id="411" w:author="Amicarelli Andrea (RSE)" w:date="2020-11-25T11:38:00Z" w:initials="AA(">
    <w:p w:rsidR="00AA5EEA" w:rsidRDefault="00AA5EEA">
      <w:pPr>
        <w:pStyle w:val="Testocommento"/>
      </w:pPr>
      <w:r>
        <w:rPr>
          <w:rStyle w:val="Rimandocommento"/>
        </w:rPr>
        <w:annotationRef/>
      </w:r>
      <w:r>
        <w:t>new section</w:t>
      </w:r>
    </w:p>
  </w:comment>
  <w:comment w:id="417" w:author="Amicarelli Andrea (RSE)" w:date="2021-02-17T07:46:00Z" w:initials="AA(">
    <w:p w:rsidR="00AA5EEA" w:rsidRDefault="00AA5EEA">
      <w:pPr>
        <w:pStyle w:val="Testocommento"/>
      </w:pPr>
      <w:r>
        <w:rPr>
          <w:rStyle w:val="Rimandocommento"/>
        </w:rPr>
        <w:annotationRef/>
      </w:r>
      <w:r>
        <w:t>new</w:t>
      </w:r>
    </w:p>
  </w:comment>
  <w:comment w:id="419" w:author="Amicarelli Andrea (RSE)" w:date="2021-02-17T07:44:00Z" w:initials="AA(">
    <w:p w:rsidR="00AA5EEA" w:rsidRDefault="00AA5EEA">
      <w:pPr>
        <w:pStyle w:val="Testocommento"/>
      </w:pPr>
      <w:r>
        <w:rPr>
          <w:rStyle w:val="Rimandocommento"/>
        </w:rPr>
        <w:annotationRef/>
      </w:r>
      <w:r>
        <w:t>new section</w:t>
      </w:r>
    </w:p>
  </w:comment>
  <w:comment w:id="421" w:author="Amicarelli Andrea (RSE)" w:date="2020-11-25T11:55:00Z" w:initials="AA(">
    <w:p w:rsidR="00AA5EEA" w:rsidRDefault="00AA5EEA">
      <w:pPr>
        <w:pStyle w:val="Testocommento"/>
      </w:pPr>
      <w:r>
        <w:rPr>
          <w:rStyle w:val="Rimandocommento"/>
        </w:rPr>
        <w:annotationRef/>
      </w:r>
      <w:r>
        <w:t>new section</w:t>
      </w:r>
    </w:p>
  </w:comment>
  <w:comment w:id="456" w:author="Amicarelli Andrea (RSE)" w:date="2021-02-16T11:13:00Z" w:initials="AA(">
    <w:p w:rsidR="00AA5EEA" w:rsidRDefault="00AA5EEA">
      <w:pPr>
        <w:pStyle w:val="Testocommento"/>
      </w:pPr>
      <w:r>
        <w:rPr>
          <w:rStyle w:val="Rimandocommento"/>
        </w:rPr>
        <w:annotationRef/>
      </w:r>
      <w:r>
        <w:t>new</w:t>
      </w:r>
    </w:p>
  </w:comment>
  <w:comment w:id="461" w:author="Amicarelli Andrea (RSE)" w:date="2021-02-16T11:13:00Z" w:initials="AA(">
    <w:p w:rsidR="00AA5EEA" w:rsidRDefault="00AA5EEA">
      <w:pPr>
        <w:pStyle w:val="Testocommento"/>
      </w:pPr>
      <w:r>
        <w:rPr>
          <w:rStyle w:val="Rimandocommento"/>
        </w:rPr>
        <w:annotationRef/>
      </w:r>
      <w:r>
        <w:t>new</w:t>
      </w:r>
    </w:p>
  </w:comment>
  <w:comment w:id="469" w:author="Amicarelli Andrea (RSE)" w:date="2020-04-13T16:03:00Z" w:initials="AA(">
    <w:p w:rsidR="00AA5EEA" w:rsidRDefault="00AA5EEA">
      <w:pPr>
        <w:pStyle w:val="Testocommento"/>
      </w:pPr>
      <w:r>
        <w:rPr>
          <w:rStyle w:val="Rimandocommento"/>
        </w:rPr>
        <w:annotationRef/>
      </w:r>
      <w:r>
        <w:t>new</w:t>
      </w:r>
    </w:p>
  </w:comment>
  <w:comment w:id="508" w:author="Amicarelli Andrea (RSE)" w:date="2020-05-05T18:04:00Z" w:initials="AA(">
    <w:p w:rsidR="00AA5EEA" w:rsidRDefault="00AA5EEA">
      <w:pPr>
        <w:pStyle w:val="Testocommento"/>
      </w:pPr>
      <w:r>
        <w:rPr>
          <w:rStyle w:val="Rimandocommento"/>
        </w:rPr>
        <w:annotationRef/>
      </w:r>
      <w:r>
        <w:t>new</w:t>
      </w:r>
    </w:p>
  </w:comment>
  <w:comment w:id="572" w:author="Amicarelli Andrea (RSE)" w:date="2021-01-20T10:32:00Z" w:initials="AA(">
    <w:p w:rsidR="00AA5EEA" w:rsidRDefault="00AA5EEA">
      <w:pPr>
        <w:pStyle w:val="Testocommento"/>
      </w:pPr>
      <w:r>
        <w:rPr>
          <w:rStyle w:val="Rimandocommento"/>
        </w:rPr>
        <w:annotationRef/>
      </w:r>
      <w:r>
        <w:t>replacement</w:t>
      </w:r>
    </w:p>
  </w:comment>
  <w:comment w:id="573" w:author="Amicarelli Andrea (RSE)" w:date="2021-01-20T10:47:00Z" w:initials="AA(">
    <w:p w:rsidR="00AA5EEA" w:rsidRDefault="00AA5EEA">
      <w:pPr>
        <w:pStyle w:val="Testocommento"/>
      </w:pPr>
      <w:r>
        <w:rPr>
          <w:rStyle w:val="Rimandocommento"/>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40D2" w:rsidRDefault="004740D2" w:rsidP="00C966BA">
      <w:pPr>
        <w:spacing w:after="0" w:line="240" w:lineRule="auto"/>
      </w:pPr>
      <w:r>
        <w:separator/>
      </w:r>
    </w:p>
  </w:endnote>
  <w:endnote w:type="continuationSeparator" w:id="0">
    <w:p w:rsidR="004740D2" w:rsidRDefault="004740D2"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AA5EEA" w:rsidRDefault="00AA5EEA">
        <w:pPr>
          <w:pStyle w:val="Pidipagina"/>
          <w:jc w:val="center"/>
        </w:pPr>
        <w:r>
          <w:fldChar w:fldCharType="begin"/>
        </w:r>
        <w:r>
          <w:instrText>PAGE   \* MERGEFORMAT</w:instrText>
        </w:r>
        <w:r>
          <w:fldChar w:fldCharType="separate"/>
        </w:r>
        <w:r w:rsidR="00BA552C">
          <w:rPr>
            <w:noProof/>
          </w:rPr>
          <w:t>62</w:t>
        </w:r>
        <w:r>
          <w:fldChar w:fldCharType="end"/>
        </w:r>
      </w:p>
    </w:sdtContent>
  </w:sdt>
  <w:p w:rsidR="00AA5EEA" w:rsidRDefault="00AA5EE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40D2" w:rsidRDefault="004740D2" w:rsidP="00C966BA">
      <w:pPr>
        <w:spacing w:after="0" w:line="240" w:lineRule="auto"/>
      </w:pPr>
      <w:r>
        <w:separator/>
      </w:r>
    </w:p>
  </w:footnote>
  <w:footnote w:type="continuationSeparator" w:id="0">
    <w:p w:rsidR="004740D2" w:rsidRDefault="004740D2"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EBC7BBC"/>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A4921EB"/>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C027571"/>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7">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3">
    <w:nsid w:val="7141285A"/>
    <w:multiLevelType w:val="hybridMultilevel"/>
    <w:tmpl w:val="9948D0C8"/>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0B">
      <w:start w:val="1"/>
      <w:numFmt w:val="bullet"/>
      <w:lvlText w:val=""/>
      <w:lvlJc w:val="left"/>
      <w:pPr>
        <w:ind w:left="2160" w:hanging="180"/>
      </w:pPr>
      <w:rPr>
        <w:rFonts w:ascii="Wingdings" w:hAnsi="Wingdings"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5F80689"/>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776C403E"/>
    <w:multiLevelType w:val="hybridMultilevel"/>
    <w:tmpl w:val="D0DAF5B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2"/>
  </w:num>
  <w:num w:numId="3">
    <w:abstractNumId w:val="14"/>
  </w:num>
  <w:num w:numId="4">
    <w:abstractNumId w:val="9"/>
  </w:num>
  <w:num w:numId="5">
    <w:abstractNumId w:val="0"/>
  </w:num>
  <w:num w:numId="6">
    <w:abstractNumId w:val="27"/>
  </w:num>
  <w:num w:numId="7">
    <w:abstractNumId w:val="12"/>
  </w:num>
  <w:num w:numId="8">
    <w:abstractNumId w:val="16"/>
  </w:num>
  <w:num w:numId="9">
    <w:abstractNumId w:val="22"/>
  </w:num>
  <w:num w:numId="10">
    <w:abstractNumId w:val="3"/>
  </w:num>
  <w:num w:numId="11">
    <w:abstractNumId w:val="1"/>
  </w:num>
  <w:num w:numId="12">
    <w:abstractNumId w:val="19"/>
  </w:num>
  <w:num w:numId="13">
    <w:abstractNumId w:val="18"/>
  </w:num>
  <w:num w:numId="14">
    <w:abstractNumId w:val="6"/>
  </w:num>
  <w:num w:numId="15">
    <w:abstractNumId w:val="21"/>
  </w:num>
  <w:num w:numId="16">
    <w:abstractNumId w:val="24"/>
  </w:num>
  <w:num w:numId="17">
    <w:abstractNumId w:val="10"/>
  </w:num>
  <w:num w:numId="18">
    <w:abstractNumId w:val="20"/>
  </w:num>
  <w:num w:numId="19">
    <w:abstractNumId w:val="17"/>
  </w:num>
  <w:num w:numId="20">
    <w:abstractNumId w:val="4"/>
  </w:num>
  <w:num w:numId="21">
    <w:abstractNumId w:val="13"/>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3"/>
  </w:num>
  <w:num w:numId="25">
    <w:abstractNumId w:val="8"/>
  </w:num>
  <w:num w:numId="26">
    <w:abstractNumId w:val="5"/>
  </w:num>
  <w:num w:numId="27">
    <w:abstractNumId w:val="11"/>
  </w:num>
  <w:num w:numId="28">
    <w:abstractNumId w:val="26"/>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5215"/>
    <w:rsid w:val="00097E4F"/>
    <w:rsid w:val="000A0208"/>
    <w:rsid w:val="000A3717"/>
    <w:rsid w:val="000A4B52"/>
    <w:rsid w:val="000A5F83"/>
    <w:rsid w:val="000B0F66"/>
    <w:rsid w:val="000B20DE"/>
    <w:rsid w:val="000B6AA2"/>
    <w:rsid w:val="000B7E8A"/>
    <w:rsid w:val="000C13C5"/>
    <w:rsid w:val="000C1DC6"/>
    <w:rsid w:val="000C3321"/>
    <w:rsid w:val="000C3886"/>
    <w:rsid w:val="000C3AFF"/>
    <w:rsid w:val="000C4157"/>
    <w:rsid w:val="000C6C2A"/>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636C"/>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521B4"/>
    <w:rsid w:val="001546AB"/>
    <w:rsid w:val="00155D1A"/>
    <w:rsid w:val="00160AB9"/>
    <w:rsid w:val="00160DCE"/>
    <w:rsid w:val="001632C8"/>
    <w:rsid w:val="00163DCD"/>
    <w:rsid w:val="0016797E"/>
    <w:rsid w:val="00167E4B"/>
    <w:rsid w:val="00171640"/>
    <w:rsid w:val="00171F14"/>
    <w:rsid w:val="00173953"/>
    <w:rsid w:val="00173B23"/>
    <w:rsid w:val="00174548"/>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4427"/>
    <w:rsid w:val="00225A8D"/>
    <w:rsid w:val="00232F1D"/>
    <w:rsid w:val="00233EB4"/>
    <w:rsid w:val="00235EA2"/>
    <w:rsid w:val="002360EC"/>
    <w:rsid w:val="002412C7"/>
    <w:rsid w:val="00241EA9"/>
    <w:rsid w:val="00242672"/>
    <w:rsid w:val="00242D54"/>
    <w:rsid w:val="002437D3"/>
    <w:rsid w:val="00255B9F"/>
    <w:rsid w:val="0026104E"/>
    <w:rsid w:val="00263310"/>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0B"/>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3E10"/>
    <w:rsid w:val="0044581F"/>
    <w:rsid w:val="00454825"/>
    <w:rsid w:val="0045533F"/>
    <w:rsid w:val="004634DA"/>
    <w:rsid w:val="0046706C"/>
    <w:rsid w:val="00467239"/>
    <w:rsid w:val="004702F8"/>
    <w:rsid w:val="004737D0"/>
    <w:rsid w:val="004740D2"/>
    <w:rsid w:val="00475726"/>
    <w:rsid w:val="00483FDC"/>
    <w:rsid w:val="00484D38"/>
    <w:rsid w:val="00486468"/>
    <w:rsid w:val="00493195"/>
    <w:rsid w:val="004945B3"/>
    <w:rsid w:val="00494F5B"/>
    <w:rsid w:val="004951F3"/>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04695"/>
    <w:rsid w:val="0051332B"/>
    <w:rsid w:val="00513C3F"/>
    <w:rsid w:val="00516222"/>
    <w:rsid w:val="00517C93"/>
    <w:rsid w:val="00532344"/>
    <w:rsid w:val="00532C5E"/>
    <w:rsid w:val="00534937"/>
    <w:rsid w:val="00543509"/>
    <w:rsid w:val="00545089"/>
    <w:rsid w:val="00547334"/>
    <w:rsid w:val="00547986"/>
    <w:rsid w:val="00562C88"/>
    <w:rsid w:val="00564B1C"/>
    <w:rsid w:val="005701EB"/>
    <w:rsid w:val="00572A1A"/>
    <w:rsid w:val="0057510C"/>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A2FDC"/>
    <w:rsid w:val="006B0406"/>
    <w:rsid w:val="006B25C9"/>
    <w:rsid w:val="006C0892"/>
    <w:rsid w:val="006C0CA1"/>
    <w:rsid w:val="006C13DD"/>
    <w:rsid w:val="006C2568"/>
    <w:rsid w:val="006C25A1"/>
    <w:rsid w:val="006C2918"/>
    <w:rsid w:val="006C3805"/>
    <w:rsid w:val="006D082E"/>
    <w:rsid w:val="006D391D"/>
    <w:rsid w:val="006D397E"/>
    <w:rsid w:val="006D5491"/>
    <w:rsid w:val="006D579F"/>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216CE"/>
    <w:rsid w:val="00722977"/>
    <w:rsid w:val="0072353B"/>
    <w:rsid w:val="00724131"/>
    <w:rsid w:val="0073619E"/>
    <w:rsid w:val="00737B27"/>
    <w:rsid w:val="007423D1"/>
    <w:rsid w:val="00744BD1"/>
    <w:rsid w:val="00746725"/>
    <w:rsid w:val="00746CFD"/>
    <w:rsid w:val="00750CE2"/>
    <w:rsid w:val="00750DA2"/>
    <w:rsid w:val="0075494E"/>
    <w:rsid w:val="00755A02"/>
    <w:rsid w:val="00756D53"/>
    <w:rsid w:val="007615FF"/>
    <w:rsid w:val="00761FA0"/>
    <w:rsid w:val="00762E47"/>
    <w:rsid w:val="00767275"/>
    <w:rsid w:val="00772E5E"/>
    <w:rsid w:val="00780618"/>
    <w:rsid w:val="007822A9"/>
    <w:rsid w:val="00784338"/>
    <w:rsid w:val="00784926"/>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5D55"/>
    <w:rsid w:val="007D6E7F"/>
    <w:rsid w:val="007D780D"/>
    <w:rsid w:val="007D78E7"/>
    <w:rsid w:val="007E2B1C"/>
    <w:rsid w:val="007F0A2F"/>
    <w:rsid w:val="007F28CF"/>
    <w:rsid w:val="008007FF"/>
    <w:rsid w:val="0080080C"/>
    <w:rsid w:val="00803222"/>
    <w:rsid w:val="008049EF"/>
    <w:rsid w:val="008106BA"/>
    <w:rsid w:val="00821958"/>
    <w:rsid w:val="008220E2"/>
    <w:rsid w:val="00822C58"/>
    <w:rsid w:val="008238C4"/>
    <w:rsid w:val="008253C6"/>
    <w:rsid w:val="0082711A"/>
    <w:rsid w:val="00830A04"/>
    <w:rsid w:val="0083618B"/>
    <w:rsid w:val="008368DF"/>
    <w:rsid w:val="00837D26"/>
    <w:rsid w:val="00846A79"/>
    <w:rsid w:val="00846BD1"/>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298C"/>
    <w:rsid w:val="008E4928"/>
    <w:rsid w:val="008E4DA3"/>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2DFE"/>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2711"/>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5EEA"/>
    <w:rsid w:val="00AA6B8F"/>
    <w:rsid w:val="00AB167B"/>
    <w:rsid w:val="00AB48AA"/>
    <w:rsid w:val="00AB549F"/>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5DC6"/>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346"/>
    <w:rsid w:val="00B72C98"/>
    <w:rsid w:val="00B73096"/>
    <w:rsid w:val="00B75062"/>
    <w:rsid w:val="00B76A99"/>
    <w:rsid w:val="00B84224"/>
    <w:rsid w:val="00B870C5"/>
    <w:rsid w:val="00B90520"/>
    <w:rsid w:val="00B91873"/>
    <w:rsid w:val="00B91C11"/>
    <w:rsid w:val="00BA360E"/>
    <w:rsid w:val="00BA4B7E"/>
    <w:rsid w:val="00BA552C"/>
    <w:rsid w:val="00BB64B7"/>
    <w:rsid w:val="00BB688F"/>
    <w:rsid w:val="00BC142A"/>
    <w:rsid w:val="00BC1AE1"/>
    <w:rsid w:val="00BD2AA1"/>
    <w:rsid w:val="00BD2AE9"/>
    <w:rsid w:val="00BD3D40"/>
    <w:rsid w:val="00BD53CB"/>
    <w:rsid w:val="00BD6A46"/>
    <w:rsid w:val="00BD73AE"/>
    <w:rsid w:val="00BE18CC"/>
    <w:rsid w:val="00BE1C4B"/>
    <w:rsid w:val="00BE23F4"/>
    <w:rsid w:val="00BE32E1"/>
    <w:rsid w:val="00BF3BA0"/>
    <w:rsid w:val="00BF5938"/>
    <w:rsid w:val="00C0089F"/>
    <w:rsid w:val="00C00A80"/>
    <w:rsid w:val="00C058F7"/>
    <w:rsid w:val="00C10BE8"/>
    <w:rsid w:val="00C11848"/>
    <w:rsid w:val="00C15D0B"/>
    <w:rsid w:val="00C1606D"/>
    <w:rsid w:val="00C16DE1"/>
    <w:rsid w:val="00C2022D"/>
    <w:rsid w:val="00C239F8"/>
    <w:rsid w:val="00C255EA"/>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147C"/>
    <w:rsid w:val="00C9299F"/>
    <w:rsid w:val="00C93630"/>
    <w:rsid w:val="00C950F3"/>
    <w:rsid w:val="00C96195"/>
    <w:rsid w:val="00C966BA"/>
    <w:rsid w:val="00CB1216"/>
    <w:rsid w:val="00CB44CC"/>
    <w:rsid w:val="00CB699F"/>
    <w:rsid w:val="00CB7669"/>
    <w:rsid w:val="00CC215C"/>
    <w:rsid w:val="00CD3078"/>
    <w:rsid w:val="00CD60FF"/>
    <w:rsid w:val="00CE689E"/>
    <w:rsid w:val="00CE765D"/>
    <w:rsid w:val="00CF4C3E"/>
    <w:rsid w:val="00D033F3"/>
    <w:rsid w:val="00D05FC1"/>
    <w:rsid w:val="00D06CBB"/>
    <w:rsid w:val="00D109E0"/>
    <w:rsid w:val="00D11CE8"/>
    <w:rsid w:val="00D12FD2"/>
    <w:rsid w:val="00D15A14"/>
    <w:rsid w:val="00D163B6"/>
    <w:rsid w:val="00D20AB9"/>
    <w:rsid w:val="00D20C5E"/>
    <w:rsid w:val="00D27AFB"/>
    <w:rsid w:val="00D27D01"/>
    <w:rsid w:val="00D30C7B"/>
    <w:rsid w:val="00D31602"/>
    <w:rsid w:val="00D33A2A"/>
    <w:rsid w:val="00D52A33"/>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10A2"/>
    <w:rsid w:val="00D9129B"/>
    <w:rsid w:val="00D95E21"/>
    <w:rsid w:val="00DA6063"/>
    <w:rsid w:val="00DB1457"/>
    <w:rsid w:val="00DB37FC"/>
    <w:rsid w:val="00DB3D66"/>
    <w:rsid w:val="00DB3EFF"/>
    <w:rsid w:val="00DB6C78"/>
    <w:rsid w:val="00DC188E"/>
    <w:rsid w:val="00DD0A31"/>
    <w:rsid w:val="00DD1DE1"/>
    <w:rsid w:val="00DD2AB0"/>
    <w:rsid w:val="00DD3105"/>
    <w:rsid w:val="00DD5B1F"/>
    <w:rsid w:val="00DD5B86"/>
    <w:rsid w:val="00DE47BD"/>
    <w:rsid w:val="00DE48F4"/>
    <w:rsid w:val="00DE76AD"/>
    <w:rsid w:val="00DF35D6"/>
    <w:rsid w:val="00DF5C20"/>
    <w:rsid w:val="00E11905"/>
    <w:rsid w:val="00E15061"/>
    <w:rsid w:val="00E237E4"/>
    <w:rsid w:val="00E25FF0"/>
    <w:rsid w:val="00E31395"/>
    <w:rsid w:val="00E350D3"/>
    <w:rsid w:val="00E35E71"/>
    <w:rsid w:val="00E37C1F"/>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53AD"/>
    <w:rsid w:val="00E853B4"/>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E70A0"/>
    <w:rsid w:val="00EF0B15"/>
    <w:rsid w:val="00EF1258"/>
    <w:rsid w:val="00EF14C3"/>
    <w:rsid w:val="00EF34D0"/>
    <w:rsid w:val="00EF44F5"/>
    <w:rsid w:val="00EF50B7"/>
    <w:rsid w:val="00EF7A6C"/>
    <w:rsid w:val="00F060FC"/>
    <w:rsid w:val="00F06745"/>
    <w:rsid w:val="00F06988"/>
    <w:rsid w:val="00F11F2F"/>
    <w:rsid w:val="00F1239C"/>
    <w:rsid w:val="00F1468B"/>
    <w:rsid w:val="00F1488A"/>
    <w:rsid w:val="00F21C8B"/>
    <w:rsid w:val="00F2309D"/>
    <w:rsid w:val="00F33DE7"/>
    <w:rsid w:val="00F40FDF"/>
    <w:rsid w:val="00F46636"/>
    <w:rsid w:val="00F47590"/>
    <w:rsid w:val="00F53753"/>
    <w:rsid w:val="00F53D8F"/>
    <w:rsid w:val="00F546CD"/>
    <w:rsid w:val="00F626A2"/>
    <w:rsid w:val="00F63662"/>
    <w:rsid w:val="00F661E6"/>
    <w:rsid w:val="00F701A7"/>
    <w:rsid w:val="00F730E5"/>
    <w:rsid w:val="00F734C3"/>
    <w:rsid w:val="00F812DC"/>
    <w:rsid w:val="00F816D5"/>
    <w:rsid w:val="00F81E5C"/>
    <w:rsid w:val="00F85184"/>
    <w:rsid w:val="00F91289"/>
    <w:rsid w:val="00F9216F"/>
    <w:rsid w:val="00F958D2"/>
    <w:rsid w:val="00FA0BBB"/>
    <w:rsid w:val="00FB0BAA"/>
    <w:rsid w:val="00FB5588"/>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character" w:customStyle="1" w:styleId="TestocommentoCarattere3">
    <w:name w:val="Testo commento Carattere3"/>
    <w:basedOn w:val="Carpredefinitoparagrafo"/>
    <w:uiPriority w:val="99"/>
    <w:semiHidden/>
    <w:rsid w:val="00EE70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character" w:customStyle="1" w:styleId="TestocommentoCarattere3">
    <w:name w:val="Testo commento Carattere3"/>
    <w:basedOn w:val="Carpredefinitoparagrafo"/>
    <w:uiPriority w:val="99"/>
    <w:semiHidden/>
    <w:rsid w:val="00EE7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8.wmf"/><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81.wmf"/><Relationship Id="rId531" Type="http://schemas.openxmlformats.org/officeDocument/2006/relationships/hyperlink" Target="http://www.sciencedirect.com/science/journal/03043894" TargetMode="External"/><Relationship Id="rId573" Type="http://schemas.openxmlformats.org/officeDocument/2006/relationships/hyperlink" Target="http://www.scopus.com.scopeesprx.elsevier.com/authid/detail.url?authorId=26632500300&amp;amp;eid=2-s2.0-84872045174"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335" Type="http://schemas.openxmlformats.org/officeDocument/2006/relationships/image" Target="media/image166.wmf"/><Relationship Id="rId377" Type="http://schemas.openxmlformats.org/officeDocument/2006/relationships/oleObject" Target="embeddings/oleObject182.bin"/><Relationship Id="rId500" Type="http://schemas.openxmlformats.org/officeDocument/2006/relationships/image" Target="media/image248.wmf"/><Relationship Id="rId542" Type="http://schemas.openxmlformats.org/officeDocument/2006/relationships/hyperlink" Target="http://adsabs.harvard.edu/cgi-bin/author_form?author=Gnedin,+N&amp;fullauthor=Gnedin,%20N.&amp;charset=UTF-8&amp;db_key=AST" TargetMode="External"/><Relationship Id="rId584" Type="http://schemas.openxmlformats.org/officeDocument/2006/relationships/hyperlink" Target="http://users.monash.edu.au/~dprice/pubs/softening/index1.html"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image" Target="media/image241.wmf"/><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oleObject" Target="embeddings/oleObject249.bin"/><Relationship Id="rId553" Type="http://schemas.openxmlformats.org/officeDocument/2006/relationships/hyperlink" Target="http://adsabs.harvard.edu/cgi-bin/author_form?author=Thomas,+P&amp;fullauthor=Thomas,%20P.%20A.&amp;charset=UTF-8&amp;db_key=AST"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595" Type="http://schemas.openxmlformats.org/officeDocument/2006/relationships/hyperlink" Target="http://www.sciencedirect.com/science/journal/00457949/129/supp/C" TargetMode="External"/><Relationship Id="rId248" Type="http://schemas.openxmlformats.org/officeDocument/2006/relationships/image" Target="media/image125.wmf"/><Relationship Id="rId455" Type="http://schemas.openxmlformats.org/officeDocument/2006/relationships/oleObject" Target="embeddings/oleObject221.bin"/><Relationship Id="rId497" Type="http://schemas.openxmlformats.org/officeDocument/2006/relationships/oleObject" Target="embeddings/oleObject242.bin"/><Relationship Id="rId12" Type="http://schemas.openxmlformats.org/officeDocument/2006/relationships/image" Target="media/image3.png"/><Relationship Id="rId108" Type="http://schemas.openxmlformats.org/officeDocument/2006/relationships/oleObject" Target="embeddings/oleObject46.bin"/><Relationship Id="rId315" Type="http://schemas.openxmlformats.org/officeDocument/2006/relationships/image" Target="media/image156.wmf"/><Relationship Id="rId357" Type="http://schemas.openxmlformats.org/officeDocument/2006/relationships/oleObject" Target="embeddings/oleObject172.bin"/><Relationship Id="rId522" Type="http://schemas.openxmlformats.org/officeDocument/2006/relationships/oleObject" Target="embeddings/oleObject254.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oleObject" Target="embeddings/oleObject193.bin"/><Relationship Id="rId564" Type="http://schemas.openxmlformats.org/officeDocument/2006/relationships/hyperlink" Target="http://www.intel.com" TargetMode="External"/><Relationship Id="rId259" Type="http://schemas.openxmlformats.org/officeDocument/2006/relationships/oleObject" Target="embeddings/oleObject122.bin"/><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image" Target="media/image11.wmf"/><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6.bin"/><Relationship Id="rId533" Type="http://schemas.openxmlformats.org/officeDocument/2006/relationships/hyperlink" Target="http://europa.eu/rapid/press-release_IP-03-1381_en.htm" TargetMode="External"/><Relationship Id="rId65" Type="http://schemas.openxmlformats.org/officeDocument/2006/relationships/image" Target="media/image32.wmf"/><Relationship Id="rId130" Type="http://schemas.openxmlformats.org/officeDocument/2006/relationships/oleObject" Target="embeddings/oleObject57.bin"/><Relationship Id="rId368" Type="http://schemas.openxmlformats.org/officeDocument/2006/relationships/image" Target="media/image182.wmf"/><Relationship Id="rId57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600" Type="http://schemas.openxmlformats.org/officeDocument/2006/relationships/fontTable" Target="fontTable.xml"/><Relationship Id="rId281" Type="http://schemas.openxmlformats.org/officeDocument/2006/relationships/image" Target="media/image139.wmf"/><Relationship Id="rId337" Type="http://schemas.openxmlformats.org/officeDocument/2006/relationships/image" Target="media/image167.wmf"/><Relationship Id="rId502" Type="http://schemas.openxmlformats.org/officeDocument/2006/relationships/image" Target="media/image249.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image" Target="media/image70.wmf"/><Relationship Id="rId379" Type="http://schemas.openxmlformats.org/officeDocument/2006/relationships/oleObject" Target="embeddings/oleObject183.bin"/><Relationship Id="rId544" Type="http://schemas.openxmlformats.org/officeDocument/2006/relationships/hyperlink" Target="http://adsabs.harvard.edu/cgi-bin/author_form?author=Khokhlov,+A&amp;fullauthor=Khokhlov,%20A.%20M.&amp;charset=UTF-8&amp;db_key=AST" TargetMode="External"/><Relationship Id="rId586" Type="http://schemas.openxmlformats.org/officeDocument/2006/relationships/hyperlink" Target="http://www.scopus.com/authid/detail.url?authorId=6701549155&amp;amp;eid=2-s2.0-34247257289"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oleObject" Target="embeddings/oleObject112.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6.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image" Target="media/image242.wmf"/><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oleObject" Target="embeddings/oleObject250.bin"/><Relationship Id="rId555" Type="http://schemas.openxmlformats.org/officeDocument/2006/relationships/hyperlink" Target="http://adsabs.harvard.edu/cgi-bin/author_form?author=Wadsley,+J&amp;fullauthor=Wadsley,%20J.%20W.&amp;charset=UTF-8&amp;db_key=AST" TargetMode="External"/><Relationship Id="rId597" Type="http://schemas.openxmlformats.org/officeDocument/2006/relationships/hyperlink" Target="http://www.scopus.com.scopeesprx.elsevier.com/authid/detail.url?authorId=56387268900&amp;amp;eid=2-s2.0-84859313663"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oleObject" Target="embeddings/oleObject123.bin"/><Relationship Id="rId499" Type="http://schemas.openxmlformats.org/officeDocument/2006/relationships/oleObject" Target="embeddings/oleObject243.bin"/><Relationship Id="rId14" Type="http://schemas.openxmlformats.org/officeDocument/2006/relationships/image" Target="media/image5.png"/><Relationship Id="rId56" Type="http://schemas.openxmlformats.org/officeDocument/2006/relationships/oleObject" Target="embeddings/oleObject20.bin"/><Relationship Id="rId317" Type="http://schemas.openxmlformats.org/officeDocument/2006/relationships/image" Target="media/image157.wmf"/><Relationship Id="rId359" Type="http://schemas.openxmlformats.org/officeDocument/2006/relationships/oleObject" Target="embeddings/oleObject173.bin"/><Relationship Id="rId524" Type="http://schemas.openxmlformats.org/officeDocument/2006/relationships/hyperlink" Target="http://www.sciencedirect.com/science/article/pii/S0045793013002879" TargetMode="External"/><Relationship Id="rId566" Type="http://schemas.openxmlformats.org/officeDocument/2006/relationships/hyperlink" Target="http://www.barnesandnoble.com/s/%22Prentice%20Hall%22;jsessionid=653682AB7E6B6FC4817F61E0837BDC67.prodny_store02-atgap04?Ntk=Publisher&amp;Ns=P_Sales_Rank&amp;Ntx=mode+matchall" TargetMode="External"/><Relationship Id="rId98" Type="http://schemas.openxmlformats.org/officeDocument/2006/relationships/oleObject" Target="embeddings/oleObject41.bin"/><Relationship Id="rId121" Type="http://schemas.openxmlformats.org/officeDocument/2006/relationships/image" Target="media/image60.wmf"/><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image" Target="media/image12.wmf"/><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hyperlink" Target="http://adsabs.harvard.edu/cgi-bin/author_form?author=White,+S&amp;fullauthor=White,%20S.%20D.%20M.&amp;charset=UTF-8&amp;db_key=AST" TargetMode="External"/><Relationship Id="rId57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132" Type="http://schemas.openxmlformats.org/officeDocument/2006/relationships/oleObject" Target="embeddings/oleObject58.bin"/><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oleObject" Target="embeddings/oleObject113.bin"/><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image" Target="media/image168.wmf"/><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hyperlink" Target="http://adsabs.harvard.edu/cgi-bin/author_form?author=Navarro,+J&amp;fullauthor=Navarro,%20J.%20F.&amp;charset=UTF-8&amp;db_key=AST" TargetMode="External"/><Relationship Id="rId78" Type="http://schemas.openxmlformats.org/officeDocument/2006/relationships/oleObject" Target="embeddings/oleObject31.bin"/><Relationship Id="rId101" Type="http://schemas.openxmlformats.org/officeDocument/2006/relationships/image" Target="media/image50.wmf"/><Relationship Id="rId143" Type="http://schemas.openxmlformats.org/officeDocument/2006/relationships/image" Target="media/image71.wmf"/><Relationship Id="rId185" Type="http://schemas.openxmlformats.org/officeDocument/2006/relationships/oleObject" Target="embeddings/oleObject85.bin"/><Relationship Id="rId350" Type="http://schemas.openxmlformats.org/officeDocument/2006/relationships/image" Target="media/image173.wmf"/><Relationship Id="rId406" Type="http://schemas.openxmlformats.org/officeDocument/2006/relationships/image" Target="media/image201.wmf"/><Relationship Id="rId588" Type="http://schemas.openxmlformats.org/officeDocument/2006/relationships/hyperlink" Target="http://earthexplorer.usgs.gov/" TargetMode="External"/><Relationship Id="rId9" Type="http://schemas.openxmlformats.org/officeDocument/2006/relationships/comments" Target="comments.xml"/><Relationship Id="rId210" Type="http://schemas.openxmlformats.org/officeDocument/2006/relationships/image" Target="media/image104.wmf"/><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oleObject" Target="embeddings/oleObject118.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56.wmf"/><Relationship Id="rId47" Type="http://schemas.openxmlformats.org/officeDocument/2006/relationships/image" Target="media/image23.wmf"/><Relationship Id="rId89" Type="http://schemas.openxmlformats.org/officeDocument/2006/relationships/image" Target="media/image44.wmf"/><Relationship Id="rId112" Type="http://schemas.openxmlformats.org/officeDocument/2006/relationships/oleObject" Target="embeddings/oleObject48.bin"/><Relationship Id="rId154" Type="http://schemas.openxmlformats.org/officeDocument/2006/relationships/image" Target="media/image76.wmf"/><Relationship Id="rId361" Type="http://schemas.openxmlformats.org/officeDocument/2006/relationships/oleObject" Target="embeddings/oleObject174.bin"/><Relationship Id="rId557" Type="http://schemas.openxmlformats.org/officeDocument/2006/relationships/hyperlink" Target="http://adsabs.harvard.edu/cgi-bin/author_form?author=Xu,+G&amp;fullauthor=Xu,%20G.&amp;charset=UTF-8&amp;db_key=AST" TargetMode="External"/><Relationship Id="rId599" Type="http://schemas.openxmlformats.org/officeDocument/2006/relationships/footer" Target="footer1.xml"/><Relationship Id="rId196" Type="http://schemas.openxmlformats.org/officeDocument/2006/relationships/image" Target="media/image9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image" Target="media/image7.png"/><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image" Target="media/image158.wmf"/><Relationship Id="rId470" Type="http://schemas.openxmlformats.org/officeDocument/2006/relationships/image" Target="media/image233.wmf"/><Relationship Id="rId526" Type="http://schemas.openxmlformats.org/officeDocument/2006/relationships/hyperlink" Target="http://www.sciencedirect.com/science/journal/00457930" TargetMode="External"/><Relationship Id="rId58" Type="http://schemas.openxmlformats.org/officeDocument/2006/relationships/oleObject" Target="embeddings/oleObject21.bin"/><Relationship Id="rId123" Type="http://schemas.openxmlformats.org/officeDocument/2006/relationships/image" Target="media/image61.wmf"/><Relationship Id="rId330" Type="http://schemas.openxmlformats.org/officeDocument/2006/relationships/oleObject" Target="embeddings/oleObject158.bin"/><Relationship Id="rId568" Type="http://schemas.openxmlformats.org/officeDocument/2006/relationships/hyperlink" Target="http://lmfa.ec-lyon.fr/publi/search.php?search=personne&amp;id=3658"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oleObject" Target="embeddings/oleObject251.bin"/><Relationship Id="rId27" Type="http://schemas.openxmlformats.org/officeDocument/2006/relationships/image" Target="media/image13.wmf"/><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53.bin"/><Relationship Id="rId537" Type="http://schemas.openxmlformats.org/officeDocument/2006/relationships/hyperlink" Target="http://adsabs.harvard.edu/cgi-bin/author_form?author=Bond,+J&amp;fullauthor=Bond,%20J.%20R.&amp;charset=UTF-8&amp;db_key=AST" TargetMode="External"/><Relationship Id="rId558" Type="http://schemas.openxmlformats.org/officeDocument/2006/relationships/hyperlink" Target="http://adsabs.harvard.edu/cgi-bin/author_form?author=Yepes,+G&amp;fullauthor=Yepes,%20G.&amp;charset=UTF-8&amp;db_key=AST" TargetMode="External"/><Relationship Id="rId579" Type="http://schemas.openxmlformats.org/officeDocument/2006/relationships/hyperlink" Target="http://www.sciencedirect.com/science/article/pii/S0045793013003873"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590" Type="http://schemas.openxmlformats.org/officeDocument/2006/relationships/hyperlink" Target="http://onlinelibrary.wiley.com/doi/10.1002/nme.v92.4/issuetoc" TargetMode="External"/><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oleObject" Target="embeddings/oleObject114.bin"/><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image" Target="media/image251.wmf"/><Relationship Id="rId17" Type="http://schemas.openxmlformats.org/officeDocument/2006/relationships/image" Target="media/image8.wmf"/><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54.bin"/><Relationship Id="rId310" Type="http://schemas.openxmlformats.org/officeDocument/2006/relationships/oleObject" Target="embeddings/oleObject148.bin"/><Relationship Id="rId492" Type="http://schemas.openxmlformats.org/officeDocument/2006/relationships/image" Target="media/image244.wmf"/><Relationship Id="rId527" Type="http://schemas.openxmlformats.org/officeDocument/2006/relationships/hyperlink" Target="http://onlinelibrary.wiley.com/doi/10.1111/mnr.2012.423.issue-3/issuetoc" TargetMode="External"/><Relationship Id="rId548" Type="http://schemas.openxmlformats.org/officeDocument/2006/relationships/hyperlink" Target="http://adsabs.harvard.edu/cgi-bin/author_form?author=Ostriker,+J&amp;fullauthor=Ostriker,%20J.%20P.&amp;charset=UTF-8&amp;db_key=AST" TargetMode="External"/><Relationship Id="rId569" Type="http://schemas.openxmlformats.org/officeDocument/2006/relationships/hyperlink" Target="http://lmfa.ec-lyon.fr/publi/search.php?search=journal&amp;id=59"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image" Target="media/image164.wmf"/><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580" Type="http://schemas.openxmlformats.org/officeDocument/2006/relationships/hyperlink" Target="http://www.sciencedirect.com/science/journal/00457930" TargetMode="External"/><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09.bin"/><Relationship Id="rId254" Type="http://schemas.openxmlformats.org/officeDocument/2006/relationships/image" Target="media/image126.wmf"/><Relationship Id="rId440" Type="http://schemas.openxmlformats.org/officeDocument/2006/relationships/image" Target="media/image218.wmf"/><Relationship Id="rId28" Type="http://schemas.openxmlformats.org/officeDocument/2006/relationships/oleObject" Target="embeddings/oleObject6.bin"/><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wmf"/><Relationship Id="rId517" Type="http://schemas.openxmlformats.org/officeDocument/2006/relationships/image" Target="media/image257.wmf"/><Relationship Id="rId538" Type="http://schemas.openxmlformats.org/officeDocument/2006/relationships/hyperlink" Target="http://adsabs.harvard.edu/cgi-bin/author_form?author=Bryan,+G&amp;fullauthor=Bryan,%20G.%20L.&amp;charset=UTF-8&amp;db_key=AST" TargetMode="External"/><Relationship Id="rId559" Type="http://schemas.openxmlformats.org/officeDocument/2006/relationships/hyperlink" Target="https://github.com/OSGeo/gdal" TargetMode="Externa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image" Target="media/image159.wmf"/><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570" Type="http://schemas.openxmlformats.org/officeDocument/2006/relationships/hyperlink" Target="http://apps.isiknowledge.com.gate6.inist.fr/full_record.do?product=WOS&amp;search_mode=GeneralSearch&amp;qid=3&amp;SID=Q2CdEk6M@Noh331IPkP&amp;page=1&amp;doc=2" TargetMode="External"/><Relationship Id="rId591" Type="http://schemas.openxmlformats.org/officeDocument/2006/relationships/hyperlink" Target="http://www.sciencedirect.com/science/article/pii/S0045794913001843" TargetMode="External"/><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image" Target="media/image121.wmf"/><Relationship Id="rId430" Type="http://schemas.openxmlformats.org/officeDocument/2006/relationships/image" Target="media/image213.wmf"/><Relationship Id="rId18" Type="http://schemas.openxmlformats.org/officeDocument/2006/relationships/oleObject" Target="embeddings/oleObject1.bin"/><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oleObject" Target="embeddings/oleObject240.bin"/><Relationship Id="rId507" Type="http://schemas.openxmlformats.org/officeDocument/2006/relationships/oleObject" Target="embeddings/oleObject247.bin"/><Relationship Id="rId528" Type="http://schemas.openxmlformats.org/officeDocument/2006/relationships/hyperlink" Target="http://www.sciencedirect.com/science/article/pii/S0304389411006601" TargetMode="External"/><Relationship Id="rId549" Type="http://schemas.openxmlformats.org/officeDocument/2006/relationships/hyperlink" Target="http://adsabs.harvard.edu/cgi-bin/author_form?author=Owen,+J&amp;fullauthor=Owen,%20J.%20M.&amp;charset=UTF-8&amp;db_key=AST"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image" Target="media/image154.wmf"/><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hyperlink" Target="http://www.geo-slope.com" TargetMode="External"/><Relationship Id="rId581" Type="http://schemas.openxmlformats.org/officeDocument/2006/relationships/hyperlink" Target="http://www.sciencedirect.com/science/journal/00457930/88/supp/C" TargetMode="Externa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oleObject" Target="embeddings/oleObject99.bin"/><Relationship Id="rId234" Type="http://schemas.openxmlformats.org/officeDocument/2006/relationships/image" Target="media/image116.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oleObject" Target="embeddings/oleObject120.bin"/><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oleObject" Target="embeddings/oleObject235.bin"/><Relationship Id="rId518" Type="http://schemas.openxmlformats.org/officeDocument/2006/relationships/oleObject" Target="embeddings/oleObject252.bin"/><Relationship Id="rId539" Type="http://schemas.openxmlformats.org/officeDocument/2006/relationships/hyperlink" Target="http://adsabs.harvard.edu/cgi-bin/author_form?author=Cen,+R&amp;fullauthor=Cen,%20R.&amp;charset=UTF-8&amp;db_key=AST"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oleObject" Target="embeddings/oleObject154.bin"/><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adsabs.harvard.edu/cgi-bin/author_form?author=Pearce,+F&amp;fullauthor=Pearce,%20F.%20R.&amp;charset=UTF-8&amp;db_key=AST"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571" Type="http://schemas.openxmlformats.org/officeDocument/2006/relationships/hyperlink" Target="http://onlinelibrary.wiley.com/doi/10.1002/nme.2629/abstract" TargetMode="External"/><Relationship Id="rId592" Type="http://schemas.openxmlformats.org/officeDocument/2006/relationships/hyperlink" Target="http://www.sciencedirect.com/science/article/pii/S0045794913001843" TargetMode="External"/><Relationship Id="rId19" Type="http://schemas.openxmlformats.org/officeDocument/2006/relationships/image" Target="media/image9.wmf"/><Relationship Id="rId224" Type="http://schemas.openxmlformats.org/officeDocument/2006/relationships/image" Target="media/image111.wmf"/><Relationship Id="rId245" Type="http://schemas.openxmlformats.org/officeDocument/2006/relationships/image" Target="media/image122.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image" Target="media/image245.wmf"/><Relationship Id="rId508" Type="http://schemas.openxmlformats.org/officeDocument/2006/relationships/image" Target="media/image252.wmf"/><Relationship Id="rId529" Type="http://schemas.openxmlformats.org/officeDocument/2006/relationships/hyperlink" Target="http://www.sciencedirect.com/science/article/pii/S0304389411006601" TargetMode="External"/><Relationship Id="rId30" Type="http://schemas.openxmlformats.org/officeDocument/2006/relationships/oleObject" Target="embeddings/oleObject7.bin"/><Relationship Id="rId105" Type="http://schemas.openxmlformats.org/officeDocument/2006/relationships/image" Target="media/image52.wmf"/><Relationship Id="rId126" Type="http://schemas.openxmlformats.org/officeDocument/2006/relationships/oleObject" Target="embeddings/oleObject55.bin"/><Relationship Id="rId147" Type="http://schemas.openxmlformats.org/officeDocument/2006/relationships/image" Target="media/image73.wmf"/><Relationship Id="rId168" Type="http://schemas.openxmlformats.org/officeDocument/2006/relationships/image" Target="media/image83.wmf"/><Relationship Id="rId312" Type="http://schemas.openxmlformats.org/officeDocument/2006/relationships/oleObject" Target="embeddings/oleObject149.bin"/><Relationship Id="rId333" Type="http://schemas.openxmlformats.org/officeDocument/2006/relationships/image" Target="media/image165.wmf"/><Relationship Id="rId354" Type="http://schemas.openxmlformats.org/officeDocument/2006/relationships/image" Target="media/image175.wmf"/><Relationship Id="rId540" Type="http://schemas.openxmlformats.org/officeDocument/2006/relationships/hyperlink" Target="http://adsabs.harvard.edu/cgi-bin/author_form?author=Couchman,+H&amp;fullauthor=Couchman,%20H.%20M.%20P.&amp;charset=UTF-8&amp;db_key=AST"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hyperlink" Target="https://github.com/git/git" TargetMode="External"/><Relationship Id="rId582" Type="http://schemas.openxmlformats.org/officeDocument/2006/relationships/hyperlink" Target="http://users.monash.edu.au/~dprice/pubs/spmhd/price-spmhd.pdf" TargetMode="External"/><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0.bin"/><Relationship Id="rId256" Type="http://schemas.openxmlformats.org/officeDocument/2006/relationships/image" Target="media/image127.wmf"/><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image" Target="media/image240.wmf"/><Relationship Id="rId519" Type="http://schemas.openxmlformats.org/officeDocument/2006/relationships/image" Target="media/image258.wmf"/><Relationship Id="rId116" Type="http://schemas.openxmlformats.org/officeDocument/2006/relationships/oleObject" Target="embeddings/oleObject50.bin"/><Relationship Id="rId137" Type="http://schemas.openxmlformats.org/officeDocument/2006/relationships/image" Target="media/image68.wmf"/><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image" Target="media/image160.wmf"/><Relationship Id="rId344" Type="http://schemas.openxmlformats.org/officeDocument/2006/relationships/image" Target="media/image170.wmf"/><Relationship Id="rId530" Type="http://schemas.openxmlformats.org/officeDocument/2006/relationships/hyperlink" Target="http://www.sciencedirect.com/science/article/pii/S0304389411006601" TargetMode="External"/><Relationship Id="rId20" Type="http://schemas.openxmlformats.org/officeDocument/2006/relationships/oleObject" Target="embeddings/oleObject2.bin"/><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adsabs.harvard.edu/cgi-bin/author_form?author=Pen,+U&amp;fullauthor=Pen,%20U.-L.&amp;charset=UTF-8&amp;db_key=AST" TargetMode="External"/><Relationship Id="rId572" Type="http://schemas.openxmlformats.org/officeDocument/2006/relationships/hyperlink" Target="http://www.scopus.com.scopeesprx.elsevier.com/authid/detail.url?authorId=7101880965&amp;amp;eid=2-s2.0-84872045174" TargetMode="External"/><Relationship Id="rId593"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image" Target="media/image123.wmf"/><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oleObject" Target="embeddings/oleObject248.bin"/><Relationship Id="rId106" Type="http://schemas.openxmlformats.org/officeDocument/2006/relationships/oleObject" Target="embeddings/oleObject45.bin"/><Relationship Id="rId127" Type="http://schemas.openxmlformats.org/officeDocument/2006/relationships/image" Target="media/image63.wmf"/><Relationship Id="rId313" Type="http://schemas.openxmlformats.org/officeDocument/2006/relationships/image" Target="media/image155.wmf"/><Relationship Id="rId495" Type="http://schemas.openxmlformats.org/officeDocument/2006/relationships/oleObject" Target="embeddings/oleObject241.bin"/><Relationship Id="rId10" Type="http://schemas.openxmlformats.org/officeDocument/2006/relationships/image" Target="media/image1.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oleObject" Target="embeddings/oleObject253.bin"/><Relationship Id="rId541" Type="http://schemas.openxmlformats.org/officeDocument/2006/relationships/hyperlink" Target="http://adsabs.harvard.edu/cgi-bin/author_form?author=Evrard,+A&amp;fullauthor=Evrard,%20A.%20E.&amp;charset=UTF-8&amp;db_key=AST" TargetMode="External"/><Relationship Id="rId562" Type="http://schemas.openxmlformats.org/officeDocument/2006/relationships/hyperlink" Target="mailto:brucec@esi.com.au" TargetMode="External"/><Relationship Id="rId583" Type="http://schemas.openxmlformats.org/officeDocument/2006/relationships/hyperlink" Target="http://adsabs.harvard.edu/cgi-bin/author_form?author=Federrath,+C&amp;fullauthor=Federrath,%20Christoph&amp;charset=UTF-8&amp;db_key=AST"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7.wmf"/><Relationship Id="rId257" Type="http://schemas.openxmlformats.org/officeDocument/2006/relationships/oleObject" Target="embeddings/oleObject121.bin"/><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oleObject" Target="embeddings/oleObject236.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53.wmf"/><Relationship Id="rId552" Type="http://schemas.openxmlformats.org/officeDocument/2006/relationships/hyperlink" Target="http://adsabs.harvard.edu/cgi-bin/author_form?author=Steinmetz,+M&amp;fullauthor=Steinmetz,%20M.&amp;charset=UTF-8&amp;db_key=AST" TargetMode="External"/><Relationship Id="rId594" Type="http://schemas.openxmlformats.org/officeDocument/2006/relationships/hyperlink" Target="http://www.sciencedirect.com/science/journal/00457949"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image" Target="media/image246.wmf"/><Relationship Id="rId11" Type="http://schemas.openxmlformats.org/officeDocument/2006/relationships/image" Target="media/image2.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oleObject" Target="embeddings/oleObject150.bin"/><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image" Target="media/image259.wmf"/><Relationship Id="rId563" Type="http://schemas.openxmlformats.org/officeDocument/2006/relationships/hyperlink" Target="https://www.ghostscript.com/"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oleObject" Target="embeddings/oleObject205.bin"/><Relationship Id="rId258" Type="http://schemas.openxmlformats.org/officeDocument/2006/relationships/image" Target="media/image128.wmf"/><Relationship Id="rId465" Type="http://schemas.openxmlformats.org/officeDocument/2006/relationships/oleObject" Target="embeddings/oleObject226.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61.wmf"/><Relationship Id="rId367" Type="http://schemas.openxmlformats.org/officeDocument/2006/relationships/oleObject" Target="embeddings/oleObject177.bin"/><Relationship Id="rId532" Type="http://schemas.openxmlformats.org/officeDocument/2006/relationships/hyperlink" Target="http://dl.acm.org/citation.cfm?id=962052&amp;CFID=66150500&amp;CFTOKEN=25537257" TargetMode="External"/><Relationship Id="rId574" Type="http://schemas.openxmlformats.org/officeDocument/2006/relationships/hyperlink" Target="http://www.scopus.com.scopeesprx.elsevier.com/source/sourceInfo.url?sourceId=18534&amp;origin=recordpage"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hyperlink" Target="http://adsabs.harvard.edu/cgi-bin/author_form?author=Jenkins,+A&amp;fullauthor=Jenkins,%20A.&amp;charset=UTF-8&amp;db_key=AST" TargetMode="External"/><Relationship Id="rId75" Type="http://schemas.openxmlformats.org/officeDocument/2006/relationships/image" Target="media/image37.wmf"/><Relationship Id="rId140" Type="http://schemas.openxmlformats.org/officeDocument/2006/relationships/oleObject" Target="embeddings/oleObject62.bin"/><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585" Type="http://schemas.openxmlformats.org/officeDocument/2006/relationships/hyperlink" Target="https://github.com/AndreaAmicarelliRSE/SPHERA" TargetMode="External"/><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487" Type="http://schemas.openxmlformats.org/officeDocument/2006/relationships/oleObject" Target="embeddings/oleObject237.bin"/><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image" Target="media/image254.wmf"/><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adsabs.harvard.edu/cgi-bin/author_form?author=Villumsen,+J&amp;fullauthor=Villumsen,%20J.%20V.&amp;charset=UTF-8&amp;db_key=AST" TargetMode="External"/><Relationship Id="rId596" Type="http://schemas.openxmlformats.org/officeDocument/2006/relationships/hyperlink" Target="http://dx.doi.org/10.1016/j.cma.2012.12.014"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5.bin"/><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image" Target="media/image247.wmf"/><Relationship Id="rId13" Type="http://schemas.openxmlformats.org/officeDocument/2006/relationships/image" Target="media/image4.png"/><Relationship Id="rId109" Type="http://schemas.openxmlformats.org/officeDocument/2006/relationships/image" Target="media/image54.wmf"/><Relationship Id="rId260" Type="http://schemas.openxmlformats.org/officeDocument/2006/relationships/image" Target="media/image129.wmf"/><Relationship Id="rId316" Type="http://schemas.openxmlformats.org/officeDocument/2006/relationships/oleObject" Target="embeddings/oleObject151.bin"/><Relationship Id="rId523" Type="http://schemas.openxmlformats.org/officeDocument/2006/relationships/hyperlink" Target="http://apps.isiknowledge.com.gate6.inist.fr/full_record.do?product=WOS&amp;search_mode=GeneralSearch&amp;qid=2&amp;SID=R1E2L4aamn325laBikA&amp;page=1&amp;doc=1"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2.bin"/><Relationship Id="rId358" Type="http://schemas.openxmlformats.org/officeDocument/2006/relationships/image" Target="media/image177.wmf"/><Relationship Id="rId565" Type="http://schemas.openxmlformats.org/officeDocument/2006/relationships/hyperlink" Target="http://onlinelibrary.wiley.com/doi/10.1002/fld.v71.9/issuetoc" TargetMode="External"/><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image" Target="media/image65.wmf"/><Relationship Id="rId327" Type="http://schemas.openxmlformats.org/officeDocument/2006/relationships/image" Target="media/image162.wmf"/><Relationship Id="rId369" Type="http://schemas.openxmlformats.org/officeDocument/2006/relationships/oleObject" Target="embeddings/oleObject178.bin"/><Relationship Id="rId534" Type="http://schemas.openxmlformats.org/officeDocument/2006/relationships/hyperlink" Target="http://adsabs.harvard.edu/cgi-bin/author_form?author=Frenk,+C&amp;fullauthor=Frenk,%20C.%20S.&amp;charset=UTF-8&amp;db_key=AST" TargetMode="External"/><Relationship Id="rId57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601" Type="http://schemas.openxmlformats.org/officeDocument/2006/relationships/theme" Target="theme/theme1.xml"/><Relationship Id="rId240" Type="http://schemas.openxmlformats.org/officeDocument/2006/relationships/image" Target="media/image119.wmf"/><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oleObject" Target="embeddings/oleObject245.bin"/><Relationship Id="rId545" Type="http://schemas.openxmlformats.org/officeDocument/2006/relationships/hyperlink" Target="http://adsabs.harvard.edu/cgi-bin/author_form?author=Klypin,+A&amp;fullauthor=Klypin,%20A.&amp;charset=UTF-8&amp;db_key=AST" TargetMode="External"/><Relationship Id="rId587" Type="http://schemas.openxmlformats.org/officeDocument/2006/relationships/hyperlink" Target="http://www.scopus.com/source/sourceInfo.url?sourceId=18539&amp;amp;origin=recordpage" TargetMode="External"/><Relationship Id="rId8" Type="http://schemas.openxmlformats.org/officeDocument/2006/relationships/endnotes" Target="endnotes.xml"/><Relationship Id="rId142" Type="http://schemas.openxmlformats.org/officeDocument/2006/relationships/oleObject" Target="embeddings/oleObject63.bin"/><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oleObject" Target="embeddings/oleObject117.bin"/><Relationship Id="rId489" Type="http://schemas.openxmlformats.org/officeDocument/2006/relationships/oleObject" Target="embeddings/oleObject238.bin"/><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image" Target="media/image255.png"/><Relationship Id="rId556" Type="http://schemas.openxmlformats.org/officeDocument/2006/relationships/hyperlink" Target="http://adsabs.harvard.edu/cgi-bin/author_form?author=Warren,+M&amp;fullauthor=Warren,%20M.%20S.&amp;charset=UTF-8&amp;db_key=AST"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598" Type="http://schemas.openxmlformats.org/officeDocument/2006/relationships/hyperlink" Target="http://www.scopus.com.scopeesprx.elsevier.com/source/sourceInfo.url?sourceId=29210&amp;origin=recordpage" TargetMode="External"/><Relationship Id="rId220" Type="http://schemas.openxmlformats.org/officeDocument/2006/relationships/image" Target="media/image109.wmf"/><Relationship Id="rId458" Type="http://schemas.openxmlformats.org/officeDocument/2006/relationships/image" Target="media/image227.wmf"/><Relationship Id="rId15" Type="http://schemas.openxmlformats.org/officeDocument/2006/relationships/image" Target="media/image6.png"/><Relationship Id="rId57" Type="http://schemas.openxmlformats.org/officeDocument/2006/relationships/image" Target="media/image28.wmf"/><Relationship Id="rId262" Type="http://schemas.openxmlformats.org/officeDocument/2006/relationships/image" Target="media/image130.wmf"/><Relationship Id="rId318" Type="http://schemas.openxmlformats.org/officeDocument/2006/relationships/oleObject" Target="embeddings/oleObject152.bin"/><Relationship Id="rId525" Type="http://schemas.openxmlformats.org/officeDocument/2006/relationships/hyperlink" Target="http://www.sciencedirect.com/science/article/pii/S0045793013002879" TargetMode="External"/><Relationship Id="rId567" Type="http://schemas.openxmlformats.org/officeDocument/2006/relationships/hyperlink" Target="http://www.sciencedirect.com/science/article/pii/S0010465513001744" TargetMode="External"/><Relationship Id="rId99" Type="http://schemas.openxmlformats.org/officeDocument/2006/relationships/image" Target="media/image49.wmf"/><Relationship Id="rId122" Type="http://schemas.openxmlformats.org/officeDocument/2006/relationships/oleObject" Target="embeddings/oleObject53.bin"/><Relationship Id="rId164" Type="http://schemas.openxmlformats.org/officeDocument/2006/relationships/image" Target="media/image81.wmf"/><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oleObject" Target="embeddings/oleObject5.bin"/><Relationship Id="rId231" Type="http://schemas.openxmlformats.org/officeDocument/2006/relationships/oleObject" Target="embeddings/oleObject108.bin"/><Relationship Id="rId273" Type="http://schemas.openxmlformats.org/officeDocument/2006/relationships/image" Target="media/image135.wmf"/><Relationship Id="rId329" Type="http://schemas.openxmlformats.org/officeDocument/2006/relationships/image" Target="media/image163.wmf"/><Relationship Id="rId480" Type="http://schemas.openxmlformats.org/officeDocument/2006/relationships/image" Target="media/image238.wmf"/><Relationship Id="rId536" Type="http://schemas.openxmlformats.org/officeDocument/2006/relationships/hyperlink" Target="http://adsabs.harvard.edu/cgi-bin/author_form?author=Bode,+P&amp;fullauthor=Bode,%20P.&amp;charset=UTF-8&amp;db_key=AST" TargetMode="External"/><Relationship Id="rId68" Type="http://schemas.openxmlformats.org/officeDocument/2006/relationships/oleObject" Target="embeddings/oleObject26.bin"/><Relationship Id="rId133" Type="http://schemas.openxmlformats.org/officeDocument/2006/relationships/image" Target="media/image66.wmf"/><Relationship Id="rId175" Type="http://schemas.openxmlformats.org/officeDocument/2006/relationships/oleObject" Target="embeddings/oleObject80.bin"/><Relationship Id="rId340" Type="http://schemas.openxmlformats.org/officeDocument/2006/relationships/oleObject" Target="embeddings/oleObject163.bin"/><Relationship Id="rId578" Type="http://schemas.openxmlformats.org/officeDocument/2006/relationships/hyperlink" Target="http://www.sciencedirect.com/science/article/pii/S0045793013003873" TargetMode="External"/><Relationship Id="rId200" Type="http://schemas.openxmlformats.org/officeDocument/2006/relationships/image" Target="media/image99.wmf"/><Relationship Id="rId382" Type="http://schemas.openxmlformats.org/officeDocument/2006/relationships/image" Target="media/image189.wmf"/><Relationship Id="rId438" Type="http://schemas.openxmlformats.org/officeDocument/2006/relationships/image" Target="media/image217.wmf"/><Relationship Id="rId242" Type="http://schemas.openxmlformats.org/officeDocument/2006/relationships/image" Target="media/image120.wmf"/><Relationship Id="rId284" Type="http://schemas.openxmlformats.org/officeDocument/2006/relationships/oleObject" Target="embeddings/oleObject135.bin"/><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oleObject" Target="embeddings/oleObject43.bin"/><Relationship Id="rId144" Type="http://schemas.openxmlformats.org/officeDocument/2006/relationships/oleObject" Target="embeddings/oleObject64.bin"/><Relationship Id="rId547" Type="http://schemas.openxmlformats.org/officeDocument/2006/relationships/hyperlink" Target="http://adsabs.harvard.edu/cgi-bin/author_form?author=Norman,+M&amp;fullauthor=Norman,%20M.%20L.&amp;charset=UTF-8&amp;db_key=AST" TargetMode="External"/><Relationship Id="rId589" Type="http://schemas.openxmlformats.org/officeDocument/2006/relationships/hyperlink" Target="http://onlinelibrary.wiley.com/doi/10.1002/fld.v73.5/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3</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4</b:RefOrder>
  </b:Source>
  <b:Source>
    <b:Tag>ply20</b:Tag>
    <b:SourceType>InternetSite</b:SourceType>
    <b:Guid>{242B4B40-FD81-41BD-85C1-77CDB0F9A173}</b:Guid>
    <b:Title>https://github.com/AndreaAmicarelliRSE/ply2SPHERA_perimeter</b:Title>
    <b:Author>
      <b:Author>
        <b:NameList>
          <b:Person>
            <b:Last>ply2SPHERA_perimeter (RSE SpA)</b:Last>
          </b:Person>
        </b:NameList>
      </b:Author>
    </b:Author>
    <b:Year>2020</b:Year>
    <b:RefOrder>5</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6</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1</b:RefOrder>
  </b:Source>
</b:Sources>
</file>

<file path=customXml/itemProps1.xml><?xml version="1.0" encoding="utf-8"?>
<ds:datastoreItem xmlns:ds="http://schemas.openxmlformats.org/officeDocument/2006/customXml" ds:itemID="{2A1F30EC-BA57-4CFF-BAAE-48C625A1A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1</Pages>
  <Words>57978</Words>
  <Characters>330480</Characters>
  <Application>Microsoft Office Word</Application>
  <DocSecurity>0</DocSecurity>
  <Lines>2754</Lines>
  <Paragraphs>775</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387683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268</cp:revision>
  <cp:lastPrinted>2018-08-07T09:31:00Z</cp:lastPrinted>
  <dcterms:created xsi:type="dcterms:W3CDTF">2018-08-01T10:44:00Z</dcterms:created>
  <dcterms:modified xsi:type="dcterms:W3CDTF">2021-02-22T06:46:00Z</dcterms:modified>
</cp:coreProperties>
</file>