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96768C"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37690777" w:history="1">
        <w:r w:rsidR="0096768C" w:rsidRPr="00C226DE">
          <w:rPr>
            <w:rStyle w:val="Collegamentoipertestuale"/>
            <w:rFonts w:ascii="Book Antiqua" w:hAnsi="Book Antiqua"/>
            <w:caps/>
            <w:noProof/>
          </w:rPr>
          <w:t>1. Description and references</w:t>
        </w:r>
        <w:r w:rsidR="0096768C">
          <w:rPr>
            <w:noProof/>
            <w:webHidden/>
          </w:rPr>
          <w:tab/>
        </w:r>
        <w:r w:rsidR="0096768C">
          <w:rPr>
            <w:noProof/>
            <w:webHidden/>
          </w:rPr>
          <w:fldChar w:fldCharType="begin"/>
        </w:r>
        <w:r w:rsidR="0096768C">
          <w:rPr>
            <w:noProof/>
            <w:webHidden/>
          </w:rPr>
          <w:instrText xml:space="preserve"> PAGEREF _Toc37690777 \h </w:instrText>
        </w:r>
        <w:r w:rsidR="0096768C">
          <w:rPr>
            <w:noProof/>
            <w:webHidden/>
          </w:rPr>
        </w:r>
        <w:r w:rsidR="0096768C">
          <w:rPr>
            <w:noProof/>
            <w:webHidden/>
          </w:rPr>
          <w:fldChar w:fldCharType="separate"/>
        </w:r>
        <w:r w:rsidR="00F060FC">
          <w:rPr>
            <w:noProof/>
            <w:webHidden/>
          </w:rPr>
          <w:t>4</w:t>
        </w:r>
        <w:r w:rsidR="0096768C">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778" w:history="1">
        <w:r w:rsidRPr="00C226DE">
          <w:rPr>
            <w:rStyle w:val="Collegamentoipertestuale"/>
            <w:rFonts w:ascii="Book Antiqua" w:hAnsi="Book Antiqua"/>
            <w:caps/>
            <w:noProof/>
          </w:rPr>
          <w:t>2. Warranties and responsabilities</w:t>
        </w:r>
        <w:r>
          <w:rPr>
            <w:noProof/>
            <w:webHidden/>
          </w:rPr>
          <w:tab/>
        </w:r>
        <w:r>
          <w:rPr>
            <w:noProof/>
            <w:webHidden/>
          </w:rPr>
          <w:fldChar w:fldCharType="begin"/>
        </w:r>
        <w:r>
          <w:rPr>
            <w:noProof/>
            <w:webHidden/>
          </w:rPr>
          <w:instrText xml:space="preserve"> PAGEREF _Toc37690778 \h </w:instrText>
        </w:r>
        <w:r>
          <w:rPr>
            <w:noProof/>
            <w:webHidden/>
          </w:rPr>
        </w:r>
        <w:r>
          <w:rPr>
            <w:noProof/>
            <w:webHidden/>
          </w:rPr>
          <w:fldChar w:fldCharType="separate"/>
        </w:r>
        <w:r w:rsidR="00F060FC">
          <w:rPr>
            <w:noProof/>
            <w:webHidden/>
          </w:rPr>
          <w:t>6</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779" w:history="1">
        <w:r w:rsidRPr="00C226DE">
          <w:rPr>
            <w:rStyle w:val="Collegamentoipertestuale"/>
            <w:rFonts w:ascii="Book Antiqua" w:hAnsi="Book Antiqua"/>
            <w:caps/>
            <w:noProof/>
          </w:rPr>
          <w:t>3. Citation of SPHERA v.9.0.0</w:t>
        </w:r>
        <w:r>
          <w:rPr>
            <w:noProof/>
            <w:webHidden/>
          </w:rPr>
          <w:tab/>
        </w:r>
        <w:r>
          <w:rPr>
            <w:noProof/>
            <w:webHidden/>
          </w:rPr>
          <w:fldChar w:fldCharType="begin"/>
        </w:r>
        <w:r>
          <w:rPr>
            <w:noProof/>
            <w:webHidden/>
          </w:rPr>
          <w:instrText xml:space="preserve"> PAGEREF _Toc37690779 \h </w:instrText>
        </w:r>
        <w:r>
          <w:rPr>
            <w:noProof/>
            <w:webHidden/>
          </w:rPr>
        </w:r>
        <w:r>
          <w:rPr>
            <w:noProof/>
            <w:webHidden/>
          </w:rPr>
          <w:fldChar w:fldCharType="separate"/>
        </w:r>
        <w:r w:rsidR="00F060FC">
          <w:rPr>
            <w:noProof/>
            <w:webHidden/>
          </w:rPr>
          <w:t>7</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780" w:history="1">
        <w:r w:rsidRPr="00C226DE">
          <w:rPr>
            <w:rStyle w:val="Collegamentoipertestuale"/>
            <w:rFonts w:ascii="Book Antiqua" w:hAnsi="Book Antiqua"/>
            <w:caps/>
            <w:noProof/>
          </w:rPr>
          <w:t>4. SPHERA developers/authors</w:t>
        </w:r>
        <w:r>
          <w:rPr>
            <w:noProof/>
            <w:webHidden/>
          </w:rPr>
          <w:tab/>
        </w:r>
        <w:r>
          <w:rPr>
            <w:noProof/>
            <w:webHidden/>
          </w:rPr>
          <w:fldChar w:fldCharType="begin"/>
        </w:r>
        <w:r>
          <w:rPr>
            <w:noProof/>
            <w:webHidden/>
          </w:rPr>
          <w:instrText xml:space="preserve"> PAGEREF _Toc37690780 \h </w:instrText>
        </w:r>
        <w:r>
          <w:rPr>
            <w:noProof/>
            <w:webHidden/>
          </w:rPr>
        </w:r>
        <w:r>
          <w:rPr>
            <w:noProof/>
            <w:webHidden/>
          </w:rPr>
          <w:fldChar w:fldCharType="separate"/>
        </w:r>
        <w:r w:rsidR="00F060FC">
          <w:rPr>
            <w:noProof/>
            <w:webHidden/>
          </w:rPr>
          <w:t>8</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781" w:history="1">
        <w:r w:rsidRPr="00C226DE">
          <w:rPr>
            <w:rStyle w:val="Collegamentoipertestuale"/>
            <w:rFonts w:ascii="Book Antiqua" w:hAnsi="Book Antiqua"/>
            <w:caps/>
            <w:noProof/>
          </w:rPr>
          <w:t>5. SPHERA official users</w:t>
        </w:r>
        <w:r>
          <w:rPr>
            <w:noProof/>
            <w:webHidden/>
          </w:rPr>
          <w:tab/>
        </w:r>
        <w:r>
          <w:rPr>
            <w:noProof/>
            <w:webHidden/>
          </w:rPr>
          <w:fldChar w:fldCharType="begin"/>
        </w:r>
        <w:r>
          <w:rPr>
            <w:noProof/>
            <w:webHidden/>
          </w:rPr>
          <w:instrText xml:space="preserve"> PAGEREF _Toc37690781 \h </w:instrText>
        </w:r>
        <w:r>
          <w:rPr>
            <w:noProof/>
            <w:webHidden/>
          </w:rPr>
        </w:r>
        <w:r>
          <w:rPr>
            <w:noProof/>
            <w:webHidden/>
          </w:rPr>
          <w:fldChar w:fldCharType="separate"/>
        </w:r>
        <w:r w:rsidR="00F060FC">
          <w:rPr>
            <w:noProof/>
            <w:webHidden/>
          </w:rPr>
          <w:t>9</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782" w:history="1">
        <w:r w:rsidRPr="00C226DE">
          <w:rPr>
            <w:rStyle w:val="Collegamentoipertestuale"/>
            <w:rFonts w:ascii="Book Antiqua" w:hAnsi="Book Antiqua"/>
            <w:caps/>
            <w:noProof/>
          </w:rPr>
          <w:t>6. The scheme for transport of solid bodies and the Semi-Analytic approach as a boundary treatment scheme for fixed boundaries</w:t>
        </w:r>
        <w:r>
          <w:rPr>
            <w:noProof/>
            <w:webHidden/>
          </w:rPr>
          <w:tab/>
        </w:r>
        <w:r>
          <w:rPr>
            <w:noProof/>
            <w:webHidden/>
          </w:rPr>
          <w:fldChar w:fldCharType="begin"/>
        </w:r>
        <w:r>
          <w:rPr>
            <w:noProof/>
            <w:webHidden/>
          </w:rPr>
          <w:instrText xml:space="preserve"> PAGEREF _Toc37690782 \h </w:instrText>
        </w:r>
        <w:r>
          <w:rPr>
            <w:noProof/>
            <w:webHidden/>
          </w:rPr>
        </w:r>
        <w:r>
          <w:rPr>
            <w:noProof/>
            <w:webHidden/>
          </w:rPr>
          <w:fldChar w:fldCharType="separate"/>
        </w:r>
        <w:r w:rsidR="00F060FC">
          <w:rPr>
            <w:noProof/>
            <w:webHidden/>
          </w:rPr>
          <w:t>16</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783" w:history="1">
        <w:r w:rsidRPr="00C226DE">
          <w:rPr>
            <w:rStyle w:val="Collegamentoipertestuale"/>
            <w:noProof/>
          </w:rPr>
          <w:t>6.1.</w:t>
        </w:r>
        <w:r>
          <w:rPr>
            <w:rFonts w:asciiTheme="minorHAnsi" w:eastAsiaTheme="minorEastAsia" w:hAnsiTheme="minorHAnsi" w:cstheme="minorBidi"/>
            <w:noProof/>
            <w:sz w:val="22"/>
            <w:lang w:val="it-IT" w:eastAsia="it-IT"/>
          </w:rPr>
          <w:tab/>
        </w:r>
        <w:r w:rsidRPr="00C226DE">
          <w:rPr>
            <w:rStyle w:val="Collegamentoipertestuale"/>
            <w:noProof/>
          </w:rPr>
          <w:t>Smoothed Particle Hydrodynamics (SPH)</w:t>
        </w:r>
        <w:r>
          <w:rPr>
            <w:noProof/>
            <w:webHidden/>
          </w:rPr>
          <w:tab/>
        </w:r>
        <w:r>
          <w:rPr>
            <w:noProof/>
            <w:webHidden/>
          </w:rPr>
          <w:fldChar w:fldCharType="begin"/>
        </w:r>
        <w:r>
          <w:rPr>
            <w:noProof/>
            <w:webHidden/>
          </w:rPr>
          <w:instrText xml:space="preserve"> PAGEREF _Toc37690783 \h </w:instrText>
        </w:r>
        <w:r>
          <w:rPr>
            <w:noProof/>
            <w:webHidden/>
          </w:rPr>
        </w:r>
        <w:r>
          <w:rPr>
            <w:noProof/>
            <w:webHidden/>
          </w:rPr>
          <w:fldChar w:fldCharType="separate"/>
        </w:r>
        <w:r w:rsidR="00F060FC">
          <w:rPr>
            <w:noProof/>
            <w:webHidden/>
          </w:rPr>
          <w:t>16</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784" w:history="1">
        <w:r w:rsidRPr="00C226DE">
          <w:rPr>
            <w:rStyle w:val="Collegamentoipertestuale"/>
            <w:noProof/>
          </w:rPr>
          <w:t>6.2.</w:t>
        </w:r>
        <w:r>
          <w:rPr>
            <w:rFonts w:asciiTheme="minorHAnsi" w:eastAsiaTheme="minorEastAsia" w:hAnsiTheme="minorHAnsi" w:cstheme="minorBidi"/>
            <w:noProof/>
            <w:sz w:val="22"/>
            <w:lang w:val="it-IT" w:eastAsia="it-IT"/>
          </w:rPr>
          <w:tab/>
        </w:r>
        <w:r w:rsidRPr="00C226DE">
          <w:rPr>
            <w:rStyle w:val="Collegamentoipertestuale"/>
            <w:noProof/>
          </w:rPr>
          <w:t>SPH approximation of the balance equations of fluid dynamics with the boundary treatment scheme of Di Monaco et al. (2011; semi-analytic approach)</w:t>
        </w:r>
        <w:r>
          <w:rPr>
            <w:noProof/>
            <w:webHidden/>
          </w:rPr>
          <w:tab/>
        </w:r>
        <w:r>
          <w:rPr>
            <w:noProof/>
            <w:webHidden/>
          </w:rPr>
          <w:fldChar w:fldCharType="begin"/>
        </w:r>
        <w:r>
          <w:rPr>
            <w:noProof/>
            <w:webHidden/>
          </w:rPr>
          <w:instrText xml:space="preserve"> PAGEREF _Toc37690784 \h </w:instrText>
        </w:r>
        <w:r>
          <w:rPr>
            <w:noProof/>
            <w:webHidden/>
          </w:rPr>
        </w:r>
        <w:r>
          <w:rPr>
            <w:noProof/>
            <w:webHidden/>
          </w:rPr>
          <w:fldChar w:fldCharType="separate"/>
        </w:r>
        <w:r w:rsidR="00F060FC">
          <w:rPr>
            <w:noProof/>
            <w:webHidden/>
          </w:rPr>
          <w:t>17</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785" w:history="1">
        <w:r w:rsidRPr="00C226DE">
          <w:rPr>
            <w:rStyle w:val="Collegamentoipertestuale"/>
            <w:noProof/>
          </w:rPr>
          <w:t>6.3.</w:t>
        </w:r>
        <w:r>
          <w:rPr>
            <w:rFonts w:asciiTheme="minorHAnsi" w:eastAsiaTheme="minorEastAsia" w:hAnsiTheme="minorHAnsi" w:cstheme="minorBidi"/>
            <w:noProof/>
            <w:sz w:val="22"/>
            <w:lang w:val="it-IT" w:eastAsia="it-IT"/>
          </w:rPr>
          <w:tab/>
        </w:r>
        <w:r w:rsidRPr="00C226DE">
          <w:rPr>
            <w:rStyle w:val="Collegamentoipertestuale"/>
            <w:noProof/>
          </w:rPr>
          <w:t>SPH balance equations for rigid body transport</w:t>
        </w:r>
        <w:r>
          <w:rPr>
            <w:noProof/>
            <w:webHidden/>
          </w:rPr>
          <w:tab/>
        </w:r>
        <w:r>
          <w:rPr>
            <w:noProof/>
            <w:webHidden/>
          </w:rPr>
          <w:fldChar w:fldCharType="begin"/>
        </w:r>
        <w:r>
          <w:rPr>
            <w:noProof/>
            <w:webHidden/>
          </w:rPr>
          <w:instrText xml:space="preserve"> PAGEREF _Toc37690785 \h </w:instrText>
        </w:r>
        <w:r>
          <w:rPr>
            <w:noProof/>
            <w:webHidden/>
          </w:rPr>
        </w:r>
        <w:r>
          <w:rPr>
            <w:noProof/>
            <w:webHidden/>
          </w:rPr>
          <w:fldChar w:fldCharType="separate"/>
        </w:r>
        <w:r w:rsidR="00F060FC">
          <w:rPr>
            <w:noProof/>
            <w:webHidden/>
          </w:rPr>
          <w:t>20</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786" w:history="1">
        <w:r w:rsidRPr="00C226DE">
          <w:rPr>
            <w:rStyle w:val="Collegamentoipertestuale"/>
            <w:noProof/>
          </w:rPr>
          <w:t>6.4.</w:t>
        </w:r>
        <w:r>
          <w:rPr>
            <w:rFonts w:asciiTheme="minorHAnsi" w:eastAsiaTheme="minorEastAsia" w:hAnsiTheme="minorHAnsi" w:cstheme="minorBidi"/>
            <w:noProof/>
            <w:sz w:val="22"/>
            <w:lang w:val="it-IT" w:eastAsia="it-IT"/>
          </w:rPr>
          <w:tab/>
        </w:r>
        <w:r w:rsidRPr="00C226DE">
          <w:rPr>
            <w:rStyle w:val="Collegamentoipertestuale"/>
            <w:noProof/>
          </w:rPr>
          <w:t>Improving 3D rotations</w:t>
        </w:r>
        <w:r>
          <w:rPr>
            <w:noProof/>
            <w:webHidden/>
          </w:rPr>
          <w:tab/>
        </w:r>
        <w:r>
          <w:rPr>
            <w:noProof/>
            <w:webHidden/>
          </w:rPr>
          <w:fldChar w:fldCharType="begin"/>
        </w:r>
        <w:r>
          <w:rPr>
            <w:noProof/>
            <w:webHidden/>
          </w:rPr>
          <w:instrText xml:space="preserve"> PAGEREF _Toc37690786 \h </w:instrText>
        </w:r>
        <w:r>
          <w:rPr>
            <w:noProof/>
            <w:webHidden/>
          </w:rPr>
        </w:r>
        <w:r>
          <w:rPr>
            <w:noProof/>
            <w:webHidden/>
          </w:rPr>
          <w:fldChar w:fldCharType="separate"/>
        </w:r>
        <w:r w:rsidR="00F060FC">
          <w:rPr>
            <w:noProof/>
            <w:webHidden/>
          </w:rPr>
          <w:t>22</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787" w:history="1">
        <w:r w:rsidRPr="00C226DE">
          <w:rPr>
            <w:rStyle w:val="Collegamentoipertestuale"/>
            <w:noProof/>
          </w:rPr>
          <w:t>6.1.</w:t>
        </w:r>
        <w:r>
          <w:rPr>
            <w:rFonts w:asciiTheme="minorHAnsi" w:eastAsiaTheme="minorEastAsia" w:hAnsiTheme="minorHAnsi" w:cstheme="minorBidi"/>
            <w:noProof/>
            <w:sz w:val="22"/>
            <w:lang w:val="it-IT" w:eastAsia="it-IT"/>
          </w:rPr>
          <w:tab/>
        </w:r>
        <w:r w:rsidRPr="00C226DE">
          <w:rPr>
            <w:rStyle w:val="Collegamentoipertestuale"/>
            <w:noProof/>
          </w:rPr>
          <w:t>Reaction forces</w:t>
        </w:r>
        <w:r>
          <w:rPr>
            <w:noProof/>
            <w:webHidden/>
          </w:rPr>
          <w:tab/>
        </w:r>
        <w:r>
          <w:rPr>
            <w:noProof/>
            <w:webHidden/>
          </w:rPr>
          <w:fldChar w:fldCharType="begin"/>
        </w:r>
        <w:r>
          <w:rPr>
            <w:noProof/>
            <w:webHidden/>
          </w:rPr>
          <w:instrText xml:space="preserve"> PAGEREF _Toc37690787 \h </w:instrText>
        </w:r>
        <w:r>
          <w:rPr>
            <w:noProof/>
            <w:webHidden/>
          </w:rPr>
        </w:r>
        <w:r>
          <w:rPr>
            <w:noProof/>
            <w:webHidden/>
          </w:rPr>
          <w:fldChar w:fldCharType="separate"/>
        </w:r>
        <w:r w:rsidR="00F060FC">
          <w:rPr>
            <w:noProof/>
            <w:webHidden/>
          </w:rPr>
          <w:t>24</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788" w:history="1">
        <w:r w:rsidRPr="00C226DE">
          <w:rPr>
            <w:rStyle w:val="Collegamentoipertestuale"/>
            <w:noProof/>
          </w:rPr>
          <w:t>6.2.</w:t>
        </w:r>
        <w:r>
          <w:rPr>
            <w:rFonts w:asciiTheme="minorHAnsi" w:eastAsiaTheme="minorEastAsia" w:hAnsiTheme="minorHAnsi" w:cstheme="minorBidi"/>
            <w:noProof/>
            <w:sz w:val="22"/>
            <w:lang w:val="it-IT" w:eastAsia="it-IT"/>
          </w:rPr>
          <w:tab/>
        </w:r>
        <w:r w:rsidRPr="00C226DE">
          <w:rPr>
            <w:rStyle w:val="Collegamentoipertestuale"/>
            <w:noProof/>
          </w:rPr>
          <w:t>Sliding friction force</w:t>
        </w:r>
        <w:r>
          <w:rPr>
            <w:noProof/>
            <w:webHidden/>
          </w:rPr>
          <w:tab/>
        </w:r>
        <w:r>
          <w:rPr>
            <w:noProof/>
            <w:webHidden/>
          </w:rPr>
          <w:fldChar w:fldCharType="begin"/>
        </w:r>
        <w:r>
          <w:rPr>
            <w:noProof/>
            <w:webHidden/>
          </w:rPr>
          <w:instrText xml:space="preserve"> PAGEREF _Toc37690788 \h </w:instrText>
        </w:r>
        <w:r>
          <w:rPr>
            <w:noProof/>
            <w:webHidden/>
          </w:rPr>
        </w:r>
        <w:r>
          <w:rPr>
            <w:noProof/>
            <w:webHidden/>
          </w:rPr>
          <w:fldChar w:fldCharType="separate"/>
        </w:r>
        <w:r w:rsidR="00F060FC">
          <w:rPr>
            <w:noProof/>
            <w:webHidden/>
          </w:rPr>
          <w:t>25</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789" w:history="1">
        <w:r w:rsidRPr="00C226DE">
          <w:rPr>
            <w:rStyle w:val="Collegamentoipertestuale"/>
            <w:noProof/>
            <w:lang w:val="en-GB"/>
          </w:rPr>
          <w:t>6.2.1.</w:t>
        </w:r>
        <w:r>
          <w:rPr>
            <w:rFonts w:asciiTheme="minorHAnsi" w:eastAsiaTheme="minorEastAsia" w:hAnsiTheme="minorHAnsi" w:cstheme="minorBidi"/>
            <w:noProof/>
            <w:sz w:val="22"/>
            <w:szCs w:val="22"/>
          </w:rPr>
          <w:tab/>
        </w:r>
        <w:r w:rsidRPr="00C226DE">
          <w:rPr>
            <w:rStyle w:val="Collegamentoipertestuale"/>
            <w:noProof/>
            <w:lang w:val="en-GB"/>
          </w:rPr>
          <w:t>Aerial stage (non-negative value for the input friction angle and body-frontier interactions)</w:t>
        </w:r>
        <w:r>
          <w:rPr>
            <w:noProof/>
            <w:webHidden/>
          </w:rPr>
          <w:tab/>
        </w:r>
        <w:r>
          <w:rPr>
            <w:noProof/>
            <w:webHidden/>
          </w:rPr>
          <w:fldChar w:fldCharType="begin"/>
        </w:r>
        <w:r>
          <w:rPr>
            <w:noProof/>
            <w:webHidden/>
          </w:rPr>
          <w:instrText xml:space="preserve"> PAGEREF _Toc37690789 \h </w:instrText>
        </w:r>
        <w:r>
          <w:rPr>
            <w:noProof/>
            <w:webHidden/>
          </w:rPr>
        </w:r>
        <w:r>
          <w:rPr>
            <w:noProof/>
            <w:webHidden/>
          </w:rPr>
          <w:fldChar w:fldCharType="separate"/>
        </w:r>
        <w:r w:rsidR="00F060FC">
          <w:rPr>
            <w:noProof/>
            <w:webHidden/>
          </w:rPr>
          <w:t>25</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790" w:history="1">
        <w:r w:rsidRPr="00C226DE">
          <w:rPr>
            <w:rStyle w:val="Collegamentoipertestuale"/>
            <w:noProof/>
            <w:lang w:val="en-GB"/>
          </w:rPr>
          <w:t>6.2.2.</w:t>
        </w:r>
        <w:r>
          <w:rPr>
            <w:rFonts w:asciiTheme="minorHAnsi" w:eastAsiaTheme="minorEastAsia" w:hAnsiTheme="minorHAnsi" w:cstheme="minorBidi"/>
            <w:noProof/>
            <w:sz w:val="22"/>
            <w:szCs w:val="22"/>
          </w:rPr>
          <w:tab/>
        </w:r>
        <w:r w:rsidRPr="00C226DE">
          <w:rPr>
            <w:rStyle w:val="Collegamentoipertestuale"/>
            <w:noProof/>
            <w:lang w:val="en-GB"/>
          </w:rPr>
          <w:t>Aerial stage (negative value for the input friction angle or body-body interactions)</w:t>
        </w:r>
        <w:r>
          <w:rPr>
            <w:noProof/>
            <w:webHidden/>
          </w:rPr>
          <w:tab/>
        </w:r>
        <w:r>
          <w:rPr>
            <w:noProof/>
            <w:webHidden/>
          </w:rPr>
          <w:fldChar w:fldCharType="begin"/>
        </w:r>
        <w:r>
          <w:rPr>
            <w:noProof/>
            <w:webHidden/>
          </w:rPr>
          <w:instrText xml:space="preserve"> PAGEREF _Toc37690790 \h </w:instrText>
        </w:r>
        <w:r>
          <w:rPr>
            <w:noProof/>
            <w:webHidden/>
          </w:rPr>
        </w:r>
        <w:r>
          <w:rPr>
            <w:noProof/>
            <w:webHidden/>
          </w:rPr>
          <w:fldChar w:fldCharType="separate"/>
        </w:r>
        <w:r w:rsidR="00F060FC">
          <w:rPr>
            <w:noProof/>
            <w:webHidden/>
          </w:rPr>
          <w:t>26</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791" w:history="1">
        <w:r w:rsidRPr="00C226DE">
          <w:rPr>
            <w:rStyle w:val="Collegamentoipertestuale"/>
            <w:noProof/>
            <w:lang w:val="en-GB"/>
          </w:rPr>
          <w:t>6.2.3.</w:t>
        </w:r>
        <w:r>
          <w:rPr>
            <w:rFonts w:asciiTheme="minorHAnsi" w:eastAsiaTheme="minorEastAsia" w:hAnsiTheme="minorHAnsi" w:cstheme="minorBidi"/>
            <w:noProof/>
            <w:sz w:val="22"/>
            <w:szCs w:val="22"/>
          </w:rPr>
          <w:tab/>
        </w:r>
        <w:r w:rsidRPr="00C226DE">
          <w:rPr>
            <w:rStyle w:val="Collegamentoipertestuale"/>
            <w:noProof/>
            <w:lang w:val="en-GB"/>
          </w:rPr>
          <w:t>Submerged stage</w:t>
        </w:r>
        <w:r>
          <w:rPr>
            <w:noProof/>
            <w:webHidden/>
          </w:rPr>
          <w:tab/>
        </w:r>
        <w:r>
          <w:rPr>
            <w:noProof/>
            <w:webHidden/>
          </w:rPr>
          <w:fldChar w:fldCharType="begin"/>
        </w:r>
        <w:r>
          <w:rPr>
            <w:noProof/>
            <w:webHidden/>
          </w:rPr>
          <w:instrText xml:space="preserve"> PAGEREF _Toc37690791 \h </w:instrText>
        </w:r>
        <w:r>
          <w:rPr>
            <w:noProof/>
            <w:webHidden/>
          </w:rPr>
        </w:r>
        <w:r>
          <w:rPr>
            <w:noProof/>
            <w:webHidden/>
          </w:rPr>
          <w:fldChar w:fldCharType="separate"/>
        </w:r>
        <w:r w:rsidR="00F060FC">
          <w:rPr>
            <w:noProof/>
            <w:webHidden/>
          </w:rPr>
          <w:t>26</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792" w:history="1">
        <w:r w:rsidRPr="00C226DE">
          <w:rPr>
            <w:rStyle w:val="Collegamentoipertestuale"/>
            <w:noProof/>
          </w:rPr>
          <w:t>6.3.</w:t>
        </w:r>
        <w:r>
          <w:rPr>
            <w:rFonts w:asciiTheme="minorHAnsi" w:eastAsiaTheme="minorEastAsia" w:hAnsiTheme="minorHAnsi" w:cstheme="minorBidi"/>
            <w:noProof/>
            <w:sz w:val="22"/>
            <w:lang w:val="it-IT" w:eastAsia="it-IT"/>
          </w:rPr>
          <w:tab/>
        </w:r>
        <w:r w:rsidRPr="00C226DE">
          <w:rPr>
            <w:rStyle w:val="Collegamentoipertestuale"/>
            <w:noProof/>
          </w:rPr>
          <w:t>Body-boundary normal reaction force under sliding (at null normal velocity)</w:t>
        </w:r>
        <w:r>
          <w:rPr>
            <w:noProof/>
            <w:webHidden/>
          </w:rPr>
          <w:tab/>
        </w:r>
        <w:r>
          <w:rPr>
            <w:noProof/>
            <w:webHidden/>
          </w:rPr>
          <w:fldChar w:fldCharType="begin"/>
        </w:r>
        <w:r>
          <w:rPr>
            <w:noProof/>
            <w:webHidden/>
          </w:rPr>
          <w:instrText xml:space="preserve"> PAGEREF _Toc37690792 \h </w:instrText>
        </w:r>
        <w:r>
          <w:rPr>
            <w:noProof/>
            <w:webHidden/>
          </w:rPr>
        </w:r>
        <w:r>
          <w:rPr>
            <w:noProof/>
            <w:webHidden/>
          </w:rPr>
          <w:fldChar w:fldCharType="separate"/>
        </w:r>
        <w:r w:rsidR="00F060FC">
          <w:rPr>
            <w:noProof/>
            <w:webHidden/>
          </w:rPr>
          <w:t>27</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793" w:history="1">
        <w:r w:rsidRPr="00C226DE">
          <w:rPr>
            <w:rStyle w:val="Collegamentoipertestuale"/>
            <w:noProof/>
            <w:lang w:val="en-GB"/>
          </w:rPr>
          <w:t>6.3.1.</w:t>
        </w:r>
        <w:r>
          <w:rPr>
            <w:rFonts w:asciiTheme="minorHAnsi" w:eastAsiaTheme="minorEastAsia" w:hAnsiTheme="minorHAnsi" w:cstheme="minorBidi"/>
            <w:noProof/>
            <w:sz w:val="22"/>
            <w:szCs w:val="22"/>
          </w:rPr>
          <w:tab/>
        </w:r>
        <w:r w:rsidRPr="00C226DE">
          <w:rPr>
            <w:rStyle w:val="Collegamentoipertestuale"/>
            <w:noProof/>
            <w:lang w:val="en-GB"/>
          </w:rPr>
          <w:t>Aerial stage</w:t>
        </w:r>
        <w:r>
          <w:rPr>
            <w:noProof/>
            <w:webHidden/>
          </w:rPr>
          <w:tab/>
        </w:r>
        <w:r>
          <w:rPr>
            <w:noProof/>
            <w:webHidden/>
          </w:rPr>
          <w:fldChar w:fldCharType="begin"/>
        </w:r>
        <w:r>
          <w:rPr>
            <w:noProof/>
            <w:webHidden/>
          </w:rPr>
          <w:instrText xml:space="preserve"> PAGEREF _Toc37690793 \h </w:instrText>
        </w:r>
        <w:r>
          <w:rPr>
            <w:noProof/>
            <w:webHidden/>
          </w:rPr>
        </w:r>
        <w:r>
          <w:rPr>
            <w:noProof/>
            <w:webHidden/>
          </w:rPr>
          <w:fldChar w:fldCharType="separate"/>
        </w:r>
        <w:r w:rsidR="00F060FC">
          <w:rPr>
            <w:noProof/>
            <w:webHidden/>
          </w:rPr>
          <w:t>27</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794" w:history="1">
        <w:r w:rsidRPr="00C226DE">
          <w:rPr>
            <w:rStyle w:val="Collegamentoipertestuale"/>
            <w:noProof/>
            <w:lang w:val="en-GB"/>
          </w:rPr>
          <w:t>6.3.2.</w:t>
        </w:r>
        <w:r>
          <w:rPr>
            <w:rFonts w:asciiTheme="minorHAnsi" w:eastAsiaTheme="minorEastAsia" w:hAnsiTheme="minorHAnsi" w:cstheme="minorBidi"/>
            <w:noProof/>
            <w:sz w:val="22"/>
            <w:szCs w:val="22"/>
          </w:rPr>
          <w:tab/>
        </w:r>
        <w:r w:rsidRPr="00C226DE">
          <w:rPr>
            <w:rStyle w:val="Collegamentoipertestuale"/>
            <w:noProof/>
            <w:lang w:val="en-GB"/>
          </w:rPr>
          <w:t>Submerged stage</w:t>
        </w:r>
        <w:r>
          <w:rPr>
            <w:noProof/>
            <w:webHidden/>
          </w:rPr>
          <w:tab/>
        </w:r>
        <w:r>
          <w:rPr>
            <w:noProof/>
            <w:webHidden/>
          </w:rPr>
          <w:fldChar w:fldCharType="begin"/>
        </w:r>
        <w:r>
          <w:rPr>
            <w:noProof/>
            <w:webHidden/>
          </w:rPr>
          <w:instrText xml:space="preserve"> PAGEREF _Toc37690794 \h </w:instrText>
        </w:r>
        <w:r>
          <w:rPr>
            <w:noProof/>
            <w:webHidden/>
          </w:rPr>
        </w:r>
        <w:r>
          <w:rPr>
            <w:noProof/>
            <w:webHidden/>
          </w:rPr>
          <w:fldChar w:fldCharType="separate"/>
        </w:r>
        <w:r w:rsidR="00F060FC">
          <w:rPr>
            <w:noProof/>
            <w:webHidden/>
          </w:rPr>
          <w:t>27</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795" w:history="1">
        <w:r w:rsidRPr="00C226DE">
          <w:rPr>
            <w:rStyle w:val="Collegamentoipertestuale"/>
            <w:noProof/>
          </w:rPr>
          <w:t>6.4.</w:t>
        </w:r>
        <w:r>
          <w:rPr>
            <w:rFonts w:asciiTheme="minorHAnsi" w:eastAsiaTheme="minorEastAsia" w:hAnsiTheme="minorHAnsi" w:cstheme="minorBidi"/>
            <w:noProof/>
            <w:sz w:val="22"/>
            <w:lang w:val="it-IT" w:eastAsia="it-IT"/>
          </w:rPr>
          <w:tab/>
        </w:r>
        <w:r w:rsidRPr="00C226DE">
          <w:rPr>
            <w:rStyle w:val="Collegamentoipertestuale"/>
            <w:noProof/>
          </w:rPr>
          <w:t>Fluid-body interaction terms</w:t>
        </w:r>
        <w:r>
          <w:rPr>
            <w:noProof/>
            <w:webHidden/>
          </w:rPr>
          <w:tab/>
        </w:r>
        <w:r>
          <w:rPr>
            <w:noProof/>
            <w:webHidden/>
          </w:rPr>
          <w:fldChar w:fldCharType="begin"/>
        </w:r>
        <w:r>
          <w:rPr>
            <w:noProof/>
            <w:webHidden/>
          </w:rPr>
          <w:instrText xml:space="preserve"> PAGEREF _Toc37690795 \h </w:instrText>
        </w:r>
        <w:r>
          <w:rPr>
            <w:noProof/>
            <w:webHidden/>
          </w:rPr>
        </w:r>
        <w:r>
          <w:rPr>
            <w:noProof/>
            <w:webHidden/>
          </w:rPr>
          <w:fldChar w:fldCharType="separate"/>
        </w:r>
        <w:r w:rsidR="00F060FC">
          <w:rPr>
            <w:noProof/>
            <w:webHidden/>
          </w:rPr>
          <w:t>27</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796" w:history="1">
        <w:r w:rsidRPr="00C226DE">
          <w:rPr>
            <w:rStyle w:val="Collegamentoipertestuale"/>
            <w:noProof/>
          </w:rPr>
          <w:t>6.5.</w:t>
        </w:r>
        <w:r>
          <w:rPr>
            <w:rFonts w:asciiTheme="minorHAnsi" w:eastAsiaTheme="minorEastAsia" w:hAnsiTheme="minorHAnsi" w:cstheme="minorBidi"/>
            <w:noProof/>
            <w:sz w:val="22"/>
            <w:lang w:val="it-IT" w:eastAsia="it-IT"/>
          </w:rPr>
          <w:tab/>
        </w:r>
        <w:r w:rsidRPr="00C226DE">
          <w:rPr>
            <w:rStyle w:val="Collegamentoipertestuale"/>
            <w:noProof/>
          </w:rPr>
          <w:t>Solid-solid interaction terms</w:t>
        </w:r>
        <w:r>
          <w:rPr>
            <w:noProof/>
            <w:webHidden/>
          </w:rPr>
          <w:tab/>
        </w:r>
        <w:r>
          <w:rPr>
            <w:noProof/>
            <w:webHidden/>
          </w:rPr>
          <w:fldChar w:fldCharType="begin"/>
        </w:r>
        <w:r>
          <w:rPr>
            <w:noProof/>
            <w:webHidden/>
          </w:rPr>
          <w:instrText xml:space="preserve"> PAGEREF _Toc37690796 \h </w:instrText>
        </w:r>
        <w:r>
          <w:rPr>
            <w:noProof/>
            <w:webHidden/>
          </w:rPr>
        </w:r>
        <w:r>
          <w:rPr>
            <w:noProof/>
            <w:webHidden/>
          </w:rPr>
          <w:fldChar w:fldCharType="separate"/>
        </w:r>
        <w:r w:rsidR="00F060FC">
          <w:rPr>
            <w:noProof/>
            <w:webHidden/>
          </w:rPr>
          <w:t>31</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797" w:history="1">
        <w:r w:rsidRPr="00C226DE">
          <w:rPr>
            <w:rStyle w:val="Collegamentoipertestuale"/>
            <w:noProof/>
          </w:rPr>
          <w:t>6.6.</w:t>
        </w:r>
        <w:r>
          <w:rPr>
            <w:rFonts w:asciiTheme="minorHAnsi" w:eastAsiaTheme="minorEastAsia" w:hAnsiTheme="minorHAnsi" w:cstheme="minorBidi"/>
            <w:noProof/>
            <w:sz w:val="22"/>
            <w:lang w:val="it-IT" w:eastAsia="it-IT"/>
          </w:rPr>
          <w:tab/>
        </w:r>
        <w:r w:rsidRPr="00C226DE">
          <w:rPr>
            <w:rStyle w:val="Collegamentoipertestuale"/>
            <w:noProof/>
          </w:rPr>
          <w:t>Normal restitution coefficient</w:t>
        </w:r>
        <w:r>
          <w:rPr>
            <w:noProof/>
            <w:webHidden/>
          </w:rPr>
          <w:tab/>
        </w:r>
        <w:r>
          <w:rPr>
            <w:noProof/>
            <w:webHidden/>
          </w:rPr>
          <w:fldChar w:fldCharType="begin"/>
        </w:r>
        <w:r>
          <w:rPr>
            <w:noProof/>
            <w:webHidden/>
          </w:rPr>
          <w:instrText xml:space="preserve"> PAGEREF _Toc37690797 \h </w:instrText>
        </w:r>
        <w:r>
          <w:rPr>
            <w:noProof/>
            <w:webHidden/>
          </w:rPr>
        </w:r>
        <w:r>
          <w:rPr>
            <w:noProof/>
            <w:webHidden/>
          </w:rPr>
          <w:fldChar w:fldCharType="separate"/>
        </w:r>
        <w:r w:rsidR="00F060FC">
          <w:rPr>
            <w:noProof/>
            <w:webHidden/>
          </w:rPr>
          <w:t>33</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798" w:history="1">
        <w:r w:rsidRPr="00C226DE">
          <w:rPr>
            <w:rStyle w:val="Collegamentoipertestuale"/>
            <w:rFonts w:ascii="Book Antiqua" w:hAnsi="Book Antiqua"/>
            <w:caps/>
            <w:noProof/>
          </w:rPr>
          <w:t>7. The scheme for dense granular flows</w:t>
        </w:r>
        <w:r>
          <w:rPr>
            <w:noProof/>
            <w:webHidden/>
          </w:rPr>
          <w:tab/>
        </w:r>
        <w:r>
          <w:rPr>
            <w:noProof/>
            <w:webHidden/>
          </w:rPr>
          <w:fldChar w:fldCharType="begin"/>
        </w:r>
        <w:r>
          <w:rPr>
            <w:noProof/>
            <w:webHidden/>
          </w:rPr>
          <w:instrText xml:space="preserve"> PAGEREF _Toc37690798 \h </w:instrText>
        </w:r>
        <w:r>
          <w:rPr>
            <w:noProof/>
            <w:webHidden/>
          </w:rPr>
        </w:r>
        <w:r>
          <w:rPr>
            <w:noProof/>
            <w:webHidden/>
          </w:rPr>
          <w:fldChar w:fldCharType="separate"/>
        </w:r>
        <w:r w:rsidR="00F060FC">
          <w:rPr>
            <w:noProof/>
            <w:webHidden/>
          </w:rPr>
          <w:t>35</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799" w:history="1">
        <w:r w:rsidRPr="00C226DE">
          <w:rPr>
            <w:rStyle w:val="Collegamentoipertestuale"/>
            <w:noProof/>
          </w:rPr>
          <w:t>7.1.</w:t>
        </w:r>
        <w:r>
          <w:rPr>
            <w:rFonts w:asciiTheme="minorHAnsi" w:eastAsiaTheme="minorEastAsia" w:hAnsiTheme="minorHAnsi" w:cstheme="minorBidi"/>
            <w:noProof/>
            <w:sz w:val="22"/>
            <w:lang w:val="it-IT" w:eastAsia="it-IT"/>
          </w:rPr>
          <w:tab/>
        </w:r>
        <w:r w:rsidRPr="00C226DE">
          <w:rPr>
            <w:rStyle w:val="Collegamentoipertestuale"/>
            <w:noProof/>
          </w:rPr>
          <w:t>Mixture model for dense granular flows</w:t>
        </w:r>
        <w:r>
          <w:rPr>
            <w:noProof/>
            <w:webHidden/>
          </w:rPr>
          <w:tab/>
        </w:r>
        <w:r>
          <w:rPr>
            <w:noProof/>
            <w:webHidden/>
          </w:rPr>
          <w:fldChar w:fldCharType="begin"/>
        </w:r>
        <w:r>
          <w:rPr>
            <w:noProof/>
            <w:webHidden/>
          </w:rPr>
          <w:instrText xml:space="preserve"> PAGEREF _Toc37690799 \h </w:instrText>
        </w:r>
        <w:r>
          <w:rPr>
            <w:noProof/>
            <w:webHidden/>
          </w:rPr>
        </w:r>
        <w:r>
          <w:rPr>
            <w:noProof/>
            <w:webHidden/>
          </w:rPr>
          <w:fldChar w:fldCharType="separate"/>
        </w:r>
        <w:r w:rsidR="00F060FC">
          <w:rPr>
            <w:noProof/>
            <w:webHidden/>
          </w:rPr>
          <w:t>35</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00" w:history="1">
        <w:r w:rsidRPr="00C226DE">
          <w:rPr>
            <w:rStyle w:val="Collegamentoipertestuale"/>
            <w:noProof/>
            <w:lang w:val="it-IT"/>
          </w:rPr>
          <w:t>7.2.</w:t>
        </w:r>
        <w:r>
          <w:rPr>
            <w:rFonts w:asciiTheme="minorHAnsi" w:eastAsiaTheme="minorEastAsia" w:hAnsiTheme="minorHAnsi" w:cstheme="minorBidi"/>
            <w:noProof/>
            <w:sz w:val="22"/>
            <w:lang w:val="it-IT" w:eastAsia="it-IT"/>
          </w:rPr>
          <w:tab/>
        </w:r>
        <w:r w:rsidRPr="00C226DE">
          <w:rPr>
            <w:rStyle w:val="Collegamentoipertestuale"/>
            <w:noProof/>
            <w:lang w:val="it-IT"/>
          </w:rPr>
          <w:t>2-interface 3D erosion criterion</w:t>
        </w:r>
        <w:r>
          <w:rPr>
            <w:noProof/>
            <w:webHidden/>
          </w:rPr>
          <w:tab/>
        </w:r>
        <w:r>
          <w:rPr>
            <w:noProof/>
            <w:webHidden/>
          </w:rPr>
          <w:fldChar w:fldCharType="begin"/>
        </w:r>
        <w:r>
          <w:rPr>
            <w:noProof/>
            <w:webHidden/>
          </w:rPr>
          <w:instrText xml:space="preserve"> PAGEREF _Toc37690800 \h </w:instrText>
        </w:r>
        <w:r>
          <w:rPr>
            <w:noProof/>
            <w:webHidden/>
          </w:rPr>
        </w:r>
        <w:r>
          <w:rPr>
            <w:noProof/>
            <w:webHidden/>
          </w:rPr>
          <w:fldChar w:fldCharType="separate"/>
        </w:r>
        <w:r w:rsidR="00F060FC">
          <w:rPr>
            <w:noProof/>
            <w:webHidden/>
          </w:rPr>
          <w:t>40</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01" w:history="1">
        <w:r w:rsidRPr="00C226DE">
          <w:rPr>
            <w:rStyle w:val="Collegamentoipertestuale"/>
            <w:noProof/>
          </w:rPr>
          <w:t>7.3.</w:t>
        </w:r>
        <w:r>
          <w:rPr>
            <w:rFonts w:asciiTheme="minorHAnsi" w:eastAsiaTheme="minorEastAsia" w:hAnsiTheme="minorHAnsi" w:cstheme="minorBidi"/>
            <w:noProof/>
            <w:sz w:val="22"/>
            <w:lang w:val="it-IT" w:eastAsia="it-IT"/>
          </w:rPr>
          <w:tab/>
        </w:r>
        <w:r w:rsidRPr="00C226DE">
          <w:rPr>
            <w:rStyle w:val="Collegamentoipertestuale"/>
            <w:noProof/>
          </w:rPr>
          <w:t>A simplified approach for soil liquefaction</w:t>
        </w:r>
        <w:r>
          <w:rPr>
            <w:noProof/>
            <w:webHidden/>
          </w:rPr>
          <w:tab/>
        </w:r>
        <w:r>
          <w:rPr>
            <w:noProof/>
            <w:webHidden/>
          </w:rPr>
          <w:fldChar w:fldCharType="begin"/>
        </w:r>
        <w:r>
          <w:rPr>
            <w:noProof/>
            <w:webHidden/>
          </w:rPr>
          <w:instrText xml:space="preserve"> PAGEREF _Toc37690801 \h </w:instrText>
        </w:r>
        <w:r>
          <w:rPr>
            <w:noProof/>
            <w:webHidden/>
          </w:rPr>
        </w:r>
        <w:r>
          <w:rPr>
            <w:noProof/>
            <w:webHidden/>
          </w:rPr>
          <w:fldChar w:fldCharType="separate"/>
        </w:r>
        <w:r w:rsidR="00F060FC">
          <w:rPr>
            <w:noProof/>
            <w:webHidden/>
          </w:rPr>
          <w:t>43</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802" w:history="1">
        <w:r w:rsidRPr="00C226DE">
          <w:rPr>
            <w:rStyle w:val="Collegamentoipertestuale"/>
            <w:rFonts w:ascii="Book Antiqua" w:hAnsi="Book Antiqua"/>
            <w:caps/>
            <w:noProof/>
          </w:rPr>
          <w:t>8. The DB-SPH boundary treatment scheme</w:t>
        </w:r>
        <w:r>
          <w:rPr>
            <w:noProof/>
            <w:webHidden/>
          </w:rPr>
          <w:tab/>
        </w:r>
        <w:r>
          <w:rPr>
            <w:noProof/>
            <w:webHidden/>
          </w:rPr>
          <w:fldChar w:fldCharType="begin"/>
        </w:r>
        <w:r>
          <w:rPr>
            <w:noProof/>
            <w:webHidden/>
          </w:rPr>
          <w:instrText xml:space="preserve"> PAGEREF _Toc37690802 \h </w:instrText>
        </w:r>
        <w:r>
          <w:rPr>
            <w:noProof/>
            <w:webHidden/>
          </w:rPr>
        </w:r>
        <w:r>
          <w:rPr>
            <w:noProof/>
            <w:webHidden/>
          </w:rPr>
          <w:fldChar w:fldCharType="separate"/>
        </w:r>
        <w:r w:rsidR="00F060FC">
          <w:rPr>
            <w:noProof/>
            <w:webHidden/>
          </w:rPr>
          <w:t>45</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03" w:history="1">
        <w:r w:rsidRPr="00C226DE">
          <w:rPr>
            <w:rStyle w:val="Collegamentoipertestuale"/>
            <w:noProof/>
          </w:rPr>
          <w:t>8.1.</w:t>
        </w:r>
        <w:r>
          <w:rPr>
            <w:rFonts w:asciiTheme="minorHAnsi" w:eastAsiaTheme="minorEastAsia" w:hAnsiTheme="minorHAnsi" w:cstheme="minorBidi"/>
            <w:noProof/>
            <w:sz w:val="22"/>
            <w:lang w:val="it-IT" w:eastAsia="it-IT"/>
          </w:rPr>
          <w:tab/>
        </w:r>
        <w:r w:rsidRPr="00C226DE">
          <w:rPr>
            <w:rStyle w:val="Collegamentoipertestuale"/>
            <w:noProof/>
          </w:rPr>
          <w:t>DB-SPH particle approximation and modifications of the balance equations</w:t>
        </w:r>
        <w:r>
          <w:rPr>
            <w:noProof/>
            <w:webHidden/>
          </w:rPr>
          <w:tab/>
        </w:r>
        <w:r>
          <w:rPr>
            <w:noProof/>
            <w:webHidden/>
          </w:rPr>
          <w:fldChar w:fldCharType="begin"/>
        </w:r>
        <w:r>
          <w:rPr>
            <w:noProof/>
            <w:webHidden/>
          </w:rPr>
          <w:instrText xml:space="preserve"> PAGEREF _Toc37690803 \h </w:instrText>
        </w:r>
        <w:r>
          <w:rPr>
            <w:noProof/>
            <w:webHidden/>
          </w:rPr>
        </w:r>
        <w:r>
          <w:rPr>
            <w:noProof/>
            <w:webHidden/>
          </w:rPr>
          <w:fldChar w:fldCharType="separate"/>
        </w:r>
        <w:r w:rsidR="00F060FC">
          <w:rPr>
            <w:noProof/>
            <w:webHidden/>
          </w:rPr>
          <w:t>45</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04" w:history="1">
        <w:r w:rsidRPr="00C226DE">
          <w:rPr>
            <w:rStyle w:val="Collegamentoipertestuale"/>
            <w:noProof/>
          </w:rPr>
          <w:t>8.2.</w:t>
        </w:r>
        <w:r>
          <w:rPr>
            <w:rFonts w:asciiTheme="minorHAnsi" w:eastAsiaTheme="minorEastAsia" w:hAnsiTheme="minorHAnsi" w:cstheme="minorBidi"/>
            <w:noProof/>
            <w:sz w:val="22"/>
            <w:lang w:val="it-IT" w:eastAsia="it-IT"/>
          </w:rPr>
          <w:tab/>
        </w:r>
        <w:r w:rsidRPr="00C226DE">
          <w:rPr>
            <w:rStyle w:val="Collegamentoipertestuale"/>
            <w:noProof/>
          </w:rPr>
          <w:t>1D Linearized Partial Riemann Solver</w:t>
        </w:r>
        <w:r>
          <w:rPr>
            <w:noProof/>
            <w:webHidden/>
          </w:rPr>
          <w:tab/>
        </w:r>
        <w:r>
          <w:rPr>
            <w:noProof/>
            <w:webHidden/>
          </w:rPr>
          <w:fldChar w:fldCharType="begin"/>
        </w:r>
        <w:r>
          <w:rPr>
            <w:noProof/>
            <w:webHidden/>
          </w:rPr>
          <w:instrText xml:space="preserve"> PAGEREF _Toc37690804 \h </w:instrText>
        </w:r>
        <w:r>
          <w:rPr>
            <w:noProof/>
            <w:webHidden/>
          </w:rPr>
        </w:r>
        <w:r>
          <w:rPr>
            <w:noProof/>
            <w:webHidden/>
          </w:rPr>
          <w:fldChar w:fldCharType="separate"/>
        </w:r>
        <w:r w:rsidR="00F060FC">
          <w:rPr>
            <w:noProof/>
            <w:webHidden/>
          </w:rPr>
          <w:t>47</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05" w:history="1">
        <w:r w:rsidRPr="00C226DE">
          <w:rPr>
            <w:rStyle w:val="Collegamentoipertestuale"/>
            <w:noProof/>
          </w:rPr>
          <w:t>8.3.</w:t>
        </w:r>
        <w:r>
          <w:rPr>
            <w:rFonts w:asciiTheme="minorHAnsi" w:eastAsiaTheme="minorEastAsia" w:hAnsiTheme="minorHAnsi" w:cstheme="minorBidi"/>
            <w:noProof/>
            <w:sz w:val="22"/>
            <w:lang w:val="it-IT" w:eastAsia="it-IT"/>
          </w:rPr>
          <w:tab/>
        </w:r>
        <w:r w:rsidRPr="00C226DE">
          <w:rPr>
            <w:rStyle w:val="Collegamentoipertestuale"/>
            <w:noProof/>
          </w:rPr>
          <w:t>Semi-particle volume</w:t>
        </w:r>
        <w:r>
          <w:rPr>
            <w:noProof/>
            <w:webHidden/>
          </w:rPr>
          <w:tab/>
        </w:r>
        <w:r>
          <w:rPr>
            <w:noProof/>
            <w:webHidden/>
          </w:rPr>
          <w:fldChar w:fldCharType="begin"/>
        </w:r>
        <w:r>
          <w:rPr>
            <w:noProof/>
            <w:webHidden/>
          </w:rPr>
          <w:instrText xml:space="preserve"> PAGEREF _Toc37690805 \h </w:instrText>
        </w:r>
        <w:r>
          <w:rPr>
            <w:noProof/>
            <w:webHidden/>
          </w:rPr>
        </w:r>
        <w:r>
          <w:rPr>
            <w:noProof/>
            <w:webHidden/>
          </w:rPr>
          <w:fldChar w:fldCharType="separate"/>
        </w:r>
        <w:r w:rsidR="00F060FC">
          <w:rPr>
            <w:noProof/>
            <w:webHidden/>
          </w:rPr>
          <w:t>47</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06" w:history="1">
        <w:r w:rsidRPr="00C226DE">
          <w:rPr>
            <w:rStyle w:val="Collegamentoipertestuale"/>
            <w:noProof/>
          </w:rPr>
          <w:t>8.4.</w:t>
        </w:r>
        <w:r>
          <w:rPr>
            <w:rFonts w:asciiTheme="minorHAnsi" w:eastAsiaTheme="minorEastAsia" w:hAnsiTheme="minorHAnsi" w:cstheme="minorBidi"/>
            <w:noProof/>
            <w:sz w:val="22"/>
            <w:lang w:val="it-IT" w:eastAsia="it-IT"/>
          </w:rPr>
          <w:tab/>
        </w:r>
        <w:r w:rsidRPr="00C226DE">
          <w:rPr>
            <w:rStyle w:val="Collegamentoipertestuale"/>
            <w:noProof/>
          </w:rPr>
          <w:t>DB-SPH inlet and outlet sections</w:t>
        </w:r>
        <w:r>
          <w:rPr>
            <w:noProof/>
            <w:webHidden/>
          </w:rPr>
          <w:tab/>
        </w:r>
        <w:r>
          <w:rPr>
            <w:noProof/>
            <w:webHidden/>
          </w:rPr>
          <w:fldChar w:fldCharType="begin"/>
        </w:r>
        <w:r>
          <w:rPr>
            <w:noProof/>
            <w:webHidden/>
          </w:rPr>
          <w:instrText xml:space="preserve"> PAGEREF _Toc37690806 \h </w:instrText>
        </w:r>
        <w:r>
          <w:rPr>
            <w:noProof/>
            <w:webHidden/>
          </w:rPr>
        </w:r>
        <w:r>
          <w:rPr>
            <w:noProof/>
            <w:webHidden/>
          </w:rPr>
          <w:fldChar w:fldCharType="separate"/>
        </w:r>
        <w:r w:rsidR="00F060FC">
          <w:rPr>
            <w:noProof/>
            <w:webHidden/>
          </w:rPr>
          <w:t>48</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07" w:history="1">
        <w:r w:rsidRPr="00C226DE">
          <w:rPr>
            <w:rStyle w:val="Collegamentoipertestuale"/>
            <w:noProof/>
          </w:rPr>
          <w:t>8.5.</w:t>
        </w:r>
        <w:r>
          <w:rPr>
            <w:rFonts w:asciiTheme="minorHAnsi" w:eastAsiaTheme="minorEastAsia" w:hAnsiTheme="minorHAnsi" w:cstheme="minorBidi"/>
            <w:noProof/>
            <w:sz w:val="22"/>
            <w:lang w:val="it-IT" w:eastAsia="it-IT"/>
          </w:rPr>
          <w:tab/>
        </w:r>
        <w:r w:rsidRPr="00C226DE">
          <w:rPr>
            <w:rStyle w:val="Collegamentoipertestuale"/>
            <w:noProof/>
          </w:rPr>
          <w:t>Shear stress boundary terms</w:t>
        </w:r>
        <w:r>
          <w:rPr>
            <w:noProof/>
            <w:webHidden/>
          </w:rPr>
          <w:tab/>
        </w:r>
        <w:r>
          <w:rPr>
            <w:noProof/>
            <w:webHidden/>
          </w:rPr>
          <w:fldChar w:fldCharType="begin"/>
        </w:r>
        <w:r>
          <w:rPr>
            <w:noProof/>
            <w:webHidden/>
          </w:rPr>
          <w:instrText xml:space="preserve"> PAGEREF _Toc37690807 \h </w:instrText>
        </w:r>
        <w:r>
          <w:rPr>
            <w:noProof/>
            <w:webHidden/>
          </w:rPr>
        </w:r>
        <w:r>
          <w:rPr>
            <w:noProof/>
            <w:webHidden/>
          </w:rPr>
          <w:fldChar w:fldCharType="separate"/>
        </w:r>
        <w:r w:rsidR="00F060FC">
          <w:rPr>
            <w:noProof/>
            <w:webHidden/>
          </w:rPr>
          <w:t>48</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808" w:history="1">
        <w:r w:rsidRPr="00C226DE">
          <w:rPr>
            <w:rStyle w:val="Collegamentoipertestuale"/>
            <w:rFonts w:ascii="Book Antiqua" w:hAnsi="Book Antiqua"/>
            <w:caps/>
            <w:noProof/>
          </w:rPr>
          <w:t>9. Time integration schemes (Leapfrog, Euler, Heun)</w:t>
        </w:r>
        <w:r>
          <w:rPr>
            <w:noProof/>
            <w:webHidden/>
          </w:rPr>
          <w:tab/>
        </w:r>
        <w:r>
          <w:rPr>
            <w:noProof/>
            <w:webHidden/>
          </w:rPr>
          <w:fldChar w:fldCharType="begin"/>
        </w:r>
        <w:r>
          <w:rPr>
            <w:noProof/>
            <w:webHidden/>
          </w:rPr>
          <w:instrText xml:space="preserve"> PAGEREF _Toc37690808 \h </w:instrText>
        </w:r>
        <w:r>
          <w:rPr>
            <w:noProof/>
            <w:webHidden/>
          </w:rPr>
        </w:r>
        <w:r>
          <w:rPr>
            <w:noProof/>
            <w:webHidden/>
          </w:rPr>
          <w:fldChar w:fldCharType="separate"/>
        </w:r>
        <w:r w:rsidR="00F060FC">
          <w:rPr>
            <w:noProof/>
            <w:webHidden/>
          </w:rPr>
          <w:t>50</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809" w:history="1">
        <w:r w:rsidRPr="00C226DE">
          <w:rPr>
            <w:rStyle w:val="Collegamentoipertestuale"/>
            <w:rFonts w:ascii="Book Antiqua" w:hAnsi="Book Antiqua"/>
            <w:caps/>
            <w:noProof/>
          </w:rPr>
          <w:t>10. The substation-flooding damage scheme</w:t>
        </w:r>
        <w:r>
          <w:rPr>
            <w:noProof/>
            <w:webHidden/>
          </w:rPr>
          <w:tab/>
        </w:r>
        <w:r>
          <w:rPr>
            <w:noProof/>
            <w:webHidden/>
          </w:rPr>
          <w:fldChar w:fldCharType="begin"/>
        </w:r>
        <w:r>
          <w:rPr>
            <w:noProof/>
            <w:webHidden/>
          </w:rPr>
          <w:instrText xml:space="preserve"> PAGEREF _Toc37690809 \h </w:instrText>
        </w:r>
        <w:r>
          <w:rPr>
            <w:noProof/>
            <w:webHidden/>
          </w:rPr>
        </w:r>
        <w:r>
          <w:rPr>
            <w:noProof/>
            <w:webHidden/>
          </w:rPr>
          <w:fldChar w:fldCharType="separate"/>
        </w:r>
        <w:r w:rsidR="00F060FC">
          <w:rPr>
            <w:noProof/>
            <w:webHidden/>
          </w:rPr>
          <w:t>52</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10" w:history="1">
        <w:r w:rsidRPr="00C226DE">
          <w:rPr>
            <w:rStyle w:val="Collegamentoipertestuale"/>
            <w:noProof/>
          </w:rPr>
          <w:t>10.1.</w:t>
        </w:r>
        <w:r>
          <w:rPr>
            <w:rFonts w:asciiTheme="minorHAnsi" w:eastAsiaTheme="minorEastAsia" w:hAnsiTheme="minorHAnsi" w:cstheme="minorBidi"/>
            <w:noProof/>
            <w:sz w:val="22"/>
            <w:lang w:val="it-IT" w:eastAsia="it-IT"/>
          </w:rPr>
          <w:tab/>
        </w:r>
        <w:r w:rsidRPr="00C226DE">
          <w:rPr>
            <w:rStyle w:val="Collegamentoipertestuale"/>
            <w:noProof/>
          </w:rPr>
          <w:t>Mathematical models</w:t>
        </w:r>
        <w:r>
          <w:rPr>
            <w:noProof/>
            <w:webHidden/>
          </w:rPr>
          <w:tab/>
        </w:r>
        <w:r>
          <w:rPr>
            <w:noProof/>
            <w:webHidden/>
          </w:rPr>
          <w:fldChar w:fldCharType="begin"/>
        </w:r>
        <w:r>
          <w:rPr>
            <w:noProof/>
            <w:webHidden/>
          </w:rPr>
          <w:instrText xml:space="preserve"> PAGEREF _Toc37690810 \h </w:instrText>
        </w:r>
        <w:r>
          <w:rPr>
            <w:noProof/>
            <w:webHidden/>
          </w:rPr>
        </w:r>
        <w:r>
          <w:rPr>
            <w:noProof/>
            <w:webHidden/>
          </w:rPr>
          <w:fldChar w:fldCharType="separate"/>
        </w:r>
        <w:r w:rsidR="00F060FC">
          <w:rPr>
            <w:noProof/>
            <w:webHidden/>
          </w:rPr>
          <w:t>52</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11" w:history="1">
        <w:r w:rsidRPr="00C226DE">
          <w:rPr>
            <w:rStyle w:val="Collegamentoipertestuale"/>
            <w:noProof/>
            <w:lang w:val="en-GB"/>
          </w:rPr>
          <w:t>10.1.1.</w:t>
        </w:r>
        <w:r>
          <w:rPr>
            <w:rFonts w:asciiTheme="minorHAnsi" w:eastAsiaTheme="minorEastAsia" w:hAnsiTheme="minorHAnsi" w:cstheme="minorBidi"/>
            <w:noProof/>
            <w:sz w:val="22"/>
            <w:szCs w:val="22"/>
          </w:rPr>
          <w:tab/>
        </w:r>
        <w:r w:rsidRPr="00C226DE">
          <w:rPr>
            <w:rStyle w:val="Collegamentoipertestuale"/>
            <w:noProof/>
            <w:lang w:val="en-GB"/>
          </w:rPr>
          <w:t>Proxy damage and vulnerability to flood-induced blackout events, in the absence of redundancy (at the level of the single electrical substations)</w:t>
        </w:r>
        <w:r>
          <w:rPr>
            <w:noProof/>
            <w:webHidden/>
          </w:rPr>
          <w:tab/>
        </w:r>
        <w:r>
          <w:rPr>
            <w:noProof/>
            <w:webHidden/>
          </w:rPr>
          <w:fldChar w:fldCharType="begin"/>
        </w:r>
        <w:r>
          <w:rPr>
            <w:noProof/>
            <w:webHidden/>
          </w:rPr>
          <w:instrText xml:space="preserve"> PAGEREF _Toc37690811 \h </w:instrText>
        </w:r>
        <w:r>
          <w:rPr>
            <w:noProof/>
            <w:webHidden/>
          </w:rPr>
        </w:r>
        <w:r>
          <w:rPr>
            <w:noProof/>
            <w:webHidden/>
          </w:rPr>
          <w:fldChar w:fldCharType="separate"/>
        </w:r>
        <w:r w:rsidR="00F060FC">
          <w:rPr>
            <w:noProof/>
            <w:webHidden/>
          </w:rPr>
          <w:t>52</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12" w:history="1">
        <w:r w:rsidRPr="00C226DE">
          <w:rPr>
            <w:rStyle w:val="Collegamentoipertestuale"/>
            <w:noProof/>
            <w:lang w:val="en-GB"/>
          </w:rPr>
          <w:t>10.1.2.</w:t>
        </w:r>
        <w:r>
          <w:rPr>
            <w:rFonts w:asciiTheme="minorHAnsi" w:eastAsiaTheme="minorEastAsia" w:hAnsiTheme="minorHAnsi" w:cstheme="minorBidi"/>
            <w:noProof/>
            <w:sz w:val="22"/>
            <w:szCs w:val="22"/>
          </w:rPr>
          <w:tab/>
        </w:r>
        <w:r w:rsidRPr="00C226DE">
          <w:rPr>
            <w:rStyle w:val="Collegamentoipertestuale"/>
            <w:noProof/>
            <w:lang w:val="en-GB"/>
          </w:rPr>
          <w:t>Flood-induced damage to the components of the electrical substations</w:t>
        </w:r>
        <w:r>
          <w:rPr>
            <w:noProof/>
            <w:webHidden/>
          </w:rPr>
          <w:tab/>
        </w:r>
        <w:r>
          <w:rPr>
            <w:noProof/>
            <w:webHidden/>
          </w:rPr>
          <w:fldChar w:fldCharType="begin"/>
        </w:r>
        <w:r>
          <w:rPr>
            <w:noProof/>
            <w:webHidden/>
          </w:rPr>
          <w:instrText xml:space="preserve"> PAGEREF _Toc37690812 \h </w:instrText>
        </w:r>
        <w:r>
          <w:rPr>
            <w:noProof/>
            <w:webHidden/>
          </w:rPr>
        </w:r>
        <w:r>
          <w:rPr>
            <w:noProof/>
            <w:webHidden/>
          </w:rPr>
          <w:fldChar w:fldCharType="separate"/>
        </w:r>
        <w:r w:rsidR="00F060FC">
          <w:rPr>
            <w:noProof/>
            <w:webHidden/>
          </w:rPr>
          <w:t>53</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13" w:history="1">
        <w:r w:rsidRPr="00C226DE">
          <w:rPr>
            <w:rStyle w:val="Collegamentoipertestuale"/>
            <w:noProof/>
          </w:rPr>
          <w:t>10.2.</w:t>
        </w:r>
        <w:r>
          <w:rPr>
            <w:rFonts w:asciiTheme="minorHAnsi" w:eastAsiaTheme="minorEastAsia" w:hAnsiTheme="minorHAnsi" w:cstheme="minorBidi"/>
            <w:noProof/>
            <w:sz w:val="22"/>
            <w:lang w:val="it-IT" w:eastAsia="it-IT"/>
          </w:rPr>
          <w:tab/>
        </w:r>
        <w:r w:rsidRPr="00C226DE">
          <w:rPr>
            <w:rStyle w:val="Collegamentoipertestuale"/>
            <w:noProof/>
          </w:rPr>
          <w:t>The numerical models</w:t>
        </w:r>
        <w:r>
          <w:rPr>
            <w:noProof/>
            <w:webHidden/>
          </w:rPr>
          <w:tab/>
        </w:r>
        <w:r>
          <w:rPr>
            <w:noProof/>
            <w:webHidden/>
          </w:rPr>
          <w:fldChar w:fldCharType="begin"/>
        </w:r>
        <w:r>
          <w:rPr>
            <w:noProof/>
            <w:webHidden/>
          </w:rPr>
          <w:instrText xml:space="preserve"> PAGEREF _Toc37690813 \h </w:instrText>
        </w:r>
        <w:r>
          <w:rPr>
            <w:noProof/>
            <w:webHidden/>
          </w:rPr>
        </w:r>
        <w:r>
          <w:rPr>
            <w:noProof/>
            <w:webHidden/>
          </w:rPr>
          <w:fldChar w:fldCharType="separate"/>
        </w:r>
        <w:r w:rsidR="00F060FC">
          <w:rPr>
            <w:noProof/>
            <w:webHidden/>
          </w:rPr>
          <w:t>54</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814" w:history="1">
        <w:r w:rsidRPr="00C226DE">
          <w:rPr>
            <w:rStyle w:val="Collegamentoipertestuale"/>
            <w:rFonts w:ascii="Book Antiqua" w:hAnsi="Book Antiqua"/>
            <w:caps/>
            <w:noProof/>
          </w:rPr>
          <w:t>11. The modelling chain</w:t>
        </w:r>
        <w:r>
          <w:rPr>
            <w:noProof/>
            <w:webHidden/>
          </w:rPr>
          <w:tab/>
        </w:r>
        <w:r>
          <w:rPr>
            <w:noProof/>
            <w:webHidden/>
          </w:rPr>
          <w:fldChar w:fldCharType="begin"/>
        </w:r>
        <w:r>
          <w:rPr>
            <w:noProof/>
            <w:webHidden/>
          </w:rPr>
          <w:instrText xml:space="preserve"> PAGEREF _Toc37690814 \h </w:instrText>
        </w:r>
        <w:r>
          <w:rPr>
            <w:noProof/>
            <w:webHidden/>
          </w:rPr>
        </w:r>
        <w:r>
          <w:rPr>
            <w:noProof/>
            <w:webHidden/>
          </w:rPr>
          <w:fldChar w:fldCharType="separate"/>
        </w:r>
        <w:r w:rsidR="00F060FC">
          <w:rPr>
            <w:noProof/>
            <w:webHidden/>
          </w:rPr>
          <w:t>55</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815" w:history="1">
        <w:r w:rsidRPr="00C226DE">
          <w:rPr>
            <w:rStyle w:val="Collegamentoipertestuale"/>
            <w:rFonts w:ascii="Book Antiqua" w:hAnsi="Book Antiqua"/>
            <w:caps/>
            <w:noProof/>
          </w:rPr>
          <w:t>12. Developer guide</w:t>
        </w:r>
        <w:r>
          <w:rPr>
            <w:noProof/>
            <w:webHidden/>
          </w:rPr>
          <w:tab/>
        </w:r>
        <w:r>
          <w:rPr>
            <w:noProof/>
            <w:webHidden/>
          </w:rPr>
          <w:fldChar w:fldCharType="begin"/>
        </w:r>
        <w:r>
          <w:rPr>
            <w:noProof/>
            <w:webHidden/>
          </w:rPr>
          <w:instrText xml:space="preserve"> PAGEREF _Toc37690815 \h </w:instrText>
        </w:r>
        <w:r>
          <w:rPr>
            <w:noProof/>
            <w:webHidden/>
          </w:rPr>
        </w:r>
        <w:r>
          <w:rPr>
            <w:noProof/>
            <w:webHidden/>
          </w:rPr>
          <w:fldChar w:fldCharType="separate"/>
        </w:r>
        <w:r w:rsidR="00F060FC">
          <w:rPr>
            <w:noProof/>
            <w:webHidden/>
          </w:rPr>
          <w:t>58</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16" w:history="1">
        <w:r w:rsidRPr="00C226DE">
          <w:rPr>
            <w:rStyle w:val="Collegamentoipertestuale"/>
            <w:noProof/>
          </w:rPr>
          <w:t>12.1.</w:t>
        </w:r>
        <w:r>
          <w:rPr>
            <w:rFonts w:asciiTheme="minorHAnsi" w:eastAsiaTheme="minorEastAsia" w:hAnsiTheme="minorHAnsi" w:cstheme="minorBidi"/>
            <w:noProof/>
            <w:sz w:val="22"/>
            <w:lang w:val="it-IT" w:eastAsia="it-IT"/>
          </w:rPr>
          <w:tab/>
        </w:r>
        <w:r w:rsidRPr="00C226DE">
          <w:rPr>
            <w:rStyle w:val="Collegamentoipertestuale"/>
            <w:noProof/>
          </w:rPr>
          <w:t>SPHERA v.9.0.0: synthetic description of the program units</w:t>
        </w:r>
        <w:r>
          <w:rPr>
            <w:noProof/>
            <w:webHidden/>
          </w:rPr>
          <w:tab/>
        </w:r>
        <w:r>
          <w:rPr>
            <w:noProof/>
            <w:webHidden/>
          </w:rPr>
          <w:fldChar w:fldCharType="begin"/>
        </w:r>
        <w:r>
          <w:rPr>
            <w:noProof/>
            <w:webHidden/>
          </w:rPr>
          <w:instrText xml:space="preserve"> PAGEREF _Toc37690816 \h </w:instrText>
        </w:r>
        <w:r>
          <w:rPr>
            <w:noProof/>
            <w:webHidden/>
          </w:rPr>
        </w:r>
        <w:r>
          <w:rPr>
            <w:noProof/>
            <w:webHidden/>
          </w:rPr>
          <w:fldChar w:fldCharType="separate"/>
        </w:r>
        <w:r w:rsidR="00F060FC">
          <w:rPr>
            <w:noProof/>
            <w:webHidden/>
          </w:rPr>
          <w:t>58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17" w:history="1">
        <w:r w:rsidRPr="00C226DE">
          <w:rPr>
            <w:rStyle w:val="Collegamentoipertestuale"/>
            <w:noProof/>
            <w:lang w:val="en-GB"/>
          </w:rPr>
          <w:t>12.1.1.</w:t>
        </w:r>
        <w:r>
          <w:rPr>
            <w:rFonts w:asciiTheme="minorHAnsi" w:eastAsiaTheme="minorEastAsia" w:hAnsiTheme="minorHAnsi" w:cstheme="minorBidi"/>
            <w:noProof/>
            <w:sz w:val="22"/>
            <w:szCs w:val="22"/>
          </w:rPr>
          <w:tab/>
        </w:r>
        <w:r w:rsidRPr="00C226DE">
          <w:rPr>
            <w:rStyle w:val="Collegamentoipertestuale"/>
            <w:noProof/>
            <w:lang w:val="en-GB"/>
          </w:rPr>
          <w:t>Program units for the boundary conditions (“BC”)</w:t>
        </w:r>
        <w:r>
          <w:rPr>
            <w:noProof/>
            <w:webHidden/>
          </w:rPr>
          <w:tab/>
        </w:r>
        <w:r>
          <w:rPr>
            <w:noProof/>
            <w:webHidden/>
          </w:rPr>
          <w:fldChar w:fldCharType="begin"/>
        </w:r>
        <w:r>
          <w:rPr>
            <w:noProof/>
            <w:webHidden/>
          </w:rPr>
          <w:instrText xml:space="preserve"> PAGEREF _Toc37690817 \h </w:instrText>
        </w:r>
        <w:r>
          <w:rPr>
            <w:noProof/>
            <w:webHidden/>
          </w:rPr>
        </w:r>
        <w:r>
          <w:rPr>
            <w:noProof/>
            <w:webHidden/>
          </w:rPr>
          <w:fldChar w:fldCharType="separate"/>
        </w:r>
        <w:r w:rsidR="00F060FC">
          <w:rPr>
            <w:noProof/>
            <w:webHidden/>
          </w:rPr>
          <w:t>58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18" w:history="1">
        <w:r w:rsidRPr="00C226DE">
          <w:rPr>
            <w:rStyle w:val="Collegamentoipertestuale"/>
            <w:noProof/>
            <w:lang w:val="en-GB"/>
          </w:rPr>
          <w:t>12.1.2.</w:t>
        </w:r>
        <w:r>
          <w:rPr>
            <w:rFonts w:asciiTheme="minorHAnsi" w:eastAsiaTheme="minorEastAsia" w:hAnsiTheme="minorHAnsi" w:cstheme="minorBidi"/>
            <w:noProof/>
            <w:sz w:val="22"/>
            <w:szCs w:val="22"/>
          </w:rPr>
          <w:tab/>
        </w:r>
        <w:r w:rsidRPr="00C226DE">
          <w:rPr>
            <w:rStyle w:val="Collegamentoipertestuale"/>
            <w:noProof/>
            <w:lang w:val="en-GB"/>
          </w:rPr>
          <w:t>Program units for the continuity equation</w:t>
        </w:r>
        <w:r>
          <w:rPr>
            <w:noProof/>
            <w:webHidden/>
          </w:rPr>
          <w:tab/>
        </w:r>
        <w:r>
          <w:rPr>
            <w:noProof/>
            <w:webHidden/>
          </w:rPr>
          <w:fldChar w:fldCharType="begin"/>
        </w:r>
        <w:r>
          <w:rPr>
            <w:noProof/>
            <w:webHidden/>
          </w:rPr>
          <w:instrText xml:space="preserve"> PAGEREF _Toc37690818 \h </w:instrText>
        </w:r>
        <w:r>
          <w:rPr>
            <w:noProof/>
            <w:webHidden/>
          </w:rPr>
        </w:r>
        <w:r>
          <w:rPr>
            <w:noProof/>
            <w:webHidden/>
          </w:rPr>
          <w:fldChar w:fldCharType="separate"/>
        </w:r>
        <w:r w:rsidR="00F060FC">
          <w:rPr>
            <w:noProof/>
            <w:webHidden/>
          </w:rPr>
          <w:t>58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19" w:history="1">
        <w:r w:rsidRPr="00C226DE">
          <w:rPr>
            <w:rStyle w:val="Collegamentoipertestuale"/>
            <w:noProof/>
            <w:lang w:val="en-GB"/>
          </w:rPr>
          <w:t>12.1.3.</w:t>
        </w:r>
        <w:r>
          <w:rPr>
            <w:rFonts w:asciiTheme="minorHAnsi" w:eastAsiaTheme="minorEastAsia" w:hAnsiTheme="minorHAnsi" w:cstheme="minorBidi"/>
            <w:noProof/>
            <w:sz w:val="22"/>
            <w:szCs w:val="22"/>
          </w:rPr>
          <w:tab/>
        </w:r>
        <w:r w:rsidRPr="00C226DE">
          <w:rPr>
            <w:rStyle w:val="Collegamentoipertestuale"/>
            <w:noProof/>
            <w:lang w:val="en-GB"/>
          </w:rPr>
          <w:t>Program units for the momentum equation</w:t>
        </w:r>
        <w:r>
          <w:rPr>
            <w:noProof/>
            <w:webHidden/>
          </w:rPr>
          <w:tab/>
        </w:r>
        <w:r>
          <w:rPr>
            <w:noProof/>
            <w:webHidden/>
          </w:rPr>
          <w:fldChar w:fldCharType="begin"/>
        </w:r>
        <w:r>
          <w:rPr>
            <w:noProof/>
            <w:webHidden/>
          </w:rPr>
          <w:instrText xml:space="preserve"> PAGEREF _Toc37690819 \h </w:instrText>
        </w:r>
        <w:r>
          <w:rPr>
            <w:noProof/>
            <w:webHidden/>
          </w:rPr>
        </w:r>
        <w:r>
          <w:rPr>
            <w:noProof/>
            <w:webHidden/>
          </w:rPr>
          <w:fldChar w:fldCharType="separate"/>
        </w:r>
        <w:r w:rsidR="00F060FC">
          <w:rPr>
            <w:noProof/>
            <w:webHidden/>
          </w:rPr>
          <w:t>58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20" w:history="1">
        <w:r w:rsidRPr="00C226DE">
          <w:rPr>
            <w:rStyle w:val="Collegamentoipertestuale"/>
            <w:noProof/>
            <w:lang w:val="en-GB"/>
          </w:rPr>
          <w:t>12.1.4.</w:t>
        </w:r>
        <w:r>
          <w:rPr>
            <w:rFonts w:asciiTheme="minorHAnsi" w:eastAsiaTheme="minorEastAsia" w:hAnsiTheme="minorHAnsi" w:cstheme="minorBidi"/>
            <w:noProof/>
            <w:sz w:val="22"/>
            <w:szCs w:val="22"/>
          </w:rPr>
          <w:tab/>
        </w:r>
        <w:r w:rsidRPr="00C226DE">
          <w:rPr>
            <w:rStyle w:val="Collegamentoipertestuale"/>
            <w:noProof/>
            <w:lang w:val="en-GB"/>
          </w:rPr>
          <w:t>Program units for the transport of solid bodies</w:t>
        </w:r>
        <w:r>
          <w:rPr>
            <w:noProof/>
            <w:webHidden/>
          </w:rPr>
          <w:tab/>
        </w:r>
        <w:r>
          <w:rPr>
            <w:noProof/>
            <w:webHidden/>
          </w:rPr>
          <w:fldChar w:fldCharType="begin"/>
        </w:r>
        <w:r>
          <w:rPr>
            <w:noProof/>
            <w:webHidden/>
          </w:rPr>
          <w:instrText xml:space="preserve"> PAGEREF _Toc37690820 \h </w:instrText>
        </w:r>
        <w:r>
          <w:rPr>
            <w:noProof/>
            <w:webHidden/>
          </w:rPr>
        </w:r>
        <w:r>
          <w:rPr>
            <w:noProof/>
            <w:webHidden/>
          </w:rPr>
          <w:fldChar w:fldCharType="separate"/>
        </w:r>
        <w:r w:rsidR="00F060FC">
          <w:rPr>
            <w:noProof/>
            <w:webHidden/>
          </w:rPr>
          <w:t>58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21" w:history="1">
        <w:r w:rsidRPr="00C226DE">
          <w:rPr>
            <w:rStyle w:val="Collegamentoipertestuale"/>
            <w:noProof/>
          </w:rPr>
          <w:t>12.1.5.</w:t>
        </w:r>
        <w:r>
          <w:rPr>
            <w:rFonts w:asciiTheme="minorHAnsi" w:eastAsiaTheme="minorEastAsia" w:hAnsiTheme="minorHAnsi" w:cstheme="minorBidi"/>
            <w:noProof/>
            <w:sz w:val="22"/>
            <w:szCs w:val="22"/>
          </w:rPr>
          <w:tab/>
        </w:r>
        <w:r w:rsidRPr="00C226DE">
          <w:rPr>
            <w:rStyle w:val="Collegamentoipertestuale"/>
            <w:noProof/>
          </w:rPr>
          <w:t>Program units for the constitutive equation</w:t>
        </w:r>
        <w:r>
          <w:rPr>
            <w:noProof/>
            <w:webHidden/>
          </w:rPr>
          <w:tab/>
        </w:r>
        <w:r>
          <w:rPr>
            <w:noProof/>
            <w:webHidden/>
          </w:rPr>
          <w:fldChar w:fldCharType="begin"/>
        </w:r>
        <w:r>
          <w:rPr>
            <w:noProof/>
            <w:webHidden/>
          </w:rPr>
          <w:instrText xml:space="preserve"> PAGEREF _Toc37690821 \h </w:instrText>
        </w:r>
        <w:r>
          <w:rPr>
            <w:noProof/>
            <w:webHidden/>
          </w:rPr>
        </w:r>
        <w:r>
          <w:rPr>
            <w:noProof/>
            <w:webHidden/>
          </w:rPr>
          <w:fldChar w:fldCharType="separate"/>
        </w:r>
        <w:r w:rsidR="00F060FC">
          <w:rPr>
            <w:noProof/>
            <w:webHidden/>
          </w:rPr>
          <w:t>58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22" w:history="1">
        <w:r w:rsidRPr="00C226DE">
          <w:rPr>
            <w:rStyle w:val="Collegamentoipertestuale"/>
            <w:noProof/>
            <w:lang w:val="en-GB"/>
          </w:rPr>
          <w:t>12.1.6.</w:t>
        </w:r>
        <w:r>
          <w:rPr>
            <w:rFonts w:asciiTheme="minorHAnsi" w:eastAsiaTheme="minorEastAsia" w:hAnsiTheme="minorHAnsi" w:cstheme="minorBidi"/>
            <w:noProof/>
            <w:sz w:val="22"/>
            <w:szCs w:val="22"/>
          </w:rPr>
          <w:tab/>
        </w:r>
        <w:r w:rsidRPr="00C226DE">
          <w:rPr>
            <w:rStyle w:val="Collegamentoipertestuale"/>
            <w:noProof/>
            <w:lang w:val="en-GB"/>
          </w:rPr>
          <w:t>Program units for the boundary treatment scheme DB-SPH</w:t>
        </w:r>
        <w:r>
          <w:rPr>
            <w:noProof/>
            <w:webHidden/>
          </w:rPr>
          <w:tab/>
        </w:r>
        <w:r>
          <w:rPr>
            <w:noProof/>
            <w:webHidden/>
          </w:rPr>
          <w:fldChar w:fldCharType="begin"/>
        </w:r>
        <w:r>
          <w:rPr>
            <w:noProof/>
            <w:webHidden/>
          </w:rPr>
          <w:instrText xml:space="preserve"> PAGEREF _Toc37690822 \h </w:instrText>
        </w:r>
        <w:r>
          <w:rPr>
            <w:noProof/>
            <w:webHidden/>
          </w:rPr>
        </w:r>
        <w:r>
          <w:rPr>
            <w:noProof/>
            <w:webHidden/>
          </w:rPr>
          <w:fldChar w:fldCharType="separate"/>
        </w:r>
        <w:r w:rsidR="00F060FC">
          <w:rPr>
            <w:noProof/>
            <w:webHidden/>
          </w:rPr>
          <w:t>59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23" w:history="1">
        <w:r w:rsidRPr="00C226DE">
          <w:rPr>
            <w:rStyle w:val="Collegamentoipertestuale"/>
            <w:noProof/>
            <w:lang w:val="en-GB"/>
          </w:rPr>
          <w:t>12.1.7.</w:t>
        </w:r>
        <w:r>
          <w:rPr>
            <w:rFonts w:asciiTheme="minorHAnsi" w:eastAsiaTheme="minorEastAsia" w:hAnsiTheme="minorHAnsi" w:cstheme="minorBidi"/>
            <w:noProof/>
            <w:sz w:val="22"/>
            <w:szCs w:val="22"/>
          </w:rPr>
          <w:tab/>
        </w:r>
        <w:r w:rsidRPr="00C226DE">
          <w:rPr>
            <w:rStyle w:val="Collegamentoipertestuale"/>
            <w:noProof/>
            <w:lang w:val="en-GB"/>
          </w:rPr>
          <w:t>Program units for the erosion criterion</w:t>
        </w:r>
        <w:r>
          <w:rPr>
            <w:noProof/>
            <w:webHidden/>
          </w:rPr>
          <w:tab/>
        </w:r>
        <w:r>
          <w:rPr>
            <w:noProof/>
            <w:webHidden/>
          </w:rPr>
          <w:fldChar w:fldCharType="begin"/>
        </w:r>
        <w:r>
          <w:rPr>
            <w:noProof/>
            <w:webHidden/>
          </w:rPr>
          <w:instrText xml:space="preserve"> PAGEREF _Toc37690823 \h </w:instrText>
        </w:r>
        <w:r>
          <w:rPr>
            <w:noProof/>
            <w:webHidden/>
          </w:rPr>
        </w:r>
        <w:r>
          <w:rPr>
            <w:noProof/>
            <w:webHidden/>
          </w:rPr>
          <w:fldChar w:fldCharType="separate"/>
        </w:r>
        <w:r w:rsidR="00F060FC">
          <w:rPr>
            <w:noProof/>
            <w:webHidden/>
          </w:rPr>
          <w:t>60</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24" w:history="1">
        <w:r w:rsidRPr="00C226DE">
          <w:rPr>
            <w:rStyle w:val="Collegamentoipertestuale"/>
            <w:noProof/>
            <w:lang w:val="en-GB"/>
          </w:rPr>
          <w:t>12.1.8.</w:t>
        </w:r>
        <w:r>
          <w:rPr>
            <w:rFonts w:asciiTheme="minorHAnsi" w:eastAsiaTheme="minorEastAsia" w:hAnsiTheme="minorHAnsi" w:cstheme="minorBidi"/>
            <w:noProof/>
            <w:sz w:val="22"/>
            <w:szCs w:val="22"/>
          </w:rPr>
          <w:tab/>
        </w:r>
        <w:r w:rsidRPr="00C226DE">
          <w:rPr>
            <w:rStyle w:val="Collegamentoipertestuale"/>
            <w:noProof/>
            <w:lang w:val="en-GB"/>
          </w:rPr>
          <w:t>Program units on geometry (i.e., analytic geometry, algebra, …)</w:t>
        </w:r>
        <w:r>
          <w:rPr>
            <w:noProof/>
            <w:webHidden/>
          </w:rPr>
          <w:tab/>
        </w:r>
        <w:r>
          <w:rPr>
            <w:noProof/>
            <w:webHidden/>
          </w:rPr>
          <w:fldChar w:fldCharType="begin"/>
        </w:r>
        <w:r>
          <w:rPr>
            <w:noProof/>
            <w:webHidden/>
          </w:rPr>
          <w:instrText xml:space="preserve"> PAGEREF _Toc37690824 \h </w:instrText>
        </w:r>
        <w:r>
          <w:rPr>
            <w:noProof/>
            <w:webHidden/>
          </w:rPr>
        </w:r>
        <w:r>
          <w:rPr>
            <w:noProof/>
            <w:webHidden/>
          </w:rPr>
          <w:fldChar w:fldCharType="separate"/>
        </w:r>
        <w:r w:rsidR="00F060FC">
          <w:rPr>
            <w:noProof/>
            <w:webHidden/>
          </w:rPr>
          <w:t>60</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25" w:history="1">
        <w:r w:rsidRPr="00C226DE">
          <w:rPr>
            <w:rStyle w:val="Collegamentoipertestuale"/>
            <w:noProof/>
            <w:lang w:val="en-GB"/>
          </w:rPr>
          <w:t>12.1.9.</w:t>
        </w:r>
        <w:r>
          <w:rPr>
            <w:rFonts w:asciiTheme="minorHAnsi" w:eastAsiaTheme="minorEastAsia" w:hAnsiTheme="minorHAnsi" w:cstheme="minorBidi"/>
            <w:noProof/>
            <w:sz w:val="22"/>
            <w:szCs w:val="22"/>
          </w:rPr>
          <w:tab/>
        </w:r>
        <w:r w:rsidRPr="00C226DE">
          <w:rPr>
            <w:rStyle w:val="Collegamentoipertestuale"/>
            <w:noProof/>
            <w:lang w:val="en-GB"/>
          </w:rPr>
          <w:t>Program units for the initial conditions (IC)</w:t>
        </w:r>
        <w:r>
          <w:rPr>
            <w:noProof/>
            <w:webHidden/>
          </w:rPr>
          <w:tab/>
        </w:r>
        <w:r>
          <w:rPr>
            <w:noProof/>
            <w:webHidden/>
          </w:rPr>
          <w:fldChar w:fldCharType="begin"/>
        </w:r>
        <w:r>
          <w:rPr>
            <w:noProof/>
            <w:webHidden/>
          </w:rPr>
          <w:instrText xml:space="preserve"> PAGEREF _Toc37690825 \h </w:instrText>
        </w:r>
        <w:r>
          <w:rPr>
            <w:noProof/>
            <w:webHidden/>
          </w:rPr>
        </w:r>
        <w:r>
          <w:rPr>
            <w:noProof/>
            <w:webHidden/>
          </w:rPr>
          <w:fldChar w:fldCharType="separate"/>
        </w:r>
        <w:r w:rsidR="00F060FC">
          <w:rPr>
            <w:noProof/>
            <w:webHidden/>
          </w:rPr>
          <w:t>62</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26" w:history="1">
        <w:r w:rsidRPr="00C226DE">
          <w:rPr>
            <w:rStyle w:val="Collegamentoipertestuale"/>
            <w:noProof/>
            <w:lang w:val="en-GB"/>
          </w:rPr>
          <w:t>12.1.10.</w:t>
        </w:r>
        <w:r>
          <w:rPr>
            <w:rFonts w:asciiTheme="minorHAnsi" w:eastAsiaTheme="minorEastAsia" w:hAnsiTheme="minorHAnsi" w:cstheme="minorBidi"/>
            <w:noProof/>
            <w:sz w:val="22"/>
            <w:szCs w:val="22"/>
          </w:rPr>
          <w:tab/>
        </w:r>
        <w:r w:rsidRPr="00C226DE">
          <w:rPr>
            <w:rStyle w:val="Collegamentoipertestuale"/>
            <w:noProof/>
            <w:lang w:val="en-GB"/>
          </w:rPr>
          <w:t>Draft program units for the turbulent dispersion of granular material</w:t>
        </w:r>
        <w:r>
          <w:rPr>
            <w:noProof/>
            <w:webHidden/>
          </w:rPr>
          <w:tab/>
        </w:r>
        <w:r>
          <w:rPr>
            <w:noProof/>
            <w:webHidden/>
          </w:rPr>
          <w:fldChar w:fldCharType="begin"/>
        </w:r>
        <w:r>
          <w:rPr>
            <w:noProof/>
            <w:webHidden/>
          </w:rPr>
          <w:instrText xml:space="preserve"> PAGEREF _Toc37690826 \h </w:instrText>
        </w:r>
        <w:r>
          <w:rPr>
            <w:noProof/>
            <w:webHidden/>
          </w:rPr>
        </w:r>
        <w:r>
          <w:rPr>
            <w:noProof/>
            <w:webHidden/>
          </w:rPr>
          <w:fldChar w:fldCharType="separate"/>
        </w:r>
        <w:r w:rsidR="00F060FC">
          <w:rPr>
            <w:noProof/>
            <w:webHidden/>
          </w:rPr>
          <w:t>62</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27" w:history="1">
        <w:r w:rsidRPr="00C226DE">
          <w:rPr>
            <w:rStyle w:val="Collegamentoipertestuale"/>
            <w:noProof/>
            <w:lang w:val="en-GB"/>
          </w:rPr>
          <w:t>12.1.11.</w:t>
        </w:r>
        <w:r>
          <w:rPr>
            <w:rFonts w:asciiTheme="minorHAnsi" w:eastAsiaTheme="minorEastAsia" w:hAnsiTheme="minorHAnsi" w:cstheme="minorBidi"/>
            <w:noProof/>
            <w:sz w:val="22"/>
            <w:szCs w:val="22"/>
          </w:rPr>
          <w:tab/>
        </w:r>
        <w:r w:rsidRPr="00C226DE">
          <w:rPr>
            <w:rStyle w:val="Collegamentoipertestuale"/>
            <w:noProof/>
            <w:lang w:val="en-GB"/>
          </w:rPr>
          <w:t>Program units for the main algorithms</w:t>
        </w:r>
        <w:r>
          <w:rPr>
            <w:noProof/>
            <w:webHidden/>
          </w:rPr>
          <w:tab/>
        </w:r>
        <w:r>
          <w:rPr>
            <w:noProof/>
            <w:webHidden/>
          </w:rPr>
          <w:fldChar w:fldCharType="begin"/>
        </w:r>
        <w:r>
          <w:rPr>
            <w:noProof/>
            <w:webHidden/>
          </w:rPr>
          <w:instrText xml:space="preserve"> PAGEREF _Toc37690827 \h </w:instrText>
        </w:r>
        <w:r>
          <w:rPr>
            <w:noProof/>
            <w:webHidden/>
          </w:rPr>
        </w:r>
        <w:r>
          <w:rPr>
            <w:noProof/>
            <w:webHidden/>
          </w:rPr>
          <w:fldChar w:fldCharType="separate"/>
        </w:r>
        <w:r w:rsidR="00F060FC">
          <w:rPr>
            <w:noProof/>
            <w:webHidden/>
          </w:rPr>
          <w:t>62</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28" w:history="1">
        <w:r w:rsidRPr="00C226DE">
          <w:rPr>
            <w:rStyle w:val="Collegamentoipertestuale"/>
            <w:noProof/>
          </w:rPr>
          <w:t>12.1.12.</w:t>
        </w:r>
        <w:r>
          <w:rPr>
            <w:rFonts w:asciiTheme="minorHAnsi" w:eastAsiaTheme="minorEastAsia" w:hAnsiTheme="minorHAnsi" w:cstheme="minorBidi"/>
            <w:noProof/>
            <w:sz w:val="22"/>
            <w:szCs w:val="22"/>
          </w:rPr>
          <w:tab/>
        </w:r>
        <w:r w:rsidRPr="00C226DE">
          <w:rPr>
            <w:rStyle w:val="Collegamentoipertestuale"/>
            <w:noProof/>
          </w:rPr>
          <w:t>Modules</w:t>
        </w:r>
        <w:r>
          <w:rPr>
            <w:noProof/>
            <w:webHidden/>
          </w:rPr>
          <w:tab/>
        </w:r>
        <w:r>
          <w:rPr>
            <w:noProof/>
            <w:webHidden/>
          </w:rPr>
          <w:fldChar w:fldCharType="begin"/>
        </w:r>
        <w:r>
          <w:rPr>
            <w:noProof/>
            <w:webHidden/>
          </w:rPr>
          <w:instrText xml:space="preserve"> PAGEREF _Toc37690828 \h </w:instrText>
        </w:r>
        <w:r>
          <w:rPr>
            <w:noProof/>
            <w:webHidden/>
          </w:rPr>
        </w:r>
        <w:r>
          <w:rPr>
            <w:noProof/>
            <w:webHidden/>
          </w:rPr>
          <w:fldChar w:fldCharType="separate"/>
        </w:r>
        <w:r w:rsidR="00F060FC">
          <w:rPr>
            <w:noProof/>
            <w:webHidden/>
          </w:rPr>
          <w:t>63</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29" w:history="1">
        <w:r w:rsidRPr="00C226DE">
          <w:rPr>
            <w:rStyle w:val="Collegamentoipertestuale"/>
            <w:noProof/>
            <w:lang w:val="en-GB"/>
          </w:rPr>
          <w:t>12.1.13.</w:t>
        </w:r>
        <w:r>
          <w:rPr>
            <w:rFonts w:asciiTheme="minorHAnsi" w:eastAsiaTheme="minorEastAsia" w:hAnsiTheme="minorHAnsi" w:cstheme="minorBidi"/>
            <w:noProof/>
            <w:sz w:val="22"/>
            <w:szCs w:val="22"/>
          </w:rPr>
          <w:tab/>
        </w:r>
        <w:r w:rsidRPr="00C226DE">
          <w:rPr>
            <w:rStyle w:val="Collegamentoipertestuale"/>
            <w:noProof/>
            <w:lang w:val="en-GB"/>
          </w:rPr>
          <w:t>Program units for the neighbouring search, the smoothing operators and the interface detection.</w:t>
        </w:r>
        <w:r>
          <w:rPr>
            <w:noProof/>
            <w:webHidden/>
          </w:rPr>
          <w:tab/>
        </w:r>
        <w:r>
          <w:rPr>
            <w:noProof/>
            <w:webHidden/>
          </w:rPr>
          <w:fldChar w:fldCharType="begin"/>
        </w:r>
        <w:r>
          <w:rPr>
            <w:noProof/>
            <w:webHidden/>
          </w:rPr>
          <w:instrText xml:space="preserve"> PAGEREF _Toc37690829 \h </w:instrText>
        </w:r>
        <w:r>
          <w:rPr>
            <w:noProof/>
            <w:webHidden/>
          </w:rPr>
        </w:r>
        <w:r>
          <w:rPr>
            <w:noProof/>
            <w:webHidden/>
          </w:rPr>
          <w:fldChar w:fldCharType="separate"/>
        </w:r>
        <w:r w:rsidR="00F060FC">
          <w:rPr>
            <w:noProof/>
            <w:webHidden/>
          </w:rPr>
          <w:t>63</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30" w:history="1">
        <w:r w:rsidRPr="00C226DE">
          <w:rPr>
            <w:rStyle w:val="Collegamentoipertestuale"/>
            <w:noProof/>
          </w:rPr>
          <w:t>12.1.14.</w:t>
        </w:r>
        <w:r>
          <w:rPr>
            <w:rFonts w:asciiTheme="minorHAnsi" w:eastAsiaTheme="minorEastAsia" w:hAnsiTheme="minorHAnsi" w:cstheme="minorBidi"/>
            <w:noProof/>
            <w:sz w:val="22"/>
            <w:szCs w:val="22"/>
          </w:rPr>
          <w:tab/>
        </w:r>
        <w:r w:rsidRPr="00C226DE">
          <w:rPr>
            <w:rStyle w:val="Collegamentoipertestuale"/>
            <w:noProof/>
          </w:rPr>
          <w:t>Program units for post-processing</w:t>
        </w:r>
        <w:r>
          <w:rPr>
            <w:noProof/>
            <w:webHidden/>
          </w:rPr>
          <w:tab/>
        </w:r>
        <w:r>
          <w:rPr>
            <w:noProof/>
            <w:webHidden/>
          </w:rPr>
          <w:fldChar w:fldCharType="begin"/>
        </w:r>
        <w:r>
          <w:rPr>
            <w:noProof/>
            <w:webHidden/>
          </w:rPr>
          <w:instrText xml:space="preserve"> PAGEREF _Toc37690830 \h </w:instrText>
        </w:r>
        <w:r>
          <w:rPr>
            <w:noProof/>
            <w:webHidden/>
          </w:rPr>
        </w:r>
        <w:r>
          <w:rPr>
            <w:noProof/>
            <w:webHidden/>
          </w:rPr>
          <w:fldChar w:fldCharType="separate"/>
        </w:r>
        <w:r w:rsidR="00F060FC">
          <w:rPr>
            <w:noProof/>
            <w:webHidden/>
          </w:rPr>
          <w:t>63</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31" w:history="1">
        <w:r w:rsidRPr="00C226DE">
          <w:rPr>
            <w:rStyle w:val="Collegamentoipertestuale"/>
            <w:noProof/>
          </w:rPr>
          <w:t>12.1.15.</w:t>
        </w:r>
        <w:r>
          <w:rPr>
            <w:rFonts w:asciiTheme="minorHAnsi" w:eastAsiaTheme="minorEastAsia" w:hAnsiTheme="minorHAnsi" w:cstheme="minorBidi"/>
            <w:noProof/>
            <w:sz w:val="22"/>
            <w:szCs w:val="22"/>
          </w:rPr>
          <w:tab/>
        </w:r>
        <w:r w:rsidRPr="00C226DE">
          <w:rPr>
            <w:rStyle w:val="Collegamentoipertestuale"/>
            <w:noProof/>
          </w:rPr>
          <w:t>Program units for pre-processing</w:t>
        </w:r>
        <w:r>
          <w:rPr>
            <w:noProof/>
            <w:webHidden/>
          </w:rPr>
          <w:tab/>
        </w:r>
        <w:r>
          <w:rPr>
            <w:noProof/>
            <w:webHidden/>
          </w:rPr>
          <w:fldChar w:fldCharType="begin"/>
        </w:r>
        <w:r>
          <w:rPr>
            <w:noProof/>
            <w:webHidden/>
          </w:rPr>
          <w:instrText xml:space="preserve"> PAGEREF _Toc37690831 \h </w:instrText>
        </w:r>
        <w:r>
          <w:rPr>
            <w:noProof/>
            <w:webHidden/>
          </w:rPr>
        </w:r>
        <w:r>
          <w:rPr>
            <w:noProof/>
            <w:webHidden/>
          </w:rPr>
          <w:fldChar w:fldCharType="separate"/>
        </w:r>
        <w:r w:rsidR="00F060FC">
          <w:rPr>
            <w:noProof/>
            <w:webHidden/>
          </w:rPr>
          <w:t>63</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32" w:history="1">
        <w:r w:rsidRPr="00C226DE">
          <w:rPr>
            <w:rStyle w:val="Collegamentoipertestuale"/>
            <w:noProof/>
            <w:lang w:val="en-GB"/>
          </w:rPr>
          <w:t>12.1.16.</w:t>
        </w:r>
        <w:r>
          <w:rPr>
            <w:rFonts w:asciiTheme="minorHAnsi" w:eastAsiaTheme="minorEastAsia" w:hAnsiTheme="minorHAnsi" w:cstheme="minorBidi"/>
            <w:noProof/>
            <w:sz w:val="22"/>
            <w:szCs w:val="22"/>
          </w:rPr>
          <w:tab/>
        </w:r>
        <w:r w:rsidRPr="00C226DE">
          <w:rPr>
            <w:rStyle w:val="Collegamentoipertestuale"/>
            <w:noProof/>
            <w:lang w:val="en-GB"/>
          </w:rPr>
          <w:t>Program units for the boundary treatment scheme SA-SPH</w:t>
        </w:r>
        <w:r>
          <w:rPr>
            <w:noProof/>
            <w:webHidden/>
          </w:rPr>
          <w:tab/>
        </w:r>
        <w:r>
          <w:rPr>
            <w:noProof/>
            <w:webHidden/>
          </w:rPr>
          <w:fldChar w:fldCharType="begin"/>
        </w:r>
        <w:r>
          <w:rPr>
            <w:noProof/>
            <w:webHidden/>
          </w:rPr>
          <w:instrText xml:space="preserve"> PAGEREF _Toc37690832 \h </w:instrText>
        </w:r>
        <w:r>
          <w:rPr>
            <w:noProof/>
            <w:webHidden/>
          </w:rPr>
        </w:r>
        <w:r>
          <w:rPr>
            <w:noProof/>
            <w:webHidden/>
          </w:rPr>
          <w:fldChar w:fldCharType="separate"/>
        </w:r>
        <w:r w:rsidR="00F060FC">
          <w:rPr>
            <w:noProof/>
            <w:webHidden/>
          </w:rPr>
          <w:t>68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33" w:history="1">
        <w:r w:rsidRPr="00C226DE">
          <w:rPr>
            <w:rStyle w:val="Collegamentoipertestuale"/>
            <w:noProof/>
          </w:rPr>
          <w:t>12.1.18.</w:t>
        </w:r>
        <w:r>
          <w:rPr>
            <w:rFonts w:asciiTheme="minorHAnsi" w:eastAsiaTheme="minorEastAsia" w:hAnsiTheme="minorHAnsi" w:cstheme="minorBidi"/>
            <w:noProof/>
            <w:sz w:val="22"/>
            <w:szCs w:val="22"/>
          </w:rPr>
          <w:tab/>
        </w:r>
        <w:r w:rsidRPr="00C226DE">
          <w:rPr>
            <w:rStyle w:val="Collegamentoipertestuale"/>
            <w:noProof/>
          </w:rPr>
          <w:t>Program units for time integration</w:t>
        </w:r>
        <w:r>
          <w:rPr>
            <w:noProof/>
            <w:webHidden/>
          </w:rPr>
          <w:tab/>
        </w:r>
        <w:r>
          <w:rPr>
            <w:noProof/>
            <w:webHidden/>
          </w:rPr>
          <w:fldChar w:fldCharType="begin"/>
        </w:r>
        <w:r>
          <w:rPr>
            <w:noProof/>
            <w:webHidden/>
          </w:rPr>
          <w:instrText xml:space="preserve"> PAGEREF _Toc37690833 \h </w:instrText>
        </w:r>
        <w:r>
          <w:rPr>
            <w:noProof/>
            <w:webHidden/>
          </w:rPr>
        </w:r>
        <w:r>
          <w:rPr>
            <w:noProof/>
            <w:webHidden/>
          </w:rPr>
          <w:fldChar w:fldCharType="separate"/>
        </w:r>
        <w:r w:rsidR="00F060FC">
          <w:rPr>
            <w:noProof/>
            <w:webHidden/>
          </w:rPr>
          <w:t>69</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34" w:history="1">
        <w:r w:rsidRPr="00C226DE">
          <w:rPr>
            <w:rStyle w:val="Collegamentoipertestuale"/>
            <w:noProof/>
          </w:rPr>
          <w:t>12.2.</w:t>
        </w:r>
        <w:r>
          <w:rPr>
            <w:rFonts w:asciiTheme="minorHAnsi" w:eastAsiaTheme="minorEastAsia" w:hAnsiTheme="minorHAnsi" w:cstheme="minorBidi"/>
            <w:noProof/>
            <w:sz w:val="22"/>
            <w:lang w:val="it-IT" w:eastAsia="it-IT"/>
          </w:rPr>
          <w:tab/>
        </w:r>
        <w:r w:rsidRPr="00C226DE">
          <w:rPr>
            <w:rStyle w:val="Collegamentoipertestuale"/>
            <w:noProof/>
          </w:rPr>
          <w:t>Style formatting</w:t>
        </w:r>
        <w:r>
          <w:rPr>
            <w:noProof/>
            <w:webHidden/>
          </w:rPr>
          <w:tab/>
        </w:r>
        <w:r>
          <w:rPr>
            <w:noProof/>
            <w:webHidden/>
          </w:rPr>
          <w:fldChar w:fldCharType="begin"/>
        </w:r>
        <w:r>
          <w:rPr>
            <w:noProof/>
            <w:webHidden/>
          </w:rPr>
          <w:instrText xml:space="preserve"> PAGEREF _Toc37690834 \h </w:instrText>
        </w:r>
        <w:r>
          <w:rPr>
            <w:noProof/>
            <w:webHidden/>
          </w:rPr>
        </w:r>
        <w:r>
          <w:rPr>
            <w:noProof/>
            <w:webHidden/>
          </w:rPr>
          <w:fldChar w:fldCharType="separate"/>
        </w:r>
        <w:r w:rsidR="00F060FC">
          <w:rPr>
            <w:noProof/>
            <w:webHidden/>
          </w:rPr>
          <w:t>69</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35" w:history="1">
        <w:r w:rsidRPr="00C226DE">
          <w:rPr>
            <w:rStyle w:val="Collegamentoipertestuale"/>
            <w:noProof/>
          </w:rPr>
          <w:t>12.3.</w:t>
        </w:r>
        <w:r>
          <w:rPr>
            <w:rFonts w:asciiTheme="minorHAnsi" w:eastAsiaTheme="minorEastAsia" w:hAnsiTheme="minorHAnsi" w:cstheme="minorBidi"/>
            <w:noProof/>
            <w:sz w:val="22"/>
            <w:lang w:val="it-IT" w:eastAsia="it-IT"/>
          </w:rPr>
          <w:tab/>
        </w:r>
        <w:r w:rsidRPr="00C226DE">
          <w:rPr>
            <w:rStyle w:val="Collegamentoipertestuale"/>
            <w:noProof/>
          </w:rPr>
          <w:t>Modifications with respect to SPHERA v.8.0</w:t>
        </w:r>
        <w:r>
          <w:rPr>
            <w:noProof/>
            <w:webHidden/>
          </w:rPr>
          <w:tab/>
        </w:r>
        <w:r>
          <w:rPr>
            <w:noProof/>
            <w:webHidden/>
          </w:rPr>
          <w:fldChar w:fldCharType="begin"/>
        </w:r>
        <w:r>
          <w:rPr>
            <w:noProof/>
            <w:webHidden/>
          </w:rPr>
          <w:instrText xml:space="preserve"> PAGEREF _Toc37690835 \h </w:instrText>
        </w:r>
        <w:r>
          <w:rPr>
            <w:noProof/>
            <w:webHidden/>
          </w:rPr>
        </w:r>
        <w:r>
          <w:rPr>
            <w:noProof/>
            <w:webHidden/>
          </w:rPr>
          <w:fldChar w:fldCharType="separate"/>
        </w:r>
        <w:r w:rsidR="00F060FC">
          <w:rPr>
            <w:noProof/>
            <w:webHidden/>
          </w:rPr>
          <w:t>69</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836" w:history="1">
        <w:r w:rsidRPr="00C226DE">
          <w:rPr>
            <w:rStyle w:val="Collegamentoipertestuale"/>
            <w:rFonts w:ascii="Book Antiqua" w:hAnsi="Book Antiqua"/>
            <w:caps/>
            <w:noProof/>
          </w:rPr>
          <w:t>13. User guide</w:t>
        </w:r>
        <w:r>
          <w:rPr>
            <w:noProof/>
            <w:webHidden/>
          </w:rPr>
          <w:tab/>
        </w:r>
        <w:r>
          <w:rPr>
            <w:noProof/>
            <w:webHidden/>
          </w:rPr>
          <w:fldChar w:fldCharType="begin"/>
        </w:r>
        <w:r>
          <w:rPr>
            <w:noProof/>
            <w:webHidden/>
          </w:rPr>
          <w:instrText xml:space="preserve"> PAGEREF _Toc37690836 \h </w:instrText>
        </w:r>
        <w:r>
          <w:rPr>
            <w:noProof/>
            <w:webHidden/>
          </w:rPr>
        </w:r>
        <w:r>
          <w:rPr>
            <w:noProof/>
            <w:webHidden/>
          </w:rPr>
          <w:fldChar w:fldCharType="separate"/>
        </w:r>
        <w:r w:rsidR="00F060FC">
          <w:rPr>
            <w:noProof/>
            <w:webHidden/>
          </w:rPr>
          <w:t>93</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37" w:history="1">
        <w:r w:rsidRPr="00C226DE">
          <w:rPr>
            <w:rStyle w:val="Collegamentoipertestuale"/>
            <w:noProof/>
          </w:rPr>
          <w:t>13.1.</w:t>
        </w:r>
        <w:r>
          <w:rPr>
            <w:rFonts w:asciiTheme="minorHAnsi" w:eastAsiaTheme="minorEastAsia" w:hAnsiTheme="minorHAnsi" w:cstheme="minorBidi"/>
            <w:noProof/>
            <w:sz w:val="22"/>
            <w:lang w:val="it-IT" w:eastAsia="it-IT"/>
          </w:rPr>
          <w:tab/>
        </w:r>
        <w:r w:rsidRPr="00C226DE">
          <w:rPr>
            <w:rStyle w:val="Collegamentoipertestuale"/>
            <w:noProof/>
          </w:rPr>
          <w:t>Installation</w:t>
        </w:r>
        <w:r>
          <w:rPr>
            <w:noProof/>
            <w:webHidden/>
          </w:rPr>
          <w:tab/>
        </w:r>
        <w:r>
          <w:rPr>
            <w:noProof/>
            <w:webHidden/>
          </w:rPr>
          <w:fldChar w:fldCharType="begin"/>
        </w:r>
        <w:r>
          <w:rPr>
            <w:noProof/>
            <w:webHidden/>
          </w:rPr>
          <w:instrText xml:space="preserve"> PAGEREF _Toc37690837 \h </w:instrText>
        </w:r>
        <w:r>
          <w:rPr>
            <w:noProof/>
            <w:webHidden/>
          </w:rPr>
        </w:r>
        <w:r>
          <w:rPr>
            <w:noProof/>
            <w:webHidden/>
          </w:rPr>
          <w:fldChar w:fldCharType="separate"/>
        </w:r>
        <w:r w:rsidR="00F060FC">
          <w:rPr>
            <w:noProof/>
            <w:webHidden/>
          </w:rPr>
          <w:t>93</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38" w:history="1">
        <w:r w:rsidRPr="00C226DE">
          <w:rPr>
            <w:rStyle w:val="Collegamentoipertestuale"/>
            <w:noProof/>
          </w:rPr>
          <w:t>13.2.</w:t>
        </w:r>
        <w:r>
          <w:rPr>
            <w:rFonts w:asciiTheme="minorHAnsi" w:eastAsiaTheme="minorEastAsia" w:hAnsiTheme="minorHAnsi" w:cstheme="minorBidi"/>
            <w:noProof/>
            <w:sz w:val="22"/>
            <w:lang w:val="it-IT" w:eastAsia="it-IT"/>
          </w:rPr>
          <w:tab/>
        </w:r>
        <w:r w:rsidRPr="00C226DE">
          <w:rPr>
            <w:rStyle w:val="Collegamentoipertestuale"/>
            <w:noProof/>
          </w:rPr>
          <w:t>Commented template of the main input file of SPHERA v.9.0.0</w:t>
        </w:r>
        <w:r>
          <w:rPr>
            <w:noProof/>
            <w:webHidden/>
          </w:rPr>
          <w:tab/>
        </w:r>
        <w:r>
          <w:rPr>
            <w:noProof/>
            <w:webHidden/>
          </w:rPr>
          <w:fldChar w:fldCharType="begin"/>
        </w:r>
        <w:r>
          <w:rPr>
            <w:noProof/>
            <w:webHidden/>
          </w:rPr>
          <w:instrText xml:space="preserve"> PAGEREF _Toc37690838 \h </w:instrText>
        </w:r>
        <w:r>
          <w:rPr>
            <w:noProof/>
            <w:webHidden/>
          </w:rPr>
        </w:r>
        <w:r>
          <w:rPr>
            <w:noProof/>
            <w:webHidden/>
          </w:rPr>
          <w:fldChar w:fldCharType="separate"/>
        </w:r>
        <w:r w:rsidR="00F060FC">
          <w:rPr>
            <w:noProof/>
            <w:webHidden/>
          </w:rPr>
          <w:t>93</w:t>
        </w:r>
        <w:r>
          <w:rPr>
            <w:noProof/>
            <w:webHidden/>
          </w:rPr>
          <w:fldChar w:fldCharType="end"/>
        </w:r>
      </w:hyperlink>
    </w:p>
    <w:p w:rsidR="0096768C" w:rsidRDefault="0096768C">
      <w:pPr>
        <w:pStyle w:val="Sommario2"/>
        <w:tabs>
          <w:tab w:val="left" w:pos="660"/>
          <w:tab w:val="right" w:pos="9628"/>
        </w:tabs>
        <w:rPr>
          <w:rFonts w:asciiTheme="minorHAnsi" w:eastAsiaTheme="minorEastAsia" w:hAnsiTheme="minorHAnsi" w:cstheme="minorBidi"/>
          <w:noProof/>
          <w:sz w:val="22"/>
          <w:lang w:val="it-IT" w:eastAsia="it-IT"/>
        </w:rPr>
      </w:pPr>
      <w:hyperlink w:anchor="_Toc37690839" w:history="1">
        <w:r w:rsidRPr="00C226DE">
          <w:rPr>
            <w:rStyle w:val="Collegamentoipertestuale"/>
            <w:noProof/>
            <w:lang w:val="it-IT"/>
          </w:rPr>
          <w:t>13.3.</w:t>
        </w:r>
        <w:r>
          <w:rPr>
            <w:rFonts w:asciiTheme="minorHAnsi" w:eastAsiaTheme="minorEastAsia" w:hAnsiTheme="minorHAnsi" w:cstheme="minorBidi"/>
            <w:noProof/>
            <w:sz w:val="22"/>
            <w:lang w:val="it-IT" w:eastAsia="it-IT"/>
          </w:rPr>
          <w:tab/>
        </w:r>
        <w:r w:rsidRPr="00C226DE">
          <w:rPr>
            <w:rStyle w:val="Collegamentoipertestuale"/>
            <w:noProof/>
            <w:lang w:val="it-IT"/>
          </w:rPr>
          <w:t>Tutorials</w:t>
        </w:r>
        <w:r>
          <w:rPr>
            <w:noProof/>
            <w:webHidden/>
          </w:rPr>
          <w:tab/>
        </w:r>
        <w:r>
          <w:rPr>
            <w:noProof/>
            <w:webHidden/>
          </w:rPr>
          <w:fldChar w:fldCharType="begin"/>
        </w:r>
        <w:r>
          <w:rPr>
            <w:noProof/>
            <w:webHidden/>
          </w:rPr>
          <w:instrText xml:space="preserve"> PAGEREF _Toc37690839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40" w:history="1">
        <w:r w:rsidRPr="00C226DE">
          <w:rPr>
            <w:rStyle w:val="Collegamentoipertestuale"/>
            <w:noProof/>
            <w:lang w:val="en-GB"/>
          </w:rPr>
          <w:t>13.3.1.</w:t>
        </w:r>
        <w:r>
          <w:rPr>
            <w:rFonts w:asciiTheme="minorHAnsi" w:eastAsiaTheme="minorEastAsia" w:hAnsiTheme="minorHAnsi" w:cstheme="minorBidi"/>
            <w:noProof/>
            <w:sz w:val="22"/>
            <w:szCs w:val="22"/>
          </w:rPr>
          <w:tab/>
        </w:r>
        <w:r w:rsidRPr="00C226DE">
          <w:rPr>
            <w:rStyle w:val="Collegamentoipertestuale"/>
            <w:noProof/>
            <w:lang w:val="en-GB"/>
          </w:rPr>
          <w:t>“body_body_impacts”</w:t>
        </w:r>
        <w:r>
          <w:rPr>
            <w:noProof/>
            <w:webHidden/>
          </w:rPr>
          <w:tab/>
        </w:r>
        <w:r>
          <w:rPr>
            <w:noProof/>
            <w:webHidden/>
          </w:rPr>
          <w:fldChar w:fldCharType="begin"/>
        </w:r>
        <w:r>
          <w:rPr>
            <w:noProof/>
            <w:webHidden/>
          </w:rPr>
          <w:instrText xml:space="preserve"> PAGEREF _Toc37690840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41" w:history="1">
        <w:r w:rsidRPr="00C226DE">
          <w:rPr>
            <w:rStyle w:val="Collegamentoipertestuale"/>
            <w:noProof/>
            <w:lang w:val="en-GB"/>
          </w:rPr>
          <w:t>13.3.2.</w:t>
        </w:r>
        <w:r>
          <w:rPr>
            <w:rFonts w:asciiTheme="minorHAnsi" w:eastAsiaTheme="minorEastAsia" w:hAnsiTheme="minorHAnsi" w:cstheme="minorBidi"/>
            <w:noProof/>
            <w:sz w:val="22"/>
            <w:szCs w:val="22"/>
          </w:rPr>
          <w:tab/>
        </w:r>
        <w:r w:rsidRPr="00C226DE">
          <w:rPr>
            <w:rStyle w:val="Collegamentoipertestuale"/>
            <w:noProof/>
            <w:lang w:val="en-GB"/>
          </w:rPr>
          <w:t>“body_boundary_impacts”</w:t>
        </w:r>
        <w:r>
          <w:rPr>
            <w:noProof/>
            <w:webHidden/>
          </w:rPr>
          <w:tab/>
        </w:r>
        <w:r>
          <w:rPr>
            <w:noProof/>
            <w:webHidden/>
          </w:rPr>
          <w:fldChar w:fldCharType="begin"/>
        </w:r>
        <w:r>
          <w:rPr>
            <w:noProof/>
            <w:webHidden/>
          </w:rPr>
          <w:instrText xml:space="preserve"> PAGEREF _Toc37690841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42" w:history="1">
        <w:r w:rsidRPr="00C226DE">
          <w:rPr>
            <w:rStyle w:val="Collegamentoipertestuale"/>
            <w:noProof/>
            <w:lang w:val="en-GB"/>
          </w:rPr>
          <w:t>13.3.3.</w:t>
        </w:r>
        <w:r>
          <w:rPr>
            <w:rFonts w:asciiTheme="minorHAnsi" w:eastAsiaTheme="minorEastAsia" w:hAnsiTheme="minorHAnsi" w:cstheme="minorBidi"/>
            <w:noProof/>
            <w:sz w:val="22"/>
            <w:szCs w:val="22"/>
          </w:rPr>
          <w:tab/>
        </w:r>
        <w:r w:rsidRPr="00C226DE">
          <w:rPr>
            <w:rStyle w:val="Collegamentoipertestuale"/>
            <w:noProof/>
            <w:lang w:val="en-GB"/>
          </w:rPr>
          <w:t>“dam_breach_ICOLD_trunks”</w:t>
        </w:r>
        <w:r>
          <w:rPr>
            <w:noProof/>
            <w:webHidden/>
          </w:rPr>
          <w:tab/>
        </w:r>
        <w:r>
          <w:rPr>
            <w:noProof/>
            <w:webHidden/>
          </w:rPr>
          <w:fldChar w:fldCharType="begin"/>
        </w:r>
        <w:r>
          <w:rPr>
            <w:noProof/>
            <w:webHidden/>
          </w:rPr>
          <w:instrText xml:space="preserve"> PAGEREF _Toc37690842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43" w:history="1">
        <w:r w:rsidRPr="00C226DE">
          <w:rPr>
            <w:rStyle w:val="Collegamentoipertestuale"/>
            <w:noProof/>
            <w:lang w:val="en-GB"/>
          </w:rPr>
          <w:t>13.3.4.</w:t>
        </w:r>
        <w:r>
          <w:rPr>
            <w:rFonts w:asciiTheme="minorHAnsi" w:eastAsiaTheme="minorEastAsia" w:hAnsiTheme="minorHAnsi" w:cstheme="minorBidi"/>
            <w:noProof/>
            <w:sz w:val="22"/>
            <w:szCs w:val="22"/>
          </w:rPr>
          <w:tab/>
        </w:r>
        <w:r w:rsidRPr="00C226DE">
          <w:rPr>
            <w:rStyle w:val="Collegamentoipertestuale"/>
            <w:noProof/>
            <w:lang w:val="en-GB"/>
          </w:rPr>
          <w:t>“db_2bodies”</w:t>
        </w:r>
        <w:r>
          <w:rPr>
            <w:noProof/>
            <w:webHidden/>
          </w:rPr>
          <w:tab/>
        </w:r>
        <w:r>
          <w:rPr>
            <w:noProof/>
            <w:webHidden/>
          </w:rPr>
          <w:fldChar w:fldCharType="begin"/>
        </w:r>
        <w:r>
          <w:rPr>
            <w:noProof/>
            <w:webHidden/>
          </w:rPr>
          <w:instrText xml:space="preserve"> PAGEREF _Toc37690843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44" w:history="1">
        <w:r w:rsidRPr="00C226DE">
          <w:rPr>
            <w:rStyle w:val="Collegamentoipertestuale"/>
            <w:noProof/>
            <w:lang w:val="en-GB"/>
          </w:rPr>
          <w:t>13.3.5.</w:t>
        </w:r>
        <w:r>
          <w:rPr>
            <w:rFonts w:asciiTheme="minorHAnsi" w:eastAsiaTheme="minorEastAsia" w:hAnsiTheme="minorHAnsi" w:cstheme="minorBidi"/>
            <w:noProof/>
            <w:sz w:val="22"/>
            <w:szCs w:val="22"/>
          </w:rPr>
          <w:tab/>
        </w:r>
        <w:r w:rsidRPr="00C226DE">
          <w:rPr>
            <w:rStyle w:val="Collegamentoipertestuale"/>
            <w:noProof/>
            <w:lang w:val="en-GB"/>
          </w:rPr>
          <w:t>“db_2D_demo”</w:t>
        </w:r>
        <w:r>
          <w:rPr>
            <w:noProof/>
            <w:webHidden/>
          </w:rPr>
          <w:tab/>
        </w:r>
        <w:r>
          <w:rPr>
            <w:noProof/>
            <w:webHidden/>
          </w:rPr>
          <w:fldChar w:fldCharType="begin"/>
        </w:r>
        <w:r>
          <w:rPr>
            <w:noProof/>
            <w:webHidden/>
          </w:rPr>
          <w:instrText xml:space="preserve"> PAGEREF _Toc37690844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45" w:history="1">
        <w:r w:rsidRPr="00C226DE">
          <w:rPr>
            <w:rStyle w:val="Collegamentoipertestuale"/>
            <w:noProof/>
            <w:lang w:val="en-GB"/>
          </w:rPr>
          <w:t>13.3.6.</w:t>
        </w:r>
        <w:r>
          <w:rPr>
            <w:rFonts w:asciiTheme="minorHAnsi" w:eastAsiaTheme="minorEastAsia" w:hAnsiTheme="minorHAnsi" w:cstheme="minorBidi"/>
            <w:noProof/>
            <w:sz w:val="22"/>
            <w:szCs w:val="22"/>
          </w:rPr>
          <w:tab/>
        </w:r>
        <w:r w:rsidRPr="00C226DE">
          <w:rPr>
            <w:rStyle w:val="Collegamentoipertestuale"/>
            <w:noProof/>
            <w:lang w:val="en-GB"/>
          </w:rPr>
          <w:t>“db_Alpe_Gera”</w:t>
        </w:r>
        <w:r>
          <w:rPr>
            <w:noProof/>
            <w:webHidden/>
          </w:rPr>
          <w:tab/>
        </w:r>
        <w:r>
          <w:rPr>
            <w:noProof/>
            <w:webHidden/>
          </w:rPr>
          <w:fldChar w:fldCharType="begin"/>
        </w:r>
        <w:r>
          <w:rPr>
            <w:noProof/>
            <w:webHidden/>
          </w:rPr>
          <w:instrText xml:space="preserve"> PAGEREF _Toc37690845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46" w:history="1">
        <w:r w:rsidRPr="00C226DE">
          <w:rPr>
            <w:rStyle w:val="Collegamentoipertestuale"/>
            <w:noProof/>
            <w:lang w:val="en-GB"/>
          </w:rPr>
          <w:t>13.3.7.</w:t>
        </w:r>
        <w:r>
          <w:rPr>
            <w:rFonts w:asciiTheme="minorHAnsi" w:eastAsiaTheme="minorEastAsia" w:hAnsiTheme="minorHAnsi" w:cstheme="minorBidi"/>
            <w:noProof/>
            <w:sz w:val="22"/>
            <w:szCs w:val="22"/>
          </w:rPr>
          <w:tab/>
        </w:r>
        <w:r w:rsidRPr="00C226DE">
          <w:rPr>
            <w:rStyle w:val="Collegamentoipertestuale"/>
            <w:noProof/>
            <w:lang w:val="en-GB"/>
          </w:rPr>
          <w:t>“db_Alpe_Gera_Lanzada_substations”</w:t>
        </w:r>
        <w:r>
          <w:rPr>
            <w:noProof/>
            <w:webHidden/>
          </w:rPr>
          <w:tab/>
        </w:r>
        <w:r>
          <w:rPr>
            <w:noProof/>
            <w:webHidden/>
          </w:rPr>
          <w:fldChar w:fldCharType="begin"/>
        </w:r>
        <w:r>
          <w:rPr>
            <w:noProof/>
            <w:webHidden/>
          </w:rPr>
          <w:instrText xml:space="preserve"> PAGEREF _Toc37690846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47" w:history="1">
        <w:r w:rsidRPr="00C226DE">
          <w:rPr>
            <w:rStyle w:val="Collegamentoipertestuale"/>
            <w:noProof/>
            <w:lang w:val="en-GB"/>
          </w:rPr>
          <w:t>13.3.8.</w:t>
        </w:r>
        <w:r>
          <w:rPr>
            <w:rFonts w:asciiTheme="minorHAnsi" w:eastAsiaTheme="minorEastAsia" w:hAnsiTheme="minorHAnsi" w:cstheme="minorBidi"/>
            <w:noProof/>
            <w:sz w:val="22"/>
            <w:szCs w:val="22"/>
          </w:rPr>
          <w:tab/>
        </w:r>
        <w:r w:rsidRPr="00C226DE">
          <w:rPr>
            <w:rStyle w:val="Collegamentoipertestuale"/>
            <w:noProof/>
            <w:lang w:val="en-GB"/>
          </w:rPr>
          <w:t>“db_body_exp_UniBas”</w:t>
        </w:r>
        <w:r>
          <w:rPr>
            <w:noProof/>
            <w:webHidden/>
          </w:rPr>
          <w:tab/>
        </w:r>
        <w:r>
          <w:rPr>
            <w:noProof/>
            <w:webHidden/>
          </w:rPr>
          <w:fldChar w:fldCharType="begin"/>
        </w:r>
        <w:r>
          <w:rPr>
            <w:noProof/>
            <w:webHidden/>
          </w:rPr>
          <w:instrText xml:space="preserve"> PAGEREF _Toc37690847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48" w:history="1">
        <w:r w:rsidRPr="00C226DE">
          <w:rPr>
            <w:rStyle w:val="Collegamentoipertestuale"/>
            <w:noProof/>
            <w:lang w:val="en-GB"/>
          </w:rPr>
          <w:t>13.3.9.</w:t>
        </w:r>
        <w:r>
          <w:rPr>
            <w:rFonts w:asciiTheme="minorHAnsi" w:eastAsiaTheme="minorEastAsia" w:hAnsiTheme="minorHAnsi" w:cstheme="minorBidi"/>
            <w:noProof/>
            <w:sz w:val="22"/>
            <w:szCs w:val="22"/>
          </w:rPr>
          <w:tab/>
        </w:r>
        <w:r w:rsidRPr="00C226DE">
          <w:rPr>
            <w:rStyle w:val="Collegamentoipertestuale"/>
            <w:noProof/>
            <w:lang w:val="en-GB"/>
          </w:rPr>
          <w:t>“db_ICOLD”</w:t>
        </w:r>
        <w:r>
          <w:rPr>
            <w:noProof/>
            <w:webHidden/>
          </w:rPr>
          <w:tab/>
        </w:r>
        <w:r>
          <w:rPr>
            <w:noProof/>
            <w:webHidden/>
          </w:rPr>
          <w:fldChar w:fldCharType="begin"/>
        </w:r>
        <w:r>
          <w:rPr>
            <w:noProof/>
            <w:webHidden/>
          </w:rPr>
          <w:instrText xml:space="preserve"> PAGEREF _Toc37690848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49" w:history="1">
        <w:r w:rsidRPr="00C226DE">
          <w:rPr>
            <w:rStyle w:val="Collegamentoipertestuale"/>
            <w:noProof/>
            <w:lang w:val="en-GB"/>
          </w:rPr>
          <w:t>13.3.10.</w:t>
        </w:r>
        <w:r>
          <w:rPr>
            <w:rFonts w:asciiTheme="minorHAnsi" w:eastAsiaTheme="minorEastAsia" w:hAnsiTheme="minorHAnsi" w:cstheme="minorBidi"/>
            <w:noProof/>
            <w:sz w:val="22"/>
            <w:szCs w:val="22"/>
          </w:rPr>
          <w:tab/>
        </w:r>
        <w:r w:rsidRPr="00C226DE">
          <w:rPr>
            <w:rStyle w:val="Collegamentoipertestuale"/>
            <w:noProof/>
            <w:lang w:val="en-GB"/>
          </w:rPr>
          <w:t>“db_multi_body”</w:t>
        </w:r>
        <w:r>
          <w:rPr>
            <w:noProof/>
            <w:webHidden/>
          </w:rPr>
          <w:tab/>
        </w:r>
        <w:r>
          <w:rPr>
            <w:noProof/>
            <w:webHidden/>
          </w:rPr>
          <w:fldChar w:fldCharType="begin"/>
        </w:r>
        <w:r>
          <w:rPr>
            <w:noProof/>
            <w:webHidden/>
          </w:rPr>
          <w:instrText xml:space="preserve"> PAGEREF _Toc37690849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50" w:history="1">
        <w:r w:rsidRPr="00C226DE">
          <w:rPr>
            <w:rStyle w:val="Collegamentoipertestuale"/>
            <w:noProof/>
            <w:lang w:val="en-GB"/>
          </w:rPr>
          <w:t>13.3.11.</w:t>
        </w:r>
        <w:r>
          <w:rPr>
            <w:rFonts w:asciiTheme="minorHAnsi" w:eastAsiaTheme="minorEastAsia" w:hAnsiTheme="minorHAnsi" w:cstheme="minorBidi"/>
            <w:noProof/>
            <w:sz w:val="22"/>
            <w:szCs w:val="22"/>
          </w:rPr>
          <w:tab/>
        </w:r>
        <w:r w:rsidRPr="00C226DE">
          <w:rPr>
            <w:rStyle w:val="Collegamentoipertestuale"/>
            <w:noProof/>
            <w:lang w:val="en-GB"/>
          </w:rPr>
          <w:t>“db_squat_obstacle”</w:t>
        </w:r>
        <w:r>
          <w:rPr>
            <w:noProof/>
            <w:webHidden/>
          </w:rPr>
          <w:tab/>
        </w:r>
        <w:r>
          <w:rPr>
            <w:noProof/>
            <w:webHidden/>
          </w:rPr>
          <w:fldChar w:fldCharType="begin"/>
        </w:r>
        <w:r>
          <w:rPr>
            <w:noProof/>
            <w:webHidden/>
          </w:rPr>
          <w:instrText xml:space="preserve"> PAGEREF _Toc37690850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51" w:history="1">
        <w:r w:rsidRPr="00C226DE">
          <w:rPr>
            <w:rStyle w:val="Collegamentoipertestuale"/>
            <w:noProof/>
            <w:lang w:val="en-GB"/>
          </w:rPr>
          <w:t>13.3.12.</w:t>
        </w:r>
        <w:r>
          <w:rPr>
            <w:rFonts w:asciiTheme="minorHAnsi" w:eastAsiaTheme="minorEastAsia" w:hAnsiTheme="minorHAnsi" w:cstheme="minorBidi"/>
            <w:noProof/>
            <w:sz w:val="22"/>
            <w:szCs w:val="22"/>
          </w:rPr>
          <w:tab/>
        </w:r>
        <w:r w:rsidRPr="00C226DE">
          <w:rPr>
            <w:rStyle w:val="Collegamentoipertestuale"/>
            <w:noProof/>
            <w:lang w:val="en-GB"/>
          </w:rPr>
          <w:t>“db_tall_obstacle”</w:t>
        </w:r>
        <w:r>
          <w:rPr>
            <w:noProof/>
            <w:webHidden/>
          </w:rPr>
          <w:tab/>
        </w:r>
        <w:r>
          <w:rPr>
            <w:noProof/>
            <w:webHidden/>
          </w:rPr>
          <w:fldChar w:fldCharType="begin"/>
        </w:r>
        <w:r>
          <w:rPr>
            <w:noProof/>
            <w:webHidden/>
          </w:rPr>
          <w:instrText xml:space="preserve"> PAGEREF _Toc37690851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52" w:history="1">
        <w:r w:rsidRPr="00C226DE">
          <w:rPr>
            <w:rStyle w:val="Collegamentoipertestuale"/>
            <w:noProof/>
            <w:lang w:val="en-GB"/>
          </w:rPr>
          <w:t>13.3.13.</w:t>
        </w:r>
        <w:r>
          <w:rPr>
            <w:rFonts w:asciiTheme="minorHAnsi" w:eastAsiaTheme="minorEastAsia" w:hAnsiTheme="minorHAnsi" w:cstheme="minorBidi"/>
            <w:noProof/>
            <w:sz w:val="22"/>
            <w:szCs w:val="22"/>
          </w:rPr>
          <w:tab/>
        </w:r>
        <w:r w:rsidRPr="00C226DE">
          <w:rPr>
            <w:rStyle w:val="Collegamentoipertestuale"/>
            <w:noProof/>
            <w:lang w:val="en-GB"/>
          </w:rPr>
          <w:t>“dike_breach_2D_expSchHag12JHR_ID22”</w:t>
        </w:r>
        <w:r>
          <w:rPr>
            <w:noProof/>
            <w:webHidden/>
          </w:rPr>
          <w:tab/>
        </w:r>
        <w:r>
          <w:rPr>
            <w:noProof/>
            <w:webHidden/>
          </w:rPr>
          <w:fldChar w:fldCharType="begin"/>
        </w:r>
        <w:r>
          <w:rPr>
            <w:noProof/>
            <w:webHidden/>
          </w:rPr>
          <w:instrText xml:space="preserve"> PAGEREF _Toc37690852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53" w:history="1">
        <w:r w:rsidRPr="00C226DE">
          <w:rPr>
            <w:rStyle w:val="Collegamentoipertestuale"/>
            <w:noProof/>
            <w:lang w:val="en-GB"/>
          </w:rPr>
          <w:t>13.3.14.</w:t>
        </w:r>
        <w:r>
          <w:rPr>
            <w:rFonts w:asciiTheme="minorHAnsi" w:eastAsiaTheme="minorEastAsia" w:hAnsiTheme="minorHAnsi" w:cstheme="minorBidi"/>
            <w:noProof/>
            <w:sz w:val="22"/>
            <w:szCs w:val="22"/>
          </w:rPr>
          <w:tab/>
        </w:r>
        <w:r w:rsidRPr="00C226DE">
          <w:rPr>
            <w:rStyle w:val="Collegamentoipertestuale"/>
            <w:noProof/>
            <w:lang w:val="en-GB"/>
          </w:rPr>
          <w:t>“edb_2D_demo”</w:t>
        </w:r>
        <w:r>
          <w:rPr>
            <w:noProof/>
            <w:webHidden/>
          </w:rPr>
          <w:tab/>
        </w:r>
        <w:r>
          <w:rPr>
            <w:noProof/>
            <w:webHidden/>
          </w:rPr>
          <w:fldChar w:fldCharType="begin"/>
        </w:r>
        <w:r>
          <w:rPr>
            <w:noProof/>
            <w:webHidden/>
          </w:rPr>
          <w:instrText xml:space="preserve"> PAGEREF _Toc37690853 \h </w:instrText>
        </w:r>
        <w:r>
          <w:rPr>
            <w:noProof/>
            <w:webHidden/>
          </w:rPr>
        </w:r>
        <w:r>
          <w:rPr>
            <w:noProof/>
            <w:webHidden/>
          </w:rPr>
          <w:fldChar w:fldCharType="separate"/>
        </w:r>
        <w:r w:rsidR="00F060FC">
          <w:rPr>
            <w:noProof/>
            <w:webHidden/>
          </w:rPr>
          <w:t>108</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54" w:history="1">
        <w:r w:rsidRPr="00C226DE">
          <w:rPr>
            <w:rStyle w:val="Collegamentoipertestuale"/>
            <w:noProof/>
            <w:lang w:val="en-GB"/>
          </w:rPr>
          <w:t>13.3.15.</w:t>
        </w:r>
        <w:r>
          <w:rPr>
            <w:rFonts w:asciiTheme="minorHAnsi" w:eastAsiaTheme="minorEastAsia" w:hAnsiTheme="minorHAnsi" w:cstheme="minorBidi"/>
            <w:noProof/>
            <w:sz w:val="22"/>
            <w:szCs w:val="22"/>
          </w:rPr>
          <w:tab/>
        </w:r>
        <w:r w:rsidRPr="00C226DE">
          <w:rPr>
            <w:rStyle w:val="Collegamentoipertestuale"/>
            <w:noProof/>
            <w:lang w:val="en-GB"/>
          </w:rPr>
          <w:t>“edb_2D_FraCap02”</w:t>
        </w:r>
        <w:r>
          <w:rPr>
            <w:noProof/>
            <w:webHidden/>
          </w:rPr>
          <w:tab/>
        </w:r>
        <w:r>
          <w:rPr>
            <w:noProof/>
            <w:webHidden/>
          </w:rPr>
          <w:fldChar w:fldCharType="begin"/>
        </w:r>
        <w:r>
          <w:rPr>
            <w:noProof/>
            <w:webHidden/>
          </w:rPr>
          <w:instrText xml:space="preserve"> PAGEREF _Toc37690854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55" w:history="1">
        <w:r w:rsidRPr="00C226DE">
          <w:rPr>
            <w:rStyle w:val="Collegamentoipertestuale"/>
            <w:noProof/>
            <w:lang w:val="en-GB"/>
          </w:rPr>
          <w:t>13.3.16.</w:t>
        </w:r>
        <w:r>
          <w:rPr>
            <w:rFonts w:asciiTheme="minorHAnsi" w:eastAsiaTheme="minorEastAsia" w:hAnsiTheme="minorHAnsi" w:cstheme="minorBidi"/>
            <w:noProof/>
            <w:sz w:val="22"/>
            <w:szCs w:val="22"/>
          </w:rPr>
          <w:tab/>
        </w:r>
        <w:r w:rsidRPr="00C226DE">
          <w:rPr>
            <w:rStyle w:val="Collegamentoipertestuale"/>
            <w:noProof/>
            <w:lang w:val="en-GB"/>
          </w:rPr>
          <w:t>“edb_2D_FraCap02_Taipei”</w:t>
        </w:r>
        <w:r>
          <w:rPr>
            <w:noProof/>
            <w:webHidden/>
          </w:rPr>
          <w:tab/>
        </w:r>
        <w:r>
          <w:rPr>
            <w:noProof/>
            <w:webHidden/>
          </w:rPr>
          <w:fldChar w:fldCharType="begin"/>
        </w:r>
        <w:r>
          <w:rPr>
            <w:noProof/>
            <w:webHidden/>
          </w:rPr>
          <w:instrText xml:space="preserve"> PAGEREF _Toc37690855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56" w:history="1">
        <w:r w:rsidRPr="00C226DE">
          <w:rPr>
            <w:rStyle w:val="Collegamentoipertestuale"/>
            <w:noProof/>
            <w:lang w:val="en-GB"/>
          </w:rPr>
          <w:t>13.3.17.</w:t>
        </w:r>
        <w:r>
          <w:rPr>
            <w:rFonts w:asciiTheme="minorHAnsi" w:eastAsiaTheme="minorEastAsia" w:hAnsiTheme="minorHAnsi" w:cstheme="minorBidi"/>
            <w:noProof/>
            <w:sz w:val="22"/>
            <w:szCs w:val="22"/>
          </w:rPr>
          <w:tab/>
        </w:r>
        <w:r w:rsidRPr="00C226DE">
          <w:rPr>
            <w:rStyle w:val="Collegamentoipertestuale"/>
            <w:noProof/>
            <w:lang w:val="en-GB"/>
          </w:rPr>
          <w:t>“edb_2D_Spi05”</w:t>
        </w:r>
        <w:r>
          <w:rPr>
            <w:noProof/>
            <w:webHidden/>
          </w:rPr>
          <w:tab/>
        </w:r>
        <w:r>
          <w:rPr>
            <w:noProof/>
            <w:webHidden/>
          </w:rPr>
          <w:fldChar w:fldCharType="begin"/>
        </w:r>
        <w:r>
          <w:rPr>
            <w:noProof/>
            <w:webHidden/>
          </w:rPr>
          <w:instrText xml:space="preserve"> PAGEREF _Toc37690856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57" w:history="1">
        <w:r w:rsidRPr="00C226DE">
          <w:rPr>
            <w:rStyle w:val="Collegamentoipertestuale"/>
            <w:noProof/>
            <w:lang w:val="en-GB"/>
          </w:rPr>
          <w:t>13.3.18.</w:t>
        </w:r>
        <w:r>
          <w:rPr>
            <w:rFonts w:asciiTheme="minorHAnsi" w:eastAsiaTheme="minorEastAsia" w:hAnsiTheme="minorHAnsi" w:cstheme="minorBidi"/>
            <w:noProof/>
            <w:sz w:val="22"/>
            <w:szCs w:val="22"/>
          </w:rPr>
          <w:tab/>
        </w:r>
        <w:r w:rsidRPr="00C226DE">
          <w:rPr>
            <w:rStyle w:val="Collegamentoipertestuale"/>
            <w:noProof/>
            <w:lang w:val="en-GB"/>
          </w:rPr>
          <w:t>“edb_ICOLD”</w:t>
        </w:r>
        <w:r>
          <w:rPr>
            <w:noProof/>
            <w:webHidden/>
          </w:rPr>
          <w:tab/>
        </w:r>
        <w:r>
          <w:rPr>
            <w:noProof/>
            <w:webHidden/>
          </w:rPr>
          <w:fldChar w:fldCharType="begin"/>
        </w:r>
        <w:r>
          <w:rPr>
            <w:noProof/>
            <w:webHidden/>
          </w:rPr>
          <w:instrText xml:space="preserve"> PAGEREF _Toc37690857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58" w:history="1">
        <w:r w:rsidRPr="00C226DE">
          <w:rPr>
            <w:rStyle w:val="Collegamentoipertestuale"/>
            <w:noProof/>
            <w:lang w:val="en-GB"/>
          </w:rPr>
          <w:t>13.3.19.</w:t>
        </w:r>
        <w:r>
          <w:rPr>
            <w:rFonts w:asciiTheme="minorHAnsi" w:eastAsiaTheme="minorEastAsia" w:hAnsiTheme="minorHAnsi" w:cstheme="minorBidi"/>
            <w:noProof/>
            <w:sz w:val="22"/>
            <w:szCs w:val="22"/>
          </w:rPr>
          <w:tab/>
        </w:r>
        <w:r w:rsidRPr="00C226DE">
          <w:rPr>
            <w:rStyle w:val="Collegamentoipertestuale"/>
            <w:noProof/>
            <w:lang w:val="en-GB"/>
          </w:rPr>
          <w:t>“edb_KarlSand”</w:t>
        </w:r>
        <w:r>
          <w:rPr>
            <w:noProof/>
            <w:webHidden/>
          </w:rPr>
          <w:tab/>
        </w:r>
        <w:r>
          <w:rPr>
            <w:noProof/>
            <w:webHidden/>
          </w:rPr>
          <w:fldChar w:fldCharType="begin"/>
        </w:r>
        <w:r>
          <w:rPr>
            <w:noProof/>
            <w:webHidden/>
          </w:rPr>
          <w:instrText xml:space="preserve"> PAGEREF _Toc37690858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59" w:history="1">
        <w:r w:rsidRPr="00C226DE">
          <w:rPr>
            <w:rStyle w:val="Collegamentoipertestuale"/>
            <w:noProof/>
            <w:lang w:val="en-GB"/>
          </w:rPr>
          <w:t>13.3.20.</w:t>
        </w:r>
        <w:r>
          <w:rPr>
            <w:rFonts w:asciiTheme="minorHAnsi" w:eastAsiaTheme="minorEastAsia" w:hAnsiTheme="minorHAnsi" w:cstheme="minorBidi"/>
            <w:noProof/>
            <w:sz w:val="22"/>
            <w:szCs w:val="22"/>
          </w:rPr>
          <w:tab/>
        </w:r>
        <w:r w:rsidRPr="00C226DE">
          <w:rPr>
            <w:rStyle w:val="Collegamentoipertestuale"/>
            <w:noProof/>
            <w:lang w:val="en-GB"/>
          </w:rPr>
          <w:t>“edb_Pon10”</w:t>
        </w:r>
        <w:r>
          <w:rPr>
            <w:noProof/>
            <w:webHidden/>
          </w:rPr>
          <w:tab/>
        </w:r>
        <w:r>
          <w:rPr>
            <w:noProof/>
            <w:webHidden/>
          </w:rPr>
          <w:fldChar w:fldCharType="begin"/>
        </w:r>
        <w:r>
          <w:rPr>
            <w:noProof/>
            <w:webHidden/>
          </w:rPr>
          <w:instrText xml:space="preserve"> PAGEREF _Toc37690859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60" w:history="1">
        <w:r w:rsidRPr="00C226DE">
          <w:rPr>
            <w:rStyle w:val="Collegamentoipertestuale"/>
            <w:noProof/>
            <w:lang w:val="en-GB"/>
          </w:rPr>
          <w:t>13.3.21.</w:t>
        </w:r>
        <w:r>
          <w:rPr>
            <w:rFonts w:asciiTheme="minorHAnsi" w:eastAsiaTheme="minorEastAsia" w:hAnsiTheme="minorHAnsi" w:cstheme="minorBidi"/>
            <w:noProof/>
            <w:sz w:val="22"/>
            <w:szCs w:val="22"/>
          </w:rPr>
          <w:tab/>
        </w:r>
        <w:r w:rsidRPr="00C226DE">
          <w:rPr>
            <w:rStyle w:val="Collegamentoipertestuale"/>
            <w:noProof/>
            <w:lang w:val="en-GB"/>
          </w:rPr>
          <w:t>“floating_cube_stability”</w:t>
        </w:r>
        <w:r>
          <w:rPr>
            <w:noProof/>
            <w:webHidden/>
          </w:rPr>
          <w:tab/>
        </w:r>
        <w:r>
          <w:rPr>
            <w:noProof/>
            <w:webHidden/>
          </w:rPr>
          <w:fldChar w:fldCharType="begin"/>
        </w:r>
        <w:r>
          <w:rPr>
            <w:noProof/>
            <w:webHidden/>
          </w:rPr>
          <w:instrText xml:space="preserve"> PAGEREF _Toc37690860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61" w:history="1">
        <w:r w:rsidRPr="00C226DE">
          <w:rPr>
            <w:rStyle w:val="Collegamentoipertestuale"/>
            <w:noProof/>
            <w:lang w:val="en-GB"/>
          </w:rPr>
          <w:t>13.3.22.</w:t>
        </w:r>
        <w:r>
          <w:rPr>
            <w:rFonts w:asciiTheme="minorHAnsi" w:eastAsiaTheme="minorEastAsia" w:hAnsiTheme="minorHAnsi" w:cstheme="minorBidi"/>
            <w:noProof/>
            <w:sz w:val="22"/>
            <w:szCs w:val="22"/>
          </w:rPr>
          <w:tab/>
        </w:r>
        <w:r w:rsidRPr="00C226DE">
          <w:rPr>
            <w:rStyle w:val="Collegamentoipertestuale"/>
            <w:noProof/>
            <w:lang w:val="en-GB"/>
          </w:rPr>
          <w:t>“flushing_2D”</w:t>
        </w:r>
        <w:r>
          <w:rPr>
            <w:noProof/>
            <w:webHidden/>
          </w:rPr>
          <w:tab/>
        </w:r>
        <w:r>
          <w:rPr>
            <w:noProof/>
            <w:webHidden/>
          </w:rPr>
          <w:fldChar w:fldCharType="begin"/>
        </w:r>
        <w:r>
          <w:rPr>
            <w:noProof/>
            <w:webHidden/>
          </w:rPr>
          <w:instrText xml:space="preserve"> PAGEREF _Toc37690861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62" w:history="1">
        <w:r w:rsidRPr="00C226DE">
          <w:rPr>
            <w:rStyle w:val="Collegamentoipertestuale"/>
            <w:noProof/>
            <w:lang w:val="en-GB"/>
          </w:rPr>
          <w:t>13.3.23.</w:t>
        </w:r>
        <w:r>
          <w:rPr>
            <w:rFonts w:asciiTheme="minorHAnsi" w:eastAsiaTheme="minorEastAsia" w:hAnsiTheme="minorHAnsi" w:cstheme="minorBidi"/>
            <w:noProof/>
            <w:sz w:val="22"/>
            <w:szCs w:val="22"/>
          </w:rPr>
          <w:tab/>
        </w:r>
        <w:r w:rsidRPr="00C226DE">
          <w:rPr>
            <w:rStyle w:val="Collegamentoipertestuale"/>
            <w:noProof/>
            <w:lang w:val="en-GB"/>
          </w:rPr>
          <w:t>“flushing_3D”</w:t>
        </w:r>
        <w:r>
          <w:rPr>
            <w:noProof/>
            <w:webHidden/>
          </w:rPr>
          <w:tab/>
        </w:r>
        <w:r>
          <w:rPr>
            <w:noProof/>
            <w:webHidden/>
          </w:rPr>
          <w:fldChar w:fldCharType="begin"/>
        </w:r>
        <w:r>
          <w:rPr>
            <w:noProof/>
            <w:webHidden/>
          </w:rPr>
          <w:instrText xml:space="preserve"> PAGEREF _Toc37690862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63" w:history="1">
        <w:r w:rsidRPr="00C226DE">
          <w:rPr>
            <w:rStyle w:val="Collegamentoipertestuale"/>
            <w:noProof/>
            <w:lang w:val="en-GB"/>
          </w:rPr>
          <w:t>13.3.24.</w:t>
        </w:r>
        <w:r>
          <w:rPr>
            <w:rFonts w:asciiTheme="minorHAnsi" w:eastAsiaTheme="minorEastAsia" w:hAnsiTheme="minorHAnsi" w:cstheme="minorBidi"/>
            <w:noProof/>
            <w:sz w:val="22"/>
            <w:szCs w:val="22"/>
          </w:rPr>
          <w:tab/>
        </w:r>
        <w:r w:rsidRPr="00C226DE">
          <w:rPr>
            <w:rStyle w:val="Collegamentoipertestuale"/>
            <w:noProof/>
            <w:lang w:val="en-GB"/>
          </w:rPr>
          <w:t>“jet_plate”</w:t>
        </w:r>
        <w:r>
          <w:rPr>
            <w:noProof/>
            <w:webHidden/>
          </w:rPr>
          <w:tab/>
        </w:r>
        <w:r>
          <w:rPr>
            <w:noProof/>
            <w:webHidden/>
          </w:rPr>
          <w:fldChar w:fldCharType="begin"/>
        </w:r>
        <w:r>
          <w:rPr>
            <w:noProof/>
            <w:webHidden/>
          </w:rPr>
          <w:instrText xml:space="preserve"> PAGEREF _Toc37690863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64" w:history="1">
        <w:r w:rsidRPr="00C226DE">
          <w:rPr>
            <w:rStyle w:val="Collegamentoipertestuale"/>
            <w:noProof/>
            <w:lang w:val="en-GB"/>
          </w:rPr>
          <w:t>13.3.25.</w:t>
        </w:r>
        <w:r>
          <w:rPr>
            <w:rFonts w:asciiTheme="minorHAnsi" w:eastAsiaTheme="minorEastAsia" w:hAnsiTheme="minorHAnsi" w:cstheme="minorBidi"/>
            <w:noProof/>
            <w:sz w:val="22"/>
            <w:szCs w:val="22"/>
          </w:rPr>
          <w:tab/>
        </w:r>
        <w:r w:rsidRPr="00C226DE">
          <w:rPr>
            <w:rStyle w:val="Collegamentoipertestuale"/>
            <w:noProof/>
            <w:lang w:val="en-GB"/>
          </w:rPr>
          <w:t>“rectangular_side_weir_Fr_0_491”</w:t>
        </w:r>
        <w:r>
          <w:rPr>
            <w:noProof/>
            <w:webHidden/>
          </w:rPr>
          <w:tab/>
        </w:r>
        <w:r>
          <w:rPr>
            <w:noProof/>
            <w:webHidden/>
          </w:rPr>
          <w:fldChar w:fldCharType="begin"/>
        </w:r>
        <w:r>
          <w:rPr>
            <w:noProof/>
            <w:webHidden/>
          </w:rPr>
          <w:instrText xml:space="preserve"> PAGEREF _Toc37690864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65" w:history="1">
        <w:r w:rsidRPr="00C226DE">
          <w:rPr>
            <w:rStyle w:val="Collegamentoipertestuale"/>
            <w:noProof/>
            <w:lang w:val="en-GB"/>
          </w:rPr>
          <w:t>13.3.26.</w:t>
        </w:r>
        <w:r>
          <w:rPr>
            <w:rFonts w:asciiTheme="minorHAnsi" w:eastAsiaTheme="minorEastAsia" w:hAnsiTheme="minorHAnsi" w:cstheme="minorBidi"/>
            <w:noProof/>
            <w:sz w:val="22"/>
            <w:szCs w:val="22"/>
          </w:rPr>
          <w:tab/>
        </w:r>
        <w:r w:rsidRPr="00C226DE">
          <w:rPr>
            <w:rStyle w:val="Collegamentoipertestuale"/>
            <w:noProof/>
            <w:lang w:val="en-GB"/>
          </w:rPr>
          <w:t>“San_Fernando_Lower_van_Norman_dam_liquefaction”</w:t>
        </w:r>
        <w:r>
          <w:rPr>
            <w:noProof/>
            <w:webHidden/>
          </w:rPr>
          <w:tab/>
        </w:r>
        <w:r>
          <w:rPr>
            <w:noProof/>
            <w:webHidden/>
          </w:rPr>
          <w:fldChar w:fldCharType="begin"/>
        </w:r>
        <w:r>
          <w:rPr>
            <w:noProof/>
            <w:webHidden/>
          </w:rPr>
          <w:instrText xml:space="preserve"> PAGEREF _Toc37690865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66" w:history="1">
        <w:r w:rsidRPr="00C226DE">
          <w:rPr>
            <w:rStyle w:val="Collegamentoipertestuale"/>
            <w:noProof/>
            <w:lang w:val="en-GB"/>
          </w:rPr>
          <w:t>13.3.27.</w:t>
        </w:r>
        <w:r>
          <w:rPr>
            <w:rFonts w:asciiTheme="minorHAnsi" w:eastAsiaTheme="minorEastAsia" w:hAnsiTheme="minorHAnsi" w:cstheme="minorBidi"/>
            <w:noProof/>
            <w:sz w:val="22"/>
            <w:szCs w:val="22"/>
          </w:rPr>
          <w:tab/>
        </w:r>
        <w:r w:rsidRPr="00C226DE">
          <w:rPr>
            <w:rStyle w:val="Collegamentoipertestuale"/>
            <w:noProof/>
            <w:lang w:val="en-GB"/>
          </w:rPr>
          <w:t>“sloshing_tank_TbyTn_0_78”</w:t>
        </w:r>
        <w:r>
          <w:rPr>
            <w:noProof/>
            <w:webHidden/>
          </w:rPr>
          <w:tab/>
        </w:r>
        <w:r>
          <w:rPr>
            <w:noProof/>
            <w:webHidden/>
          </w:rPr>
          <w:fldChar w:fldCharType="begin"/>
        </w:r>
        <w:r>
          <w:rPr>
            <w:noProof/>
            <w:webHidden/>
          </w:rPr>
          <w:instrText xml:space="preserve"> PAGEREF _Toc37690866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67" w:history="1">
        <w:r w:rsidRPr="00C226DE">
          <w:rPr>
            <w:rStyle w:val="Collegamentoipertestuale"/>
            <w:noProof/>
            <w:lang w:val="en-GB"/>
          </w:rPr>
          <w:t>13.3.28.</w:t>
        </w:r>
        <w:r>
          <w:rPr>
            <w:rFonts w:asciiTheme="minorHAnsi" w:eastAsiaTheme="minorEastAsia" w:hAnsiTheme="minorHAnsi" w:cstheme="minorBidi"/>
            <w:noProof/>
            <w:sz w:val="22"/>
            <w:szCs w:val="22"/>
          </w:rPr>
          <w:tab/>
        </w:r>
        <w:r w:rsidRPr="00C226DE">
          <w:rPr>
            <w:rStyle w:val="Collegamentoipertestuale"/>
            <w:noProof/>
            <w:lang w:val="en-GB"/>
          </w:rPr>
          <w:t>“sloshing_tank_TbyTn_1_07”</w:t>
        </w:r>
        <w:r>
          <w:rPr>
            <w:noProof/>
            <w:webHidden/>
          </w:rPr>
          <w:tab/>
        </w:r>
        <w:r>
          <w:rPr>
            <w:noProof/>
            <w:webHidden/>
          </w:rPr>
          <w:fldChar w:fldCharType="begin"/>
        </w:r>
        <w:r>
          <w:rPr>
            <w:noProof/>
            <w:webHidden/>
          </w:rPr>
          <w:instrText xml:space="preserve"> PAGEREF _Toc37690867 \h </w:instrText>
        </w:r>
        <w:r>
          <w:rPr>
            <w:noProof/>
            <w:webHidden/>
          </w:rPr>
        </w:r>
        <w:r>
          <w:rPr>
            <w:noProof/>
            <w:webHidden/>
          </w:rPr>
          <w:fldChar w:fldCharType="separate"/>
        </w:r>
        <w:r w:rsidR="00F060FC">
          <w:rPr>
            <w:noProof/>
            <w:webHidden/>
          </w:rPr>
          <w:t>109</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68" w:history="1">
        <w:r w:rsidRPr="00C226DE">
          <w:rPr>
            <w:rStyle w:val="Collegamentoipertestuale"/>
            <w:noProof/>
            <w:lang w:val="en-GB"/>
          </w:rPr>
          <w:t>13.3.29.</w:t>
        </w:r>
        <w:r>
          <w:rPr>
            <w:rFonts w:asciiTheme="minorHAnsi" w:eastAsiaTheme="minorEastAsia" w:hAnsiTheme="minorHAnsi" w:cstheme="minorBidi"/>
            <w:noProof/>
            <w:sz w:val="22"/>
            <w:szCs w:val="22"/>
          </w:rPr>
          <w:tab/>
        </w:r>
        <w:r w:rsidRPr="00C226DE">
          <w:rPr>
            <w:rStyle w:val="Collegamentoipertestuale"/>
            <w:noProof/>
            <w:lang w:val="en-GB"/>
          </w:rPr>
          <w:t>“spherical_Couette_flows”</w:t>
        </w:r>
        <w:r>
          <w:rPr>
            <w:noProof/>
            <w:webHidden/>
          </w:rPr>
          <w:tab/>
        </w:r>
        <w:r>
          <w:rPr>
            <w:noProof/>
            <w:webHidden/>
          </w:rPr>
          <w:fldChar w:fldCharType="begin"/>
        </w:r>
        <w:r>
          <w:rPr>
            <w:noProof/>
            <w:webHidden/>
          </w:rPr>
          <w:instrText xml:space="preserve"> PAGEREF _Toc37690868 \h </w:instrText>
        </w:r>
        <w:r>
          <w:rPr>
            <w:noProof/>
            <w:webHidden/>
          </w:rPr>
        </w:r>
        <w:r>
          <w:rPr>
            <w:noProof/>
            <w:webHidden/>
          </w:rPr>
          <w:fldChar w:fldCharType="separate"/>
        </w:r>
        <w:r w:rsidR="00F060FC">
          <w:rPr>
            <w:noProof/>
            <w:webHidden/>
          </w:rPr>
          <w:t>110</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69" w:history="1">
        <w:r w:rsidRPr="00C226DE">
          <w:rPr>
            <w:rStyle w:val="Collegamentoipertestuale"/>
            <w:noProof/>
            <w:lang w:val="en-GB"/>
          </w:rPr>
          <w:t>13.3.30.</w:t>
        </w:r>
        <w:r>
          <w:rPr>
            <w:rFonts w:asciiTheme="minorHAnsi" w:eastAsiaTheme="minorEastAsia" w:hAnsiTheme="minorHAnsi" w:cstheme="minorBidi"/>
            <w:noProof/>
            <w:sz w:val="22"/>
            <w:szCs w:val="22"/>
          </w:rPr>
          <w:tab/>
        </w:r>
        <w:r w:rsidRPr="00C226DE">
          <w:rPr>
            <w:rStyle w:val="Collegamentoipertestuale"/>
            <w:noProof/>
            <w:lang w:val="en-GB"/>
          </w:rPr>
          <w:t>“SPH_udb_exp_Kim2015HYDROL”</w:t>
        </w:r>
        <w:r>
          <w:rPr>
            <w:noProof/>
            <w:webHidden/>
          </w:rPr>
          <w:tab/>
        </w:r>
        <w:r>
          <w:rPr>
            <w:noProof/>
            <w:webHidden/>
          </w:rPr>
          <w:fldChar w:fldCharType="begin"/>
        </w:r>
        <w:r>
          <w:rPr>
            <w:noProof/>
            <w:webHidden/>
          </w:rPr>
          <w:instrText xml:space="preserve"> PAGEREF _Toc37690869 \h </w:instrText>
        </w:r>
        <w:r>
          <w:rPr>
            <w:noProof/>
            <w:webHidden/>
          </w:rPr>
        </w:r>
        <w:r>
          <w:rPr>
            <w:noProof/>
            <w:webHidden/>
          </w:rPr>
          <w:fldChar w:fldCharType="separate"/>
        </w:r>
        <w:r w:rsidR="00F060FC">
          <w:rPr>
            <w:noProof/>
            <w:webHidden/>
          </w:rPr>
          <w:t>110</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70" w:history="1">
        <w:r w:rsidRPr="00C226DE">
          <w:rPr>
            <w:rStyle w:val="Collegamentoipertestuale"/>
            <w:noProof/>
            <w:lang w:val="en-GB"/>
          </w:rPr>
          <w:t>13.3.31.</w:t>
        </w:r>
        <w:r>
          <w:rPr>
            <w:rFonts w:asciiTheme="minorHAnsi" w:eastAsiaTheme="minorEastAsia" w:hAnsiTheme="minorHAnsi" w:cstheme="minorBidi"/>
            <w:noProof/>
            <w:sz w:val="22"/>
            <w:szCs w:val="22"/>
          </w:rPr>
          <w:tab/>
        </w:r>
        <w:r w:rsidRPr="00C226DE">
          <w:rPr>
            <w:rStyle w:val="Collegamentoipertestuale"/>
            <w:noProof/>
            <w:lang w:val="en-GB"/>
          </w:rPr>
          <w:t>“submerged_landslide”</w:t>
        </w:r>
        <w:r>
          <w:rPr>
            <w:noProof/>
            <w:webHidden/>
          </w:rPr>
          <w:tab/>
        </w:r>
        <w:r>
          <w:rPr>
            <w:noProof/>
            <w:webHidden/>
          </w:rPr>
          <w:fldChar w:fldCharType="begin"/>
        </w:r>
        <w:r>
          <w:rPr>
            <w:noProof/>
            <w:webHidden/>
          </w:rPr>
          <w:instrText xml:space="preserve"> PAGEREF _Toc37690870 \h </w:instrText>
        </w:r>
        <w:r>
          <w:rPr>
            <w:noProof/>
            <w:webHidden/>
          </w:rPr>
        </w:r>
        <w:r>
          <w:rPr>
            <w:noProof/>
            <w:webHidden/>
          </w:rPr>
          <w:fldChar w:fldCharType="separate"/>
        </w:r>
        <w:r w:rsidR="00F060FC">
          <w:rPr>
            <w:noProof/>
            <w:webHidden/>
          </w:rPr>
          <w:t>110</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71" w:history="1">
        <w:r w:rsidRPr="00C226DE">
          <w:rPr>
            <w:rStyle w:val="Collegamentoipertestuale"/>
            <w:noProof/>
            <w:lang w:val="en-GB"/>
          </w:rPr>
          <w:t>13.3.32.</w:t>
        </w:r>
        <w:r>
          <w:rPr>
            <w:rFonts w:asciiTheme="minorHAnsi" w:eastAsiaTheme="minorEastAsia" w:hAnsiTheme="minorHAnsi" w:cstheme="minorBidi"/>
            <w:noProof/>
            <w:sz w:val="22"/>
            <w:szCs w:val="22"/>
          </w:rPr>
          <w:tab/>
        </w:r>
        <w:r w:rsidRPr="00C226DE">
          <w:rPr>
            <w:rStyle w:val="Collegamentoipertestuale"/>
            <w:noProof/>
            <w:lang w:val="en-GB"/>
          </w:rPr>
          <w:t>“still_water_tank”</w:t>
        </w:r>
        <w:r>
          <w:rPr>
            <w:noProof/>
            <w:webHidden/>
          </w:rPr>
          <w:tab/>
        </w:r>
        <w:r>
          <w:rPr>
            <w:noProof/>
            <w:webHidden/>
          </w:rPr>
          <w:fldChar w:fldCharType="begin"/>
        </w:r>
        <w:r>
          <w:rPr>
            <w:noProof/>
            <w:webHidden/>
          </w:rPr>
          <w:instrText xml:space="preserve"> PAGEREF _Toc37690871 \h </w:instrText>
        </w:r>
        <w:r>
          <w:rPr>
            <w:noProof/>
            <w:webHidden/>
          </w:rPr>
        </w:r>
        <w:r>
          <w:rPr>
            <w:noProof/>
            <w:webHidden/>
          </w:rPr>
          <w:fldChar w:fldCharType="separate"/>
        </w:r>
        <w:r w:rsidR="00F060FC">
          <w:rPr>
            <w:noProof/>
            <w:webHidden/>
          </w:rPr>
          <w:t>110</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72" w:history="1">
        <w:r w:rsidRPr="00C226DE">
          <w:rPr>
            <w:rStyle w:val="Collegamentoipertestuale"/>
            <w:noProof/>
            <w:lang w:val="en-GB"/>
          </w:rPr>
          <w:t>13.3.33.</w:t>
        </w:r>
        <w:r>
          <w:rPr>
            <w:rFonts w:asciiTheme="minorHAnsi" w:eastAsiaTheme="minorEastAsia" w:hAnsiTheme="minorHAnsi" w:cstheme="minorBidi"/>
            <w:noProof/>
            <w:sz w:val="22"/>
            <w:szCs w:val="22"/>
          </w:rPr>
          <w:tab/>
        </w:r>
        <w:r w:rsidRPr="00C226DE">
          <w:rPr>
            <w:rStyle w:val="Collegamentoipertestuale"/>
            <w:noProof/>
            <w:lang w:val="en-GB"/>
          </w:rPr>
          <w:t>“wave_motion_for_WaveSAX”</w:t>
        </w:r>
        <w:r>
          <w:rPr>
            <w:noProof/>
            <w:webHidden/>
          </w:rPr>
          <w:tab/>
        </w:r>
        <w:r>
          <w:rPr>
            <w:noProof/>
            <w:webHidden/>
          </w:rPr>
          <w:fldChar w:fldCharType="begin"/>
        </w:r>
        <w:r>
          <w:rPr>
            <w:noProof/>
            <w:webHidden/>
          </w:rPr>
          <w:instrText xml:space="preserve"> PAGEREF _Toc37690872 \h </w:instrText>
        </w:r>
        <w:r>
          <w:rPr>
            <w:noProof/>
            <w:webHidden/>
          </w:rPr>
        </w:r>
        <w:r>
          <w:rPr>
            <w:noProof/>
            <w:webHidden/>
          </w:rPr>
          <w:fldChar w:fldCharType="separate"/>
        </w:r>
        <w:r w:rsidR="00F060FC">
          <w:rPr>
            <w:noProof/>
            <w:webHidden/>
          </w:rPr>
          <w:t>110</w:t>
        </w:r>
        <w:r>
          <w:rPr>
            <w:noProof/>
            <w:webHidden/>
          </w:rPr>
          <w:fldChar w:fldCharType="end"/>
        </w:r>
      </w:hyperlink>
    </w:p>
    <w:p w:rsidR="0096768C" w:rsidRDefault="0096768C">
      <w:pPr>
        <w:pStyle w:val="Sommario3"/>
        <w:tabs>
          <w:tab w:val="left" w:pos="880"/>
          <w:tab w:val="right" w:pos="9628"/>
        </w:tabs>
        <w:rPr>
          <w:rFonts w:asciiTheme="minorHAnsi" w:eastAsiaTheme="minorEastAsia" w:hAnsiTheme="minorHAnsi" w:cstheme="minorBidi"/>
          <w:noProof/>
          <w:sz w:val="22"/>
          <w:szCs w:val="22"/>
        </w:rPr>
      </w:pPr>
      <w:hyperlink w:anchor="_Toc37690873" w:history="1">
        <w:r w:rsidRPr="00C226DE">
          <w:rPr>
            <w:rStyle w:val="Collegamentoipertestuale"/>
            <w:noProof/>
            <w:lang w:val="en-GB"/>
          </w:rPr>
          <w:t>13.3.34.</w:t>
        </w:r>
        <w:r>
          <w:rPr>
            <w:rFonts w:asciiTheme="minorHAnsi" w:eastAsiaTheme="minorEastAsia" w:hAnsiTheme="minorHAnsi" w:cstheme="minorBidi"/>
            <w:noProof/>
            <w:sz w:val="22"/>
            <w:szCs w:val="22"/>
          </w:rPr>
          <w:tab/>
        </w:r>
        <w:r w:rsidRPr="00C226DE">
          <w:rPr>
            <w:rStyle w:val="Collegamentoipertestuale"/>
            <w:noProof/>
            <w:lang w:val="en-GB"/>
          </w:rPr>
          <w:t>“wedges_falls_on_still_water”</w:t>
        </w:r>
        <w:r>
          <w:rPr>
            <w:noProof/>
            <w:webHidden/>
          </w:rPr>
          <w:tab/>
        </w:r>
        <w:r>
          <w:rPr>
            <w:noProof/>
            <w:webHidden/>
          </w:rPr>
          <w:fldChar w:fldCharType="begin"/>
        </w:r>
        <w:r>
          <w:rPr>
            <w:noProof/>
            <w:webHidden/>
          </w:rPr>
          <w:instrText xml:space="preserve"> PAGEREF _Toc37690873 \h </w:instrText>
        </w:r>
        <w:r>
          <w:rPr>
            <w:noProof/>
            <w:webHidden/>
          </w:rPr>
        </w:r>
        <w:r>
          <w:rPr>
            <w:noProof/>
            <w:webHidden/>
          </w:rPr>
          <w:fldChar w:fldCharType="separate"/>
        </w:r>
        <w:r w:rsidR="00F060FC">
          <w:rPr>
            <w:noProof/>
            <w:webHidden/>
          </w:rPr>
          <w:t>110</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874" w:history="1">
        <w:r w:rsidRPr="00C226DE">
          <w:rPr>
            <w:rStyle w:val="Collegamentoipertestuale"/>
            <w:rFonts w:ascii="Book Antiqua" w:hAnsi="Book Antiqua"/>
            <w:caps/>
            <w:noProof/>
          </w:rPr>
          <w:t>14. SPHERA acknowledgments</w:t>
        </w:r>
        <w:r>
          <w:rPr>
            <w:noProof/>
            <w:webHidden/>
          </w:rPr>
          <w:tab/>
        </w:r>
        <w:r>
          <w:rPr>
            <w:noProof/>
            <w:webHidden/>
          </w:rPr>
          <w:fldChar w:fldCharType="begin"/>
        </w:r>
        <w:r>
          <w:rPr>
            <w:noProof/>
            <w:webHidden/>
          </w:rPr>
          <w:instrText xml:space="preserve"> PAGEREF _Toc37690874 \h </w:instrText>
        </w:r>
        <w:r>
          <w:rPr>
            <w:noProof/>
            <w:webHidden/>
          </w:rPr>
        </w:r>
        <w:r>
          <w:rPr>
            <w:noProof/>
            <w:webHidden/>
          </w:rPr>
          <w:fldChar w:fldCharType="separate"/>
        </w:r>
        <w:r w:rsidR="00F060FC">
          <w:rPr>
            <w:noProof/>
            <w:webHidden/>
          </w:rPr>
          <w:t>111</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875" w:history="1">
        <w:r w:rsidRPr="00C226DE">
          <w:rPr>
            <w:rStyle w:val="Collegamentoipertestuale"/>
            <w:rFonts w:ascii="Book Antiqua" w:hAnsi="Book Antiqua"/>
            <w:caps/>
            <w:noProof/>
          </w:rPr>
          <w:t>15. SPHERA registration</w:t>
        </w:r>
        <w:r>
          <w:rPr>
            <w:noProof/>
            <w:webHidden/>
          </w:rPr>
          <w:tab/>
        </w:r>
        <w:r>
          <w:rPr>
            <w:noProof/>
            <w:webHidden/>
          </w:rPr>
          <w:fldChar w:fldCharType="begin"/>
        </w:r>
        <w:r>
          <w:rPr>
            <w:noProof/>
            <w:webHidden/>
          </w:rPr>
          <w:instrText xml:space="preserve"> PAGEREF _Toc37690875 \h </w:instrText>
        </w:r>
        <w:r>
          <w:rPr>
            <w:noProof/>
            <w:webHidden/>
          </w:rPr>
        </w:r>
        <w:r>
          <w:rPr>
            <w:noProof/>
            <w:webHidden/>
          </w:rPr>
          <w:fldChar w:fldCharType="separate"/>
        </w:r>
        <w:r w:rsidR="00F060FC">
          <w:rPr>
            <w:noProof/>
            <w:webHidden/>
          </w:rPr>
          <w:t>113</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876" w:history="1">
        <w:r w:rsidRPr="00C226DE">
          <w:rPr>
            <w:rStyle w:val="Collegamentoipertestuale"/>
            <w:rFonts w:ascii="Book Antiqua" w:hAnsi="Book Antiqua"/>
            <w:caps/>
            <w:noProof/>
          </w:rPr>
          <w:t>16. References</w:t>
        </w:r>
        <w:r>
          <w:rPr>
            <w:noProof/>
            <w:webHidden/>
          </w:rPr>
          <w:tab/>
        </w:r>
        <w:r>
          <w:rPr>
            <w:noProof/>
            <w:webHidden/>
          </w:rPr>
          <w:fldChar w:fldCharType="begin"/>
        </w:r>
        <w:r>
          <w:rPr>
            <w:noProof/>
            <w:webHidden/>
          </w:rPr>
          <w:instrText xml:space="preserve"> PAGEREF _Toc37690876 \h </w:instrText>
        </w:r>
        <w:r>
          <w:rPr>
            <w:noProof/>
            <w:webHidden/>
          </w:rPr>
        </w:r>
        <w:r>
          <w:rPr>
            <w:noProof/>
            <w:webHidden/>
          </w:rPr>
          <w:fldChar w:fldCharType="separate"/>
        </w:r>
        <w:r w:rsidR="00F060FC">
          <w:rPr>
            <w:noProof/>
            <w:webHidden/>
          </w:rPr>
          <w:t>114</w:t>
        </w:r>
        <w:r>
          <w:rPr>
            <w:noProof/>
            <w:webHidden/>
          </w:rPr>
          <w:fldChar w:fldCharType="end"/>
        </w:r>
      </w:hyperlink>
    </w:p>
    <w:p w:rsidR="0096768C" w:rsidRDefault="0096768C">
      <w:pPr>
        <w:pStyle w:val="Sommario1"/>
        <w:tabs>
          <w:tab w:val="right" w:pos="9628"/>
        </w:tabs>
        <w:rPr>
          <w:rFonts w:asciiTheme="minorHAnsi" w:eastAsiaTheme="minorEastAsia" w:hAnsiTheme="minorHAnsi" w:cstheme="minorBidi"/>
          <w:noProof/>
          <w:sz w:val="22"/>
          <w:lang w:val="it-IT" w:eastAsia="it-IT"/>
        </w:rPr>
      </w:pPr>
      <w:hyperlink w:anchor="_Toc37690877" w:history="1">
        <w:r w:rsidRPr="00C226DE">
          <w:rPr>
            <w:rStyle w:val="Collegamentoipertestuale"/>
            <w:rFonts w:ascii="Book Antiqua" w:hAnsi="Book Antiqua"/>
            <w:caps/>
            <w:noProof/>
          </w:rPr>
          <w:t>17. GNU Free Documentation License</w:t>
        </w:r>
        <w:r>
          <w:rPr>
            <w:noProof/>
            <w:webHidden/>
          </w:rPr>
          <w:tab/>
        </w:r>
        <w:r>
          <w:rPr>
            <w:noProof/>
            <w:webHidden/>
          </w:rPr>
          <w:fldChar w:fldCharType="begin"/>
        </w:r>
        <w:r>
          <w:rPr>
            <w:noProof/>
            <w:webHidden/>
          </w:rPr>
          <w:instrText xml:space="preserve"> PAGEREF _Toc37690877 \h </w:instrText>
        </w:r>
        <w:r>
          <w:rPr>
            <w:noProof/>
            <w:webHidden/>
          </w:rPr>
        </w:r>
        <w:r>
          <w:rPr>
            <w:noProof/>
            <w:webHidden/>
          </w:rPr>
          <w:fldChar w:fldCharType="separate"/>
        </w:r>
        <w:r w:rsidR="00F060FC">
          <w:rPr>
            <w:noProof/>
            <w:webHidden/>
          </w:rPr>
          <w:t>122</w:t>
        </w:r>
        <w:r>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r>
        <w:rPr>
          <w:rFonts w:ascii="Times New Roman" w:hAnsi="Times New Roman"/>
          <w:sz w:val="24"/>
          <w:szCs w:val="24"/>
        </w:rPr>
        <w:t>Copyright (C) 2015-2018</w:t>
      </w:r>
      <w:r w:rsidR="00280490" w:rsidRPr="00276BBF">
        <w:rPr>
          <w:rFonts w:ascii="Times New Roman" w:hAnsi="Times New Roman"/>
          <w:sz w:val="24"/>
          <w:szCs w:val="24"/>
        </w:rPr>
        <w:t xml:space="preserve"> RSE SpA.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37690777"/>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9" w:author="Amicarelli Andrea (RSE)" w:date="2020-04-13T14:25:00Z">
        <w:r w:rsidR="00D854B8" w:rsidDel="00020A50">
          <w:rPr>
            <w:rFonts w:ascii="Times New Roman" w:hAnsi="Times New Roman"/>
            <w:sz w:val="24"/>
            <w:szCs w:val="24"/>
          </w:rPr>
          <w:delText>sediment removal from water reservoirs</w:delText>
        </w:r>
      </w:del>
      <w:ins w:id="10"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9369F0" w:rsidP="00173B23">
      <w:pPr>
        <w:spacing w:after="0" w:line="240" w:lineRule="auto"/>
        <w:jc w:val="both"/>
        <w:rPr>
          <w:rFonts w:ascii="Times New Roman" w:hAnsi="Times New Roman"/>
          <w:sz w:val="24"/>
          <w:szCs w:val="24"/>
          <w:lang w:val="it-IT"/>
        </w:rPr>
      </w:pPr>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1"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F060FC">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F060FC">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F060FC">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F060FC">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F060FC">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F060FC" w:rsidRPr="00ED6D25">
        <w:rPr>
          <w:rFonts w:ascii="Times New Roman" w:hAnsi="Times New Roman"/>
        </w:rPr>
        <w:t xml:space="preserve">Table </w:t>
      </w:r>
      <w:r w:rsidR="00F060FC">
        <w:rPr>
          <w:rFonts w:ascii="Times New Roman" w:hAnsi="Times New Roman"/>
          <w:noProof/>
        </w:rPr>
        <w:t>1</w:t>
      </w:r>
      <w:r w:rsidR="00F060FC" w:rsidRPr="00ED6D25">
        <w:rPr>
          <w:rFonts w:ascii="Times New Roman" w:hAnsi="Times New Roman"/>
        </w:rPr>
        <w:t>.</w:t>
      </w:r>
      <w:r w:rsidR="00F060FC">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2" w:name="_Ref447805381"/>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F060FC">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F060FC">
        <w:rPr>
          <w:rFonts w:ascii="Times New Roman" w:hAnsi="Times New Roman"/>
          <w:noProof/>
        </w:rPr>
        <w:t>1</w:t>
      </w:r>
      <w:r w:rsidRPr="00ED6D25">
        <w:rPr>
          <w:rFonts w:ascii="Times New Roman" w:hAnsi="Times New Roman"/>
        </w:rPr>
        <w:fldChar w:fldCharType="end"/>
      </w:r>
      <w:bookmarkEnd w:id="12"/>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37690778"/>
      <w:r w:rsidRPr="00276BBF">
        <w:rPr>
          <w:rFonts w:ascii="Book Antiqua" w:hAnsi="Book Antiqua"/>
          <w:caps/>
          <w:kern w:val="0"/>
          <w:sz w:val="24"/>
          <w:szCs w:val="24"/>
        </w:rPr>
        <w:lastRenderedPageBreak/>
        <w:t>Warranties and responsabilities</w:t>
      </w:r>
      <w:bookmarkEnd w:id="13"/>
      <w:bookmarkEnd w:id="14"/>
      <w:bookmarkEnd w:id="15"/>
      <w:bookmarkEnd w:id="16"/>
      <w:bookmarkEnd w:id="17"/>
      <w:bookmarkEnd w:id="18"/>
      <w:bookmarkEnd w:id="19"/>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 w:name="_Toc447794697"/>
      <w:bookmarkStart w:id="21" w:name="_Toc447794776"/>
      <w:bookmarkStart w:id="22" w:name="_Toc447794859"/>
      <w:bookmarkStart w:id="23" w:name="_Toc447794943"/>
      <w:bookmarkStart w:id="24" w:name="_Toc447795344"/>
      <w:bookmarkStart w:id="25" w:name="_Toc447795451"/>
      <w:bookmarkStart w:id="26" w:name="_Toc37690779"/>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0"/>
      <w:bookmarkEnd w:id="21"/>
      <w:bookmarkEnd w:id="22"/>
      <w:bookmarkEnd w:id="23"/>
      <w:bookmarkEnd w:id="24"/>
      <w:bookmarkEnd w:id="25"/>
      <w:r w:rsidR="00355018">
        <w:rPr>
          <w:rFonts w:ascii="Book Antiqua" w:hAnsi="Book Antiqua"/>
          <w:caps/>
          <w:kern w:val="0"/>
          <w:sz w:val="24"/>
          <w:szCs w:val="24"/>
        </w:rPr>
        <w:t>.0</w:t>
      </w:r>
      <w:bookmarkEnd w:id="26"/>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37690780"/>
      <w:r w:rsidRPr="00276BBF">
        <w:rPr>
          <w:rFonts w:ascii="Book Antiqua" w:hAnsi="Book Antiqua"/>
          <w:caps/>
          <w:kern w:val="0"/>
          <w:sz w:val="24"/>
          <w:szCs w:val="24"/>
        </w:rPr>
        <w:lastRenderedPageBreak/>
        <w:t>SPHERA developers/authors</w:t>
      </w:r>
      <w:bookmarkEnd w:id="27"/>
      <w:bookmarkEnd w:id="28"/>
      <w:bookmarkEnd w:id="29"/>
      <w:bookmarkEnd w:id="30"/>
      <w:bookmarkEnd w:id="31"/>
      <w:bookmarkEnd w:id="32"/>
      <w:bookmarkEnd w:id="33"/>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 w:name="_Toc447794699"/>
      <w:bookmarkStart w:id="35" w:name="_Toc447794778"/>
      <w:bookmarkStart w:id="36" w:name="_Toc447794861"/>
      <w:bookmarkStart w:id="37" w:name="_Toc447794945"/>
      <w:bookmarkStart w:id="38" w:name="_Toc447795346"/>
      <w:bookmarkStart w:id="39" w:name="_Toc447795453"/>
      <w:bookmarkStart w:id="40" w:name="_Toc37690781"/>
      <w:r w:rsidRPr="00276BBF">
        <w:rPr>
          <w:rFonts w:ascii="Book Antiqua" w:hAnsi="Book Antiqua"/>
          <w:caps/>
          <w:kern w:val="0"/>
          <w:sz w:val="24"/>
          <w:szCs w:val="24"/>
        </w:rPr>
        <w:lastRenderedPageBreak/>
        <w:t>SPHERA official users</w:t>
      </w:r>
      <w:bookmarkEnd w:id="34"/>
      <w:bookmarkEnd w:id="35"/>
      <w:bookmarkEnd w:id="36"/>
      <w:bookmarkEnd w:id="37"/>
      <w:bookmarkEnd w:id="38"/>
      <w:bookmarkEnd w:id="39"/>
      <w:bookmarkEnd w:id="40"/>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F060FC">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r>
        <w:rPr>
          <w:lang w:val="en-GB"/>
        </w:rPr>
        <w:t>be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F060FC">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060FC" w:rsidRPr="00F060FC">
        <w:rPr>
          <w:rFonts w:ascii="Times New Roman" w:hAnsi="Times New Roman"/>
          <w:sz w:val="24"/>
          <w:szCs w:val="24"/>
        </w:rPr>
        <w:t xml:space="preserve">Figure </w:t>
      </w:r>
      <w:r w:rsidR="00F060FC" w:rsidRPr="00F060FC">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060FC" w:rsidRPr="00F060FC">
        <w:rPr>
          <w:rFonts w:ascii="Times New Roman" w:hAnsi="Times New Roman"/>
          <w:sz w:val="24"/>
          <w:szCs w:val="24"/>
        </w:rPr>
        <w:t xml:space="preserve">Figure </w:t>
      </w:r>
      <w:r w:rsidR="00F060FC" w:rsidRPr="00F060FC">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060FC" w:rsidRPr="00F060FC">
        <w:rPr>
          <w:rFonts w:ascii="Times New Roman" w:hAnsi="Times New Roman"/>
          <w:sz w:val="24"/>
          <w:szCs w:val="24"/>
        </w:rPr>
        <w:t xml:space="preserve">Figure </w:t>
      </w:r>
      <w:r w:rsidR="00F060FC" w:rsidRPr="00F060FC">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060FC" w:rsidRPr="00F060FC">
        <w:rPr>
          <w:rFonts w:ascii="Times New Roman" w:hAnsi="Times New Roman"/>
          <w:sz w:val="24"/>
          <w:szCs w:val="24"/>
        </w:rPr>
        <w:t xml:space="preserve">Figure </w:t>
      </w:r>
      <w:r w:rsidR="00F060FC" w:rsidRPr="00F060FC">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060FC" w:rsidRPr="00F060FC">
        <w:rPr>
          <w:rFonts w:ascii="Times New Roman" w:hAnsi="Times New Roman"/>
          <w:sz w:val="24"/>
          <w:szCs w:val="24"/>
        </w:rPr>
        <w:t xml:space="preserve">Figure </w:t>
      </w:r>
      <w:r w:rsidR="00F060FC" w:rsidRPr="00F060FC">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060FC" w:rsidRPr="00F060FC">
        <w:rPr>
          <w:rFonts w:ascii="Times New Roman" w:hAnsi="Times New Roman"/>
          <w:sz w:val="24"/>
          <w:szCs w:val="24"/>
        </w:rPr>
        <w:t xml:space="preserve">Figure </w:t>
      </w:r>
      <w:r w:rsidR="00F060FC" w:rsidRPr="00F060FC">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r w:rsidR="00067DD9">
        <w:rPr>
          <w:rFonts w:ascii="Times New Roman" w:hAnsi="Times New Roman"/>
          <w:sz w:val="24"/>
          <w:szCs w:val="24"/>
        </w:rPr>
        <w:t xml:space="preserve"> </w:t>
      </w:r>
      <w:ins w:id="41" w:author="Amicarelli Andrea (RSE)" w:date="2020-04-13T14:24:00Z">
        <w:r w:rsidR="00067DD9" w:rsidRPr="00067DD9">
          <w:rPr>
            <w:rFonts w:ascii="Times New Roman" w:hAnsi="Times New Roman"/>
            <w:sz w:val="24"/>
            <w:szCs w:val="24"/>
          </w:rPr>
          <w:t xml:space="preserve">The option “watch” </w:t>
        </w:r>
        <w:r w:rsidR="00067DD9">
          <w:rPr>
            <w:rFonts w:ascii="Times New Roman" w:hAnsi="Times New Roman"/>
            <w:sz w:val="24"/>
            <w:szCs w:val="24"/>
          </w:rPr>
          <w:t>might be in</w:t>
        </w:r>
        <w:r w:rsidR="00067DD9" w:rsidRPr="00067DD9">
          <w:rPr>
            <w:rFonts w:ascii="Times New Roman" w:hAnsi="Times New Roman"/>
            <w:sz w:val="24"/>
            <w:szCs w:val="24"/>
          </w:rPr>
          <w:t xml:space="preserve">sufficient to receive the whole news about the code repository: </w:t>
        </w:r>
        <w:r w:rsidR="00067DD9">
          <w:rPr>
            <w:rFonts w:ascii="Times New Roman" w:hAnsi="Times New Roman"/>
            <w:sz w:val="24"/>
            <w:szCs w:val="24"/>
          </w:rPr>
          <w:t>a</w:t>
        </w:r>
        <w:r w:rsidR="00CC215C">
          <w:rPr>
            <w:rFonts w:ascii="Times New Roman" w:hAnsi="Times New Roman"/>
            <w:sz w:val="24"/>
            <w:szCs w:val="24"/>
          </w:rPr>
          <w:t xml:space="preserve"> hidden</w:t>
        </w:r>
        <w:r w:rsidR="00067DD9">
          <w:rPr>
            <w:rFonts w:ascii="Times New Roman" w:hAnsi="Times New Roman"/>
            <w:sz w:val="24"/>
            <w:szCs w:val="24"/>
          </w:rPr>
          <w:t xml:space="preserve"> </w:t>
        </w:r>
        <w:r w:rsidR="00067DD9" w:rsidRPr="00067DD9">
          <w:rPr>
            <w:rFonts w:ascii="Times New Roman" w:hAnsi="Times New Roman"/>
            <w:sz w:val="24"/>
            <w:szCs w:val="24"/>
          </w:rPr>
          <w:t xml:space="preserve">email address </w:t>
        </w:r>
        <w:r w:rsidR="00067DD9">
          <w:rPr>
            <w:rFonts w:ascii="Times New Roman" w:hAnsi="Times New Roman"/>
            <w:sz w:val="24"/>
            <w:szCs w:val="24"/>
          </w:rPr>
          <w:t xml:space="preserve">can be added </w:t>
        </w:r>
        <w:r w:rsidR="00952BE3">
          <w:rPr>
            <w:rFonts w:ascii="Times New Roman" w:hAnsi="Times New Roman"/>
            <w:sz w:val="24"/>
            <w:szCs w:val="24"/>
          </w:rPr>
          <w:t xml:space="preserve">in your private account </w:t>
        </w:r>
        <w:r w:rsidR="00067DD9" w:rsidRPr="00067DD9">
          <w:rPr>
            <w:rFonts w:ascii="Times New Roman" w:hAnsi="Times New Roman"/>
            <w:sz w:val="24"/>
            <w:szCs w:val="24"/>
          </w:rPr>
          <w:t>under</w:t>
        </w:r>
        <w:r w:rsidR="00CC215C">
          <w:rPr>
            <w:rFonts w:ascii="Times New Roman" w:hAnsi="Times New Roman"/>
            <w:sz w:val="24"/>
            <w:szCs w:val="24"/>
          </w:rPr>
          <w:t xml:space="preserve"> the web page </w:t>
        </w:r>
        <w:r w:rsidR="00067DD9" w:rsidRPr="00067DD9">
          <w:rPr>
            <w:rFonts w:ascii="Times New Roman" w:hAnsi="Times New Roman"/>
            <w:sz w:val="24"/>
            <w:szCs w:val="24"/>
          </w:rPr>
          <w:t xml:space="preserve"> https://github.com/AndreaAmicarelliRSE/SPHERA/settings/notifications to be notified on all the repository modifications.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F060FC" w:rsidRPr="00F060FC">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2" w:name="_Ref448227012"/>
      <w:bookmarkStart w:id="43" w:name="_Ref448227009"/>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F060FC">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F060FC">
        <w:rPr>
          <w:rFonts w:ascii="Times New Roman" w:hAnsi="Times New Roman"/>
          <w:noProof/>
        </w:rPr>
        <w:t>1</w:t>
      </w:r>
      <w:r w:rsidRPr="00ED6D25">
        <w:rPr>
          <w:rFonts w:ascii="Times New Roman" w:hAnsi="Times New Roman"/>
          <w:lang w:val="it-IT"/>
        </w:rPr>
        <w:fldChar w:fldCharType="end"/>
      </w:r>
      <w:bookmarkEnd w:id="42"/>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r w:rsidR="00A46DB4">
        <w:rPr>
          <w:rFonts w:ascii="Times New Roman" w:hAnsi="Times New Roman"/>
        </w:rPr>
        <w:t>Executable codes</w:t>
      </w:r>
      <w:r w:rsidRPr="008007FF">
        <w:rPr>
          <w:rFonts w:ascii="Times New Roman" w:hAnsi="Times New Roman"/>
        </w:rPr>
        <w:t>.</w:t>
      </w:r>
      <w:bookmarkEnd w:id="43"/>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4" w:name="_Ref448227013"/>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2</w:t>
      </w:r>
      <w:r w:rsidRPr="00ED6D25">
        <w:rPr>
          <w:rFonts w:ascii="Times New Roman" w:hAnsi="Times New Roman"/>
          <w:szCs w:val="24"/>
          <w:lang w:val="it-IT"/>
        </w:rPr>
        <w:fldChar w:fldCharType="end"/>
      </w:r>
      <w:bookmarkEnd w:id="4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1"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5" w:name="_Ref448227014"/>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3</w:t>
      </w:r>
      <w:r w:rsidRPr="00ED6D25">
        <w:rPr>
          <w:rFonts w:ascii="Times New Roman" w:hAnsi="Times New Roman"/>
          <w:szCs w:val="24"/>
          <w:lang w:val="it-IT"/>
        </w:rPr>
        <w:fldChar w:fldCharType="end"/>
      </w:r>
      <w:bookmarkEnd w:id="45"/>
      <w:r w:rsidRPr="008007FF">
        <w:rPr>
          <w:rFonts w:ascii="Times New Roman" w:hAnsi="Times New Roman"/>
          <w:szCs w:val="24"/>
        </w:rPr>
        <w:t xml:space="preserve">. SPHERA </w:t>
      </w:r>
      <w:r w:rsidR="00A832E0" w:rsidRPr="008007FF">
        <w:rPr>
          <w:rFonts w:ascii="Times New Roman" w:hAnsi="Times New Roman"/>
          <w:szCs w:val="24"/>
        </w:rPr>
        <w:t>on</w:t>
      </w:r>
      <w:r w:rsidRPr="008007FF">
        <w:rPr>
          <w:rFonts w:ascii="Times New Roman" w:hAnsi="Times New Roman"/>
          <w:szCs w:val="24"/>
        </w:rPr>
        <w:t xml:space="preserve"> GitHub.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2"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46" w:name="_Ref448227016"/>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4</w:t>
      </w:r>
      <w:r w:rsidRPr="00ED6D25">
        <w:rPr>
          <w:rFonts w:ascii="Times New Roman" w:hAnsi="Times New Roman"/>
          <w:szCs w:val="24"/>
          <w:lang w:val="it-IT"/>
        </w:rPr>
        <w:fldChar w:fldCharType="end"/>
      </w:r>
      <w:bookmarkEnd w:id="46"/>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3"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7" w:name="_Ref448227017"/>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bookmarkEnd w:id="47"/>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4"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48" w:name="_Ref448227018"/>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6</w:t>
      </w:r>
      <w:r w:rsidRPr="00ED6D25">
        <w:rPr>
          <w:rFonts w:ascii="Times New Roman" w:hAnsi="Times New Roman"/>
          <w:szCs w:val="24"/>
          <w:lang w:val="it-IT"/>
        </w:rPr>
        <w:fldChar w:fldCharType="end"/>
      </w:r>
      <w:bookmarkEnd w:id="48"/>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49" w:name="_Ref447793735"/>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7</w:t>
      </w:r>
      <w:r w:rsidRPr="00ED6D25">
        <w:rPr>
          <w:rFonts w:ascii="Times New Roman" w:hAnsi="Times New Roman"/>
          <w:szCs w:val="24"/>
          <w:lang w:val="it-IT"/>
        </w:rPr>
        <w:fldChar w:fldCharType="end"/>
      </w:r>
      <w:bookmarkEnd w:id="49"/>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0" w:name="_Ref449963218"/>
      <w:bookmarkStart w:id="51" w:name="_Toc37690782"/>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0"/>
      <w:r>
        <w:rPr>
          <w:rFonts w:ascii="Book Antiqua" w:hAnsi="Book Antiqua"/>
          <w:caps/>
          <w:kern w:val="0"/>
          <w:sz w:val="24"/>
          <w:szCs w:val="24"/>
        </w:rPr>
        <w:t xml:space="preserve"> as a boundary treatment scheme for fixed boundaries</w:t>
      </w:r>
      <w:bookmarkEnd w:id="51"/>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F060FC">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F060FC">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F060FC">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r w:rsidR="00F060FC">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2" w:name="_Toc37690783"/>
      <w:r w:rsidRPr="0037327E">
        <w:t>Smoothed Particle Hydrodynamics</w:t>
      </w:r>
      <w:r>
        <w:t xml:space="preserve"> (SPH)</w:t>
      </w:r>
      <w:bookmarkEnd w:id="52"/>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45pt;height:39.15pt" o:ole="">
                  <v:imagedata r:id="rId16" o:title=""/>
                </v:shape>
                <o:OLEObject Type="Embed" ProgID="Equation.3" ShapeID="_x0000_i1025" DrawAspect="Content" ObjectID="_1648314188"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3"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3"/>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2743A8" w:rsidRPr="002743A8">
        <w:rPr>
          <w:rFonts w:ascii="Times New Roman" w:hAnsi="Times New Roman"/>
          <w:sz w:val="24"/>
          <w:szCs w:val="24"/>
        </w:rPr>
        <w:t xml:space="preserve">here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F060FC">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F060FC" w:rsidRPr="00F060FC">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6" type="#_x0000_t75" style="width:180.7pt;height:44.45pt" o:ole="">
                  <v:imagedata r:id="rId18" o:title=""/>
                </v:shape>
                <o:OLEObject Type="Embed" ProgID="Equation.3" ShapeID="_x0000_i1026" DrawAspect="Content" ObjectID="_1648314189"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4"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4"/>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F060FC">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F060FC" w:rsidRPr="00F060FC">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7" type="#_x0000_t75" style="width:124.2pt;height:44.95pt" o:ole="">
                  <v:imagedata r:id="rId20" o:title=""/>
                </v:shape>
                <o:OLEObject Type="Embed" ProgID="Equation.3" ShapeID="_x0000_i1027" DrawAspect="Content" ObjectID="_1648314190" r:id="rId21"/>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5"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5"/>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3D4BF2" w:rsidRPr="000D5385">
        <w:rPr>
          <w:rFonts w:ascii="Times New Roman" w:hAnsi="Times New Roman"/>
          <w:sz w:val="24"/>
          <w:szCs w:val="24"/>
        </w:rPr>
        <w:t xml:space="preserve">here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F060FC" w:rsidRPr="00F060FC">
        <w:rPr>
          <w:rFonts w:ascii="Times New Roman" w:eastAsia="Times New Roman" w:hAnsi="Times New Roman"/>
          <w:bCs/>
          <w:sz w:val="24"/>
          <w:szCs w:val="24"/>
          <w:lang w:eastAsia="it-IT"/>
        </w:rPr>
        <w:t>(</w:t>
      </w:r>
      <w:r w:rsidR="00F060FC" w:rsidRPr="00F060FC">
        <w:rPr>
          <w:rFonts w:ascii="Times New Roman" w:eastAsia="Times New Roman" w:hAnsi="Times New Roman"/>
          <w:bCs/>
          <w:noProof/>
          <w:sz w:val="24"/>
          <w:szCs w:val="24"/>
          <w:lang w:eastAsia="it-IT"/>
        </w:rPr>
        <w:t>6.3</w:t>
      </w:r>
      <w:r w:rsidR="00F060FC" w:rsidRPr="00F060FC">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F060FC">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F060FC">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F060FC">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F060FC">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F060FC">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F060FC">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F060FC">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F060FC">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F060FC">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F060FC">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56" w:name="_Ref448234808"/>
      <w:bookmarkStart w:id="57" w:name="_Ref448237262"/>
      <w:bookmarkStart w:id="58" w:name="_Ref448237267"/>
      <w:bookmarkStart w:id="59" w:name="_Ref448246225"/>
      <w:bookmarkStart w:id="60" w:name="_Toc37690784"/>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56"/>
      <w:bookmarkEnd w:id="57"/>
      <w:bookmarkEnd w:id="58"/>
      <w:bookmarkEnd w:id="59"/>
      <w:bookmarkEnd w:id="60"/>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F060FC">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F060FC">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060FC">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8" type="#_x0000_t75" style="width:293.3pt;height:46.85pt" o:ole="">
                  <v:imagedata r:id="rId22" o:title=""/>
                </v:shape>
                <o:OLEObject Type="Embed" ProgID="Equation.3" ShapeID="_x0000_i1028" DrawAspect="Content" ObjectID="_1648314191" r:id="rId23"/>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29" type="#_x0000_t75" style="width:67.15pt;height:31.4pt" o:ole="">
                  <v:imagedata r:id="rId24" o:title=""/>
                </v:shape>
                <o:OLEObject Type="Embed" ProgID="Equation.3" ShapeID="_x0000_i1029" DrawAspect="Content" ObjectID="_1648314192" r:id="rId25"/>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1"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1"/>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276BBF">
        <w:rPr>
          <w:position w:val="-10"/>
          <w:lang w:val="en-GB"/>
        </w:rPr>
        <w:object w:dxaOrig="1120" w:dyaOrig="340">
          <v:shape id="_x0000_i1030" type="#_x0000_t75" style="width:56.55pt;height:17.4pt" o:ole="">
            <v:imagedata r:id="rId26" o:title=""/>
          </v:shape>
          <o:OLEObject Type="Embed" ProgID="Equation.3" ShapeID="_x0000_i1030" DrawAspect="Content" ObjectID="_1648314193" r:id="rId27"/>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F060FC" w:rsidRPr="00F060FC">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2"/>
            <w:r w:rsidR="00F060FC" w:rsidRPr="00FD3639">
              <w:rPr>
                <w:rFonts w:ascii="Times New Roman" w:hAnsi="Times New Roman"/>
                <w:position w:val="-36"/>
                <w:sz w:val="24"/>
                <w:szCs w:val="24"/>
              </w:rPr>
              <w:object w:dxaOrig="5060" w:dyaOrig="800">
                <v:shape id="_x0000_i1253" type="#_x0000_t75" style="width:253.7pt;height:40.6pt" o:ole="">
                  <v:imagedata r:id="rId28" o:title=""/>
                </v:shape>
                <o:OLEObject Type="Embed" ProgID="Equation.3" ShapeID="_x0000_i1253" DrawAspect="Content" ObjectID="_1648314194" r:id="rId29"/>
              </w:object>
            </w:r>
            <w:commentRangeEnd w:id="62"/>
            <w:r w:rsidR="00FD3639">
              <w:rPr>
                <w:rStyle w:val="Rimandocommento"/>
                <w:rFonts w:ascii="Times New Roman" w:eastAsia="Times New Roman" w:hAnsi="Times New Roman"/>
                <w:szCs w:val="20"/>
                <w:lang w:val="it-IT" w:eastAsia="it-IT"/>
              </w:rPr>
              <w:commentReference w:id="62"/>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3"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3"/>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bookmarkStart w:id="64" w:name="_GoBack"/>
      <w:bookmarkEnd w:id="64"/>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5"/>
            <w:r w:rsidR="00F060FC" w:rsidRPr="00CB44CC">
              <w:rPr>
                <w:rFonts w:ascii="Times New Roman" w:hAnsi="Times New Roman"/>
                <w:position w:val="-36"/>
                <w:sz w:val="24"/>
                <w:szCs w:val="24"/>
              </w:rPr>
              <w:object w:dxaOrig="10160" w:dyaOrig="800">
                <v:shape id="_x0000_i1254" type="#_x0000_t75" style="width:435.85pt;height:34.3pt" o:ole="">
                  <v:imagedata r:id="rId31" o:title=""/>
                </v:shape>
                <o:OLEObject Type="Embed" ProgID="Equation.3" ShapeID="_x0000_i1254" DrawAspect="Content" ObjectID="_1648314195" r:id="rId32"/>
              </w:object>
            </w:r>
            <w:commentRangeEnd w:id="65"/>
            <w:r w:rsidR="00CB44CC">
              <w:rPr>
                <w:rStyle w:val="Rimandocommento"/>
                <w:rFonts w:ascii="Times New Roman" w:eastAsia="Times New Roman" w:hAnsi="Times New Roman"/>
                <w:szCs w:val="20"/>
                <w:lang w:val="it-IT" w:eastAsia="it-IT"/>
              </w:rPr>
              <w:commentReference w:id="65"/>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1" type="#_x0000_t75" style="width:149.8pt;height:39.15pt" o:ole="">
                  <v:imagedata r:id="rId33" o:title=""/>
                </v:shape>
                <o:OLEObject Type="Embed" ProgID="Equation.3" ShapeID="_x0000_i1031" DrawAspect="Content" ObjectID="_1648314196"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2" type="#_x0000_t75" style="width:127.1pt;height:39.15pt" o:ole="">
                  <v:imagedata r:id="rId35" o:title=""/>
                </v:shape>
                <o:OLEObject Type="Embed" ProgID="Equation.3" ShapeID="_x0000_i1032" DrawAspect="Content" ObjectID="_1648314197"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66"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3" type="#_x0000_t75" style="width:32.85pt;height:19.35pt" o:ole="">
            <v:imagedata r:id="rId37" o:title=""/>
          </v:shape>
          <o:OLEObject Type="Embed" ProgID="Equation.3" ShapeID="_x0000_i1033" DrawAspect="Content" ObjectID="_1648314198"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vector </w:t>
      </w:r>
      <w:r w:rsidRPr="00276BBF">
        <w:rPr>
          <w:rFonts w:ascii="Times New Roman" w:hAnsi="Times New Roman"/>
          <w:position w:val="-14"/>
        </w:rPr>
        <w:object w:dxaOrig="660" w:dyaOrig="380">
          <v:shape id="_x0000_i1034" type="#_x0000_t75" style="width:32.85pt;height:19.35pt" o:ole="">
            <v:imagedata r:id="rId39" o:title=""/>
          </v:shape>
          <o:OLEObject Type="Embed" ProgID="Equation.3" ShapeID="_x0000_i1034" DrawAspect="Content" ObjectID="_1648314199" r:id="rId40"/>
        </w:object>
      </w:r>
      <w:r w:rsidRPr="00276BBF">
        <w:rPr>
          <w:rFonts w:ascii="Times New Roman" w:hAnsi="Times New Roman"/>
          <w:lang w:val="en-GB"/>
        </w:rPr>
        <w:t xml:space="preserve">. </w:t>
      </w:r>
      <w:del w:id="67"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68" w:author="Amicarelli Andrea (RSE)" w:date="2020-04-13T15:05:00Z">
              <w:r w:rsidRPr="00276BBF" w:rsidDel="00EF44F5">
                <w:rPr>
                  <w:rFonts w:ascii="Times New Roman" w:hAnsi="Times New Roman"/>
                  <w:position w:val="-30"/>
                  <w:sz w:val="24"/>
                  <w:szCs w:val="24"/>
                </w:rPr>
                <w:object w:dxaOrig="8020" w:dyaOrig="1200">
                  <v:shape id="_x0000_i1035" type="#_x0000_t75" style="width:400.6pt;height:60.4pt" o:ole="">
                    <v:imagedata r:id="rId41" o:title=""/>
                  </v:shape>
                  <o:OLEObject Type="Embed" ProgID="Equation.3" ShapeID="_x0000_i1035" DrawAspect="Content" ObjectID="_1648314200"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69"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70"/>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234" type="#_x0000_t75" style="width:56.05pt;height:17.9pt" o:ole="">
                  <v:imagedata r:id="rId43" o:title=""/>
                </v:shape>
                <o:OLEObject Type="Embed" ProgID="Equation.3" ShapeID="_x0000_i1234" DrawAspect="Content" ObjectID="_1648314201"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228" type="#_x0000_t75" style="width:284.6pt;height:18.85pt" o:ole="">
                  <v:imagedata r:id="rId45" o:title=""/>
                </v:shape>
                <o:OLEObject Type="Embed" ProgID="Equation.3" ShapeID="_x0000_i1228" DrawAspect="Content" ObjectID="_1648314202"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vector tangential to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229" type="#_x0000_t75" style="width:282.2pt;height:16.9pt" o:ole="">
                  <v:imagedata r:id="rId47" o:title=""/>
                </v:shape>
                <o:OLEObject Type="Embed" ProgID="Equation.3" ShapeID="_x0000_i1229" DrawAspect="Content" ObjectID="_1648314203"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230" type="#_x0000_t75" style="width:325.7pt;height:18.85pt" o:ole="">
                  <v:imagedata r:id="rId49" o:title=""/>
                </v:shape>
                <o:OLEObject Type="Embed" ProgID="Equation.3" ShapeID="_x0000_i1230" DrawAspect="Content" ObjectID="_1648314204"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231" type="#_x0000_t75" style="width:239.2pt;height:19.8pt" o:ole="">
                  <v:imagedata r:id="rId51" o:title=""/>
                </v:shape>
                <o:OLEObject Type="Embed" ProgID="Equation.3" ShapeID="_x0000_i1231" DrawAspect="Content" ObjectID="_1648314205"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232" type="#_x0000_t75" style="width:205.85pt;height:18.85pt" o:ole="">
                  <v:imagedata r:id="rId53" o:title=""/>
                </v:shape>
                <o:OLEObject Type="Embed" ProgID="Equation.3" ShapeID="_x0000_i1232" DrawAspect="Content" ObjectID="_1648314206"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233" type="#_x0000_t75" style="width:101.5pt;height:15.95pt" o:ole="">
                  <v:imagedata r:id="rId55" o:title=""/>
                </v:shape>
                <o:OLEObject Type="Embed" ProgID="Equation.3" ShapeID="_x0000_i1233" DrawAspect="Content" ObjectID="_1648314207"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0"/>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70"/>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36" type="#_x0000_t75" style="width:317.95pt;height:39.15pt" o:ole="">
                  <v:imagedata r:id="rId57" o:title=""/>
                </v:shape>
                <o:OLEObject Type="Embed" ProgID="Equation.3" ShapeID="_x0000_i1036" DrawAspect="Content" ObjectID="_1648314208"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1"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1"/>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37" type="#_x0000_t75" style="width:17.4pt;height:19.8pt" o:ole="">
            <v:imagedata r:id="rId59" o:title=""/>
          </v:shape>
          <o:OLEObject Type="Embed" ProgID="Equation.3" ShapeID="_x0000_i1037" DrawAspect="Content" ObjectID="_1648314209"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2"/>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38" type="#_x0000_t75" style="width:278.8pt;height:40.6pt" o:ole="">
                  <v:imagedata r:id="rId61" o:title=""/>
                </v:shape>
                <o:OLEObject Type="Embed" ProgID="Equation.3" ShapeID="_x0000_i1038" DrawAspect="Content" ObjectID="_1648314210"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219" type="#_x0000_t75" style="width:393.35pt;height:40.6pt" o:ole="">
                  <v:imagedata r:id="rId63" o:title=""/>
                </v:shape>
                <o:OLEObject Type="Embed" ProgID="Equation.3" ShapeID="_x0000_i1219" DrawAspect="Content" ObjectID="_1648314211"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220" type="#_x0000_t75" style="width:295.75pt;height:40.1pt" o:ole="">
                  <v:imagedata r:id="rId65" o:title=""/>
                </v:shape>
                <o:OLEObject Type="Embed" ProgID="Equation.3" ShapeID="_x0000_i1220" DrawAspect="Content" ObjectID="_1648314212"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3" w:name="_Ref448232409"/>
            <w:bookmarkStart w:id="74"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3"/>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2"/>
            <w:r w:rsidR="00132A27">
              <w:rPr>
                <w:rStyle w:val="Rimandocommento"/>
                <w:rFonts w:ascii="Times New Roman" w:eastAsia="Times New Roman" w:hAnsi="Times New Roman"/>
                <w:b w:val="0"/>
                <w:bCs w:val="0"/>
                <w:color w:val="auto"/>
                <w:szCs w:val="20"/>
                <w:lang w:val="it-IT" w:eastAsia="it-IT"/>
              </w:rPr>
              <w:commentReference w:id="72"/>
            </w:r>
            <w:bookmarkEnd w:id="74"/>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5"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value of viscosity is ininfluential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76"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77"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78"/>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Pr>
          <w:rFonts w:ascii="Times New Roman" w:hAnsi="Times New Roman"/>
          <w:lang w:val="en-GB"/>
        </w:rPr>
      </w:r>
      <w:r w:rsidR="004A5AD9">
        <w:rPr>
          <w:rFonts w:ascii="Times New Roman" w:hAnsi="Times New Roman"/>
          <w:lang w:val="en-GB"/>
        </w:rPr>
        <w:instrText xml:space="preserve"> \* MERGEFORMAT </w:instrText>
      </w:r>
      <w:r>
        <w:rPr>
          <w:rFonts w:ascii="Times New Roman" w:hAnsi="Times New Roman"/>
          <w:lang w:val="en-GB"/>
        </w:rPr>
        <w:fldChar w:fldCharType="separate"/>
      </w:r>
      <w:r w:rsidR="00F060FC" w:rsidRPr="00F060FC">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F060FC">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F060FC">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221" type="#_x0000_t75" style="width:284.6pt;height:40.1pt" o:ole="">
                  <v:imagedata r:id="rId67" o:title=""/>
                </v:shape>
                <o:OLEObject Type="Embed" ProgID="Equation.3" ShapeID="_x0000_i1221" DrawAspect="Content" ObjectID="_1648314213"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9"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9"/>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w:instrText>
      </w:r>
      <w:r w:rsidR="003666BA">
        <w:rPr>
          <w:rFonts w:ascii="Times New Roman" w:hAnsi="Times New Roman"/>
          <w:lang w:val="en-GB"/>
        </w:rPr>
      </w:r>
      <w:r w:rsidR="003666BA">
        <w:rPr>
          <w:rFonts w:ascii="Times New Roman" w:hAnsi="Times New Roman"/>
          <w:lang w:val="en-GB"/>
        </w:rPr>
        <w:instrText xml:space="preserve"> \* MERGEFORMAT </w:instrText>
      </w:r>
      <w:r w:rsidR="003666BA">
        <w:rPr>
          <w:rFonts w:ascii="Times New Roman" w:hAnsi="Times New Roman"/>
          <w:lang w:val="en-GB"/>
        </w:rPr>
        <w:fldChar w:fldCharType="separate"/>
      </w:r>
      <w:r w:rsidR="00F060FC" w:rsidRPr="00F060FC">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222" type="#_x0000_t75" style="width:218.9pt;height:40.1pt" o:ole="">
                  <v:imagedata r:id="rId69" o:title=""/>
                </v:shape>
                <o:OLEObject Type="Embed" ProgID="Equation.3" ShapeID="_x0000_i1222" DrawAspect="Content" ObjectID="_1648314214"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0"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0"/>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F060FC">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223" type="#_x0000_t75" style="width:199.1pt;height:40.1pt" o:ole="">
                  <v:imagedata r:id="rId71" o:title=""/>
                </v:shape>
                <o:OLEObject Type="Embed" ProgID="Equation.3" ShapeID="_x0000_i1223" DrawAspect="Content" ObjectID="_1648314215"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224" type="#_x0000_t75" style="width:160.45pt;height:33.85pt" o:ole="">
                  <v:imagedata r:id="rId73" o:title=""/>
                </v:shape>
                <o:OLEObject Type="Embed" ProgID="Equation.3" ShapeID="_x0000_i1224" DrawAspect="Content" ObjectID="_1648314216"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r w:rsidRPr="00897949">
        <w:rPr>
          <w:rFonts w:ascii="Times New Roman" w:hAnsi="Times New Roman"/>
          <w:lang w:val="en-GB"/>
        </w:rPr>
        <w:t>is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F060FC">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225" type="#_x0000_t75" style="width:48.8pt;height:33.85pt" o:ole="">
                  <v:imagedata r:id="rId75" o:title=""/>
                </v:shape>
                <o:OLEObject Type="Embed" ProgID="Equation.3" ShapeID="_x0000_i1225" DrawAspect="Content" ObjectID="_1648314217"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w:instrText>
      </w:r>
      <w:r>
        <w:rPr>
          <w:rFonts w:ascii="Times New Roman" w:hAnsi="Times New Roman"/>
          <w:lang w:val="en-GB"/>
        </w:rPr>
      </w:r>
      <w:r>
        <w:rPr>
          <w:rFonts w:ascii="Times New Roman" w:hAnsi="Times New Roman"/>
          <w:lang w:val="en-GB"/>
        </w:rPr>
        <w:instrText xml:space="preserve"> \* MERGEFORMAT </w:instrText>
      </w:r>
      <w:r>
        <w:rPr>
          <w:rFonts w:ascii="Times New Roman" w:hAnsi="Times New Roman"/>
          <w:lang w:val="en-GB"/>
        </w:rPr>
        <w:fldChar w:fldCharType="separate"/>
      </w:r>
      <w:r w:rsidR="00F060FC" w:rsidRPr="00F060FC">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226" type="#_x0000_t75" style="width:81.2pt;height:36.25pt" o:ole="">
                  <v:imagedata r:id="rId77" o:title=""/>
                </v:shape>
                <o:OLEObject Type="Embed" ProgID="Equation.3" ShapeID="_x0000_i1226" DrawAspect="Content" ObjectID="_1648314218"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227" type="#_x0000_t75" style="width:371.6pt;height:40.1pt" o:ole="">
                  <v:imagedata r:id="rId79" o:title=""/>
                </v:shape>
                <o:OLEObject Type="Embed" ProgID="Equation.3" ShapeID="_x0000_i1227" DrawAspect="Content" ObjectID="_1648314219"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8"/>
    <w:p w:rsidR="00897949" w:rsidRPr="00F53D8F" w:rsidRDefault="00EF7A6C" w:rsidP="00897949">
      <w:pPr>
        <w:pStyle w:val="Normale1"/>
        <w:spacing w:line="240" w:lineRule="auto"/>
        <w:rPr>
          <w:ins w:id="81" w:author="Amicarelli Andrea (RSE)" w:date="2020-04-13T09:57:00Z"/>
          <w:rFonts w:ascii="Times New Roman" w:hAnsi="Times New Roman"/>
          <w:lang w:val="en-GB"/>
        </w:rPr>
      </w:pPr>
      <w:r>
        <w:rPr>
          <w:rStyle w:val="Rimandocommento"/>
          <w:rFonts w:ascii="Times New Roman" w:hAnsi="Times New Roman"/>
          <w:szCs w:val="20"/>
        </w:rPr>
        <w:commentReference w:id="78"/>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39" type="#_x0000_t75" style="width:86.5pt;height:19.8pt" o:ole="">
                  <v:imagedata r:id="rId81" o:title=""/>
                </v:shape>
                <o:OLEObject Type="Embed" ProgID="Equation.3" ShapeID="_x0000_i1039" DrawAspect="Content" ObjectID="_1648314220"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82" w:name="_Ref448249339"/>
      <w:bookmarkStart w:id="83" w:name="_Ref449701616"/>
      <w:bookmarkStart w:id="84" w:name="_Toc37690785"/>
      <w:r>
        <w:t xml:space="preserve">SPH </w:t>
      </w:r>
      <w:r w:rsidR="00F91289" w:rsidRPr="00C70139">
        <w:t>balance equations for rigid body transport</w:t>
      </w:r>
      <w:bookmarkEnd w:id="82"/>
      <w:bookmarkEnd w:id="83"/>
      <w:bookmarkEnd w:id="84"/>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F060FC">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Euler-Newton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40" type="#_x0000_t75" style="width:1in;height:34.3pt" o:ole="">
                  <v:imagedata r:id="rId83" o:title=""/>
                </v:shape>
                <o:OLEObject Type="Embed" ProgID="Equation.3" ShapeID="_x0000_i1040" DrawAspect="Content" ObjectID="_1648314221" r:id="rId84"/>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41" type="#_x0000_t75" style="width:64.75pt;height:31.4pt" o:ole="">
                  <v:imagedata r:id="rId85" o:title=""/>
                </v:shape>
                <o:OLEObject Type="Embed" ProgID="Equation.3" ShapeID="_x0000_i1041" DrawAspect="Content" ObjectID="_1648314222" r:id="rId86"/>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80" w:dyaOrig="700">
                <v:shape id="_x0000_i1042" type="#_x0000_t75" style="width:248.85pt;height:34.8pt" o:ole="">
                  <v:imagedata r:id="rId87" o:title=""/>
                </v:shape>
                <o:OLEObject Type="Embed" ProgID="Equation.3" ShapeID="_x0000_i1042" DrawAspect="Content" ObjectID="_1648314223" r:id="rId88"/>
              </w:object>
            </w:r>
            <w:r w:rsidRPr="00276BBF">
              <w:rPr>
                <w:rFonts w:ascii="Times New Roman" w:hAnsi="Times New Roman"/>
                <w:position w:val="-30"/>
                <w:sz w:val="24"/>
                <w:szCs w:val="24"/>
              </w:rPr>
              <w:object w:dxaOrig="3400" w:dyaOrig="660">
                <v:shape id="_x0000_i1043" type="#_x0000_t75" style="width:170.6pt;height:32.85pt" o:ole="">
                  <v:imagedata r:id="rId89" o:title=""/>
                </v:shape>
                <o:OLEObject Type="Embed" ProgID="Equation.3" ShapeID="_x0000_i1043" DrawAspect="Content" ObjectID="_1648314224" r:id="rId90"/>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44" type="#_x0000_t75" style="width:47.85pt;height:31.4pt" o:ole="">
                  <v:imagedata r:id="rId91" o:title=""/>
                </v:shape>
                <o:OLEObject Type="Embed" ProgID="Equation.3" ShapeID="_x0000_i1044" DrawAspect="Content" ObjectID="_1648314225" r:id="rId92"/>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5" w:name="_Ref44823247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24</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5"/>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Corpotesto"/>
        <w:spacing w:after="0" w:line="240" w:lineRule="auto"/>
        <w:ind w:firstLine="0"/>
        <w:rPr>
          <w:sz w:val="24"/>
          <w:szCs w:val="24"/>
        </w:rPr>
      </w:pP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two </w:t>
      </w:r>
      <w:r w:rsidR="00DD2AB0">
        <w:rPr>
          <w:rFonts w:ascii="Times New Roman" w:hAnsi="Times New Roman"/>
          <w:lang w:val="en-GB"/>
        </w:rPr>
        <w:t>formulas</w:t>
      </w:r>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6.24</w:t>
      </w:r>
      <w:r w:rsidR="00F060FC" w:rsidRPr="00F060FC">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 the balance equations for the momentum and the time law for the position of the body barycentre (</w:t>
      </w:r>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 The </w:t>
      </w:r>
      <w:r w:rsidRPr="00276BBF">
        <w:rPr>
          <w:rFonts w:ascii="Times New Roman" w:hAnsi="Times New Roman"/>
          <w:lang w:val="en-GB"/>
        </w:rPr>
        <w:lastRenderedPageBreak/>
        <w:t xml:space="preserve">last two formulas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6.24</w:t>
      </w:r>
      <w:r w:rsidR="00F060FC" w:rsidRPr="00F060FC">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 the balance equation of the angular momentum (</w:t>
      </w:r>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 and the time evolution of the solid orientation (</w:t>
      </w:r>
      <w:r w:rsidRPr="003F4AE4">
        <w:rPr>
          <w:rFonts w:ascii="Symbol" w:hAnsi="Symbol"/>
          <w:i/>
          <w:u w:val="single"/>
          <w:lang w:val="en-GB"/>
        </w:rPr>
        <w:t></w:t>
      </w:r>
      <w:r w:rsidRPr="00276BBF">
        <w:rPr>
          <w:rFonts w:ascii="Times New Roman" w:hAnsi="Times New Roman"/>
          <w:lang w:val="en-GB"/>
        </w:rPr>
        <w:t xml:space="preserve"> is the vector of the a</w:t>
      </w:r>
      <w:r w:rsidR="003F4AE4">
        <w:rPr>
          <w:rFonts w:ascii="Times New Roman" w:hAnsi="Times New Roman"/>
          <w:lang w:val="en-GB"/>
        </w:rPr>
        <w:t>ngles lying between the body axe</w:t>
      </w:r>
      <w:r w:rsidRPr="00276BBF">
        <w:rPr>
          <w:rFonts w:ascii="Times New Roman" w:hAnsi="Times New Roman"/>
          <w:lang w:val="en-GB"/>
        </w:rPr>
        <w:t xml:space="preserve">s and the global reference system).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45" type="#_x0000_t75" style="width:15.45pt;height:22.25pt" o:ole="">
            <v:imagedata r:id="rId93" o:title=""/>
          </v:shape>
          <o:OLEObject Type="Embed" ProgID="Equation.3" ShapeID="_x0000_i1045" DrawAspect="Content" ObjectID="_1648314226" r:id="rId94"/>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79" w:dyaOrig="1640">
                <v:shape id="_x0000_i1046" type="#_x0000_t75" style="width:283.65pt;height:82.65pt" o:ole="">
                  <v:imagedata r:id="rId95" o:title=""/>
                </v:shape>
                <o:OLEObject Type="Embed" ProgID="Equation.3" ShapeID="_x0000_i1046" DrawAspect="Content" ObjectID="_1648314227" r:id="rId9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6"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25</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6"/>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9E60BA" w:rsidRDefault="009E60BA" w:rsidP="00E705B5">
      <w:pPr>
        <w:pStyle w:val="Normale1"/>
        <w:spacing w:line="240" w:lineRule="auto"/>
        <w:jc w:val="both"/>
        <w:rPr>
          <w:rFonts w:ascii="Times New Roman" w:hAnsi="Times New Roman"/>
          <w:lang w:val="en-GB"/>
        </w:rPr>
      </w:pPr>
    </w:p>
    <w:p w:rsidR="009E60BA" w:rsidRDefault="009E60BA" w:rsidP="009E60BA">
      <w:pPr>
        <w:pStyle w:val="Normale1"/>
        <w:spacing w:line="240" w:lineRule="auto"/>
        <w:jc w:val="both"/>
        <w:rPr>
          <w:ins w:id="87" w:author="Amicarelli Andrea (RSE)" w:date="2020-04-13T14:21:00Z"/>
          <w:rFonts w:ascii="Times New Roman" w:hAnsi="Times New Roman"/>
          <w:lang w:val="en-GB"/>
        </w:rPr>
      </w:pPr>
      <w:ins w:id="88" w:author="Amicarelli Andrea (RSE)" w:date="2020-04-13T14:21:00Z">
        <w:r>
          <w:rPr>
            <w:rFonts w:ascii="Times New Roman" w:hAnsi="Times New Roman"/>
            <w:lang w:val="en-GB"/>
          </w:rPr>
          <w:t xml:space="preserve">One considers the final formulation of the third formula of </w:t>
        </w:r>
      </w:ins>
      <w:r>
        <w:rPr>
          <w:rFonts w:ascii="Times New Roman" w:hAnsi="Times New Roman"/>
          <w:lang w:val="en-GB"/>
        </w:rPr>
        <w:fldChar w:fldCharType="begin"/>
      </w:r>
      <w:r>
        <w:rPr>
          <w:rFonts w:ascii="Times New Roman" w:hAnsi="Times New Roman"/>
          <w:lang w:val="en-GB"/>
        </w:rPr>
        <w:instrText xml:space="preserve"> REF _Ref448232479 \h </w:instrText>
      </w:r>
      <w:r>
        <w:rPr>
          <w:rFonts w:ascii="Times New Roman" w:hAnsi="Times New Roman"/>
          <w:lang w:val="en-GB"/>
        </w:rPr>
      </w:r>
      <w:r>
        <w:rPr>
          <w:rFonts w:ascii="Times New Roman" w:hAnsi="Times New Roman"/>
          <w:lang w:val="en-GB"/>
        </w:rPr>
        <w:instrText xml:space="preserve"> \* MERGEFORMAT </w:instrText>
      </w:r>
      <w:r>
        <w:rPr>
          <w:rFonts w:ascii="Times New Roman" w:hAnsi="Times New Roman"/>
          <w:lang w:val="en-GB"/>
        </w:rPr>
        <w:fldChar w:fldCharType="separate"/>
      </w:r>
      <w:r w:rsidR="00F060FC" w:rsidRPr="00F060FC">
        <w:rPr>
          <w:rFonts w:ascii="Times New Roman" w:hAnsi="Times New Roman"/>
          <w:lang w:val="en-GB"/>
        </w:rPr>
        <w:t>(6.24)</w:t>
      </w:r>
      <w:r>
        <w:rPr>
          <w:rFonts w:ascii="Times New Roman" w:hAnsi="Times New Roman"/>
          <w:lang w:val="en-GB"/>
        </w:rPr>
        <w:fldChar w:fldCharType="end"/>
      </w:r>
      <w:ins w:id="89" w:author="Amicarelli Andrea (RSE)" w:date="2020-04-13T14:21:00Z">
        <w:r w:rsidRPr="009E60BA">
          <w:rPr>
            <w:rFonts w:ascii="Times New Roman" w:hAnsi="Times New Roman"/>
            <w:lang w:val="en-GB"/>
          </w:rPr>
          <w:t xml:space="preserve"> </w:t>
        </w:r>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orque-free/induced precession. The minor effect of the torque-free term on a torque-induced precession is called nutation.</w:t>
        </w:r>
        <w:r>
          <w:rPr>
            <w:rFonts w:ascii="Times New Roman" w:hAnsi="Times New Roman"/>
            <w:lang w:val="en-GB"/>
          </w:rPr>
          <w:t xml:space="preserve"> One notices that any </w:t>
        </w:r>
        <w:r w:rsidRPr="009E60BA">
          <w:rPr>
            <w:rFonts w:ascii="Times New Roman" w:hAnsi="Times New Roman"/>
            <w:lang w:val="en-GB"/>
          </w:rPr>
          <w:t xml:space="preserve">torque-free precession is blocked </w:t>
        </w:r>
        <w:r>
          <w:rPr>
            <w:rFonts w:ascii="Times New Roman" w:hAnsi="Times New Roman"/>
            <w:lang w:val="en-GB"/>
          </w:rPr>
          <w:t xml:space="preserve">if the body rotates </w:t>
        </w:r>
        <w:r w:rsidRPr="009E60BA">
          <w:rPr>
            <w:rFonts w:ascii="Times New Roman" w:hAnsi="Times New Roman"/>
            <w:lang w:val="en-GB"/>
          </w:rPr>
          <w:t xml:space="preserve">around one of </w:t>
        </w:r>
        <w:r>
          <w:rPr>
            <w:rFonts w:ascii="Times New Roman" w:hAnsi="Times New Roman"/>
            <w:lang w:val="en-GB"/>
          </w:rPr>
          <w:t xml:space="preserve">its </w:t>
        </w:r>
        <w:r w:rsidRPr="009E60BA">
          <w:rPr>
            <w:rFonts w:ascii="Times New Roman" w:hAnsi="Times New Roman"/>
            <w:lang w:val="en-GB"/>
          </w:rPr>
          <w:t>axes</w:t>
        </w:r>
        <w:r>
          <w:rPr>
            <w:rFonts w:ascii="Times New Roman" w:hAnsi="Times New Roman"/>
            <w:lang w:val="en-GB"/>
          </w:rPr>
          <w:t>.</w:t>
        </w:r>
      </w:ins>
    </w:p>
    <w:p w:rsidR="009E60BA" w:rsidRPr="00276BBF" w:rsidRDefault="009E60BA"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6.24</w:t>
      </w:r>
      <w:r w:rsidR="00F060FC" w:rsidRPr="00F060FC">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90"/>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47" type="#_x0000_t75" style="width:150.75pt;height:17.4pt" o:ole="">
                  <v:imagedata r:id="rId97" o:title=""/>
                </v:shape>
                <o:OLEObject Type="Embed" ProgID="Equation.3" ShapeID="_x0000_i1047" DrawAspect="Content" ObjectID="_1648314228" r:id="rId98"/>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91"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1"/>
            <w:r w:rsidRPr="008007FF">
              <w:rPr>
                <w:rFonts w:ascii="Times New Roman" w:eastAsia="Times New Roman" w:hAnsi="Times New Roman"/>
                <w:b w:val="0"/>
                <w:bCs w:val="0"/>
                <w:color w:val="auto"/>
                <w:sz w:val="24"/>
                <w:szCs w:val="24"/>
                <w:lang w:eastAsia="it-IT"/>
              </w:rPr>
              <w:t xml:space="preserve"> </w:t>
            </w:r>
            <w:commentRangeEnd w:id="90"/>
            <w:r w:rsidR="008A206F">
              <w:rPr>
                <w:rStyle w:val="Rimandocommento"/>
                <w:rFonts w:ascii="Times New Roman" w:eastAsia="Times New Roman" w:hAnsi="Times New Roman"/>
                <w:b w:val="0"/>
                <w:bCs w:val="0"/>
                <w:color w:val="auto"/>
                <w:szCs w:val="20"/>
                <w:lang w:val="it-IT" w:eastAsia="it-IT"/>
              </w:rPr>
              <w:commentReference w:id="90"/>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F060FC">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48" type="#_x0000_t75" style="width:79.25pt;height:26.6pt" o:ole="">
                  <v:imagedata r:id="rId99" o:title=""/>
                </v:shape>
                <o:OLEObject Type="Embed" ProgID="Equation.3" ShapeID="_x0000_i1048" DrawAspect="Content" ObjectID="_1648314229" r:id="rId10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F060FC" w:rsidRPr="00F060FC">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F060FC">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F060FC">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6.24</w:t>
      </w:r>
      <w:r w:rsidR="00F060FC" w:rsidRPr="00F060FC">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49" type="#_x0000_t75" style="width:91.35pt;height:27.55pt" o:ole="">
                  <v:imagedata r:id="rId101" o:title=""/>
                </v:shape>
                <o:OLEObject Type="Embed" ProgID="Equation.3" ShapeID="_x0000_i1049" DrawAspect="Content" ObjectID="_1648314230" r:id="rId102"/>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6.24</w:t>
      </w:r>
      <w:r w:rsidR="00F060FC" w:rsidRPr="00F060FC">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50" type="#_x0000_t75" style="width:91.8pt;height:19.8pt" o:ole="">
                  <v:imagedata r:id="rId103" o:title=""/>
                </v:shape>
                <o:OLEObject Type="Embed" ProgID="Equation.3" ShapeID="_x0000_i1050" DrawAspect="Content" ObjectID="_1648314231" r:id="rId104"/>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51" type="#_x0000_t75" style="width:19.35pt;height:17.4pt" o:ole="">
            <v:imagedata r:id="rId105" o:title=""/>
          </v:shape>
          <o:OLEObject Type="Embed" ProgID="Equation.3" ShapeID="_x0000_i1051" DrawAspect="Content" ObjectID="_1648314232" r:id="rId106"/>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52" type="#_x0000_t75" style="width:283.15pt;height:19.8pt" o:ole="">
                  <v:imagedata r:id="rId107" o:title=""/>
                </v:shape>
                <o:OLEObject Type="Embed" ProgID="Equation.3" ShapeID="_x0000_i1052" DrawAspect="Content" ObjectID="_1648314233" r:id="rId108"/>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53" type="#_x0000_t75" style="width:155.1pt;height:20.3pt" o:ole="">
                  <v:imagedata r:id="rId109" o:title=""/>
                </v:shape>
                <o:OLEObject Type="Embed" ProgID="Equation.3" ShapeID="_x0000_i1053" DrawAspect="Content" ObjectID="_1648314234" r:id="rId110"/>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54" type="#_x0000_t75" style="width:143.05pt;height:49.75pt" o:ole="">
                  <v:imagedata r:id="rId111" o:title=""/>
                </v:shape>
                <o:OLEObject Type="Embed" ProgID="Equation.3" ShapeID="_x0000_i1054" DrawAspect="Content" ObjectID="_1648314235" r:id="rId112"/>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55" type="#_x0000_t75" style="width:140.15pt;height:50.25pt" o:ole="">
                  <v:imagedata r:id="rId113" o:title=""/>
                </v:shape>
                <o:OLEObject Type="Embed" ProgID="Equation.3" ShapeID="_x0000_i1055" DrawAspect="Content" ObjectID="_1648314236" r:id="rId114"/>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56" type="#_x0000_t75" style="width:137.25pt;height:47.85pt" o:ole="">
                  <v:imagedata r:id="rId115" o:title=""/>
                </v:shape>
                <o:OLEObject Type="Embed" ProgID="Equation.3" ShapeID="_x0000_i1056" DrawAspect="Content" ObjectID="_1648314237" r:id="rId11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92" w:author="Amicarelli Andrea (RSE)" w:date="2020-04-13T11:56:00Z"/>
          <w:rFonts w:ascii="Times New Roman" w:hAnsi="Times New Roman"/>
          <w:lang w:val="en-GB"/>
        </w:rPr>
      </w:pPr>
      <w:ins w:id="93" w:author="Amicarelli Andrea (RSE)" w:date="2020-04-13T11:56:00Z">
        <w:r>
          <w:rPr>
            <w:rFonts w:ascii="Times New Roman" w:hAnsi="Times New Roman"/>
            <w:lang w:val="en-GB"/>
          </w:rPr>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94" w:name="_Ref521058256"/>
      <w:bookmarkStart w:id="95" w:name="_Toc37690786"/>
      <w:r>
        <w:t>Improving 3D rotations</w:t>
      </w:r>
      <w:bookmarkEnd w:id="94"/>
      <w:bookmarkEnd w:id="95"/>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57" type="#_x0000_t75" style="width:47.85pt;height:31.4pt" o:ole="">
                  <v:imagedata r:id="rId91" o:title=""/>
                </v:shape>
                <o:OLEObject Type="Embed" ProgID="Equation.3" ShapeID="_x0000_i1057" DrawAspect="Content" ObjectID="_1648314238" r:id="rId117"/>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58" type="#_x0000_t75" style="width:67.65pt;height:22.25pt" o:ole="">
                  <v:imagedata r:id="rId118" o:title=""/>
                </v:shape>
                <o:OLEObject Type="Embed" ProgID="Equation.3" ShapeID="_x0000_i1058" DrawAspect="Content" ObjectID="_1648314239" r:id="rId11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96"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6"/>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are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F060FC" w:rsidRPr="00F060FC">
        <w:rPr>
          <w:rFonts w:ascii="Times New Roman" w:hAnsi="Times New Roman"/>
        </w:rPr>
        <w:t>(</w:t>
      </w:r>
      <w:r w:rsidR="00F060FC" w:rsidRPr="00F060FC">
        <w:rPr>
          <w:rFonts w:ascii="Times New Roman" w:hAnsi="Times New Roman"/>
          <w:bCs/>
          <w:noProof/>
        </w:rPr>
        <w:t>6.31</w:t>
      </w:r>
      <w:r w:rsidR="00F060FC" w:rsidRPr="00F060FC">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59" type="#_x0000_t75" style="width:96.15pt;height:34.8pt" o:ole="">
                  <v:imagedata r:id="rId120" o:title=""/>
                </v:shape>
                <o:OLEObject Type="Embed" ProgID="Equation.3" ShapeID="_x0000_i1059" DrawAspect="Content" ObjectID="_1648314240" r:id="rId12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lastRenderedPageBreak/>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60" type="#_x0000_t75" style="width:229.05pt;height:22.25pt" o:ole="">
                  <v:imagedata r:id="rId122" o:title=""/>
                </v:shape>
                <o:OLEObject Type="Embed" ProgID="Equation.3" ShapeID="_x0000_i1060" DrawAspect="Content" ObjectID="_1648314241" r:id="rId12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61" type="#_x0000_t75" style="width:166.7pt;height:58pt" o:ole="">
                  <v:imagedata r:id="rId124" o:title=""/>
                </v:shape>
                <o:OLEObject Type="Embed" ProgID="Equation.3" ShapeID="_x0000_i1061" DrawAspect="Content" ObjectID="_1648314242" r:id="rId12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62" type="#_x0000_t75" style="width:438.3pt;height:52.2pt" o:ole="">
                  <v:imagedata r:id="rId126" o:title=""/>
                </v:shape>
                <o:OLEObject Type="Embed" ProgID="Equation.3" ShapeID="_x0000_i1062" DrawAspect="Content" ObjectID="_1648314243" r:id="rId127"/>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97" w:author="Amicarelli Andrea (RSE)" w:date="2020-04-13T14:27:00Z"/>
          <w:rFonts w:ascii="Times New Roman" w:hAnsi="Times New Roman"/>
          <w:lang w:val="en-GB"/>
        </w:rPr>
      </w:pPr>
      <w:ins w:id="98"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63" type="#_x0000_t75" style="width:61.85pt;height:19.8pt" o:ole="">
                  <v:imagedata r:id="rId128" o:title=""/>
                </v:shape>
                <o:OLEObject Type="Embed" ProgID="Equation.3" ShapeID="_x0000_i1063" DrawAspect="Content" ObjectID="_1648314244" r:id="rId129"/>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64" type="#_x0000_t75" style="width:46.85pt;height:41.55pt" o:ole="">
                  <v:imagedata r:id="rId130" o:title=""/>
                </v:shape>
                <o:OLEObject Type="Embed" ProgID="Equation.3" ShapeID="_x0000_i1064" DrawAspect="Content" ObjectID="_1648314245" r:id="rId131"/>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65" type="#_x0000_t75" style="width:55.55pt;height:23.2pt" o:ole="">
                  <v:imagedata r:id="rId132" o:title=""/>
                </v:shape>
                <o:OLEObject Type="Embed" ProgID="Equation.3" ShapeID="_x0000_i1065" DrawAspect="Content" ObjectID="_1648314246" r:id="rId13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F060FC">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66" type="#_x0000_t75" style="width:64.75pt;height:40.1pt" o:ole="">
                  <v:imagedata r:id="rId134" o:title=""/>
                </v:shape>
                <o:OLEObject Type="Embed" ProgID="Equation.3" ShapeID="_x0000_i1066" DrawAspect="Content" ObjectID="_1648314247" r:id="rId13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67" type="#_x0000_t75" style="width:92.3pt;height:46.4pt" o:ole="">
                  <v:imagedata r:id="rId136" o:title=""/>
                </v:shape>
                <o:OLEObject Type="Embed" ProgID="Equation.3" ShapeID="_x0000_i1067" DrawAspect="Content" ObjectID="_1648314248" r:id="rId137"/>
              </w:object>
            </w:r>
            <w:r>
              <w:rPr>
                <w:sz w:val="20"/>
                <w:szCs w:val="20"/>
              </w:rPr>
              <w:t xml:space="preserve">, but don’t use </w:t>
            </w:r>
            <w:r w:rsidRPr="00BB467A">
              <w:rPr>
                <w:position w:val="-40"/>
                <w:sz w:val="20"/>
                <w:szCs w:val="20"/>
              </w:rPr>
              <w:object w:dxaOrig="2100" w:dyaOrig="920">
                <v:shape id="_x0000_i1068" type="#_x0000_t75" style="width:104.85pt;height:46.4pt" o:ole="">
                  <v:imagedata r:id="rId138" o:title=""/>
                </v:shape>
                <o:OLEObject Type="Embed" ProgID="Equation.3" ShapeID="_x0000_i1068" DrawAspect="Content" ObjectID="_1648314249" r:id="rId13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69" type="#_x0000_t75" style="width:79.75pt;height:44.45pt" o:ole="">
                  <v:imagedata r:id="rId140" o:title=""/>
                </v:shape>
                <o:OLEObject Type="Embed" ProgID="Equation.3" ShapeID="_x0000_i1069" DrawAspect="Content" ObjectID="_1648314250" r:id="rId141"/>
              </w:object>
            </w:r>
            <w:r>
              <w:rPr>
                <w:sz w:val="20"/>
                <w:szCs w:val="20"/>
              </w:rPr>
              <w:t xml:space="preserve">,   </w:t>
            </w:r>
            <w:r w:rsidRPr="00BB467A">
              <w:rPr>
                <w:position w:val="-38"/>
                <w:sz w:val="20"/>
                <w:szCs w:val="20"/>
              </w:rPr>
              <w:object w:dxaOrig="1520" w:dyaOrig="800">
                <v:shape id="_x0000_i1070" type="#_x0000_t75" style="width:76.35pt;height:40.1pt" o:ole="">
                  <v:imagedata r:id="rId142" o:title=""/>
                </v:shape>
                <o:OLEObject Type="Embed" ProgID="Equation.3" ShapeID="_x0000_i1070" DrawAspect="Content" ObjectID="_1648314251" r:id="rId14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71" type="#_x0000_t75" style="width:322.3pt;height:141.6pt" o:ole="">
                  <v:imagedata r:id="rId144" o:title=""/>
                </v:shape>
                <o:OLEObject Type="Embed" ProgID="Equation.3" ShapeID="_x0000_i1071" DrawAspect="Content" ObjectID="_1648314252" r:id="rId14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99" w:name="_Ref32419481"/>
      <w:bookmarkStart w:id="100" w:name="_Ref32424023"/>
      <w:bookmarkStart w:id="101" w:name="_Ref32484255"/>
      <w:bookmarkStart w:id="102" w:name="_Ref32484709"/>
      <w:bookmarkStart w:id="103" w:name="_Ref32585923"/>
      <w:bookmarkStart w:id="104" w:name="_Toc36631727"/>
      <w:bookmarkStart w:id="105" w:name="_Toc37690787"/>
      <w:r w:rsidRPr="00343DEA">
        <w:t>Reaction forces</w:t>
      </w:r>
      <w:bookmarkEnd w:id="99"/>
      <w:bookmarkEnd w:id="100"/>
      <w:bookmarkEnd w:id="101"/>
      <w:bookmarkEnd w:id="102"/>
      <w:bookmarkEnd w:id="103"/>
      <w:bookmarkEnd w:id="104"/>
      <w:bookmarkEnd w:id="105"/>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992754633"/>
          <w:citation/>
        </w:sdtPr>
        <w:sdtContent>
          <w:r w:rsidRPr="00EF0B15">
            <w:rPr>
              <w:rFonts w:ascii="Times New Roman" w:hAnsi="Times New Roman"/>
              <w:lang w:val="en-GB"/>
            </w:rPr>
            <w:fldChar w:fldCharType="begin"/>
          </w:r>
          <w:r w:rsidRPr="00EF0B15">
            <w:rPr>
              <w:rFonts w:ascii="Times New Roman" w:hAnsi="Times New Roman"/>
              <w:lang w:val="en-GB"/>
            </w:rPr>
            <w:instrText xml:space="preserve"> CITATION Mon05 \l 1040 </w:instrText>
          </w:r>
          <w:r w:rsidRPr="00EF0B15">
            <w:rPr>
              <w:rFonts w:ascii="Times New Roman" w:hAnsi="Times New Roman"/>
              <w:lang w:val="en-GB"/>
            </w:rPr>
            <w:fldChar w:fldCharType="separate"/>
          </w:r>
          <w:r w:rsidR="0096768C">
            <w:rPr>
              <w:rFonts w:ascii="Times New Roman" w:hAnsi="Times New Roman"/>
              <w:noProof/>
              <w:lang w:val="en-GB"/>
            </w:rPr>
            <w:t xml:space="preserve"> </w:t>
          </w:r>
          <w:r w:rsidR="0096768C" w:rsidRPr="0096768C">
            <w:rPr>
              <w:rFonts w:ascii="Times New Roman" w:hAnsi="Times New Roman"/>
              <w:noProof/>
              <w:lang w:val="en-GB"/>
            </w:rPr>
            <w:t>(Monaghan, 2005)</w:t>
          </w:r>
          <w:r w:rsidRPr="00EF0B15">
            <w:rPr>
              <w:rFonts w:ascii="Times New Roman" w:hAnsi="Times New Roman"/>
              <w:lang w:val="en-GB"/>
            </w:rPr>
            <w:fldChar w:fldCharType="end"/>
          </w:r>
        </w:sdtContent>
      </w:sdt>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rFonts w:ascii="Times New Roman" w:hAnsi="Times New Roman"/>
          <w:lang w:val="en-GB"/>
        </w:rPr>
      </w:pPr>
      <w:r w:rsidRPr="00EF0B15">
        <w:rPr>
          <w:rFonts w:ascii="Times New Roman" w:hAnsi="Times New Roman"/>
          <w:lang w:val="en-GB"/>
        </w:rPr>
        <w:lastRenderedPageBreak/>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106" w:name="_Toc482633744"/>
      <w:bookmarkStart w:id="107" w:name="_Ref521058275"/>
      <w:bookmarkStart w:id="108" w:name="_Toc37690788"/>
      <w:r w:rsidRPr="00757D25">
        <w:t>Sliding friction force</w:t>
      </w:r>
      <w:bookmarkEnd w:id="106"/>
      <w:bookmarkEnd w:id="107"/>
      <w:bookmarkEnd w:id="108"/>
    </w:p>
    <w:p w:rsidR="0088494B" w:rsidRDefault="00ED0B27" w:rsidP="001B4F72">
      <w:pPr>
        <w:pStyle w:val="Normale1"/>
        <w:spacing w:line="240" w:lineRule="auto"/>
        <w:jc w:val="both"/>
        <w:rPr>
          <w:rFonts w:ascii="Times New Roman" w:hAnsi="Times New Roman"/>
        </w:rPr>
      </w:pPr>
      <w:ins w:id="109"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110"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111" w:author="Amicarelli Andrea (RSE)" w:date="2020-04-13T11:54:00Z"/>
          <w:rFonts w:ascii="Times New Roman" w:hAnsi="Times New Roman"/>
        </w:rPr>
      </w:pPr>
      <w:ins w:id="112"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113" w:name="_Toc37690789"/>
      <w:r w:rsidRPr="00757D25">
        <w:rPr>
          <w:lang w:val="en-GB"/>
        </w:rPr>
        <w:t>Aerial stage</w:t>
      </w:r>
      <w:r>
        <w:rPr>
          <w:lang w:val="en-GB"/>
        </w:rPr>
        <w:t xml:space="preserve"> (non-negative value for the input friction angle and body-frontier interactions)</w:t>
      </w:r>
      <w:bookmarkEnd w:id="113"/>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72" type="#_x0000_t75" style="width:184.1pt;height:21.75pt" o:ole="">
                  <v:imagedata r:id="rId146" o:title=""/>
                </v:shape>
                <o:OLEObject Type="Embed" ProgID="Equation.3" ShapeID="_x0000_i1072" DrawAspect="Content" ObjectID="_1648314253" r:id="rId14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114"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73" type="#_x0000_t75" style="width:69.6pt;height:19.35pt" o:ole="">
                  <v:imagedata r:id="rId148" o:title=""/>
                </v:shape>
                <o:OLEObject Type="Embed" ProgID="Equation.3" ShapeID="_x0000_i1073" DrawAspect="Content" ObjectID="_1648314254" r:id="rId14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74" type="#_x0000_t75" style="width:135.8pt;height:22.7pt" o:ole="">
                  <v:imagedata r:id="rId150" o:title=""/>
                </v:shape>
                <o:OLEObject Type="Embed" ProgID="Equation.3" ShapeID="_x0000_i1074" DrawAspect="Content" ObjectID="_1648314255" r:id="rId15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75" type="#_x0000_t75" style="width:83.6pt;height:22.7pt" o:ole="">
                  <v:imagedata r:id="rId152" o:title=""/>
                </v:shape>
                <o:OLEObject Type="Embed" ProgID="Equation.3" ShapeID="_x0000_i1075" DrawAspect="Content" ObjectID="_1648314256" r:id="rId15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76" type="#_x0000_t75" style="width:75.4pt;height:33.35pt" o:ole="">
                  <v:imagedata r:id="rId154" o:title=""/>
                </v:shape>
                <o:OLEObject Type="Embed" ProgID="Equation.3" ShapeID="_x0000_i1076" DrawAspect="Content" ObjectID="_1648314257" r:id="rId15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75ABA">
        <w:rPr>
          <w:rFonts w:ascii="Times New Roman" w:hAnsi="Times New Roman"/>
          <w:position w:val="-10"/>
          <w:sz w:val="24"/>
          <w:szCs w:val="24"/>
        </w:rPr>
        <w:object w:dxaOrig="380" w:dyaOrig="340">
          <v:shape id="_x0000_i1077" type="#_x0000_t75" style="width:19.35pt;height:17.4pt" o:ole="">
            <v:imagedata r:id="rId156" o:title=""/>
          </v:shape>
          <o:OLEObject Type="Embed" ProgID="Equation.3" ShapeID="_x0000_i1077" DrawAspect="Content" ObjectID="_1648314258" r:id="rId157"/>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115" w:author="Amicarelli Andrea (RSE)" w:date="2020-04-13T11:51:00Z"/>
          <w:rFonts w:ascii="Times New Roman" w:hAnsi="Times New Roman"/>
          <w:sz w:val="24"/>
          <w:szCs w:val="24"/>
        </w:rPr>
      </w:pPr>
      <w:del w:id="116"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117" w:name="_Toc482633745"/>
      <w:bookmarkStart w:id="118" w:name="_Toc37690790"/>
      <w:r w:rsidRPr="00757D25">
        <w:rPr>
          <w:lang w:val="en-GB"/>
        </w:rPr>
        <w:lastRenderedPageBreak/>
        <w:t>Aerial stage</w:t>
      </w:r>
      <w:bookmarkEnd w:id="117"/>
      <w:r>
        <w:rPr>
          <w:lang w:val="en-GB"/>
        </w:rPr>
        <w:t xml:space="preserve"> (negative value for the input friction angle or body-body interactions)</w:t>
      </w:r>
      <w:bookmarkEnd w:id="118"/>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78" type="#_x0000_t75" style="width:102.45pt;height:19.8pt" o:ole="">
                  <v:imagedata r:id="rId158" o:title=""/>
                </v:shape>
                <o:OLEObject Type="Embed" ProgID="Equation.3" ShapeID="_x0000_i1078" DrawAspect="Content" ObjectID="_1648314259" r:id="rId15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79" type="#_x0000_t75" style="width:92.3pt;height:24.65pt" o:ole="">
                  <v:imagedata r:id="rId160" o:title=""/>
                </v:shape>
                <o:OLEObject Type="Embed" ProgID="Equation.3" ShapeID="_x0000_i1079" DrawAspect="Content" ObjectID="_1648314260" r:id="rId16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80" type="#_x0000_t75" style="width:86pt;height:22.7pt" o:ole="">
                  <v:imagedata r:id="rId162" o:title=""/>
                </v:shape>
                <o:OLEObject Type="Embed" ProgID="Equation.3" ShapeID="_x0000_i1080" DrawAspect="Content" ObjectID="_1648314261" r:id="rId16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081" type="#_x0000_t75" style="width:52.65pt;height:21.75pt" o:ole="">
                  <v:imagedata r:id="rId164" o:title=""/>
                </v:shape>
                <o:OLEObject Type="Embed" ProgID="Equation.3" ShapeID="_x0000_i1081" DrawAspect="Content" ObjectID="_1648314262" r:id="rId165"/>
              </w:object>
            </w:r>
          </w:p>
          <w:p w:rsidR="00FC592D" w:rsidRDefault="00FC592D" w:rsidP="00B91873">
            <w:pPr>
              <w:spacing w:line="240" w:lineRule="auto"/>
              <w:jc w:val="center"/>
            </w:pPr>
            <w:r w:rsidRPr="00295FB3">
              <w:rPr>
                <w:position w:val="-14"/>
              </w:rPr>
              <w:object w:dxaOrig="4140" w:dyaOrig="380">
                <v:shape id="_x0000_i1082" type="#_x0000_t75" style="width:205.85pt;height:19.35pt" o:ole="">
                  <v:imagedata r:id="rId166" o:title=""/>
                </v:shape>
                <o:OLEObject Type="Embed" ProgID="Equation.3" ShapeID="_x0000_i1082" DrawAspect="Content" ObjectID="_1648314263" r:id="rId167"/>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083" type="#_x0000_t75" style="width:1in;height:19.35pt" o:ole="">
                  <v:imagedata r:id="rId168" o:title=""/>
                </v:shape>
                <o:OLEObject Type="Embed" ProgID="Equation.3" ShapeID="_x0000_i1083" DrawAspect="Content" ObjectID="_1648314264" r:id="rId16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119" w:author="Amicarelli Andrea (RSE)" w:date="2020-04-13T11:49:00Z">
        <w:r>
          <w:rPr>
            <w:rFonts w:ascii="Times New Roman" w:hAnsi="Times New Roman"/>
            <w:sz w:val="24"/>
            <w:szCs w:val="24"/>
          </w:rPr>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120"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121"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122" w:name="_Toc482633746"/>
      <w:bookmarkStart w:id="123" w:name="_Toc37690791"/>
      <w:r w:rsidRPr="000D6B1C">
        <w:rPr>
          <w:lang w:val="en-GB"/>
        </w:rPr>
        <w:t>Submerged stage</w:t>
      </w:r>
      <w:bookmarkEnd w:id="122"/>
      <w:bookmarkEnd w:id="123"/>
    </w:p>
    <w:p w:rsidR="00585F46" w:rsidRDefault="00585F46" w:rsidP="00585F46">
      <w:pPr>
        <w:pStyle w:val="Normale1"/>
        <w:spacing w:line="240" w:lineRule="auto"/>
        <w:jc w:val="both"/>
        <w:rPr>
          <w:rFonts w:ascii="Times New Roman" w:hAnsi="Times New Roman"/>
          <w:lang w:val="en-GB"/>
        </w:rPr>
      </w:pPr>
      <w:commentRangeStart w:id="124"/>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084" type="#_x0000_t75" style="width:120.3pt;height:22.25pt" o:ole="">
                  <v:imagedata r:id="rId170" o:title=""/>
                </v:shape>
                <o:OLEObject Type="Embed" ProgID="Equation.3" ShapeID="_x0000_i1084" DrawAspect="Content" ObjectID="_1648314265" r:id="rId171"/>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085" type="#_x0000_t75" style="width:125.65pt;height:23.7pt" o:ole="">
                  <v:imagedata r:id="rId172" o:title=""/>
                </v:shape>
                <o:OLEObject Type="Embed" ProgID="Equation.3" ShapeID="_x0000_i1085" DrawAspect="Content" ObjectID="_1648314266" r:id="rId17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As the direction of the sliding friction force is always opposite to the velocity direction of the centre of mass of the computational body (after projection along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086" type="#_x0000_t75" style="width:71.5pt;height:30.45pt" o:ole="">
                  <v:imagedata r:id="rId174" o:title=""/>
                </v:shape>
                <o:OLEObject Type="Embed" ProgID="Equation.3" ShapeID="_x0000_i1086" DrawAspect="Content" ObjectID="_1648314267" r:id="rId17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position w:val="-12"/>
          <w:lang w:val="en-GB"/>
        </w:rPr>
        <w:object w:dxaOrig="400" w:dyaOrig="360">
          <v:shape id="_x0000_i1087" type="#_x0000_t75" style="width:19.8pt;height:18.35pt" o:ole="">
            <v:imagedata r:id="rId176" o:title=""/>
          </v:shape>
          <o:OLEObject Type="Embed" ProgID="Equation.3" ShapeID="_x0000_i1087" DrawAspect="Content" ObjectID="_1648314268" r:id="rId177"/>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lastRenderedPageBreak/>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124"/>
      <w:r>
        <w:rPr>
          <w:rStyle w:val="Rimandocommento"/>
          <w:rFonts w:ascii="Times New Roman" w:hAnsi="Times New Roman"/>
          <w:szCs w:val="20"/>
        </w:rPr>
        <w:commentReference w:id="124"/>
      </w:r>
    </w:p>
    <w:p w:rsidR="00FC592D" w:rsidRPr="00757D25" w:rsidDel="00585F46" w:rsidRDefault="00FC592D" w:rsidP="00FC592D">
      <w:pPr>
        <w:spacing w:after="0" w:line="240" w:lineRule="auto"/>
        <w:jc w:val="both"/>
        <w:rPr>
          <w:del w:id="125" w:author="Amicarelli Andrea (RSE)" w:date="2020-04-13T10:22:00Z"/>
          <w:rFonts w:ascii="Times New Roman" w:hAnsi="Times New Roman"/>
          <w:sz w:val="24"/>
          <w:szCs w:val="24"/>
        </w:rPr>
      </w:pPr>
      <w:del w:id="126"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127" w:author="Amicarelli Andrea (RSE)" w:date="2020-04-13T10:22:00Z"/>
        </w:trPr>
        <w:tc>
          <w:tcPr>
            <w:tcW w:w="4539" w:type="pct"/>
            <w:vAlign w:val="center"/>
          </w:tcPr>
          <w:p w:rsidR="00FC592D" w:rsidRPr="00757D25" w:rsidDel="00585F46" w:rsidRDefault="00FC592D" w:rsidP="00B91873">
            <w:pPr>
              <w:spacing w:line="240" w:lineRule="auto"/>
              <w:jc w:val="center"/>
              <w:rPr>
                <w:del w:id="128" w:author="Amicarelli Andrea (RSE)" w:date="2020-04-13T10:22:00Z"/>
              </w:rPr>
            </w:pPr>
            <w:del w:id="129" w:author="Amicarelli Andrea (RSE)" w:date="2020-04-13T10:22:00Z">
              <w:r w:rsidRPr="004B0BEC" w:rsidDel="00585F46">
                <w:rPr>
                  <w:position w:val="-16"/>
                </w:rPr>
                <w:object w:dxaOrig="660" w:dyaOrig="400">
                  <v:shape id="_x0000_i1088" type="#_x0000_t75" style="width:32.85pt;height:19.8pt" o:ole="">
                    <v:imagedata r:id="rId178" o:title=""/>
                  </v:shape>
                  <o:OLEObject Type="Embed" ProgID="Equation.3" ShapeID="_x0000_i1088" DrawAspect="Content" ObjectID="_1648314269" r:id="rId179"/>
                </w:object>
              </w:r>
            </w:del>
          </w:p>
        </w:tc>
        <w:tc>
          <w:tcPr>
            <w:tcW w:w="461" w:type="pct"/>
            <w:vAlign w:val="center"/>
          </w:tcPr>
          <w:p w:rsidR="00FC592D" w:rsidRPr="009C316F" w:rsidDel="00585F46" w:rsidRDefault="00FC592D" w:rsidP="00B91873">
            <w:pPr>
              <w:pStyle w:val="Didascalia"/>
              <w:keepNext/>
              <w:spacing w:after="0"/>
              <w:rPr>
                <w:del w:id="130" w:author="Amicarelli Andrea (RSE)" w:date="2020-04-13T10:22:00Z"/>
                <w:rFonts w:ascii="Times New Roman" w:eastAsia="Times New Roman" w:hAnsi="Times New Roman"/>
                <w:b w:val="0"/>
                <w:bCs w:val="0"/>
                <w:color w:val="auto"/>
                <w:sz w:val="24"/>
                <w:szCs w:val="24"/>
                <w:lang w:eastAsia="it-IT"/>
              </w:rPr>
            </w:pPr>
            <w:del w:id="131"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132"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133" w:author="Amicarelli Andrea (RSE)" w:date="2020-04-13T10:22:00Z"/>
          <w:rFonts w:ascii="Times New Roman" w:hAnsi="Times New Roman"/>
          <w:sz w:val="24"/>
          <w:szCs w:val="24"/>
        </w:rPr>
      </w:pPr>
      <w:del w:id="134" w:author="Amicarelli Andrea (RSE)" w:date="2020-04-13T10:22:00Z">
        <w:r w:rsidRPr="00757D25" w:rsidDel="00585F46">
          <w:rPr>
            <w:rFonts w:ascii="Times New Roman" w:hAnsi="Times New Roman"/>
            <w:sz w:val="24"/>
            <w:szCs w:val="24"/>
          </w:rPr>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135" w:author="Amicarelli Andrea (RSE)" w:date="2020-04-13T10:22:00Z"/>
        </w:trPr>
        <w:tc>
          <w:tcPr>
            <w:tcW w:w="4539" w:type="pct"/>
            <w:vAlign w:val="center"/>
          </w:tcPr>
          <w:p w:rsidR="00FC592D" w:rsidRPr="00757D25" w:rsidDel="00585F46" w:rsidRDefault="00FC592D" w:rsidP="00B91873">
            <w:pPr>
              <w:spacing w:line="240" w:lineRule="auto"/>
              <w:jc w:val="center"/>
              <w:rPr>
                <w:del w:id="136" w:author="Amicarelli Andrea (RSE)" w:date="2020-04-13T10:22:00Z"/>
              </w:rPr>
            </w:pPr>
            <w:del w:id="137" w:author="Amicarelli Andrea (RSE)" w:date="2020-04-13T10:22:00Z">
              <w:r w:rsidRPr="004B0BEC" w:rsidDel="00585F46">
                <w:rPr>
                  <w:position w:val="-16"/>
                </w:rPr>
                <w:object w:dxaOrig="2900" w:dyaOrig="440">
                  <v:shape id="_x0000_i1089" type="#_x0000_t75" style="width:144.5pt;height:22.25pt" o:ole="">
                    <v:imagedata r:id="rId180" o:title=""/>
                  </v:shape>
                  <o:OLEObject Type="Embed" ProgID="Equation.3" ShapeID="_x0000_i1089" DrawAspect="Content" ObjectID="_1648314270" r:id="rId181"/>
                </w:object>
              </w:r>
            </w:del>
          </w:p>
        </w:tc>
        <w:tc>
          <w:tcPr>
            <w:tcW w:w="461" w:type="pct"/>
            <w:vAlign w:val="center"/>
          </w:tcPr>
          <w:p w:rsidR="00FC592D" w:rsidRPr="009C316F" w:rsidDel="00585F46" w:rsidRDefault="00FC592D" w:rsidP="00B91873">
            <w:pPr>
              <w:pStyle w:val="Didascalia"/>
              <w:keepNext/>
              <w:spacing w:after="0"/>
              <w:rPr>
                <w:del w:id="138" w:author="Amicarelli Andrea (RSE)" w:date="2020-04-13T10:22:00Z"/>
                <w:rFonts w:ascii="Times New Roman" w:eastAsia="Times New Roman" w:hAnsi="Times New Roman"/>
                <w:b w:val="0"/>
                <w:bCs w:val="0"/>
                <w:color w:val="auto"/>
                <w:sz w:val="24"/>
                <w:szCs w:val="24"/>
                <w:lang w:eastAsia="it-IT"/>
              </w:rPr>
            </w:pPr>
            <w:del w:id="139"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140" w:name="_Toc482633747"/>
      <w:bookmarkStart w:id="141" w:name="_Ref521058298"/>
      <w:bookmarkStart w:id="142" w:name="_Toc37690792"/>
      <w:r w:rsidRPr="000D6B1C">
        <w:t>Body-boundary normal reaction force under sliding (at null normal velocity)</w:t>
      </w:r>
      <w:bookmarkEnd w:id="140"/>
      <w:bookmarkEnd w:id="141"/>
      <w:bookmarkEnd w:id="142"/>
    </w:p>
    <w:p w:rsidR="00FC592D" w:rsidRPr="000D6B1C" w:rsidRDefault="00FC592D" w:rsidP="00FC592D">
      <w:pPr>
        <w:pStyle w:val="Amicarellititle3"/>
        <w:rPr>
          <w:lang w:val="en-GB"/>
        </w:rPr>
      </w:pPr>
      <w:bookmarkStart w:id="143" w:name="_Toc482633748"/>
      <w:bookmarkStart w:id="144" w:name="_Toc37690793"/>
      <w:r w:rsidRPr="000D6B1C">
        <w:rPr>
          <w:lang w:val="en-GB"/>
        </w:rPr>
        <w:t>Aerial stage</w:t>
      </w:r>
      <w:bookmarkEnd w:id="143"/>
      <w:bookmarkEnd w:id="144"/>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090" type="#_x0000_t75" style="width:171.05pt;height:21.75pt" o:ole="">
                  <v:imagedata r:id="rId182" o:title=""/>
                </v:shape>
                <o:OLEObject Type="Embed" ProgID="Equation.3" ShapeID="_x0000_i1090" DrawAspect="Content" ObjectID="_1648314271"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145" w:name="_Toc482633749"/>
      <w:bookmarkStart w:id="146" w:name="_Toc37690794"/>
      <w:r w:rsidRPr="000D6B1C">
        <w:rPr>
          <w:lang w:val="en-GB"/>
        </w:rPr>
        <w:t>Submerged stage</w:t>
      </w:r>
      <w:bookmarkEnd w:id="145"/>
      <w:bookmarkEnd w:id="146"/>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091" type="#_x0000_t75" style="width:101.5pt;height:19.8pt" o:ole="">
                  <v:imagedata r:id="rId184" o:title=""/>
                </v:shape>
                <o:OLEObject Type="Embed" ProgID="Equation.3" ShapeID="_x0000_i1091" DrawAspect="Content" ObjectID="_1648314272"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092" type="#_x0000_t75" style="width:158.5pt;height:21.75pt" o:ole="">
                  <v:imagedata r:id="rId186" o:title=""/>
                </v:shape>
                <o:OLEObject Type="Embed" ProgID="Equation.3" ShapeID="_x0000_i1092" DrawAspect="Content" ObjectID="_1648314273"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147" w:name="_Ref448249340"/>
      <w:bookmarkStart w:id="148" w:name="_Ref449701630"/>
      <w:bookmarkStart w:id="149" w:name="_Toc37690795"/>
      <w:r>
        <w:t>F</w:t>
      </w:r>
      <w:r w:rsidR="00F91289" w:rsidRPr="006C2568">
        <w:t>luid-body interaction terms</w:t>
      </w:r>
      <w:bookmarkEnd w:id="147"/>
      <w:bookmarkEnd w:id="148"/>
      <w:bookmarkEnd w:id="149"/>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F060FC">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F060FC">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F060FC">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r w:rsidRPr="00BC1AE1">
        <w:rPr>
          <w:rFonts w:ascii="Times New Roman" w:hAnsi="Times New Roman"/>
          <w:lang w:val="en-GB"/>
        </w:rPr>
        <w:t xml:space="preserve">The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F060FC" w:rsidRPr="00F060FC">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093" type="#_x0000_t75" style="width:146.4pt;height:26.6pt" o:ole="">
                  <v:imagedata r:id="rId188" o:title=""/>
                </v:shape>
                <o:OLEObject Type="Embed" ProgID="Equation.3" ShapeID="_x0000_i1093" DrawAspect="Content" ObjectID="_1648314274" r:id="rId18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50"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0"/>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151"/>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F060FC" w:rsidRPr="00F060FC">
        <w:rPr>
          <w:rFonts w:ascii="Times New Roman" w:hAnsi="Times New Roman"/>
          <w:lang w:val="en-GB"/>
        </w:rPr>
        <w:t>(6.56)</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094" type="#_x0000_t75" style="width:2in;height:24.65pt" o:ole="">
                  <v:imagedata r:id="rId190" o:title=""/>
                </v:shape>
                <o:OLEObject Type="Embed" ProgID="Equation.3" ShapeID="_x0000_i1094" DrawAspect="Content" ObjectID="_1648314275" r:id="rId191"/>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151"/>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151"/>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52"/>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095" type="#_x0000_t75" style="width:243.55pt;height:37.7pt" o:ole="">
                  <v:imagedata r:id="rId192" o:title=""/>
                </v:shape>
                <o:OLEObject Type="Embed" ProgID="Equation.3" ShapeID="_x0000_i1095" DrawAspect="Content" ObjectID="_1648314276" r:id="rId193"/>
              </w:object>
            </w:r>
            <w:commentRangeEnd w:id="152"/>
            <w:r>
              <w:rPr>
                <w:rStyle w:val="Rimandocommento"/>
                <w:rFonts w:ascii="Times New Roman" w:eastAsia="Times New Roman" w:hAnsi="Times New Roman"/>
                <w:szCs w:val="20"/>
                <w:lang w:val="it-IT" w:eastAsia="it-IT"/>
              </w:rPr>
              <w:commentReference w:id="152"/>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53"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3"/>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154"/>
      <w:r w:rsidRPr="00EF0B15">
        <w:rPr>
          <w:rFonts w:ascii="Times New Roman" w:hAnsi="Times New Roman"/>
          <w:lang w:val="en-GB"/>
        </w:rPr>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154"/>
      <w:r>
        <w:rPr>
          <w:rStyle w:val="Rimandocommento"/>
          <w:rFonts w:ascii="Times New Roman" w:hAnsi="Times New Roman"/>
          <w:szCs w:val="20"/>
        </w:rPr>
        <w:commentReference w:id="154"/>
      </w:r>
      <w:commentRangeStart w:id="155"/>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F060FC" w:rsidRPr="00F060FC">
        <w:rPr>
          <w:rFonts w:ascii="Times New Roman" w:hAnsi="Times New Roman"/>
          <w:lang w:val="en-GB"/>
        </w:rPr>
        <w:t>(6.58)</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155"/>
      <w:r>
        <w:rPr>
          <w:rStyle w:val="Rimandocommento"/>
          <w:rFonts w:ascii="Times New Roman" w:hAnsi="Times New Roman"/>
          <w:szCs w:val="20"/>
        </w:rPr>
        <w:commentReference w:id="155"/>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096" type="#_x0000_t75" style="width:215.5pt;height:40.6pt" o:ole="">
                  <v:imagedata r:id="rId194" o:title=""/>
                </v:shape>
                <o:OLEObject Type="Embed" ProgID="Equation.3" ShapeID="_x0000_i1096" DrawAspect="Content" ObjectID="_1648314277" r:id="rId195"/>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56"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6"/>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6.59</w:t>
      </w:r>
      <w:r w:rsidR="00F060FC" w:rsidRPr="00F060FC">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097" type="#_x0000_t75" style="width:204.9pt;height:59.9pt" o:ole="">
                  <v:imagedata r:id="rId196" o:title=""/>
                </v:shape>
                <o:OLEObject Type="Embed" ProgID="Equation.3" ShapeID="_x0000_i1097" DrawAspect="Content" ObjectID="_1648314278" r:id="rId197"/>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157"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7"/>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158"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159" w:author="Amicarelli Andrea (RSE)" w:date="2020-04-13T10:37:00Z">
        <w:r w:rsidR="00EC11DB">
          <w:rPr>
            <w:rFonts w:ascii="Times New Roman" w:hAnsi="Times New Roman"/>
            <w:lang w:val="en-GB"/>
          </w:rPr>
          <w:t>ies</w:t>
        </w:r>
      </w:ins>
      <w:del w:id="160"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F060FC">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098" type="#_x0000_t75" style="width:344.05pt;height:1in" o:ole="">
                  <v:imagedata r:id="rId198" o:title=""/>
                </v:shape>
                <o:OLEObject Type="Embed" ProgID="Equation.3" ShapeID="_x0000_i1098" DrawAspect="Content" ObjectID="_1648314279" r:id="rId19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161" w:name="_Ref520973008"/>
            <w:bookmarkStart w:id="162"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1"/>
            <w:bookmarkEnd w:id="162"/>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163"/>
      <w:r>
        <w:rPr>
          <w:rFonts w:ascii="Times New Roman" w:hAnsi="Times New Roman"/>
          <w:lang w:val="en-GB"/>
        </w:rPr>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F060FC" w:rsidRPr="00F060FC">
        <w:rPr>
          <w:rFonts w:ascii="Times New Roman" w:hAnsi="Times New Roman"/>
          <w:lang w:val="en-GB"/>
        </w:rPr>
        <w:t>(6.59)</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099" type="#_x0000_t75" style="width:188.45pt;height:40.6pt" o:ole="">
                  <v:imagedata r:id="rId200" o:title=""/>
                </v:shape>
                <o:OLEObject Type="Embed" ProgID="Equation.3" ShapeID="_x0000_i1099" DrawAspect="Content" ObjectID="_1648314280" r:id="rId201"/>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F060FC" w:rsidRPr="00F060FC">
        <w:rPr>
          <w:rFonts w:ascii="Times New Roman" w:hAnsi="Times New Roman"/>
          <w:lang w:val="en-GB"/>
        </w:rPr>
        <w:t>(6.60)</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00" type="#_x0000_t75" style="width:375.45pt;height:35.75pt" o:ole="">
                  <v:imagedata r:id="rId202" o:title=""/>
                </v:shape>
                <o:OLEObject Type="Embed" ProgID="Equation.3" ShapeID="_x0000_i1100" DrawAspect="Content" ObjectID="_1648314281" r:id="rId203"/>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6.61</w:t>
      </w:r>
      <w:r w:rsidR="00F060FC" w:rsidRPr="00F060FC">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01" type="#_x0000_t75" style="width:325.2pt;height:1in" o:ole="">
                  <v:imagedata r:id="rId204" o:title=""/>
                </v:shape>
                <o:OLEObject Type="Embed" ProgID="Equation.3" ShapeID="_x0000_i1101" DrawAspect="Content" ObjectID="_1648314282" r:id="rId205"/>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164"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4"/>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02" type="#_x0000_t75" style="width:277.85pt;height:73.95pt" o:ole="">
                  <v:imagedata r:id="rId206" o:title=""/>
                </v:shape>
                <o:OLEObject Type="Embed" ProgID="Equation.3" ShapeID="_x0000_i1102" DrawAspect="Content" ObjectID="_1648314283" r:id="rId207"/>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165"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5"/>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6.61</w:t>
      </w:r>
      <w:r w:rsidR="00F060FC" w:rsidRPr="00F060FC">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F060FC" w:rsidRPr="00F060FC">
        <w:rPr>
          <w:rFonts w:ascii="Times New Roman" w:hAnsi="Times New Roman"/>
          <w:lang w:val="en-GB"/>
        </w:rPr>
        <w:t>(6.65)</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F060FC" w:rsidRPr="00F060FC">
        <w:rPr>
          <w:rFonts w:ascii="Times New Roman" w:hAnsi="Times New Roman"/>
          <w:lang w:val="en-GB"/>
        </w:rPr>
        <w:t>(6.58)</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163"/>
      <w:r w:rsidR="00C41506">
        <w:rPr>
          <w:rStyle w:val="Rimandocommento"/>
          <w:rFonts w:ascii="Times New Roman" w:hAnsi="Times New Roman"/>
          <w:szCs w:val="20"/>
        </w:rPr>
        <w:commentReference w:id="163"/>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6.64</w:t>
      </w:r>
      <w:r w:rsidR="00F060FC" w:rsidRPr="00F060FC">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6.64</w:t>
      </w:r>
      <w:r w:rsidR="00F060FC" w:rsidRPr="00F060FC">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6.59</w:t>
      </w:r>
      <w:r w:rsidR="00F060FC" w:rsidRPr="00F060FC">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6.64</w:t>
      </w:r>
      <w:r w:rsidR="00F060FC" w:rsidRPr="00F060FC">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166"/>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F060FC">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236" type="#_x0000_t75" style="width:107.75pt;height:18.85pt" o:ole="">
                  <v:imagedata r:id="rId208" o:title=""/>
                </v:shape>
                <o:OLEObject Type="Embed" ProgID="Equation.3" ShapeID="_x0000_i1236" DrawAspect="Content" ObjectID="_1648314284" r:id="rId209"/>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lastRenderedPageBreak/>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F060FC" w:rsidRPr="00B2376C">
        <w:rPr>
          <w:rFonts w:ascii="Times New Roman" w:hAnsi="Times New Roman"/>
        </w:rPr>
        <w:t xml:space="preserve">Figure </w:t>
      </w:r>
      <w:r w:rsidR="00F060FC">
        <w:rPr>
          <w:rFonts w:ascii="Times New Roman" w:hAnsi="Times New Roman"/>
          <w:noProof/>
        </w:rPr>
        <w:t>6</w:t>
      </w:r>
      <w:r w:rsidR="00F060FC" w:rsidRPr="00B2376C">
        <w:rPr>
          <w:rFonts w:ascii="Times New Roman" w:hAnsi="Times New Roman"/>
        </w:rPr>
        <w:t>.</w:t>
      </w:r>
      <w:r w:rsidR="00F060FC">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235" type="#_x0000_t75" style="width:204.9pt;height:38.15pt" o:ole="">
                  <v:imagedata r:id="rId210" o:title=""/>
                </v:shape>
                <o:OLEObject Type="Embed" ProgID="Equation.3" ShapeID="_x0000_i1235" DrawAspect="Content" ObjectID="_1648314285" r:id="rId21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166"/>
      <w:r>
        <w:rPr>
          <w:rStyle w:val="Rimandocommento"/>
          <w:rFonts w:ascii="Times New Roman" w:hAnsi="Times New Roman"/>
          <w:szCs w:val="20"/>
        </w:rPr>
        <w:commentReference w:id="166"/>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3B1BF6" w:rsidP="00E741EF">
            <w:pPr>
              <w:spacing w:after="0" w:line="240" w:lineRule="auto"/>
              <w:jc w:val="center"/>
              <w:rPr>
                <w:position w:val="-10"/>
                <w:sz w:val="16"/>
                <w:szCs w:val="16"/>
              </w:rPr>
            </w:pPr>
            <w:r>
              <w:rPr>
                <w:noProof/>
                <w:lang w:val="it-IT" w:eastAsia="it-IT"/>
              </w:rPr>
            </w:r>
            <w:r w:rsidRPr="00124E54">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12"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13" o:title=""/>
                  </v:shape>
                  <v:shape id="_x0000_s1238" type="#_x0000_t75" style="position:absolute;left:6659;top:6563;width:186;height:240">
                    <v:imagedata r:id="rId214" o:title=""/>
                  </v:shape>
                  <v:shape id="_x0000_s1239" type="#_x0000_t75" style="position:absolute;left:6600;top:6040;width:227;height:254">
                    <v:imagedata r:id="rId215" o:title=""/>
                  </v:shape>
                  <v:shape id="_x0000_s1240" type="#_x0000_t75" style="position:absolute;left:6090;top:6360;width:227;height:254">
                    <v:imagedata r:id="rId216" o:title=""/>
                  </v:shape>
                  <w10:wrap type="none"/>
                  <w10:anchorlock/>
                </v:group>
                <o:OLEObject Type="Embed" ProgID="Equation.3" ShapeID="_x0000_s1234" DrawAspect="Content" ObjectID="_1648314417" r:id="rId217"/>
                <o:OLEObject Type="Embed" ProgID="Equation.3" ShapeID="_x0000_s1237" DrawAspect="Content" ObjectID="_1648314418" r:id="rId218"/>
                <o:OLEObject Type="Embed" ProgID="Equation.3" ShapeID="_x0000_s1238" DrawAspect="Content" ObjectID="_1648314419" r:id="rId219"/>
                <o:OLEObject Type="Embed" ProgID="Equation.3" ShapeID="_x0000_s1239" DrawAspect="Content" ObjectID="_1648314420" r:id="rId220"/>
                <o:OLEObject Type="Embed" ProgID="Equation.3" ShapeID="_x0000_s1240" DrawAspect="Content" ObjectID="_1648314421" r:id="rId221"/>
              </w:pict>
            </w:r>
          </w:p>
        </w:tc>
      </w:tr>
    </w:tbl>
    <w:p w:rsidR="003B1BF6" w:rsidRPr="00903A00" w:rsidRDefault="003B1BF6" w:rsidP="003B1BF6">
      <w:pPr>
        <w:spacing w:after="0" w:line="240" w:lineRule="auto"/>
        <w:jc w:val="center"/>
        <w:rPr>
          <w:rFonts w:ascii="Times New Roman" w:hAnsi="Times New Roman"/>
          <w:szCs w:val="24"/>
        </w:rPr>
      </w:pPr>
      <w:bookmarkStart w:id="167" w:name="_Ref37685198"/>
      <w:commentRangeStart w:id="168"/>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1</w:t>
      </w:r>
      <w:r w:rsidRPr="00ED6D25">
        <w:rPr>
          <w:rFonts w:ascii="Times New Roman" w:hAnsi="Times New Roman"/>
          <w:szCs w:val="24"/>
          <w:lang w:val="it-IT"/>
        </w:rPr>
        <w:fldChar w:fldCharType="end"/>
      </w:r>
      <w:bookmarkEnd w:id="167"/>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168"/>
      <w:r>
        <w:rPr>
          <w:rStyle w:val="Rimandocommento"/>
          <w:rFonts w:ascii="Times New Roman" w:eastAsia="Times New Roman" w:hAnsi="Times New Roman"/>
          <w:szCs w:val="20"/>
          <w:lang w:val="it-IT" w:eastAsia="it-IT"/>
        </w:rPr>
        <w:commentReference w:id="168"/>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169" w:author="Amicarelli Andrea (RSE)" w:date="2020-04-13T15:58:00Z"/>
          <w:rFonts w:ascii="Times New Roman" w:hAnsi="Times New Roman"/>
          <w:lang w:val="en-GB"/>
        </w:rPr>
      </w:pPr>
      <w:ins w:id="170"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03" type="#_x0000_t75" style="width:42.5pt;height:17.4pt" o:ole="">
                  <v:imagedata r:id="rId222" o:title=""/>
                </v:shape>
                <o:OLEObject Type="Embed" ProgID="Equation.3" ShapeID="_x0000_i1103" DrawAspect="Content" ObjectID="_1648314286" r:id="rId223"/>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04" type="#_x0000_t75" style="width:317.5pt;height:22.7pt" o:ole="">
                  <v:imagedata r:id="rId224" o:title=""/>
                </v:shape>
                <o:OLEObject Type="Embed" ProgID="Equation.3" ShapeID="_x0000_i1104" DrawAspect="Content" ObjectID="_1648314287" r:id="rId22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171"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71"/>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F060FC" w:rsidRPr="00F060FC">
        <w:rPr>
          <w:rFonts w:ascii="Times New Roman" w:hAnsi="Times New Roman"/>
        </w:rPr>
        <w:t>(</w:t>
      </w:r>
      <w:r w:rsidR="00F060FC" w:rsidRPr="00F060FC">
        <w:rPr>
          <w:rFonts w:ascii="Times New Roman" w:hAnsi="Times New Roman"/>
          <w:bCs/>
          <w:noProof/>
        </w:rPr>
        <w:t>6.69</w:t>
      </w:r>
      <w:r w:rsidR="00F060FC" w:rsidRPr="00F060FC">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172"/>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F060FC" w:rsidRPr="00F060FC">
        <w:rPr>
          <w:rFonts w:ascii="Times New Roman" w:hAnsi="Times New Roman"/>
          <w:lang w:val="en-GB"/>
        </w:rPr>
        <w:t>(6.58)</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05" type="#_x0000_t75" style="width:98.1pt;height:71.5pt" o:ole="">
                  <v:imagedata r:id="rId226" o:title=""/>
                </v:shape>
                <o:OLEObject Type="Embed" ProgID="Equation.3" ShapeID="_x0000_i1105" DrawAspect="Content" ObjectID="_1648314288" r:id="rId227"/>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lastRenderedPageBreak/>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06" type="#_x0000_t75" style="width:300.1pt;height:18.35pt" o:ole="">
                  <v:imagedata r:id="rId228" o:title=""/>
                </v:shape>
                <o:OLEObject Type="Embed" ProgID="Equation.3" ShapeID="_x0000_i1106" DrawAspect="Content" ObjectID="_1648314289" r:id="rId22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07" type="#_x0000_t75" style="width:252.7pt;height:17.4pt" o:ole="">
                  <v:imagedata r:id="rId230" o:title=""/>
                </v:shape>
                <o:OLEObject Type="Embed" ProgID="Equation.3" ShapeID="_x0000_i1107" DrawAspect="Content" ObjectID="_1648314290" r:id="rId23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08" type="#_x0000_t75" style="width:96.65pt;height:15.95pt" o:ole="">
                  <v:imagedata r:id="rId55" o:title=""/>
                </v:shape>
                <o:OLEObject Type="Embed" ProgID="Equation.3" ShapeID="_x0000_i1108" DrawAspect="Content" ObjectID="_1648314291" r:id="rId232"/>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172"/>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172"/>
      </w:r>
    </w:p>
    <w:p w:rsidR="00F91289" w:rsidRPr="006C2568" w:rsidRDefault="00652F0F" w:rsidP="003D504A">
      <w:pPr>
        <w:pStyle w:val="Amicarellititle2"/>
      </w:pPr>
      <w:bookmarkStart w:id="173" w:name="_Ref448249341"/>
      <w:bookmarkStart w:id="174" w:name="_Toc37690796"/>
      <w:r>
        <w:t>S</w:t>
      </w:r>
      <w:r w:rsidR="00F91289" w:rsidRPr="006C2568">
        <w:t>olid-solid interaction terms</w:t>
      </w:r>
      <w:bookmarkEnd w:id="173"/>
      <w:bookmarkEnd w:id="174"/>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F060FC">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060FC" w:rsidRPr="00F060FC">
        <w:rPr>
          <w:rFonts w:ascii="Times New Roman" w:hAnsi="Times New Roman"/>
          <w:lang w:val="en-GB"/>
        </w:rPr>
        <w:t>(6.26)</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09" type="#_x0000_t75" style="width:29pt;height:19.35pt" o:ole="">
            <v:imagedata r:id="rId233" o:title=""/>
          </v:shape>
          <o:OLEObject Type="Embed" ProgID="Equation.3" ShapeID="_x0000_i1109" DrawAspect="Content" ObjectID="_1648314292" r:id="rId234"/>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10" type="#_x0000_t75" style="width:114.05pt;height:37.2pt" o:ole="">
                  <v:imagedata r:id="rId235" o:title=""/>
                </v:shape>
                <o:OLEObject Type="Embed" ProgID="Equation.3" ShapeID="_x0000_i1110" DrawAspect="Content" ObjectID="_1648314293" r:id="rId236"/>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175"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75"/>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6.74</w:t>
      </w:r>
      <w:r w:rsidR="00F060FC" w:rsidRPr="00F060FC">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11" type="#_x0000_t75" style="width:106.3pt;height:19.35pt" o:ole="">
            <v:imagedata r:id="rId237" o:title=""/>
          </v:shape>
          <o:OLEObject Type="Embed" ProgID="Equation.3" ShapeID="_x0000_i1111" DrawAspect="Content" ObjectID="_1648314294" r:id="rId238"/>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12" type="#_x0000_t75" style="width:49.3pt;height:19.35pt" o:ole="">
            <v:imagedata r:id="rId239" o:title=""/>
          </v:shape>
          <o:OLEObject Type="Embed" ProgID="Equation.3" ShapeID="_x0000_i1112" DrawAspect="Content" ObjectID="_1648314295" r:id="rId240"/>
        </w:object>
      </w:r>
      <w:r w:rsidRPr="00276BBF">
        <w:rPr>
          <w:rFonts w:ascii="Times New Roman" w:hAnsi="Times New Roman"/>
          <w:lang w:val="en-GB"/>
        </w:rPr>
        <w:t xml:space="preserve"> and </w:t>
      </w:r>
      <w:r w:rsidRPr="00276BBF">
        <w:rPr>
          <w:rFonts w:ascii="Times New Roman" w:hAnsi="Times New Roman"/>
          <w:position w:val="-14"/>
        </w:rPr>
        <w:object w:dxaOrig="840" w:dyaOrig="380">
          <v:shape id="_x0000_i1113" type="#_x0000_t75" style="width:42.05pt;height:19.35pt" o:ole="">
            <v:imagedata r:id="rId241" o:title=""/>
          </v:shape>
          <o:OLEObject Type="Embed" ProgID="Equation.3" ShapeID="_x0000_i1113" DrawAspect="Content" ObjectID="_1648314296" r:id="rId242"/>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76"/>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14" type="#_x0000_t75" style="width:114.05pt;height:43.5pt" o:ole="">
                  <v:imagedata r:id="rId243" o:title=""/>
                </v:shape>
                <o:OLEObject Type="Embed" ProgID="Equation.3" ShapeID="_x0000_i1114" DrawAspect="Content" ObjectID="_1648314297" r:id="rId24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176"/>
            <w:r w:rsidR="006C0892">
              <w:rPr>
                <w:rStyle w:val="Rimandocommento"/>
                <w:rFonts w:ascii="Times New Roman" w:eastAsia="Times New Roman" w:hAnsi="Times New Roman"/>
                <w:b w:val="0"/>
                <w:bCs w:val="0"/>
                <w:color w:val="auto"/>
                <w:szCs w:val="20"/>
                <w:lang w:val="it-IT" w:eastAsia="it-IT"/>
              </w:rPr>
              <w:commentReference w:id="176"/>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177" w:author="Amicarelli Andrea (RSE)" w:date="2020-04-13T11:45:00Z"/>
          <w:rFonts w:ascii="Times New Roman" w:hAnsi="Times New Roman"/>
          <w:lang w:val="en-GB"/>
        </w:rPr>
      </w:pPr>
      <w:ins w:id="178"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15" type="#_x0000_t75" style="width:232.9pt;height:37.7pt" o:ole="">
                  <v:imagedata r:id="rId245" o:title=""/>
                </v:shape>
                <o:OLEObject Type="Embed" ProgID="Equation.3" ShapeID="_x0000_i1115" DrawAspect="Content" ObjectID="_1648314298" r:id="rId24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79"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79"/>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6.76</w:t>
      </w:r>
      <w:r w:rsidR="00F060FC" w:rsidRPr="00F060FC">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16" type="#_x0000_t75" style="width:166.25pt;height:117.4pt" o:ole="">
                  <v:imagedata r:id="rId247" o:title=""/>
                </v:shape>
                <o:OLEObject Type="Embed" ProgID="Equation.3" ShapeID="_x0000_i1116" DrawAspect="Content" ObjectID="_1648314299" r:id="rId24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E705B5">
        <w:rPr>
          <w:rFonts w:ascii="Times New Roman" w:hAnsi="Times New Roman"/>
          <w:position w:val="-14"/>
        </w:rPr>
        <w:object w:dxaOrig="480" w:dyaOrig="400">
          <v:shape id="_x0000_i1117" type="#_x0000_t75" style="width:24.65pt;height:19.8pt" o:ole="">
            <v:imagedata r:id="rId249" o:title=""/>
          </v:shape>
          <o:OLEObject Type="Embed" ProgID="Equation.3" ShapeID="_x0000_i1117" DrawAspect="Content" ObjectID="_1648314300" r:id="rId250"/>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F060FC" w:rsidRPr="00F060FC">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18" type="#_x0000_t75" style="width:230.5pt;height:22.25pt" o:ole="">
                  <v:imagedata r:id="rId251" o:title=""/>
                </v:shape>
                <o:OLEObject Type="Embed" ProgID="Equation.3" ShapeID="_x0000_i1118" DrawAspect="Content" ObjectID="_1648314301" r:id="rId25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80"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80"/>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6.78</w:t>
      </w:r>
      <w:r w:rsidR="00F060FC" w:rsidRPr="00F060FC">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F060FC" w:rsidRPr="00F060FC">
        <w:rPr>
          <w:rFonts w:ascii="Times New Roman" w:hAnsi="Times New Roman"/>
          <w:lang w:val="en-GB"/>
        </w:rPr>
        <w:t>(6.76)</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F060FC" w:rsidRPr="00F060FC">
        <w:rPr>
          <w:rFonts w:ascii="Times New Roman" w:hAnsi="Times New Roman"/>
          <w:lang w:val="en-GB"/>
        </w:rPr>
        <w:t>(6.76)</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19" type="#_x0000_t75" style="width:127.1pt;height:37.2pt" o:ole="">
                  <v:imagedata r:id="rId253" o:title=""/>
                </v:shape>
                <o:OLEObject Type="Embed" ProgID="Equation.3" ShapeID="_x0000_i1119" DrawAspect="Content" ObjectID="_1648314302" r:id="rId25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20" type="#_x0000_t75" style="width:232.9pt;height:19.8pt" o:ole="">
                  <v:imagedata r:id="rId255" o:title=""/>
                </v:shape>
                <o:OLEObject Type="Embed" ProgID="Equation.3" ShapeID="_x0000_i1120" DrawAspect="Content" ObjectID="_1648314303" r:id="rId256"/>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inter-body velocity impact </w:t>
      </w:r>
      <w:r w:rsidRPr="00276BBF">
        <w:rPr>
          <w:rFonts w:ascii="Times New Roman" w:hAnsi="Times New Roman"/>
          <w:position w:val="-14"/>
        </w:rPr>
        <w:object w:dxaOrig="540" w:dyaOrig="400">
          <v:shape id="_x0000_i1121" type="#_x0000_t75" style="width:26.6pt;height:19.8pt" o:ole="">
            <v:imagedata r:id="rId257" o:title=""/>
          </v:shape>
          <o:OLEObject Type="Embed" ProgID="Equation.3" ShapeID="_x0000_i1121" DrawAspect="Content" ObjectID="_1648314304" r:id="rId258"/>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22" type="#_x0000_t75" style="width:26.6pt;height:19.8pt" o:ole="">
            <v:imagedata r:id="rId259" o:title=""/>
          </v:shape>
          <o:OLEObject Type="Embed" ProgID="Equation.3" ShapeID="_x0000_i1122" DrawAspect="Content" ObjectID="_1648314305" r:id="rId260"/>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23" type="#_x0000_t75" style="width:296.7pt;height:72.95pt" o:ole="">
                  <v:imagedata r:id="rId261" o:title=""/>
                </v:shape>
                <o:OLEObject Type="Embed" ProgID="Equation.3" ShapeID="_x0000_i1123" DrawAspect="Content" ObjectID="_1648314306" r:id="rId26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81"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81"/>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24" type="#_x0000_t75" style="width:296.7pt;height:71.05pt" o:ole="">
                  <v:imagedata r:id="rId263" o:title=""/>
                </v:shape>
                <o:OLEObject Type="Embed" ProgID="Equation.3" ShapeID="_x0000_i1124" DrawAspect="Content" ObjectID="_1648314307" r:id="rId26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6.80</w:t>
      </w:r>
      <w:r w:rsidR="00F060FC" w:rsidRPr="00F060FC">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25" type="#_x0000_t75" style="width:342.6pt;height:71.05pt" o:ole="">
                  <v:imagedata r:id="rId265" o:title=""/>
                </v:shape>
                <o:OLEObject Type="Embed" ProgID="Equation.3" ShapeID="_x0000_i1125" DrawAspect="Content" ObjectID="_1648314308" r:id="rId26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182" w:name="_Toc482633750"/>
      <w:bookmarkStart w:id="183" w:name="_Ref521058313"/>
      <w:bookmarkStart w:id="184" w:name="_Toc37690797"/>
      <w:r w:rsidRPr="000D6B1C">
        <w:t>Normal restitution coefficient</w:t>
      </w:r>
      <w:bookmarkEnd w:id="182"/>
      <w:bookmarkEnd w:id="183"/>
      <w:bookmarkEnd w:id="184"/>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w:t>
      </w:r>
      <w:r w:rsidRPr="00757D25">
        <w:rPr>
          <w:rFonts w:ascii="Times New Roman" w:hAnsi="Times New Roman"/>
          <w:sz w:val="24"/>
          <w:szCs w:val="24"/>
        </w:rPr>
        <w:lastRenderedPageBreak/>
        <w:t xml:space="preserve">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85" w:name="_Toc447794863"/>
      <w:bookmarkStart w:id="186" w:name="_Toc447795348"/>
      <w:bookmarkStart w:id="187" w:name="_Toc447795455"/>
      <w:bookmarkStart w:id="188" w:name="_Ref449963221"/>
      <w:bookmarkStart w:id="189" w:name="_Toc37690798"/>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185"/>
      <w:bookmarkEnd w:id="186"/>
      <w:bookmarkEnd w:id="187"/>
      <w:bookmarkEnd w:id="188"/>
      <w:bookmarkEnd w:id="189"/>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F060FC">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F060FC">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and its possible speed-up by means of a 2-interface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060FC">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060FC">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060FC">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060FC">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190" w:name="_Ref520373755"/>
      <w:bookmarkStart w:id="191" w:name="_Toc37690799"/>
      <w:r>
        <w:t>Mixture model for dense granular flows</w:t>
      </w:r>
      <w:bookmarkEnd w:id="190"/>
      <w:bookmarkEnd w:id="191"/>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F060FC">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F060FC">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F060FC">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26" type="#_x0000_t75" style="width:108.7pt;height:35.75pt" o:ole="">
                  <v:imagedata r:id="rId267" o:title=""/>
                </v:shape>
                <o:OLEObject Type="Embed" ProgID="Equation.3" ShapeID="_x0000_i1126" DrawAspect="Content" ObjectID="_1648314309" r:id="rId26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2"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2"/>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F060FC">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27" type="#_x0000_t75" style="width:101.5pt;height:35.75pt" o:ole="">
                  <v:imagedata r:id="rId269" o:title=""/>
                </v:shape>
                <o:OLEObject Type="Embed" ProgID="Equation.3" ShapeID="_x0000_i1127" DrawAspect="Content" ObjectID="_1648314310" r:id="rId27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3"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28" type="#_x0000_t75" style="width:45.4pt;height:15.95pt" o:ole="">
                  <v:imagedata r:id="rId271" o:title=""/>
                </v:shape>
                <o:OLEObject Type="Embed" ProgID="Equation.3" ShapeID="_x0000_i1128" DrawAspect="Content" ObjectID="_1648314311" r:id="rId27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29" type="#_x0000_t75" style="width:205.35pt;height:34.3pt" o:ole="">
                  <v:imagedata r:id="rId273" o:title=""/>
                </v:shape>
                <o:OLEObject Type="Embed" ProgID="Equation.3" ShapeID="_x0000_i1129" DrawAspect="Content" ObjectID="_1648314312" r:id="rId27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sidRPr="00EC4C35">
        <w:rPr>
          <w:rFonts w:ascii="Times New Roman" w:hAnsi="Times New Roman"/>
          <w:lang w:val="en-GB"/>
        </w:rPr>
        <w:t xml:space="preserve">the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7.1</w:t>
      </w:r>
      <w:r w:rsidR="00F060FC" w:rsidRPr="00F060FC">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7.2</w:t>
      </w:r>
      <w:r w:rsidR="00F060FC" w:rsidRPr="00F060FC">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30" type="#_x0000_t75" style="width:67.65pt;height:36.25pt" o:ole="">
                  <v:imagedata r:id="rId275" o:title=""/>
                </v:shape>
                <o:OLEObject Type="Embed" ProgID="Equation.3" ShapeID="_x0000_i1130" DrawAspect="Content" ObjectID="_1648314313" r:id="rId27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F060FC">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31" type="#_x0000_t75" style="width:84.1pt;height:36.25pt" o:ole="">
                  <v:imagedata r:id="rId277" o:title=""/>
                </v:shape>
                <o:OLEObject Type="Embed" ProgID="Equation.3" ShapeID="_x0000_i1131" DrawAspect="Content" ObjectID="_1648314314" r:id="rId27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4"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4"/>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7.6</w:t>
      </w:r>
      <w:r w:rsidR="00F060FC" w:rsidRPr="00F060FC">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32" type="#_x0000_t75" style="width:63.8pt;height:37.7pt" o:ole="">
                  <v:imagedata r:id="rId279" o:title=""/>
                </v:shape>
                <o:OLEObject Type="Embed" ProgID="Equation.3" ShapeID="_x0000_i1132" DrawAspect="Content" ObjectID="_1648314315" r:id="rId28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5"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5"/>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F060FC">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7.7</w:t>
      </w:r>
      <w:r w:rsidR="00F060FC" w:rsidRPr="00F060FC">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33" type="#_x0000_t75" style="width:266.75pt;height:37.7pt" o:ole="">
                  <v:imagedata r:id="rId281" o:title=""/>
                </v:shape>
                <o:OLEObject Type="Embed" ProgID="Equation.3" ShapeID="_x0000_i1133" DrawAspect="Content" ObjectID="_1648314316" r:id="rId28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F060FC">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F060FC">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34" type="#_x0000_t75" style="width:270.1pt;height:35.75pt" o:ole="">
                  <v:imagedata r:id="rId283" o:title=""/>
                </v:shape>
                <o:OLEObject Type="Embed" ProgID="Equation.3" ShapeID="_x0000_i1134" DrawAspect="Content" ObjectID="_1648314317" r:id="rId28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6"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6"/>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F060FC">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35" type="#_x0000_t75" style="width:285.6pt;height:35.75pt" o:ole="">
                  <v:imagedata r:id="rId285" o:title=""/>
                </v:shape>
                <o:OLEObject Type="Embed" ProgID="Equation.3" ShapeID="_x0000_i1135" DrawAspect="Content" ObjectID="_1648314318" r:id="rId28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7"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7"/>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7.9</w:t>
      </w:r>
      <w:r w:rsidR="00F060FC" w:rsidRPr="00F060FC">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7.10</w:t>
      </w:r>
      <w:r w:rsidR="00F060FC" w:rsidRPr="00F060FC">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36" type="#_x0000_t75" style="width:206.8pt;height:35.75pt" o:ole="">
                  <v:imagedata r:id="rId287" o:title=""/>
                </v:shape>
                <o:OLEObject Type="Embed" ProgID="Equation.3" ShapeID="_x0000_i1136" DrawAspect="Content" ObjectID="_1648314319" r:id="rId28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F060FC">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37" type="#_x0000_t75" style="width:185.05pt;height:43pt" o:ole="">
                  <v:imagedata r:id="rId289" o:title=""/>
                </v:shape>
                <o:OLEObject Type="Embed" ProgID="Equation.3" ShapeID="_x0000_i1137" DrawAspect="Content" ObjectID="_1648314320" r:id="rId29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F060FC">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38" type="#_x0000_t75" style="width:76.85pt;height:36.25pt" o:ole="">
                  <v:imagedata r:id="rId291" o:title=""/>
                </v:shape>
                <o:OLEObject Type="Embed" ProgID="Equation.3" ShapeID="_x0000_i1138" DrawAspect="Content" ObjectID="_1648314321" r:id="rId292"/>
              </w:object>
            </w:r>
            <w:r w:rsidRPr="00E04F46">
              <w:t xml:space="preserve">,   </w:t>
            </w:r>
            <w:r w:rsidRPr="00DA468D">
              <w:rPr>
                <w:position w:val="-28"/>
              </w:rPr>
              <w:object w:dxaOrig="1140" w:dyaOrig="680">
                <v:shape id="_x0000_i1139" type="#_x0000_t75" style="width:54.1pt;height:33.35pt" o:ole="">
                  <v:imagedata r:id="rId293" o:title=""/>
                </v:shape>
                <o:OLEObject Type="Embed" ProgID="Equation.3" ShapeID="_x0000_i1139" DrawAspect="Content" ObjectID="_1648314322" r:id="rId29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618F4">
        <w:rPr>
          <w:rFonts w:ascii="Times New Roman" w:hAnsi="Times New Roman"/>
          <w:position w:val="-12"/>
          <w:lang w:val="en-GB"/>
        </w:rPr>
        <w:object w:dxaOrig="279" w:dyaOrig="380">
          <v:shape id="_x0000_i1140" type="#_x0000_t75" style="width:13.05pt;height:19.35pt" o:ole="">
            <v:imagedata r:id="rId295" o:title=""/>
          </v:shape>
          <o:OLEObject Type="Embed" ProgID="Equation.3" ShapeID="_x0000_i1140" DrawAspect="Content" ObjectID="_1648314323" r:id="rId296"/>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41" type="#_x0000_t75" style="width:15.95pt;height:19.35pt" o:ole="">
            <v:imagedata r:id="rId297" o:title=""/>
          </v:shape>
          <o:OLEObject Type="Embed" ProgID="Equation.3" ShapeID="_x0000_i1141" DrawAspect="Content" ObjectID="_1648314324" r:id="rId298"/>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F060FC">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F060FC">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42" type="#_x0000_t75" style="width:141.6pt;height:36.25pt" o:ole="">
                  <v:imagedata r:id="rId299" o:title=""/>
                </v:shape>
                <o:OLEObject Type="Embed" ProgID="Equation.3" ShapeID="_x0000_i1142" DrawAspect="Content" ObjectID="_1648314325" r:id="rId300"/>
              </w:object>
            </w:r>
            <w:r w:rsidRPr="00242F2A">
              <w:t xml:space="preserve">,   </w:t>
            </w:r>
            <w:r w:rsidRPr="00DA468D">
              <w:rPr>
                <w:position w:val="-34"/>
              </w:rPr>
              <w:object w:dxaOrig="1880" w:dyaOrig="800">
                <v:shape id="_x0000_i1143" type="#_x0000_t75" style="width:87.95pt;height:39.15pt" o:ole="">
                  <v:imagedata r:id="rId301" o:title=""/>
                </v:shape>
                <o:OLEObject Type="Embed" ProgID="Equation.3" ShapeID="_x0000_i1143" DrawAspect="Content" ObjectID="_1648314326" r:id="rId302"/>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44" type="#_x0000_t75" style="width:121.75pt;height:45.4pt" o:ole="">
                  <v:imagedata r:id="rId303" o:title=""/>
                </v:shape>
                <o:OLEObject Type="Embed" ProgID="Equation.3" ShapeID="_x0000_i1144" DrawAspect="Content" ObjectID="_1648314327" r:id="rId304"/>
              </w:object>
            </w:r>
            <w:r w:rsidRPr="00242F2A">
              <w:t xml:space="preserve">,   </w:t>
            </w:r>
            <w:r w:rsidRPr="00DA468D">
              <w:rPr>
                <w:position w:val="-10"/>
              </w:rPr>
              <w:object w:dxaOrig="1359" w:dyaOrig="380">
                <v:shape id="_x0000_i1145" type="#_x0000_t75" style="width:63.8pt;height:17.9pt" o:ole="">
                  <v:imagedata r:id="rId305" o:title=""/>
                </v:shape>
                <o:OLEObject Type="Embed" ProgID="Equation.3" ShapeID="_x0000_i1145" DrawAspect="Content" ObjectID="_1648314328"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8"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8"/>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7.14</w:t>
      </w:r>
      <w:r w:rsidR="00F060FC" w:rsidRPr="00F060FC">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46" type="#_x0000_t75" style="width:163.35pt;height:44.45pt" o:ole="">
                  <v:imagedata r:id="rId307" o:title=""/>
                </v:shape>
                <o:OLEObject Type="Embed" ProgID="Equation.3" ShapeID="_x0000_i1146" DrawAspect="Content" ObjectID="_1648314329"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47" type="#_x0000_t75" style="width:87.45pt;height:39.15pt" o:ole="">
                  <v:imagedata r:id="rId301" o:title=""/>
                </v:shape>
                <o:OLEObject Type="Embed" ProgID="Equation.3" ShapeID="_x0000_i1147" DrawAspect="Content" ObjectID="_1648314330" r:id="rId309"/>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199"/>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48" type="#_x0000_t75" style="width:335.85pt;height:38.15pt" o:ole="">
                  <v:imagedata r:id="rId310" o:title=""/>
                </v:shape>
                <o:OLEObject Type="Embed" ProgID="Equation.3" ShapeID="_x0000_i1148" DrawAspect="Content" ObjectID="_1648314331" r:id="rId31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200"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0"/>
            <w:commentRangeEnd w:id="199"/>
            <w:r w:rsidR="000A5F83">
              <w:rPr>
                <w:rStyle w:val="Rimandocommento"/>
                <w:rFonts w:ascii="Times New Roman" w:eastAsia="Times New Roman" w:hAnsi="Times New Roman"/>
                <w:b w:val="0"/>
                <w:bCs w:val="0"/>
                <w:color w:val="auto"/>
                <w:szCs w:val="20"/>
                <w:lang w:val="it-IT" w:eastAsia="it-IT"/>
              </w:rPr>
              <w:commentReference w:id="199"/>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7.17</w:t>
      </w:r>
      <w:r w:rsidR="00F060FC" w:rsidRPr="00F060FC">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897949"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49" type="#_x0000_t75" style="width:83.6pt;height:44.45pt" o:ole="">
                  <v:imagedata r:id="rId312" o:title=""/>
                </v:shape>
                <o:OLEObject Type="Embed" ProgID="Equation.3" ShapeID="_x0000_i1149" DrawAspect="Content" ObjectID="_1648314332" r:id="rId31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1"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50" type="#_x0000_t75" style="width:93.75pt;height:37.7pt" o:ole="">
                  <v:imagedata r:id="rId314" o:title=""/>
                </v:shape>
                <o:OLEObject Type="Embed" ProgID="Equation.3" ShapeID="_x0000_i1150" DrawAspect="Content" ObjectID="_1648314333" r:id="rId31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2"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2"/>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E77347">
        <w:rPr>
          <w:rFonts w:ascii="Times New Roman" w:hAnsi="Times New Roman"/>
          <w:lang w:val="en-GB"/>
        </w:rPr>
        <w:t>Eq.</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7.20</w:t>
      </w:r>
      <w:r w:rsidR="00F060FC" w:rsidRPr="00F060FC">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7.20</w:t>
      </w:r>
      <w:r w:rsidR="00F060FC" w:rsidRPr="00F060FC">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51" type="#_x0000_t75" style="width:76.85pt;height:37.7pt" o:ole="">
                  <v:imagedata r:id="rId316" o:title=""/>
                </v:shape>
                <o:OLEObject Type="Embed" ProgID="Equation.3" ShapeID="_x0000_i1151" DrawAspect="Content" ObjectID="_1648314334" r:id="rId31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lastRenderedPageBreak/>
        <w:t>which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F060FC">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52" type="#_x0000_t75" style="width:57pt;height:19.8pt" o:ole="">
                  <v:imagedata r:id="rId318" o:title=""/>
                </v:shape>
                <o:OLEObject Type="Embed" ProgID="Equation.3" ShapeID="_x0000_i1152" DrawAspect="Content" ObjectID="_1648314335" r:id="rId31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3"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3"/>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53" type="#_x0000_t75" style="width:15.95pt;height:19.35pt" o:ole="">
            <v:imagedata r:id="rId320" o:title=""/>
          </v:shape>
          <o:OLEObject Type="Embed" ProgID="Equation.3" ShapeID="_x0000_i1153" DrawAspect="Content" ObjectID="_1648314336" r:id="rId321"/>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54" type="#_x0000_t75" style="width:114.5pt;height:16.45pt" o:ole="">
                  <v:imagedata r:id="rId322" o:title=""/>
                </v:shape>
                <o:OLEObject Type="Embed" ProgID="Equation.3" ShapeID="_x0000_i1154" DrawAspect="Content" ObjectID="_1648314337" r:id="rId32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55" type="#_x0000_t75" style="width:302.5pt;height:37.7pt" o:ole="">
                  <v:imagedata r:id="rId324" o:title=""/>
                </v:shape>
                <o:OLEObject Type="Embed" ProgID="Equation.3" ShapeID="_x0000_i1155" DrawAspect="Content" ObjectID="_1648314338" r:id="rId32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4"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4"/>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56" type="#_x0000_t75" style="width:91.8pt;height:29pt" o:ole="">
                  <v:imagedata r:id="rId326" o:title=""/>
                </v:shape>
                <o:OLEObject Type="Embed" ProgID="Equation.3" ShapeID="_x0000_i1156" DrawAspect="Content" ObjectID="_1648314339" r:id="rId32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57" type="#_x0000_t75" style="width:113.05pt;height:19.8pt" o:ole="">
                  <v:imagedata r:id="rId328" o:title=""/>
                </v:shape>
                <o:OLEObject Type="Embed" ProgID="Equation.3" ShapeID="_x0000_i1157" DrawAspect="Content" ObjectID="_1648314340" r:id="rId32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7.22</w:t>
      </w:r>
      <w:r w:rsidR="00F060FC" w:rsidRPr="00F060FC">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7.24</w:t>
      </w:r>
      <w:r w:rsidR="00F060FC" w:rsidRPr="00F060FC">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58" type="#_x0000_t75" style="width:127.55pt;height:35.75pt" o:ole="">
                  <v:imagedata r:id="rId330" o:title=""/>
                </v:shape>
                <o:OLEObject Type="Embed" ProgID="Equation.3" ShapeID="_x0000_i1158" DrawAspect="Content" ObjectID="_1648314341" r:id="rId33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5"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5"/>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59" type="#_x0000_t75" style="width:121.75pt;height:17.9pt" o:ole="">
                  <v:imagedata r:id="rId332" o:title=""/>
                </v:shape>
                <o:OLEObject Type="Embed" ProgID="Equation.3" ShapeID="_x0000_i1159" DrawAspect="Content" ObjectID="_1648314342" r:id="rId33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FC1BD6">
        <w:rPr>
          <w:rFonts w:ascii="Times New Roman" w:hAnsi="Times New Roman"/>
          <w:lang w:val="en-GB"/>
        </w:rPr>
        <w:t xml:space="preserve">and </w:t>
      </w:r>
      <w:r w:rsidRPr="00FC1BD6">
        <w:rPr>
          <w:position w:val="-28"/>
        </w:rPr>
        <w:object w:dxaOrig="660" w:dyaOrig="660">
          <v:shape id="_x0000_i1160" type="#_x0000_t75" style="width:27.55pt;height:27.05pt" o:ole="">
            <v:imagedata r:id="rId334" o:title=""/>
          </v:shape>
          <o:OLEObject Type="Embed" ProgID="Equation.3" ShapeID="_x0000_i1160" DrawAspect="Content" ObjectID="_1648314343" r:id="rId335"/>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F060FC">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F060FC">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7.27</w:t>
      </w:r>
      <w:r w:rsidR="00F060FC" w:rsidRPr="00F060FC">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61" type="#_x0000_t75" style="width:173.95pt;height:32.85pt" o:ole="">
                  <v:imagedata r:id="rId336" o:title=""/>
                </v:shape>
                <o:OLEObject Type="Embed" ProgID="Equation.3" ShapeID="_x0000_i1161" DrawAspect="Content" ObjectID="_1648314344" r:id="rId337"/>
              </w:object>
            </w:r>
            <w:r w:rsidRPr="00DA468D">
              <w:rPr>
                <w:position w:val="-36"/>
              </w:rPr>
              <w:object w:dxaOrig="4680" w:dyaOrig="800">
                <v:shape id="_x0000_i1162" type="#_x0000_t75" style="width:199.1pt;height:32.85pt" o:ole="">
                  <v:imagedata r:id="rId338" o:title=""/>
                </v:shape>
                <o:OLEObject Type="Embed" ProgID="Equation.3" ShapeID="_x0000_i1162" DrawAspect="Content" ObjectID="_1648314345" r:id="rId339"/>
              </w:object>
            </w:r>
            <w:r w:rsidRPr="00272E48">
              <w:rPr>
                <w:position w:val="-34"/>
              </w:rPr>
              <w:object w:dxaOrig="3660" w:dyaOrig="780">
                <v:shape id="_x0000_i1163" type="#_x0000_t75" style="width:153.2pt;height:33.35pt" o:ole="">
                  <v:imagedata r:id="rId340" o:title=""/>
                </v:shape>
                <o:OLEObject Type="Embed" ProgID="Equation.3" ShapeID="_x0000_i1163" DrawAspect="Content" ObjectID="_1648314346" r:id="rId341"/>
              </w:object>
            </w:r>
            <w:r w:rsidRPr="00DA468D">
              <w:rPr>
                <w:position w:val="-38"/>
              </w:rPr>
              <w:object w:dxaOrig="3960" w:dyaOrig="880">
                <v:shape id="_x0000_i1164" type="#_x0000_t75" style="width:165.75pt;height:37.7pt" o:ole="">
                  <v:imagedata r:id="rId342" o:title=""/>
                </v:shape>
                <o:OLEObject Type="Embed" ProgID="Equation.3" ShapeID="_x0000_i1164" DrawAspect="Content" ObjectID="_1648314347" r:id="rId343"/>
              </w:object>
            </w:r>
            <w:r w:rsidRPr="00DA468D">
              <w:rPr>
                <w:position w:val="-38"/>
              </w:rPr>
              <w:object w:dxaOrig="2880" w:dyaOrig="880">
                <v:shape id="_x0000_i1165" type="#_x0000_t75" style="width:121.3pt;height:37.7pt" o:ole="">
                  <v:imagedata r:id="rId344" o:title=""/>
                </v:shape>
                <o:OLEObject Type="Embed" ProgID="Equation.3" ShapeID="_x0000_i1165" DrawAspect="Content" ObjectID="_1648314348"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F060FC">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F060FC">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897949"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66" type="#_x0000_t75" style="width:332.95pt;height:39.15pt" o:ole="">
                  <v:imagedata r:id="rId346" o:title=""/>
                </v:shape>
                <o:OLEObject Type="Embed" ProgID="Equation.3" ShapeID="_x0000_i1166" DrawAspect="Content" ObjectID="_1648314349"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6"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6"/>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refers to the top of the bed-load transport layer (or the layer of saturated material). Eq</w:t>
      </w:r>
      <w:r w:rsidRPr="003D27BA">
        <w:rPr>
          <w:rFonts w:ascii="Times New Roman" w:hAnsi="Times New Roman"/>
          <w:lang w:val="en-GB"/>
        </w:rPr>
        <w:t>.</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7.31</w:t>
      </w:r>
      <w:r w:rsidR="00F060FC" w:rsidRPr="00F060FC">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67" type="#_x0000_t75" style="width:135.3pt;height:30.95pt" o:ole="">
                  <v:imagedata r:id="rId348" o:title=""/>
                </v:shape>
                <o:OLEObject Type="Embed" ProgID="Equation.3" ShapeID="_x0000_i1167" DrawAspect="Content" ObjectID="_1648314350"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7"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7"/>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7.32</w:t>
      </w:r>
      <w:r w:rsidR="00F060FC" w:rsidRPr="00F060FC">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68" type="#_x0000_t75" style="width:65.7pt;height:16.45pt" o:ole="">
                  <v:imagedata r:id="rId350" o:title=""/>
                </v:shape>
                <o:OLEObject Type="Embed" ProgID="Equation.3" ShapeID="_x0000_i1168" DrawAspect="Content" ObjectID="_1648314351"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F060FC">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F060FC" w:rsidRPr="00F060FC">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69" type="#_x0000_t75" style="width:45.9pt;height:24.65pt" o:ole="">
                  <v:imagedata r:id="rId352" o:title=""/>
                </v:shape>
                <o:OLEObject Type="Embed" ProgID="Equation.3" ShapeID="_x0000_i1169" DrawAspect="Content" ObjectID="_1648314352" r:id="rId353"/>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F060FC">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245" type="#_x0000_t75" style="width:142.05pt;height:31.4pt" o:ole="">
                  <v:imagedata r:id="rId354" o:title=""/>
                </v:shape>
                <o:OLEObject Type="Embed" ProgID="Equation.3" ShapeID="_x0000_i1245" DrawAspect="Content" ObjectID="_1648314353" r:id="rId355"/>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208"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F060FC">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209"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210" w:author="Amicarelli Andrea (RSE)" w:date="2020-04-13T16:29:00Z">
        <w:r w:rsidR="00D617A0" w:rsidRPr="00D617A0">
          <w:rPr>
            <w:rFonts w:ascii="Times New Roman" w:hAnsi="Times New Roman"/>
            <w:sz w:val="24"/>
            <w:szCs w:val="24"/>
          </w:rPr>
          <w:t>for higher pressure peaks</w:t>
        </w:r>
      </w:ins>
      <w:ins w:id="211"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F060FC">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212"/>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246" type="#_x0000_t75" style="width:180.25pt;height:35.75pt" o:ole="">
                  <v:imagedata r:id="rId356" o:title=""/>
                </v:shape>
                <o:OLEObject Type="Embed" ProgID="Equation.3" ShapeID="_x0000_i1246" DrawAspect="Content" ObjectID="_1648314354" r:id="rId357"/>
              </w:object>
            </w:r>
            <w:commentRangeEnd w:id="212"/>
            <w:r w:rsidR="00A56E56">
              <w:rPr>
                <w:rStyle w:val="Rimandocommento"/>
                <w:rFonts w:ascii="Times New Roman" w:eastAsia="Times New Roman" w:hAnsi="Times New Roman"/>
                <w:szCs w:val="20"/>
                <w:lang w:val="it-IT" w:eastAsia="it-IT"/>
              </w:rPr>
              <w:commentReference w:id="212"/>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70" type="#_x0000_t75" style="width:22.7pt;height:19.35pt" o:ole="">
            <v:imagedata r:id="rId358" o:title=""/>
          </v:shape>
          <o:OLEObject Type="Embed" ProgID="Equation.3" ShapeID="_x0000_i1170" DrawAspect="Content" ObjectID="_1648314355" r:id="rId359"/>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213"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214"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215"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238" type="#_x0000_t75" style="width:160.9pt;height:37.2pt" o:ole="">
                  <v:imagedata r:id="rId360" o:title=""/>
                </v:shape>
                <o:OLEObject Type="Embed" ProgID="Equation.3" ShapeID="_x0000_i1238" DrawAspect="Content" ObjectID="_1648314356" r:id="rId361"/>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216"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239" type="#_x0000_t75" style="width:239.2pt;height:18.85pt" o:ole="">
                  <v:imagedata r:id="rId362" o:title=""/>
                </v:shape>
                <o:OLEObject Type="Embed" ProgID="Equation.3" ShapeID="_x0000_i1239" DrawAspect="Content" ObjectID="_1648314357" r:id="rId363"/>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240" type="#_x0000_t75" style="width:237.25pt;height:37.2pt" o:ole="">
                  <v:imagedata r:id="rId364" o:title=""/>
                </v:shape>
                <o:OLEObject Type="Embed" ProgID="Equation.3" ShapeID="_x0000_i1240" DrawAspect="Content" ObjectID="_1648314358" r:id="rId365"/>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217" w:name="_Toc447005694"/>
      <w:bookmarkStart w:id="218" w:name="_Ref448247886"/>
      <w:bookmarkStart w:id="219" w:name="_Toc37690800"/>
      <w:r>
        <w:rPr>
          <w:lang w:val="it-IT"/>
        </w:rPr>
        <w:t>2-interface 3D erosion criterion</w:t>
      </w:r>
      <w:bookmarkEnd w:id="217"/>
      <w:bookmarkEnd w:id="218"/>
      <w:bookmarkEnd w:id="219"/>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F060FC">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0"/>
          <w:p w:rsidR="002F35B9" w:rsidRPr="00276BBF" w:rsidRDefault="008238C4" w:rsidP="00EB747A">
            <w:pPr>
              <w:jc w:val="center"/>
              <w:rPr>
                <w:sz w:val="24"/>
                <w:szCs w:val="24"/>
              </w:rPr>
            </w:pPr>
            <w:r w:rsidRPr="00AB6FB4">
              <w:rPr>
                <w:position w:val="-68"/>
              </w:rPr>
              <w:object w:dxaOrig="6540" w:dyaOrig="1480">
                <v:shape id="_x0000_i1250" type="#_x0000_t75" style="width:273.5pt;height:64.75pt" o:ole="">
                  <v:imagedata r:id="rId366" o:title=""/>
                </v:shape>
                <o:OLEObject Type="Embed" ProgID="Equation.3" ShapeID="_x0000_i1250" DrawAspect="Content" ObjectID="_1648314359" r:id="rId36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221"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21"/>
            <w:commentRangeEnd w:id="220"/>
            <w:r w:rsidR="00AB6FB4">
              <w:rPr>
                <w:rStyle w:val="Rimandocommento"/>
                <w:rFonts w:ascii="Times New Roman" w:eastAsia="Times New Roman" w:hAnsi="Times New Roman"/>
                <w:b w:val="0"/>
                <w:bCs w:val="0"/>
                <w:color w:val="auto"/>
                <w:szCs w:val="20"/>
                <w:lang w:val="it-IT" w:eastAsia="it-IT"/>
              </w:rPr>
              <w:commentReference w:id="220"/>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2"/>
          <w:p w:rsidR="00C70139" w:rsidRPr="00276BBF" w:rsidRDefault="00AB6FB4" w:rsidP="00EB747A">
            <w:pPr>
              <w:jc w:val="center"/>
              <w:rPr>
                <w:sz w:val="24"/>
                <w:szCs w:val="24"/>
              </w:rPr>
            </w:pPr>
            <w:r w:rsidRPr="003A306D">
              <w:rPr>
                <w:position w:val="-32"/>
              </w:rPr>
              <w:object w:dxaOrig="1240" w:dyaOrig="700">
                <v:shape id="_x0000_i1248" type="#_x0000_t75" style="width:54.6pt;height:31.4pt" o:ole="">
                  <v:imagedata r:id="rId368" o:title=""/>
                </v:shape>
                <o:OLEObject Type="Embed" ProgID="Equation.3" ShapeID="_x0000_i1248" DrawAspect="Content" ObjectID="_1648314360" r:id="rId36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2"/>
            <w:r w:rsidR="00AB6FB4">
              <w:rPr>
                <w:rStyle w:val="Rimandocommento"/>
                <w:rFonts w:ascii="Times New Roman" w:eastAsia="Times New Roman" w:hAnsi="Times New Roman"/>
                <w:b w:val="0"/>
                <w:bCs w:val="0"/>
                <w:color w:val="auto"/>
                <w:szCs w:val="20"/>
                <w:lang w:val="it-IT" w:eastAsia="it-IT"/>
              </w:rPr>
              <w:commentReference w:id="222"/>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3"/>
          <w:p w:rsidR="00C70139" w:rsidRPr="00756D53" w:rsidRDefault="00AB6FB4" w:rsidP="00AB6FB4">
            <w:pPr>
              <w:jc w:val="center"/>
              <w:rPr>
                <w:sz w:val="24"/>
                <w:szCs w:val="24"/>
              </w:rPr>
            </w:pPr>
            <w:r w:rsidRPr="003A306D">
              <w:rPr>
                <w:position w:val="-56"/>
              </w:rPr>
              <w:object w:dxaOrig="3720" w:dyaOrig="980">
                <v:shape id="_x0000_i1249" type="#_x0000_t75" style="width:160.9pt;height:43pt" o:ole="">
                  <v:imagedata r:id="rId370" o:title=""/>
                </v:shape>
                <o:OLEObject Type="Embed" ProgID="Equation.3" ShapeID="_x0000_i1249" DrawAspect="Content" ObjectID="_1648314361" r:id="rId37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3"/>
            <w:r w:rsidR="00AB6FB4">
              <w:rPr>
                <w:rStyle w:val="Rimandocommento"/>
                <w:rFonts w:ascii="Times New Roman" w:eastAsia="Times New Roman" w:hAnsi="Times New Roman"/>
                <w:b w:val="0"/>
                <w:bCs w:val="0"/>
                <w:color w:val="auto"/>
                <w:szCs w:val="20"/>
                <w:lang w:val="it-IT" w:eastAsia="it-IT"/>
              </w:rPr>
              <w:commentReference w:id="223"/>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4"/>
          <w:p w:rsidR="00C70139" w:rsidRPr="00276BBF" w:rsidRDefault="008238C4" w:rsidP="00EB747A">
            <w:pPr>
              <w:jc w:val="center"/>
              <w:rPr>
                <w:sz w:val="24"/>
                <w:szCs w:val="24"/>
              </w:rPr>
            </w:pPr>
            <w:r w:rsidRPr="003A306D">
              <w:rPr>
                <w:position w:val="-26"/>
              </w:rPr>
              <w:object w:dxaOrig="1200" w:dyaOrig="720">
                <v:shape id="_x0000_i1251" type="#_x0000_t75" style="width:55.1pt;height:35.3pt" o:ole="">
                  <v:imagedata r:id="rId372" o:title=""/>
                </v:shape>
                <o:OLEObject Type="Embed" ProgID="Equation.3" ShapeID="_x0000_i1251" DrawAspect="Content" ObjectID="_1648314362" r:id="rId37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4"/>
            <w:r w:rsidR="008238C4">
              <w:rPr>
                <w:rStyle w:val="Rimandocommento"/>
                <w:rFonts w:ascii="Times New Roman" w:eastAsia="Times New Roman" w:hAnsi="Times New Roman"/>
                <w:b w:val="0"/>
                <w:bCs w:val="0"/>
                <w:color w:val="auto"/>
                <w:szCs w:val="20"/>
                <w:lang w:val="it-IT" w:eastAsia="it-IT"/>
              </w:rPr>
              <w:commentReference w:id="224"/>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5"/>
          <w:p w:rsidR="00C70139" w:rsidRPr="00276BBF" w:rsidRDefault="002F35B9" w:rsidP="00EB747A">
            <w:pPr>
              <w:jc w:val="center"/>
              <w:rPr>
                <w:sz w:val="24"/>
                <w:szCs w:val="24"/>
              </w:rPr>
            </w:pPr>
            <w:r w:rsidRPr="003A306D">
              <w:rPr>
                <w:position w:val="-32"/>
              </w:rPr>
              <w:object w:dxaOrig="3320" w:dyaOrig="700">
                <v:shape id="_x0000_i1247" type="#_x0000_t75" style="width:147.4pt;height:31.4pt" o:ole="">
                  <v:imagedata r:id="rId374" o:title=""/>
                </v:shape>
                <o:OLEObject Type="Embed" ProgID="Equation.3" ShapeID="_x0000_i1247" DrawAspect="Content" ObjectID="_1648314363" r:id="rId37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5"/>
            <w:r w:rsidR="002F35B9">
              <w:rPr>
                <w:rStyle w:val="Rimandocommento"/>
                <w:rFonts w:ascii="Times New Roman" w:eastAsia="Times New Roman" w:hAnsi="Times New Roman"/>
                <w:b w:val="0"/>
                <w:bCs w:val="0"/>
                <w:color w:val="auto"/>
                <w:szCs w:val="20"/>
                <w:lang w:val="it-IT" w:eastAsia="it-IT"/>
              </w:rPr>
              <w:commentReference w:id="225"/>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97949"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226"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26"/>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F060FC" w:rsidRPr="00F060FC">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97949"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lastRenderedPageBreak/>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97949"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97949"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F060FC">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97949"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97949"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227" w:name="_Toc37690801"/>
      <w:r w:rsidRPr="005D00D6">
        <w:t>A simplified approach for soil liquefaction</w:t>
      </w:r>
      <w:bookmarkEnd w:id="227"/>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171" type="#_x0000_t75" style="width:2in;height:35.75pt" o:ole="">
                  <v:imagedata r:id="rId376" o:title=""/>
                </v:shape>
                <o:OLEObject Type="Embed" ProgID="Equation.3" ShapeID="_x0000_i1171" DrawAspect="Content" ObjectID="_1648314364" r:id="rId377"/>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228"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28"/>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7.55</w:t>
      </w:r>
      <w:r w:rsidR="00F060FC" w:rsidRPr="00F060FC">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172" type="#_x0000_t75" style="width:197.15pt;height:93.75pt" o:ole="">
                  <v:imagedata r:id="rId378" o:title=""/>
                </v:shape>
                <o:OLEObject Type="Embed" ProgID="Equation.3" ShapeID="_x0000_i1172" DrawAspect="Content" ObjectID="_1648314365" r:id="rId37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9" w:name="_Ref449963223"/>
      <w:bookmarkStart w:id="230" w:name="_Toc447005702"/>
      <w:bookmarkStart w:id="231" w:name="_Toc37690802"/>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229"/>
      <w:r w:rsidR="00E25FF0" w:rsidRPr="003A5C36">
        <w:rPr>
          <w:rFonts w:ascii="Book Antiqua" w:hAnsi="Book Antiqua"/>
          <w:caps/>
          <w:kern w:val="0"/>
          <w:sz w:val="24"/>
          <w:szCs w:val="24"/>
        </w:rPr>
        <w:t xml:space="preserve"> </w:t>
      </w:r>
      <w:bookmarkEnd w:id="230"/>
      <w:r w:rsidR="00433AD1">
        <w:rPr>
          <w:rFonts w:ascii="Book Antiqua" w:hAnsi="Book Antiqua"/>
          <w:caps/>
          <w:kern w:val="0"/>
          <w:sz w:val="24"/>
          <w:szCs w:val="24"/>
        </w:rPr>
        <w:t>scheme</w:t>
      </w:r>
      <w:bookmarkEnd w:id="231"/>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noProof/>
          <w:sz w:val="24"/>
          <w:szCs w:val="24"/>
        </w:rPr>
        <w:t>114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r w:rsidR="00F060FC">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F060FC">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F060FC">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F060FC">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F060FC">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232" w:name="_Ref521060122"/>
      <w:bookmarkStart w:id="233" w:name="_Toc37690803"/>
      <w:r w:rsidRPr="004F0A7F">
        <w:t>DB-SPH particle approximation and modifications of the balance equations</w:t>
      </w:r>
      <w:bookmarkEnd w:id="232"/>
      <w:bookmarkEnd w:id="233"/>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173" type="#_x0000_t75" style="width:252.7pt;height:41.55pt" o:ole="">
                  <v:imagedata r:id="rId380" o:title=""/>
                </v:shape>
                <o:OLEObject Type="Embed" ProgID="Equation.3" ShapeID="_x0000_i1173" DrawAspect="Content" ObjectID="_1648314366" r:id="rId38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4" w:name="_Ref448227562"/>
            <w:bookmarkStart w:id="235"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234"/>
            <w:r w:rsidRPr="009C316F">
              <w:rPr>
                <w:rFonts w:ascii="Times New Roman" w:eastAsia="Times New Roman" w:hAnsi="Times New Roman"/>
                <w:b w:val="0"/>
                <w:bCs w:val="0"/>
                <w:color w:val="auto"/>
                <w:sz w:val="24"/>
                <w:szCs w:val="24"/>
                <w:lang w:eastAsia="it-IT"/>
              </w:rPr>
              <w:t>)</w:t>
            </w:r>
            <w:bookmarkEnd w:id="235"/>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F060FC" w:rsidRPr="00F060FC">
        <w:rPr>
          <w:rFonts w:ascii="Times New Roman" w:eastAsia="Times New Roman" w:hAnsi="Times New Roman"/>
          <w:bCs/>
          <w:sz w:val="24"/>
          <w:szCs w:val="24"/>
          <w:lang w:eastAsia="it-IT"/>
        </w:rPr>
        <w:t>(</w:t>
      </w:r>
      <w:r w:rsidR="00F060FC" w:rsidRPr="00F060FC">
        <w:rPr>
          <w:rFonts w:ascii="Times New Roman" w:eastAsia="Times New Roman" w:hAnsi="Times New Roman"/>
          <w:bCs/>
          <w:noProof/>
          <w:sz w:val="24"/>
          <w:szCs w:val="24"/>
          <w:lang w:eastAsia="it-IT"/>
        </w:rPr>
        <w:t>8.1</w:t>
      </w:r>
      <w:r w:rsidR="00F060FC" w:rsidRPr="00F060FC">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F060FC" w:rsidRPr="00F060FC">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F060FC" w:rsidRPr="00F060FC">
        <w:rPr>
          <w:rFonts w:ascii="Times New Roman" w:eastAsia="Times New Roman" w:hAnsi="Times New Roman"/>
          <w:bCs/>
          <w:sz w:val="24"/>
          <w:szCs w:val="24"/>
          <w:lang w:eastAsia="it-IT"/>
        </w:rPr>
        <w:t>(</w:t>
      </w:r>
      <w:r w:rsidR="00F060FC" w:rsidRPr="00F060FC">
        <w:rPr>
          <w:rFonts w:ascii="Times New Roman" w:eastAsia="Times New Roman" w:hAnsi="Times New Roman"/>
          <w:bCs/>
          <w:noProof/>
          <w:sz w:val="24"/>
          <w:szCs w:val="24"/>
          <w:lang w:eastAsia="it-IT"/>
        </w:rPr>
        <w:t>8.1</w:t>
      </w:r>
      <w:r w:rsidR="00F060FC" w:rsidRPr="00F060FC">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174" type="#_x0000_t75" style="width:268.2pt;height:40.6pt" o:ole="">
                  <v:imagedata r:id="rId382" o:title=""/>
                </v:shape>
                <o:OLEObject Type="Embed" ProgID="Equation.3" ShapeID="_x0000_i1174" DrawAspect="Content" ObjectID="_1648314367" r:id="rId383"/>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6"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236"/>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060FC" w:rsidRPr="00F060FC">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r>
        <w:rPr>
          <w:rFonts w:ascii="Times New Roman" w:hAnsi="Times New Roman"/>
          <w:sz w:val="24"/>
          <w:szCs w:val="24"/>
        </w:rPr>
        <w:t xml:space="preserve">In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060FC" w:rsidRPr="00F060FC">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060FC" w:rsidRPr="00F060FC">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175" type="#_x0000_t75" style="width:19.8pt;height:17.9pt" o:ole="">
            <v:imagedata r:id="rId384" o:title=""/>
          </v:shape>
          <o:OLEObject Type="Embed" ProgID="Equation.3" ShapeID="_x0000_i1175" DrawAspect="Content" ObjectID="_1648314368" r:id="rId385"/>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176" type="#_x0000_t75" style="width:19.8pt;height:17.9pt" o:ole="">
            <v:imagedata r:id="rId386" o:title=""/>
          </v:shape>
          <o:OLEObject Type="Embed" ProgID="Equation.3" ShapeID="_x0000_i1176" DrawAspect="Content" ObjectID="_1648314369" r:id="rId387"/>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than </w:t>
      </w:r>
      <w:r w:rsidRPr="008F3F30">
        <w:rPr>
          <w:rFonts w:ascii="Times New Roman" w:hAnsi="Times New Roman"/>
          <w:position w:val="-18"/>
          <w:sz w:val="24"/>
          <w:szCs w:val="24"/>
        </w:rPr>
        <w:object w:dxaOrig="639" w:dyaOrig="560">
          <v:shape id="_x0000_i1177" type="#_x0000_t75" style="width:31.4pt;height:26.6pt" o:ole="">
            <v:imagedata r:id="rId388" o:title=""/>
          </v:shape>
          <o:OLEObject Type="Embed" ProgID="Equation.3" ShapeID="_x0000_i1177" DrawAspect="Content" ObjectID="_1648314370" r:id="rId389"/>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060FC" w:rsidRPr="00F060FC">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060FC" w:rsidRPr="00F060FC">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F060FC">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178" type="#_x0000_t75" style="width:97.15pt;height:39.15pt" o:ole="">
                  <v:imagedata r:id="rId390" o:title=""/>
                </v:shape>
                <o:OLEObject Type="Embed" ProgID="Equation.3" ShapeID="_x0000_i1178" DrawAspect="Content" ObjectID="_1648314371" r:id="rId39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179" type="#_x0000_t75" style="width:293.3pt;height:37.7pt" o:ole="">
                  <v:imagedata r:id="rId392" o:title=""/>
                </v:shape>
                <o:OLEObject Type="Embed" ProgID="Equation.3" ShapeID="_x0000_i1179" DrawAspect="Content" ObjectID="_1648314372" r:id="rId39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7"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37"/>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where </w:t>
      </w:r>
      <w:r w:rsidRPr="00363075">
        <w:rPr>
          <w:rFonts w:ascii="Times New Roman" w:hAnsi="Times New Roman"/>
          <w:position w:val="-10"/>
          <w:sz w:val="24"/>
          <w:szCs w:val="24"/>
        </w:rPr>
        <w:object w:dxaOrig="960" w:dyaOrig="279">
          <v:shape id="_x0000_i1180" type="#_x0000_t75" style="width:46.85pt;height:14pt" o:ole="">
            <v:imagedata r:id="rId394" o:title=""/>
          </v:shape>
          <o:OLEObject Type="Embed" ProgID="Equation.3" ShapeID="_x0000_i1180" DrawAspect="Content" ObjectID="_1648314373" r:id="rId395"/>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F060FC" w:rsidRPr="00F060FC">
        <w:rPr>
          <w:rFonts w:ascii="Times New Roman" w:eastAsia="Times New Roman" w:hAnsi="Times New Roman"/>
          <w:bCs/>
          <w:sz w:val="24"/>
          <w:szCs w:val="24"/>
          <w:lang w:val="it-IT" w:eastAsia="it-IT"/>
        </w:rPr>
        <w:t>(</w:t>
      </w:r>
      <w:r w:rsidR="00F060FC" w:rsidRPr="00F060FC">
        <w:rPr>
          <w:rFonts w:ascii="Times New Roman" w:eastAsia="Times New Roman" w:hAnsi="Times New Roman"/>
          <w:bCs/>
          <w:noProof/>
          <w:sz w:val="24"/>
          <w:szCs w:val="24"/>
          <w:lang w:val="it-IT" w:eastAsia="it-IT"/>
        </w:rPr>
        <w:t>8.5</w:t>
      </w:r>
      <w:r w:rsidR="00F060FC" w:rsidRPr="00F060FC">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F060FC" w:rsidRPr="00F060FC">
        <w:rPr>
          <w:rFonts w:ascii="Times New Roman" w:eastAsia="Times New Roman" w:hAnsi="Times New Roman"/>
          <w:bCs/>
          <w:sz w:val="24"/>
          <w:szCs w:val="24"/>
          <w:lang w:eastAsia="it-IT"/>
        </w:rPr>
        <w:t>(</w:t>
      </w:r>
      <w:r w:rsidR="00F060FC" w:rsidRPr="00F060FC">
        <w:rPr>
          <w:rFonts w:ascii="Times New Roman" w:eastAsia="Times New Roman" w:hAnsi="Times New Roman"/>
          <w:bCs/>
          <w:noProof/>
          <w:sz w:val="24"/>
          <w:szCs w:val="24"/>
          <w:lang w:eastAsia="it-IT"/>
        </w:rPr>
        <w:t>8.6</w:t>
      </w:r>
      <w:r w:rsidR="00F060FC" w:rsidRPr="00F060FC">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181" type="#_x0000_t75" style="width:194.75pt;height:32.85pt" o:ole="">
                  <v:imagedata r:id="rId396" o:title=""/>
                </v:shape>
                <o:OLEObject Type="Embed" ProgID="Equation.3" ShapeID="_x0000_i1181" DrawAspect="Content" ObjectID="_1648314374" r:id="rId397"/>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238"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238"/>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182" type="#_x0000_t75" style="width:175.4pt;height:34.3pt" o:ole="">
                  <v:imagedata r:id="rId398" o:title=""/>
                </v:shape>
                <o:OLEObject Type="Embed" ProgID="Equation.3" ShapeID="_x0000_i1182" DrawAspect="Content" ObjectID="_1648314375" r:id="rId39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9"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39"/>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240" w:name="_Ref521060124"/>
      <w:bookmarkStart w:id="241" w:name="_Toc37690804"/>
      <w:r>
        <w:t>1D Linearized Partial Riemann Solver</w:t>
      </w:r>
      <w:bookmarkEnd w:id="240"/>
      <w:bookmarkEnd w:id="241"/>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F060FC">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183" type="#_x0000_t75" style="width:222.3pt;height:25.15pt" o:ole="">
                  <v:imagedata r:id="rId400" o:title=""/>
                </v:shape>
                <o:OLEObject Type="Embed" ProgID="Equation.3" ShapeID="_x0000_i1183" DrawAspect="Content" ObjectID="_1648314376" r:id="rId40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42"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42"/>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184" type="#_x0000_t75" style="width:247.9pt;height:37.7pt" o:ole="">
                  <v:imagedata r:id="rId402" o:title=""/>
                </v:shape>
                <o:OLEObject Type="Embed" ProgID="Equation.3" ShapeID="_x0000_i1184" DrawAspect="Content" ObjectID="_1648314377" r:id="rId40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185" type="#_x0000_t75" style="width:89.9pt;height:52.2pt" o:ole="">
                  <v:imagedata r:id="rId404" o:title=""/>
                </v:shape>
                <o:OLEObject Type="Embed" ProgID="Equation.3" ShapeID="_x0000_i1185" DrawAspect="Content" ObjectID="_1648314378" r:id="rId40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243" w:name="_Ref521060126"/>
      <w:bookmarkStart w:id="244" w:name="_Toc37690805"/>
      <w:r>
        <w:t>Semi-particle volume</w:t>
      </w:r>
      <w:bookmarkEnd w:id="243"/>
      <w:bookmarkEnd w:id="244"/>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186" type="#_x0000_t75" style="width:77.8pt;height:17.9pt" o:ole="">
                  <v:imagedata r:id="rId406" o:title=""/>
                </v:shape>
                <o:OLEObject Type="Embed" ProgID="Equation.3" ShapeID="_x0000_i1186" DrawAspect="Content" ObjectID="_1648314379" r:id="rId407"/>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187" type="#_x0000_t75" style="width:235.35pt;height:88.45pt" o:ole="">
                  <v:imagedata r:id="rId408" o:title=""/>
                </v:shape>
                <o:OLEObject Type="Embed" ProgID="Equation.3" ShapeID="_x0000_i1187" DrawAspect="Content" ObjectID="_1648314380" r:id="rId40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45"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45"/>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188" type="#_x0000_t75" style="width:252.7pt;height:36.7pt" o:ole="">
                  <v:imagedata r:id="rId410" o:title=""/>
                </v:shape>
                <o:OLEObject Type="Embed" ProgID="Equation.3" ShapeID="_x0000_i1188" DrawAspect="Content" ObjectID="_1648314381" r:id="rId41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246" w:name="_Ref521060127"/>
      <w:bookmarkStart w:id="247" w:name="_Toc37690806"/>
      <w:r>
        <w:t>DB-SPH inlet and outlet sections</w:t>
      </w:r>
      <w:bookmarkEnd w:id="246"/>
      <w:bookmarkEnd w:id="247"/>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characteristic 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r w:rsidRPr="00D95E21">
        <w:rPr>
          <w:rFonts w:ascii="Times New Roman" w:hAnsi="Times New Roman"/>
          <w:position w:val="-24"/>
          <w:sz w:val="24"/>
          <w:szCs w:val="24"/>
        </w:rPr>
        <w:object w:dxaOrig="639" w:dyaOrig="600">
          <v:shape id="_x0000_i1189" type="#_x0000_t75" style="width:25.15pt;height:21.75pt" o:ole="">
            <v:imagedata r:id="rId412" o:title=""/>
          </v:shape>
          <o:OLEObject Type="Embed" ProgID="Equation.3" ShapeID="_x0000_i1189" DrawAspect="Content" ObjectID="_1648314382" r:id="rId413"/>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248" w:name="_Ref521060129"/>
      <w:bookmarkStart w:id="249" w:name="_Toc37690807"/>
      <w:r>
        <w:t>Shear stress boundary terms</w:t>
      </w:r>
      <w:bookmarkEnd w:id="248"/>
      <w:bookmarkEnd w:id="249"/>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190" type="#_x0000_t75" style="width:173.5pt;height:33.85pt" o:ole="">
                  <v:imagedata r:id="rId414" o:title=""/>
                </v:shape>
                <o:OLEObject Type="Embed" ProgID="Equation.3" ShapeID="_x0000_i1190" DrawAspect="Content" ObjectID="_1648314383" r:id="rId415"/>
              </w:object>
            </w:r>
          </w:p>
          <w:p w:rsidR="0092480B" w:rsidRPr="00276BBF" w:rsidRDefault="0092480B" w:rsidP="0092480B">
            <w:pPr>
              <w:jc w:val="center"/>
              <w:rPr>
                <w:sz w:val="24"/>
                <w:szCs w:val="24"/>
              </w:rPr>
            </w:pPr>
            <w:r w:rsidRPr="00DA468D">
              <w:rPr>
                <w:position w:val="-30"/>
              </w:rPr>
              <w:object w:dxaOrig="3840" w:dyaOrig="720">
                <v:shape id="_x0000_i1191" type="#_x0000_t75" style="width:162.85pt;height:31.4pt" o:ole="">
                  <v:imagedata r:id="rId416" o:title=""/>
                </v:shape>
                <o:OLEObject Type="Embed" ProgID="Equation.3" ShapeID="_x0000_i1191" DrawAspect="Content" ObjectID="_1648314384" r:id="rId417"/>
              </w:object>
            </w:r>
            <w:r>
              <w:t xml:space="preserve">   </w:t>
            </w:r>
            <w:r w:rsidRPr="00DA468D">
              <w:rPr>
                <w:position w:val="-12"/>
              </w:rPr>
              <w:object w:dxaOrig="1540" w:dyaOrig="360">
                <v:shape id="_x0000_i1192" type="#_x0000_t75" style="width:57.5pt;height:14pt" o:ole="">
                  <v:imagedata r:id="rId418" o:title=""/>
                </v:shape>
                <o:OLEObject Type="Embed" ProgID="Equation.3" ShapeID="_x0000_i1192" DrawAspect="Content" ObjectID="_1648314385" r:id="rId41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193" type="#_x0000_t75" style="width:190.85pt;height:31.9pt" o:ole="">
                  <v:imagedata r:id="rId420" o:title=""/>
                </v:shape>
                <o:OLEObject Type="Embed" ProgID="Equation.3" ShapeID="_x0000_i1193" DrawAspect="Content" ObjectID="_1648314386" r:id="rId421"/>
              </w:object>
            </w:r>
          </w:p>
          <w:p w:rsidR="0092480B" w:rsidRPr="00276BBF" w:rsidRDefault="0092480B" w:rsidP="0092480B">
            <w:pPr>
              <w:jc w:val="center"/>
              <w:rPr>
                <w:sz w:val="24"/>
                <w:szCs w:val="24"/>
              </w:rPr>
            </w:pPr>
            <w:r w:rsidRPr="00DA468D">
              <w:rPr>
                <w:position w:val="-12"/>
              </w:rPr>
              <w:object w:dxaOrig="2720" w:dyaOrig="360">
                <v:shape id="_x0000_i1194" type="#_x0000_t75" style="width:127.55pt;height:17.4pt" o:ole="">
                  <v:imagedata r:id="rId422" o:title=""/>
                </v:shape>
                <o:OLEObject Type="Embed" ProgID="Equation.3" ShapeID="_x0000_i1194" DrawAspect="Content" ObjectID="_1648314387" r:id="rId423"/>
              </w:object>
            </w:r>
            <w:r w:rsidRPr="00DA468D">
              <w:rPr>
                <w:position w:val="-32"/>
              </w:rPr>
              <w:object w:dxaOrig="1960" w:dyaOrig="740">
                <v:shape id="_x0000_i1195" type="#_x0000_t75" style="width:89.9pt;height:35.3pt" o:ole="">
                  <v:imagedata r:id="rId424" o:title=""/>
                </v:shape>
                <o:OLEObject Type="Embed" ProgID="Equation.3" ShapeID="_x0000_i1195" DrawAspect="Content" ObjectID="_1648314388" r:id="rId42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196" type="#_x0000_t75" style="width:89.4pt;height:33.85pt" o:ole="">
                  <v:imagedata r:id="rId426" o:title=""/>
                </v:shape>
                <o:OLEObject Type="Embed" ProgID="Equation.3" ShapeID="_x0000_i1196" DrawAspect="Content" ObjectID="_1648314389" r:id="rId42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250"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50"/>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8.15</w:t>
      </w:r>
      <w:r w:rsidR="00F060FC" w:rsidRPr="00F060FC">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197" type="#_x0000_t75" style="width:174.95pt;height:33.85pt" o:ole="">
                  <v:imagedata r:id="rId428" o:title=""/>
                </v:shape>
                <o:OLEObject Type="Embed" ProgID="Equation.3" ShapeID="_x0000_i1197" DrawAspect="Content" ObjectID="_1648314390" r:id="rId42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198" type="#_x0000_t75" style="width:202pt;height:65.25pt" o:ole="">
                  <v:imagedata r:id="rId430" o:title=""/>
                </v:shape>
                <o:OLEObject Type="Embed" ProgID="Equation.3" ShapeID="_x0000_i1198" DrawAspect="Content" ObjectID="_1648314391" r:id="rId43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199" type="#_x0000_t75" style="width:119.35pt;height:32.85pt" o:ole="">
                  <v:imagedata r:id="rId432" o:title=""/>
                </v:shape>
                <o:OLEObject Type="Embed" ProgID="Equation.3" ShapeID="_x0000_i1199" DrawAspect="Content" ObjectID="_1648314392" r:id="rId433"/>
              </w:object>
            </w:r>
            <w:r>
              <w:t xml:space="preserve">   </w:t>
            </w:r>
            <w:r w:rsidRPr="00DA468D">
              <w:rPr>
                <w:position w:val="-48"/>
              </w:rPr>
              <w:object w:dxaOrig="2079" w:dyaOrig="1060">
                <v:shape id="_x0000_i1200" type="#_x0000_t75" style="width:87pt;height:46.85pt" o:ole="">
                  <v:imagedata r:id="rId434" o:title=""/>
                </v:shape>
                <o:OLEObject Type="Embed" ProgID="Equation.3" ShapeID="_x0000_i1200" DrawAspect="Content" ObjectID="_1648314393" r:id="rId43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51" w:name="_Ref449963226"/>
      <w:bookmarkStart w:id="252" w:name="_Toc37690808"/>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251"/>
      <w:bookmarkEnd w:id="252"/>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253"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F060FC">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F060FC">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254"/>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43" type="#_x0000_t75" style="width:177.35pt;height:22.7pt" o:ole="">
                  <v:imagedata r:id="rId436" o:title=""/>
                </v:shape>
                <o:OLEObject Type="Embed" ProgID="Equation.3" ShapeID="_x0000_i1243" DrawAspect="Content" ObjectID="_1648314394" r:id="rId437"/>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41" type="#_x0000_t75" style="width:201pt;height:37.2pt" o:ole="">
                  <v:imagedata r:id="rId438" o:title=""/>
                </v:shape>
                <o:OLEObject Type="Embed" ProgID="Equation.3" ShapeID="_x0000_i1241" DrawAspect="Content" ObjectID="_1648314395" r:id="rId439"/>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44" type="#_x0000_t75" style="width:124.65pt;height:37.2pt" o:ole="">
                  <v:imagedata r:id="rId440" o:title=""/>
                </v:shape>
                <o:OLEObject Type="Embed" ProgID="Equation.3" ShapeID="_x0000_i1244" DrawAspect="Content" ObjectID="_1648314396" r:id="rId44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54"/>
            <w:r w:rsidR="00392D18">
              <w:rPr>
                <w:rStyle w:val="Rimandocommento"/>
                <w:rFonts w:ascii="Times New Roman" w:eastAsia="Times New Roman" w:hAnsi="Times New Roman"/>
                <w:b w:val="0"/>
                <w:bCs w:val="0"/>
                <w:color w:val="auto"/>
                <w:szCs w:val="20"/>
                <w:lang w:val="it-IT" w:eastAsia="it-IT"/>
              </w:rPr>
              <w:commentReference w:id="254"/>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42" type="#_x0000_t75" style="width:213.6pt;height:31.4pt" o:ole="">
                  <v:imagedata r:id="rId442" o:title=""/>
                </v:shape>
                <o:OLEObject Type="Embed" ProgID="Equation.3" ShapeID="_x0000_i1242" DrawAspect="Content" ObjectID="_1648314397" r:id="rId44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01" type="#_x0000_t75" style="width:97.6pt;height:19.8pt" o:ole="">
                  <v:imagedata r:id="rId444" o:title=""/>
                </v:shape>
                <o:OLEObject Type="Embed" ProgID="Equation.3" ShapeID="_x0000_i1201" DrawAspect="Content" ObjectID="_1648314398" r:id="rId44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02" type="#_x0000_t75" style="width:269.15pt;height:31.4pt" o:ole="">
                  <v:imagedata r:id="rId446" o:title=""/>
                </v:shape>
                <o:OLEObject Type="Embed" ProgID="Equation.3" ShapeID="_x0000_i1202" DrawAspect="Content" ObjectID="_1648314399" r:id="rId447"/>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03" type="#_x0000_t75" style="width:170.6pt;height:31.4pt" o:ole="">
                  <v:imagedata r:id="rId448" o:title=""/>
                </v:shape>
                <o:OLEObject Type="Embed" ProgID="Equation.3" ShapeID="_x0000_i1203" DrawAspect="Content" ObjectID="_1648314400" r:id="rId449"/>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255"/>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52" type="#_x0000_t75" style="width:172.5pt;height:37.7pt" o:ole="">
                  <v:imagedata r:id="rId450" o:title=""/>
                </v:shape>
                <o:OLEObject Type="Embed" ProgID="Equation.3" ShapeID="_x0000_i1252" DrawAspect="Content" ObjectID="_1648314401" r:id="rId451"/>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55"/>
            <w:r w:rsidR="00E41549">
              <w:rPr>
                <w:rStyle w:val="Rimandocommento"/>
                <w:rFonts w:ascii="Times New Roman" w:eastAsia="Times New Roman" w:hAnsi="Times New Roman"/>
                <w:b w:val="0"/>
                <w:bCs w:val="0"/>
                <w:color w:val="auto"/>
                <w:szCs w:val="20"/>
                <w:lang w:val="it-IT" w:eastAsia="it-IT"/>
              </w:rPr>
              <w:commentReference w:id="255"/>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F060FC">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04" type="#_x0000_t75" style="width:184.6pt;height:43.5pt" o:ole="">
                  <v:imagedata r:id="rId452" o:title=""/>
                </v:shape>
                <o:OLEObject Type="Embed" ProgID="Equation.3" ShapeID="_x0000_i1204" DrawAspect="Content" ObjectID="_1648314402" r:id="rId45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05" type="#_x0000_t75" style="width:91.35pt;height:37.7pt" o:ole="">
                  <v:imagedata r:id="rId454" o:title=""/>
                </v:shape>
                <o:OLEObject Type="Embed" ProgID="Equation.3" ShapeID="_x0000_i1205" DrawAspect="Content" ObjectID="_1648314403" r:id="rId45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06" type="#_x0000_t75" style="width:60.4pt;height:15pt" o:ole="">
                  <v:imagedata r:id="rId456" o:title=""/>
                </v:shape>
                <o:OLEObject Type="Embed" ProgID="Equation.3" ShapeID="_x0000_i1206" DrawAspect="Content" ObjectID="_1648314404" r:id="rId457"/>
              </w:object>
            </w:r>
            <w:r>
              <w:t xml:space="preserve"> thus </w:t>
            </w:r>
            <w:r w:rsidRPr="007463C6">
              <w:rPr>
                <w:position w:val="-30"/>
              </w:rPr>
              <w:object w:dxaOrig="1140" w:dyaOrig="700">
                <v:shape id="_x0000_i1207" type="#_x0000_t75" style="width:57pt;height:37.7pt" o:ole="">
                  <v:imagedata r:id="rId458" o:title=""/>
                </v:shape>
                <o:OLEObject Type="Embed" ProgID="Equation.3" ShapeID="_x0000_i1207" DrawAspect="Content" ObjectID="_1648314405" r:id="rId45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08" type="#_x0000_t75" style="width:68.6pt;height:17.4pt" o:ole="">
                  <v:imagedata r:id="rId460" o:title=""/>
                </v:shape>
                <o:OLEObject Type="Embed" ProgID="Equation.3" ShapeID="_x0000_i1208" DrawAspect="Content" ObjectID="_1648314406" r:id="rId461"/>
              </w:object>
            </w:r>
            <w:r>
              <w:t xml:space="preserve"> thus </w:t>
            </w:r>
            <w:r w:rsidRPr="007463C6">
              <w:rPr>
                <w:position w:val="-30"/>
              </w:rPr>
              <w:object w:dxaOrig="1260" w:dyaOrig="700">
                <v:shape id="_x0000_i1209" type="#_x0000_t75" style="width:63.3pt;height:37.7pt" o:ole="">
                  <v:imagedata r:id="rId462" o:title=""/>
                </v:shape>
                <o:OLEObject Type="Embed" ProgID="Equation.3" ShapeID="_x0000_i1209" DrawAspect="Content" ObjectID="_1648314407" r:id="rId46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10" type="#_x0000_t75" style="width:82.65pt;height:29pt" o:ole="">
                  <v:imagedata r:id="rId464" o:title=""/>
                </v:shape>
                <o:OLEObject Type="Embed" ProgID="Equation.3" ShapeID="_x0000_i1210" DrawAspect="Content" ObjectID="_1648314408" r:id="rId46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256"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56"/>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9.10</w:t>
      </w:r>
      <w:r w:rsidR="00F060FC" w:rsidRPr="00F060FC">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11" type="#_x0000_t75" style="width:130.95pt;height:24.65pt" o:ole="">
                  <v:imagedata r:id="rId466" o:title=""/>
                </v:shape>
                <o:OLEObject Type="Embed" ProgID="Equation.3" ShapeID="_x0000_i1211" DrawAspect="Content" ObjectID="_1648314409" r:id="rId46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57" w:name="_Toc447794701"/>
      <w:bookmarkStart w:id="258" w:name="_Toc447794780"/>
      <w:bookmarkStart w:id="259" w:name="_Toc447794865"/>
      <w:bookmarkStart w:id="260" w:name="_Toc447794947"/>
      <w:bookmarkStart w:id="261" w:name="_Toc447795350"/>
      <w:bookmarkStart w:id="262" w:name="_Toc447795457"/>
      <w:bookmarkStart w:id="263" w:name="_Toc37690809"/>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263"/>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F060FC">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264" w:name="_Ref520964364"/>
      <w:bookmarkStart w:id="265" w:name="_Toc37690810"/>
      <w:r>
        <w:t>Mathematical model</w:t>
      </w:r>
      <w:r w:rsidR="007822A9">
        <w:t>s</w:t>
      </w:r>
      <w:bookmarkEnd w:id="264"/>
      <w:bookmarkEnd w:id="265"/>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The mathematical 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r w:rsidR="00F060FC">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266" w:name="_Ref509397676"/>
      <w:bookmarkStart w:id="267" w:name="_Toc513184144"/>
      <w:bookmarkStart w:id="268" w:name="_Toc37690811"/>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266"/>
      <w:bookmarkEnd w:id="267"/>
      <w:bookmarkEnd w:id="268"/>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F060FC">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F060FC">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F060FC">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F060FC">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12" type="#_x0000_t75" style="width:185.55pt;height:63.3pt" o:ole="">
                  <v:imagedata r:id="rId468" o:title=""/>
                </v:shape>
                <o:OLEObject Type="Embed" ProgID="Equation.3" ShapeID="_x0000_i1212" DrawAspect="Content" ObjectID="_1648314410" r:id="rId46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269"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69"/>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13" type="#_x0000_t75" style="width:323.3pt;height:53.15pt" o:ole="">
                  <v:imagedata r:id="rId470" o:title=""/>
                </v:shape>
                <o:OLEObject Type="Embed" ProgID="Equation.3" ShapeID="_x0000_i1213" DrawAspect="Content" ObjectID="_1648314411" r:id="rId47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270"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0"/>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F060FC">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F060FC">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rei,e</w:t>
      </w:r>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F060FC">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rei,e</w:t>
      </w:r>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10.1</w:t>
      </w:r>
      <w:r w:rsidR="00F060FC" w:rsidRPr="00F060FC">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10.2</w:t>
      </w:r>
      <w:r w:rsidR="00F060FC" w:rsidRPr="00F060FC">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14" type="#_x0000_t75" style="width:191.85pt;height:33.85pt" o:ole="">
                  <v:imagedata r:id="rId472" o:title=""/>
                </v:shape>
                <o:OLEObject Type="Embed" ProgID="Equation.3" ShapeID="_x0000_i1214" DrawAspect="Content" ObjectID="_1648314412" r:id="rId47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271"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1"/>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rei,e</w:t>
      </w:r>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10.3</w:t>
      </w:r>
      <w:r w:rsidR="00F060FC" w:rsidRPr="00F060FC">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in the absence of redundancy</w:t>
      </w:r>
      <w:r w:rsidR="001546AB" w:rsidRPr="001546AB">
        <w:rPr>
          <w:rFonts w:ascii="Times New Roman" w:hAnsi="Times New Roman"/>
          <w:sz w:val="24"/>
          <w:szCs w:val="24"/>
        </w:rPr>
        <w:t>(</w:t>
      </w:r>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272" w:name="_Ref520966784"/>
      <w:bookmarkStart w:id="273" w:name="_Toc37690812"/>
      <w:r>
        <w:rPr>
          <w:lang w:val="en-GB"/>
        </w:rPr>
        <w:t>Flood-induced damage to the components of the electrical substations</w:t>
      </w:r>
      <w:bookmarkEnd w:id="272"/>
      <w:bookmarkEnd w:id="273"/>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15" type="#_x0000_t75" style="width:108.7pt;height:20.3pt" o:ole="">
                  <v:imagedata r:id="rId474" o:title=""/>
                </v:shape>
                <o:OLEObject Type="Embed" ProgID="Equation.3" ShapeID="_x0000_i1215" DrawAspect="Content" ObjectID="_1648314413" r:id="rId47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a,sub</w:t>
      </w:r>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16" type="#_x0000_t75" style="width:240.15pt;height:56.55pt" o:ole="">
                  <v:imagedata r:id="rId476" o:title=""/>
                </v:shape>
                <o:OLEObject Type="Embed" ProgID="Equation.3" ShapeID="_x0000_i1216" DrawAspect="Content" ObjectID="_1648314414" r:id="rId47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17" type="#_x0000_t75" style="width:236.3pt;height:56.55pt" o:ole="">
                  <v:imagedata r:id="rId478" o:title=""/>
                </v:shape>
                <o:OLEObject Type="Embed" ProgID="Equation.3" ShapeID="_x0000_i1217" DrawAspect="Content" ObjectID="_1648314415" r:id="rId47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u,sub</w:t>
      </w:r>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F060FC">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18" type="#_x0000_t75" style="width:370.65pt;height:94.25pt" o:ole="">
                  <v:imagedata r:id="rId480" o:title=""/>
                </v:shape>
                <o:OLEObject Type="Embed" ProgID="Equation.3" ShapeID="_x0000_i1218" DrawAspect="Content" ObjectID="_1648314416" r:id="rId48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274" w:name="_Ref509496397"/>
      <w:bookmarkStart w:id="275" w:name="_Toc513184146"/>
      <w:bookmarkStart w:id="276" w:name="_Toc37690813"/>
      <w:r>
        <w:t>The numerical model</w:t>
      </w:r>
      <w:bookmarkEnd w:id="274"/>
      <w:bookmarkEnd w:id="275"/>
      <w:r w:rsidR="00652F0F">
        <w:t>s</w:t>
      </w:r>
      <w:bookmarkEnd w:id="276"/>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7" w:name="_Toc37690814"/>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277"/>
      <w:r w:rsidRPr="003A5C36">
        <w:rPr>
          <w:rFonts w:ascii="Book Antiqua" w:hAnsi="Book Antiqua"/>
          <w:caps/>
          <w:kern w:val="0"/>
          <w:sz w:val="24"/>
          <w:szCs w:val="24"/>
        </w:rPr>
        <w:t xml:space="preserve"> </w:t>
      </w:r>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F060FC" w:rsidRPr="00B2376C">
        <w:rPr>
          <w:rFonts w:ascii="Times New Roman" w:hAnsi="Times New Roman"/>
        </w:rPr>
        <w:t xml:space="preserve">Figure </w:t>
      </w:r>
      <w:r w:rsidR="00F060FC">
        <w:rPr>
          <w:rFonts w:ascii="Times New Roman" w:hAnsi="Times New Roman"/>
          <w:noProof/>
        </w:rPr>
        <w:t>11</w:t>
      </w:r>
      <w:r w:rsidR="00F060FC" w:rsidRPr="00B2376C">
        <w:rPr>
          <w:rFonts w:ascii="Times New Roman" w:hAnsi="Times New Roman"/>
        </w:rPr>
        <w:t>.</w:t>
      </w:r>
      <w:r w:rsidR="00F060FC">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F060FC">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F060FC">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F060FC">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F060FC">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F060FC">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F060FC">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278" w:author="Amicarelli Andrea (RSE)" w:date="2020-04-13T14:25:00Z">
        <w:r w:rsidDel="00020A50">
          <w:rPr>
            <w:rFonts w:ascii="Times New Roman" w:hAnsi="Times New Roman"/>
            <w:sz w:val="24"/>
            <w:szCs w:val="24"/>
          </w:rPr>
          <w:delText>sediment removal from water reservoirs</w:delText>
        </w:r>
      </w:del>
      <w:ins w:id="279"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280"/>
            <w:r>
              <w:rPr>
                <w:noProof/>
                <w:position w:val="-10"/>
                <w:sz w:val="16"/>
                <w:szCs w:val="16"/>
                <w:lang w:val="it-IT" w:eastAsia="it-IT"/>
              </w:rPr>
              <w:lastRenderedPageBreak/>
              <w:drawing>
                <wp:inline distT="0" distB="0" distL="0" distR="0" wp14:anchorId="3E843BE6" wp14:editId="71FACB55">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482">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280"/>
            <w:r>
              <w:rPr>
                <w:rStyle w:val="Rimandocommento"/>
                <w:rFonts w:ascii="Times New Roman" w:eastAsia="Times New Roman" w:hAnsi="Times New Roman"/>
                <w:szCs w:val="20"/>
                <w:lang w:val="it-IT" w:eastAsia="it-IT"/>
              </w:rPr>
              <w:commentReference w:id="280"/>
            </w:r>
          </w:p>
        </w:tc>
      </w:tr>
    </w:tbl>
    <w:p w:rsidR="00A20D8F" w:rsidRPr="00903A00" w:rsidRDefault="00A20D8F" w:rsidP="00A20D8F">
      <w:pPr>
        <w:spacing w:after="0" w:line="240" w:lineRule="auto"/>
        <w:jc w:val="center"/>
        <w:rPr>
          <w:rFonts w:ascii="Times New Roman" w:hAnsi="Times New Roman"/>
          <w:szCs w:val="24"/>
        </w:rPr>
      </w:pPr>
      <w:bookmarkStart w:id="281"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1</w:t>
      </w:r>
      <w:r w:rsidRPr="00ED6D25">
        <w:rPr>
          <w:rFonts w:ascii="Times New Roman" w:hAnsi="Times New Roman"/>
          <w:szCs w:val="24"/>
          <w:lang w:val="it-IT"/>
        </w:rPr>
        <w:fldChar w:fldCharType="end"/>
      </w:r>
      <w:bookmarkEnd w:id="281"/>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r w:rsidRPr="003D6B50">
        <w:rPr>
          <w:rFonts w:ascii="Times New Roman" w:hAnsi="Times New Roman"/>
          <w:sz w:val="24"/>
          <w:szCs w:val="24"/>
        </w:rPr>
        <w:t xml:space="preserve">and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F060FC">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F060FC">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F060FC">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F060FC">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F060FC">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F060FC">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F060FC">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F060FC">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F060FC">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F060FC">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F060FC">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F060FC">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060FC">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060FC">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060FC">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060FC">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060FC">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F060FC">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82" w:name="_Toc37690815"/>
      <w:r w:rsidRPr="00276BBF">
        <w:rPr>
          <w:rFonts w:ascii="Book Antiqua" w:hAnsi="Book Antiqua"/>
          <w:caps/>
          <w:kern w:val="0"/>
          <w:sz w:val="24"/>
          <w:szCs w:val="24"/>
        </w:rPr>
        <w:lastRenderedPageBreak/>
        <w:t>Developer guide</w:t>
      </w:r>
      <w:bookmarkEnd w:id="257"/>
      <w:bookmarkEnd w:id="258"/>
      <w:bookmarkEnd w:id="259"/>
      <w:bookmarkEnd w:id="260"/>
      <w:bookmarkEnd w:id="261"/>
      <w:bookmarkEnd w:id="262"/>
      <w:bookmarkEnd w:id="282"/>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The developer guide is represented by the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283" w:name="_Toc447005718"/>
      <w:bookmarkStart w:id="284" w:name="_Ref521064725"/>
      <w:bookmarkStart w:id="285" w:name="_Toc37690816"/>
      <w:r w:rsidRPr="00BC142A">
        <w:t>SPHERA v.</w:t>
      </w:r>
      <w:r w:rsidR="00652F0F">
        <w:t>9</w:t>
      </w:r>
      <w:r w:rsidRPr="00BC142A">
        <w:t>.0</w:t>
      </w:r>
      <w:r w:rsidR="00D163B6">
        <w:t>.0</w:t>
      </w:r>
      <w:r w:rsidRPr="00BC142A">
        <w:t xml:space="preserve">: </w:t>
      </w:r>
      <w:r w:rsidR="00BC142A" w:rsidRPr="00BC142A">
        <w:t>synthetic description of the program units</w:t>
      </w:r>
      <w:bookmarkEnd w:id="283"/>
      <w:bookmarkEnd w:id="284"/>
      <w:bookmarkEnd w:id="285"/>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286" w:name="_Toc447005719"/>
      <w:bookmarkStart w:id="287" w:name="_Toc37690817"/>
      <w:r w:rsidRPr="00BC142A">
        <w:rPr>
          <w:lang w:val="en-GB"/>
        </w:rPr>
        <w:t xml:space="preserve">Program units for the boundary conditions </w:t>
      </w:r>
      <w:r w:rsidR="00EC217D" w:rsidRPr="00BC142A">
        <w:rPr>
          <w:lang w:val="en-GB"/>
        </w:rPr>
        <w:t>(“BC”)</w:t>
      </w:r>
      <w:bookmarkEnd w:id="286"/>
      <w:bookmarkEnd w:id="287"/>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288" w:name="_Toc447005720"/>
      <w:bookmarkStart w:id="289" w:name="_Toc37690818"/>
      <w:r>
        <w:rPr>
          <w:lang w:val="en-GB"/>
        </w:rPr>
        <w:t>Progr</w:t>
      </w:r>
      <w:r w:rsidRPr="00BC142A">
        <w:rPr>
          <w:lang w:val="en-GB"/>
        </w:rPr>
        <w:t>am units for the continuity equation</w:t>
      </w:r>
      <w:bookmarkEnd w:id="288"/>
      <w:bookmarkEnd w:id="289"/>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290" w:name="_Toc447005721"/>
      <w:bookmarkStart w:id="291" w:name="_Toc37690819"/>
      <w:r w:rsidRPr="00BC142A">
        <w:rPr>
          <w:lang w:val="en-GB"/>
        </w:rPr>
        <w:t>Program units for the momentum equation</w:t>
      </w:r>
      <w:bookmarkEnd w:id="290"/>
      <w:bookmarkEnd w:id="291"/>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292" w:name="_Toc447005722"/>
      <w:bookmarkStart w:id="293" w:name="_Toc37690820"/>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292"/>
      <w:bookmarkEnd w:id="293"/>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294" w:name="_Toc447005723"/>
      <w:bookmarkStart w:id="295" w:name="_Toc37690821"/>
      <w:r w:rsidRPr="00855EEB">
        <w:t>Program units for the constitutive equation</w:t>
      </w:r>
      <w:bookmarkEnd w:id="294"/>
      <w:bookmarkEnd w:id="295"/>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296"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1</w:t>
      </w:r>
      <w:r w:rsidR="00131662" w:rsidRPr="00ED6D25">
        <w:rPr>
          <w:rFonts w:ascii="Times New Roman" w:hAnsi="Times New Roman"/>
          <w:szCs w:val="24"/>
          <w:lang w:val="it-IT"/>
        </w:rPr>
        <w:fldChar w:fldCharType="end"/>
      </w:r>
      <w:bookmarkEnd w:id="296"/>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297"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2</w:t>
      </w:r>
      <w:r w:rsidR="00131662" w:rsidRPr="00ED6D25">
        <w:rPr>
          <w:rFonts w:ascii="Times New Roman" w:hAnsi="Times New Roman"/>
          <w:szCs w:val="24"/>
          <w:lang w:val="it-IT"/>
        </w:rPr>
        <w:fldChar w:fldCharType="end"/>
      </w:r>
      <w:bookmarkEnd w:id="297"/>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298"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3</w:t>
      </w:r>
      <w:r w:rsidR="00131662" w:rsidRPr="00ED6D25">
        <w:rPr>
          <w:rFonts w:ascii="Times New Roman" w:hAnsi="Times New Roman"/>
          <w:szCs w:val="24"/>
          <w:lang w:val="it-IT"/>
        </w:rPr>
        <w:fldChar w:fldCharType="end"/>
      </w:r>
      <w:bookmarkEnd w:id="298"/>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299"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4</w:t>
      </w:r>
      <w:r w:rsidR="00131662" w:rsidRPr="00ED6D25">
        <w:rPr>
          <w:rFonts w:ascii="Times New Roman" w:hAnsi="Times New Roman"/>
          <w:szCs w:val="24"/>
          <w:lang w:val="it-IT"/>
        </w:rPr>
        <w:fldChar w:fldCharType="end"/>
      </w:r>
      <w:bookmarkEnd w:id="299"/>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300"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5</w:t>
      </w:r>
      <w:r w:rsidR="00131662" w:rsidRPr="00ED6D25">
        <w:rPr>
          <w:rFonts w:ascii="Times New Roman" w:hAnsi="Times New Roman"/>
          <w:szCs w:val="24"/>
          <w:lang w:val="it-IT"/>
        </w:rPr>
        <w:fldChar w:fldCharType="end"/>
      </w:r>
      <w:bookmarkEnd w:id="300"/>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301" w:name="_Toc447005724"/>
      <w:bookmarkStart w:id="302" w:name="_Toc37690822"/>
      <w:r w:rsidRPr="00724131">
        <w:rPr>
          <w:lang w:val="en-GB"/>
        </w:rPr>
        <w:t>Program units for the boundary treatment scheme DB-SPH</w:t>
      </w:r>
      <w:bookmarkEnd w:id="301"/>
      <w:bookmarkEnd w:id="302"/>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303" w:name="_Toc447005725"/>
      <w:bookmarkStart w:id="304" w:name="_Toc37690823"/>
      <w:r w:rsidRPr="00756D53">
        <w:rPr>
          <w:lang w:val="en-GB"/>
        </w:rPr>
        <w:t>Program units for the erosion criterion</w:t>
      </w:r>
      <w:bookmarkEnd w:id="303"/>
      <w:bookmarkEnd w:id="304"/>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F060FC" w:rsidRPr="00F060FC">
        <w:rPr>
          <w:rFonts w:ascii="Times New Roman" w:hAnsi="Times New Roman"/>
          <w:sz w:val="24"/>
          <w:szCs w:val="24"/>
          <w:lang w:val="it-IT"/>
        </w:rPr>
        <w:t xml:space="preserve">Table </w:t>
      </w:r>
      <w:r w:rsidR="00F060FC" w:rsidRPr="00F060FC">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305" w:name="_Toc447005726"/>
      <w:bookmarkStart w:id="306" w:name="_Toc37690824"/>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305"/>
      <w:bookmarkEnd w:id="306"/>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307"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6</w:t>
      </w:r>
      <w:r w:rsidR="00131662" w:rsidRPr="00ED6D25">
        <w:rPr>
          <w:rFonts w:ascii="Times New Roman" w:hAnsi="Times New Roman"/>
          <w:szCs w:val="24"/>
          <w:lang w:val="it-IT"/>
        </w:rPr>
        <w:fldChar w:fldCharType="end"/>
      </w:r>
      <w:bookmarkEnd w:id="307"/>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308"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7</w:t>
      </w:r>
      <w:r w:rsidR="00131662" w:rsidRPr="00ED6D25">
        <w:rPr>
          <w:rFonts w:ascii="Times New Roman" w:hAnsi="Times New Roman"/>
          <w:szCs w:val="24"/>
          <w:lang w:val="it-IT"/>
        </w:rPr>
        <w:fldChar w:fldCharType="end"/>
      </w:r>
      <w:bookmarkEnd w:id="308"/>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309"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8</w:t>
      </w:r>
      <w:r w:rsidR="00131662" w:rsidRPr="00ED6D25">
        <w:rPr>
          <w:rFonts w:ascii="Times New Roman" w:hAnsi="Times New Roman"/>
          <w:szCs w:val="24"/>
          <w:lang w:val="it-IT"/>
        </w:rPr>
        <w:fldChar w:fldCharType="end"/>
      </w:r>
      <w:bookmarkEnd w:id="309"/>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310" w:name="_Toc447005727"/>
      <w:bookmarkStart w:id="311" w:name="_Toc37690825"/>
      <w:r w:rsidRPr="00980132">
        <w:rPr>
          <w:lang w:val="en-GB"/>
        </w:rPr>
        <w:t>Program units for the initial conditions</w:t>
      </w:r>
      <w:r w:rsidR="00ED6D25" w:rsidRPr="00980132">
        <w:rPr>
          <w:lang w:val="en-GB"/>
        </w:rPr>
        <w:t xml:space="preserve"> (IC)</w:t>
      </w:r>
      <w:bookmarkEnd w:id="310"/>
      <w:bookmarkEnd w:id="311"/>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312" w:name="_Toc447005728"/>
      <w:bookmarkStart w:id="313" w:name="_Toc37690826"/>
      <w:r w:rsidRPr="001F3C55">
        <w:rPr>
          <w:lang w:val="en-GB"/>
        </w:rPr>
        <w:t>Draft program units for the turbulent dispersion of granular material</w:t>
      </w:r>
      <w:bookmarkEnd w:id="312"/>
      <w:bookmarkEnd w:id="313"/>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314" w:name="_Toc447005729"/>
      <w:bookmarkStart w:id="315" w:name="_Toc37690827"/>
      <w:r w:rsidRPr="001F3C55">
        <w:rPr>
          <w:lang w:val="en-GB"/>
        </w:rPr>
        <w:t>Program units for the main algorithms</w:t>
      </w:r>
      <w:bookmarkEnd w:id="314"/>
      <w:bookmarkEnd w:id="315"/>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316"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9</w:t>
      </w:r>
      <w:r w:rsidR="00131662" w:rsidRPr="00ED6D25">
        <w:rPr>
          <w:rFonts w:ascii="Times New Roman" w:hAnsi="Times New Roman"/>
          <w:szCs w:val="24"/>
          <w:lang w:val="it-IT"/>
        </w:rPr>
        <w:fldChar w:fldCharType="end"/>
      </w:r>
      <w:bookmarkEnd w:id="316"/>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317"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10</w:t>
      </w:r>
      <w:r w:rsidR="00131662" w:rsidRPr="00ED6D25">
        <w:rPr>
          <w:rFonts w:ascii="Times New Roman" w:hAnsi="Times New Roman"/>
          <w:szCs w:val="24"/>
          <w:lang w:val="it-IT"/>
        </w:rPr>
        <w:fldChar w:fldCharType="end"/>
      </w:r>
      <w:bookmarkEnd w:id="317"/>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318" w:name="_Toc447005730"/>
      <w:bookmarkStart w:id="319" w:name="_Toc37690828"/>
      <w:r w:rsidRPr="00276BBF">
        <w:t>Modul</w:t>
      </w:r>
      <w:bookmarkEnd w:id="318"/>
      <w:r w:rsidR="00010640">
        <w:t>es</w:t>
      </w:r>
      <w:bookmarkEnd w:id="319"/>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F060FC" w:rsidRPr="00F060FC">
        <w:rPr>
          <w:rFonts w:ascii="Times New Roman" w:hAnsi="Times New Roman"/>
          <w:sz w:val="24"/>
          <w:szCs w:val="24"/>
          <w:lang w:val="it-IT"/>
        </w:rPr>
        <w:t xml:space="preserve">Table </w:t>
      </w:r>
      <w:r w:rsidR="00F060FC" w:rsidRPr="00F060FC">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320" w:name="_Toc447005731"/>
      <w:bookmarkStart w:id="321" w:name="_Toc37690829"/>
      <w:r w:rsidRPr="00980132">
        <w:rPr>
          <w:lang w:val="en-GB"/>
        </w:rPr>
        <w:t>Program units for the neighbouring search, the smoothing operators and the interface detection</w:t>
      </w:r>
      <w:bookmarkEnd w:id="320"/>
      <w:r w:rsidRPr="00980132">
        <w:rPr>
          <w:lang w:val="en-GB"/>
        </w:rPr>
        <w:t>.</w:t>
      </w:r>
      <w:bookmarkEnd w:id="321"/>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F060FC" w:rsidRPr="00F060FC">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322" w:name="_Toc447005732"/>
      <w:bookmarkStart w:id="323" w:name="_Toc37690830"/>
      <w:r>
        <w:t>Program units for post-processing</w:t>
      </w:r>
      <w:bookmarkEnd w:id="322"/>
      <w:bookmarkEnd w:id="323"/>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324" w:author="Amicarelli Andrea (RSE)" w:date="2020-04-13T16:20:00Z">
        <w:r w:rsidRPr="00A979D9" w:rsidDel="0026104E">
          <w:rPr>
            <w:lang w:val="en-GB"/>
          </w:rPr>
          <w:delText xml:space="preserve">2D </w:delText>
        </w:r>
      </w:del>
      <w:ins w:id="325"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326"/>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326"/>
      <w:r>
        <w:rPr>
          <w:rStyle w:val="Rimandocommento"/>
          <w:szCs w:val="20"/>
        </w:rPr>
        <w:commentReference w:id="326"/>
      </w:r>
    </w:p>
    <w:p w:rsidR="007216CE" w:rsidRPr="007216CE" w:rsidRDefault="007216CE" w:rsidP="007216CE">
      <w:pPr>
        <w:spacing w:after="0" w:line="240" w:lineRule="auto"/>
        <w:jc w:val="both"/>
        <w:rPr>
          <w:ins w:id="327" w:author="Amicarelli Andrea (RSE)" w:date="2020-04-13T16:55:00Z"/>
          <w:rFonts w:ascii="Times New Roman" w:hAnsi="Times New Roman"/>
          <w:sz w:val="24"/>
          <w:szCs w:val="24"/>
        </w:rPr>
      </w:pPr>
      <w:ins w:id="328"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329" w:name="_Toc447005733"/>
      <w:bookmarkStart w:id="330" w:name="_Toc37690831"/>
      <w:r>
        <w:t xml:space="preserve">Program units for </w:t>
      </w:r>
      <w:r w:rsidR="0063576B" w:rsidRPr="00276BBF">
        <w:t>pre-processing</w:t>
      </w:r>
      <w:bookmarkEnd w:id="329"/>
      <w:bookmarkEnd w:id="330"/>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331"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F060FC">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F060FC">
        <w:rPr>
          <w:rFonts w:ascii="Times New Roman" w:hAnsi="Times New Roman"/>
          <w:noProof/>
          <w:szCs w:val="24"/>
          <w:lang w:val="fr-FR"/>
        </w:rPr>
        <w:t>11</w:t>
      </w:r>
      <w:r w:rsidRPr="00ED6D25">
        <w:rPr>
          <w:rFonts w:ascii="Times New Roman" w:hAnsi="Times New Roman"/>
          <w:szCs w:val="24"/>
          <w:lang w:val="fr-FR"/>
        </w:rPr>
        <w:fldChar w:fldCharType="end"/>
      </w:r>
      <w:bookmarkEnd w:id="331"/>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332"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F060FC">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F060FC">
        <w:rPr>
          <w:rFonts w:ascii="Times New Roman" w:hAnsi="Times New Roman"/>
          <w:noProof/>
          <w:szCs w:val="24"/>
        </w:rPr>
        <w:t>12</w:t>
      </w:r>
      <w:r w:rsidRPr="00ED6D25">
        <w:rPr>
          <w:rFonts w:ascii="Times New Roman" w:hAnsi="Times New Roman"/>
          <w:szCs w:val="24"/>
          <w:lang w:val="fr-FR"/>
        </w:rPr>
        <w:fldChar w:fldCharType="end"/>
      </w:r>
      <w:bookmarkEnd w:id="332"/>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333"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13</w:t>
      </w:r>
      <w:r w:rsidR="00131662" w:rsidRPr="00ED6D25">
        <w:rPr>
          <w:rFonts w:ascii="Times New Roman" w:hAnsi="Times New Roman"/>
          <w:szCs w:val="24"/>
          <w:lang w:val="it-IT"/>
        </w:rPr>
        <w:fldChar w:fldCharType="end"/>
      </w:r>
      <w:bookmarkEnd w:id="333"/>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334"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14</w:t>
      </w:r>
      <w:r w:rsidR="00131662" w:rsidRPr="00ED6D25">
        <w:rPr>
          <w:rFonts w:ascii="Times New Roman" w:hAnsi="Times New Roman"/>
          <w:szCs w:val="24"/>
          <w:lang w:val="it-IT"/>
        </w:rPr>
        <w:fldChar w:fldCharType="end"/>
      </w:r>
      <w:bookmarkEnd w:id="334"/>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335"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15</w:t>
      </w:r>
      <w:r w:rsidR="00131662" w:rsidRPr="00ED6D25">
        <w:rPr>
          <w:rFonts w:ascii="Times New Roman" w:hAnsi="Times New Roman"/>
          <w:szCs w:val="24"/>
          <w:lang w:val="it-IT"/>
        </w:rPr>
        <w:fldChar w:fldCharType="end"/>
      </w:r>
      <w:bookmarkEnd w:id="335"/>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336"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16</w:t>
      </w:r>
      <w:r w:rsidR="00131662" w:rsidRPr="00ED6D25">
        <w:rPr>
          <w:rFonts w:ascii="Times New Roman" w:hAnsi="Times New Roman"/>
          <w:szCs w:val="24"/>
          <w:lang w:val="it-IT"/>
        </w:rPr>
        <w:fldChar w:fldCharType="end"/>
      </w:r>
      <w:bookmarkEnd w:id="336"/>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337" w:name="_Toc447005734"/>
      <w:bookmarkStart w:id="338" w:name="_Toc37690832"/>
      <w:r w:rsidRPr="00980132">
        <w:rPr>
          <w:lang w:val="en-GB"/>
        </w:rPr>
        <w:t xml:space="preserve">Program units for the boundary treatment scheme </w:t>
      </w:r>
      <w:r w:rsidR="0063576B" w:rsidRPr="00980132">
        <w:rPr>
          <w:lang w:val="en-GB"/>
        </w:rPr>
        <w:t>SA-SPH</w:t>
      </w:r>
      <w:bookmarkEnd w:id="337"/>
      <w:bookmarkEnd w:id="338"/>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63576B" w:rsidRPr="00980132">
        <w:rPr>
          <w:rFonts w:ascii="Times New Roman" w:hAnsi="Times New Roman"/>
          <w:sz w:val="24"/>
          <w:szCs w:val="24"/>
        </w:rPr>
        <w:t xml:space="preserve"> “SA_SPH”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339" w:name="_Toc447005735"/>
      <w:r w:rsidRPr="00980132">
        <w:rPr>
          <w:rFonts w:ascii="Times New Roman" w:hAnsi="Times New Roman"/>
          <w:b/>
          <w:i/>
          <w:lang w:val="en-GB"/>
        </w:rPr>
        <w:t>Program units for managing Fortran character variables</w:t>
      </w:r>
      <w:bookmarkEnd w:id="339"/>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340" w:name="_Toc447005736"/>
      <w:bookmarkStart w:id="341" w:name="_Toc37690833"/>
      <w:r>
        <w:t>Program units for time integration</w:t>
      </w:r>
      <w:bookmarkEnd w:id="340"/>
      <w:bookmarkEnd w:id="341"/>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342" w:name="_Ref521064729"/>
      <w:bookmarkStart w:id="343" w:name="_Toc37690834"/>
      <w:r w:rsidRPr="00276BBF">
        <w:t>Style formatting</w:t>
      </w:r>
      <w:bookmarkEnd w:id="342"/>
      <w:bookmarkEnd w:id="343"/>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344" w:name="_Ref521064837"/>
      <w:bookmarkStart w:id="345" w:name="_Toc37690835"/>
      <w:r>
        <w:t>Modifications with respect to SPHERA v.8.0</w:t>
      </w:r>
      <w:bookmarkEnd w:id="344"/>
      <w:bookmarkEnd w:id="345"/>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6" w:name="_Toc447794702"/>
      <w:bookmarkStart w:id="347" w:name="_Toc447794781"/>
      <w:bookmarkStart w:id="348" w:name="_Toc447794866"/>
      <w:bookmarkStart w:id="349" w:name="_Toc447794948"/>
      <w:bookmarkStart w:id="350" w:name="_Toc447795351"/>
      <w:bookmarkStart w:id="351" w:name="_Toc447795458"/>
      <w:bookmarkStart w:id="352" w:name="_Toc37690836"/>
      <w:r w:rsidRPr="00276BBF">
        <w:rPr>
          <w:rFonts w:ascii="Book Antiqua" w:hAnsi="Book Antiqua"/>
          <w:caps/>
          <w:kern w:val="0"/>
          <w:sz w:val="24"/>
          <w:szCs w:val="24"/>
        </w:rPr>
        <w:lastRenderedPageBreak/>
        <w:t>User guide</w:t>
      </w:r>
      <w:bookmarkEnd w:id="346"/>
      <w:bookmarkEnd w:id="347"/>
      <w:bookmarkEnd w:id="348"/>
      <w:bookmarkEnd w:id="349"/>
      <w:bookmarkEnd w:id="350"/>
      <w:bookmarkEnd w:id="351"/>
      <w:bookmarkEnd w:id="352"/>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F060FC">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F060FC">
        <w:rPr>
          <w:rFonts w:ascii="Times New Roman" w:hAnsi="Times New Roman"/>
          <w:sz w:val="24"/>
          <w:szCs w:val="24"/>
        </w:rPr>
        <w:t>6</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F060FC">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F060FC">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F060FC">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F060FC">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This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F060FC">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353" w:name="_Ref449960094"/>
      <w:bookmarkStart w:id="354" w:name="_Toc37690837"/>
      <w:r w:rsidRPr="00276BBF">
        <w:t>Installation</w:t>
      </w:r>
      <w:bookmarkEnd w:id="353"/>
      <w:bookmarkEnd w:id="354"/>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F060FC">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F060FC">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Pr="00276BBF" w:rsidRDefault="00772E5E" w:rsidP="00863855">
      <w:pPr>
        <w:spacing w:after="0" w:line="240" w:lineRule="auto"/>
        <w:jc w:val="both"/>
        <w:rPr>
          <w:rFonts w:ascii="Times New Roman" w:hAnsi="Times New Roman"/>
          <w:sz w:val="24"/>
          <w:szCs w:val="24"/>
        </w:rPr>
      </w:pPr>
      <w:ins w:id="355" w:author="Amicarelli Andrea (RSE)" w:date="2020-04-13T17:01:00Z">
        <w:r w:rsidRPr="003A306D">
          <w:rPr>
            <w:rFonts w:ascii="Times New Roman" w:hAnsi="Times New Roman"/>
            <w:sz w:val="24"/>
          </w:rPr>
          <w:t xml:space="preserve">The Makefile (under the folder “src”) allows compiling SPHERA under different configurations, </w:t>
        </w:r>
        <w:r>
          <w:rPr>
            <w:rFonts w:ascii="Times New Roman" w:hAnsi="Times New Roman"/>
            <w:sz w:val="24"/>
          </w:rPr>
          <w:t>depending on the execution mode (optimized or debug) and and compiler (“ifort” or “gfortran”).</w:t>
        </w:r>
        <w:r w:rsidRPr="003A306D">
          <w:rPr>
            <w:rFonts w:ascii="Times New Roman" w:hAnsi="Times New Roman"/>
            <w:sz w:val="24"/>
          </w:rPr>
          <w:t xml:space="preserve"> Compilation is carried out by </w:t>
        </w:r>
        <w:r>
          <w:rPr>
            <w:rFonts w:ascii="Times New Roman" w:hAnsi="Times New Roman"/>
            <w:sz w:val="24"/>
          </w:rPr>
          <w:t>one command</w:t>
        </w:r>
        <w:r w:rsidRPr="003A306D">
          <w:rPr>
            <w:rFonts w:ascii="Times New Roman" w:hAnsi="Times New Roman"/>
            <w:sz w:val="24"/>
          </w:rPr>
          <w:t>: “make”.</w:t>
        </w:r>
      </w:ins>
    </w:p>
    <w:p w:rsidR="00863855" w:rsidRPr="00276BBF" w:rsidRDefault="00863855" w:rsidP="00863855">
      <w:pPr>
        <w:spacing w:after="0" w:line="240" w:lineRule="auto"/>
        <w:jc w:val="both"/>
        <w:rPr>
          <w:rFonts w:ascii="Times New Roman" w:hAnsi="Times New Roman"/>
          <w:sz w:val="24"/>
          <w:szCs w:val="24"/>
        </w:rPr>
      </w:pPr>
    </w:p>
    <w:p w:rsidR="00863855" w:rsidRPr="00F546CD" w:rsidRDefault="00F546CD" w:rsidP="00863855">
      <w:pPr>
        <w:pStyle w:val="Amicarellititle2"/>
      </w:pPr>
      <w:bookmarkStart w:id="356" w:name="_Toc447005737"/>
      <w:bookmarkStart w:id="357" w:name="_Ref449960092"/>
      <w:bookmarkStart w:id="358" w:name="_Toc37690838"/>
      <w:r w:rsidRPr="00F546CD">
        <w:t xml:space="preserve">Commented template of the main input file of </w:t>
      </w:r>
      <w:r w:rsidR="00863855" w:rsidRPr="00F546CD">
        <w:t>SPHERA v.</w:t>
      </w:r>
      <w:r w:rsidR="00652F0F">
        <w:t>9</w:t>
      </w:r>
      <w:r w:rsidR="00863855" w:rsidRPr="00F546CD">
        <w:t>.0</w:t>
      </w:r>
      <w:bookmarkEnd w:id="356"/>
      <w:bookmarkEnd w:id="357"/>
      <w:r w:rsidR="00225A8D">
        <w:t>.0</w:t>
      </w:r>
      <w:bookmarkEnd w:id="358"/>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F060FC" w:rsidRPr="00EA2957">
        <w:rPr>
          <w:rFonts w:ascii="Times New Roman" w:hAnsi="Times New Roman"/>
          <w:sz w:val="24"/>
          <w:szCs w:val="24"/>
        </w:rPr>
        <w:t xml:space="preserve">Figure </w:t>
      </w:r>
      <w:r w:rsidR="00F060FC">
        <w:rPr>
          <w:rFonts w:ascii="Times New Roman" w:hAnsi="Times New Roman"/>
          <w:noProof/>
          <w:sz w:val="24"/>
          <w:szCs w:val="24"/>
        </w:rPr>
        <w:t>13</w:t>
      </w:r>
      <w:r w:rsidR="00F060FC" w:rsidRPr="00EA2957">
        <w:rPr>
          <w:rFonts w:ascii="Times New Roman" w:hAnsi="Times New Roman"/>
          <w:noProof/>
          <w:sz w:val="24"/>
          <w:szCs w:val="24"/>
        </w:rPr>
        <w:t>.</w:t>
      </w:r>
      <w:r w:rsidR="00F060FC">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lastRenderedPageBreak/>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359"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F060FC">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F060FC">
        <w:rPr>
          <w:rFonts w:ascii="Times New Roman" w:hAnsi="Times New Roman"/>
          <w:noProof/>
        </w:rPr>
        <w:t>1</w:t>
      </w:r>
      <w:r w:rsidRPr="00ED6D25">
        <w:rPr>
          <w:rFonts w:ascii="Times New Roman" w:hAnsi="Times New Roman"/>
        </w:rPr>
        <w:fldChar w:fldCharType="end"/>
      </w:r>
      <w:bookmarkEnd w:id="359"/>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F060FC">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360"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F060FC">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F060FC">
        <w:rPr>
          <w:rFonts w:ascii="Times New Roman" w:hAnsi="Times New Roman"/>
          <w:noProof/>
          <w:sz w:val="24"/>
          <w:szCs w:val="24"/>
        </w:rPr>
        <w:t>1</w:t>
      </w:r>
      <w:r w:rsidRPr="00276BBF">
        <w:rPr>
          <w:rFonts w:ascii="Times New Roman" w:hAnsi="Times New Roman"/>
          <w:sz w:val="24"/>
          <w:szCs w:val="24"/>
        </w:rPr>
        <w:fldChar w:fldCharType="end"/>
      </w:r>
      <w:bookmarkEnd w:id="360"/>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361" w:name="_Ref521064938"/>
      <w:bookmarkStart w:id="362" w:name="_Toc447794704"/>
      <w:bookmarkStart w:id="363" w:name="_Toc447794783"/>
      <w:bookmarkStart w:id="364" w:name="_Toc447794868"/>
      <w:bookmarkStart w:id="365" w:name="_Toc447794950"/>
      <w:bookmarkStart w:id="366" w:name="_Toc447795353"/>
      <w:bookmarkStart w:id="367" w:name="_Toc447795460"/>
      <w:bookmarkStart w:id="368" w:name="_Toc441248326"/>
      <w:bookmarkStart w:id="369" w:name="_Toc447005716"/>
      <w:bookmarkStart w:id="370" w:name="_Toc447794703"/>
      <w:bookmarkStart w:id="371" w:name="_Toc447794782"/>
      <w:bookmarkStart w:id="372" w:name="_Toc447794867"/>
      <w:bookmarkStart w:id="373" w:name="_Toc447794949"/>
      <w:bookmarkStart w:id="374" w:name="_Toc447795352"/>
      <w:bookmarkStart w:id="375" w:name="_Toc447795459"/>
      <w:bookmarkStart w:id="376" w:name="_Toc37690839"/>
      <w:r w:rsidRPr="00062990">
        <w:rPr>
          <w:lang w:val="it-IT"/>
        </w:rPr>
        <w:lastRenderedPageBreak/>
        <w:t>Tutorials</w:t>
      </w:r>
      <w:bookmarkEnd w:id="361"/>
      <w:bookmarkEnd w:id="376"/>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377" w:name="_Toc37690840"/>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377"/>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378" w:name="_Toc37690841"/>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378"/>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379" w:name="_Toc37690842"/>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379"/>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380" w:name="_Toc37690843"/>
      <w:r w:rsidRPr="00062990">
        <w:rPr>
          <w:lang w:val="en-GB"/>
        </w:rPr>
        <w:t>“</w:t>
      </w:r>
      <w:r w:rsidR="00CE765D" w:rsidRPr="00062990">
        <w:rPr>
          <w:lang w:val="en-GB"/>
        </w:rPr>
        <w:t>db_2bodies</w:t>
      </w:r>
      <w:r w:rsidR="00E47D3F">
        <w:rPr>
          <w:lang w:val="en-GB"/>
        </w:rPr>
        <w:t>”</w:t>
      </w:r>
      <w:bookmarkEnd w:id="380"/>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381" w:name="_Toc37690844"/>
      <w:r w:rsidRPr="00062990">
        <w:rPr>
          <w:lang w:val="en-GB"/>
        </w:rPr>
        <w:t>“</w:t>
      </w:r>
      <w:r w:rsidR="00CE765D" w:rsidRPr="00062990">
        <w:rPr>
          <w:lang w:val="en-GB"/>
        </w:rPr>
        <w:t>db_2D_demo</w:t>
      </w:r>
      <w:r w:rsidRPr="00062990">
        <w:rPr>
          <w:lang w:val="en-GB"/>
        </w:rPr>
        <w:t>”</w:t>
      </w:r>
      <w:bookmarkEnd w:id="381"/>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382" w:name="_Toc37690845"/>
      <w:r w:rsidRPr="00062990">
        <w:rPr>
          <w:lang w:val="en-GB"/>
        </w:rPr>
        <w:t>“db_Alpe_Gera”</w:t>
      </w:r>
      <w:bookmarkEnd w:id="382"/>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383" w:name="_Toc37690846"/>
      <w:r w:rsidRPr="00062990">
        <w:rPr>
          <w:lang w:val="en-GB"/>
        </w:rPr>
        <w:t>“db_Alpe_Gera_Lanzada_substations”</w:t>
      </w:r>
      <w:bookmarkEnd w:id="383"/>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384" w:name="_Toc37690847"/>
      <w:r w:rsidRPr="00062990">
        <w:rPr>
          <w:lang w:val="en-GB"/>
        </w:rPr>
        <w:t>“</w:t>
      </w:r>
      <w:r w:rsidR="00CE765D" w:rsidRPr="00062990">
        <w:rPr>
          <w:lang w:val="en-GB"/>
        </w:rPr>
        <w:t>db_body_exp_UniBas</w:t>
      </w:r>
      <w:r w:rsidRPr="00062990">
        <w:rPr>
          <w:lang w:val="en-GB"/>
        </w:rPr>
        <w:t>”</w:t>
      </w:r>
      <w:bookmarkEnd w:id="384"/>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385" w:name="_Toc37690848"/>
      <w:r w:rsidRPr="00062990">
        <w:rPr>
          <w:lang w:val="en-GB"/>
        </w:rPr>
        <w:t>“</w:t>
      </w:r>
      <w:r w:rsidR="00B17B54" w:rsidRPr="00062990">
        <w:rPr>
          <w:lang w:val="en-GB"/>
        </w:rPr>
        <w:t>db_ICOLD</w:t>
      </w:r>
      <w:r w:rsidRPr="00062990">
        <w:rPr>
          <w:lang w:val="en-GB"/>
        </w:rPr>
        <w:t>”</w:t>
      </w:r>
      <w:bookmarkEnd w:id="385"/>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386" w:name="_Toc37690849"/>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386"/>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387" w:name="_Toc37690850"/>
      <w:r w:rsidRPr="00062990">
        <w:rPr>
          <w:lang w:val="en-GB"/>
        </w:rPr>
        <w:t>“</w:t>
      </w:r>
      <w:r w:rsidR="00CE765D" w:rsidRPr="00062990">
        <w:rPr>
          <w:lang w:val="en-GB"/>
        </w:rPr>
        <w:t>db_squat_obstacle</w:t>
      </w:r>
      <w:r w:rsidRPr="00062990">
        <w:rPr>
          <w:lang w:val="en-GB"/>
        </w:rPr>
        <w:t>”</w:t>
      </w:r>
      <w:bookmarkEnd w:id="387"/>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388" w:name="_Toc37690851"/>
      <w:r w:rsidRPr="00062990">
        <w:rPr>
          <w:lang w:val="en-GB"/>
        </w:rPr>
        <w:t>“d</w:t>
      </w:r>
      <w:r w:rsidR="00CE765D" w:rsidRPr="00062990">
        <w:rPr>
          <w:lang w:val="en-GB"/>
        </w:rPr>
        <w:t>b_tall_obstacle</w:t>
      </w:r>
      <w:r w:rsidRPr="00062990">
        <w:rPr>
          <w:lang w:val="en-GB"/>
        </w:rPr>
        <w:t>”</w:t>
      </w:r>
      <w:bookmarkEnd w:id="388"/>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389" w:name="_Toc37690852"/>
      <w:r w:rsidRPr="00062990">
        <w:rPr>
          <w:lang w:val="en-GB"/>
        </w:rPr>
        <w:t>“</w:t>
      </w:r>
      <w:r w:rsidR="00CE765D" w:rsidRPr="00062990">
        <w:rPr>
          <w:lang w:val="en-GB"/>
        </w:rPr>
        <w:t>dike_breach_2D_expSchHag12JHR_ID22</w:t>
      </w:r>
      <w:r w:rsidRPr="00062990">
        <w:rPr>
          <w:lang w:val="en-GB"/>
        </w:rPr>
        <w:t>”</w:t>
      </w:r>
      <w:bookmarkEnd w:id="389"/>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390" w:name="_Toc37690853"/>
      <w:r w:rsidRPr="00062990">
        <w:rPr>
          <w:lang w:val="en-GB"/>
        </w:rPr>
        <w:t>“</w:t>
      </w:r>
      <w:r w:rsidR="00CE765D" w:rsidRPr="00062990">
        <w:rPr>
          <w:lang w:val="en-GB"/>
        </w:rPr>
        <w:t>edb_2D_demo</w:t>
      </w:r>
      <w:r w:rsidRPr="00062990">
        <w:rPr>
          <w:lang w:val="en-GB"/>
        </w:rPr>
        <w:t>”</w:t>
      </w:r>
      <w:bookmarkEnd w:id="390"/>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lastRenderedPageBreak/>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391" w:name="_Toc37690854"/>
      <w:r w:rsidRPr="00062990">
        <w:rPr>
          <w:lang w:val="en-GB"/>
        </w:rPr>
        <w:t>“</w:t>
      </w:r>
      <w:r w:rsidR="00CE765D" w:rsidRPr="00062990">
        <w:rPr>
          <w:lang w:val="en-GB"/>
        </w:rPr>
        <w:t>edb_2D_FraCap02</w:t>
      </w:r>
      <w:r w:rsidRPr="00062990">
        <w:rPr>
          <w:lang w:val="en-GB"/>
        </w:rPr>
        <w:t>”</w:t>
      </w:r>
      <w:bookmarkEnd w:id="391"/>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392" w:name="_Toc37690855"/>
      <w:r w:rsidRPr="00062990">
        <w:rPr>
          <w:lang w:val="en-GB"/>
        </w:rPr>
        <w:t>“</w:t>
      </w:r>
      <w:r w:rsidR="00CE765D" w:rsidRPr="00062990">
        <w:rPr>
          <w:lang w:val="en-GB"/>
        </w:rPr>
        <w:t>edb_2D_FraCap02_Taipei</w:t>
      </w:r>
      <w:r w:rsidRPr="00062990">
        <w:rPr>
          <w:lang w:val="en-GB"/>
        </w:rPr>
        <w:t>”</w:t>
      </w:r>
      <w:bookmarkEnd w:id="392"/>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93" w:name="_Toc37690856"/>
      <w:r w:rsidRPr="00062990">
        <w:rPr>
          <w:lang w:val="en-GB"/>
        </w:rPr>
        <w:t>“</w:t>
      </w:r>
      <w:r w:rsidR="00CE765D" w:rsidRPr="00062990">
        <w:rPr>
          <w:lang w:val="en-GB"/>
        </w:rPr>
        <w:t>edb_2D_Spi05</w:t>
      </w:r>
      <w:r w:rsidRPr="00062990">
        <w:rPr>
          <w:lang w:val="en-GB"/>
        </w:rPr>
        <w:t>”</w:t>
      </w:r>
      <w:bookmarkEnd w:id="393"/>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94" w:name="_Toc37690857"/>
      <w:r w:rsidRPr="00062990">
        <w:rPr>
          <w:lang w:val="en-GB"/>
        </w:rPr>
        <w:t>“</w:t>
      </w:r>
      <w:r w:rsidR="00CE765D" w:rsidRPr="00062990">
        <w:rPr>
          <w:lang w:val="en-GB"/>
        </w:rPr>
        <w:t>edb_ICOLD</w:t>
      </w:r>
      <w:r w:rsidRPr="00062990">
        <w:rPr>
          <w:lang w:val="en-GB"/>
        </w:rPr>
        <w:t>”</w:t>
      </w:r>
      <w:bookmarkEnd w:id="394"/>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95" w:name="_Toc37690858"/>
      <w:r w:rsidRPr="00062990">
        <w:rPr>
          <w:lang w:val="en-GB"/>
        </w:rPr>
        <w:t>“</w:t>
      </w:r>
      <w:r w:rsidR="00CE765D" w:rsidRPr="00062990">
        <w:rPr>
          <w:lang w:val="en-GB"/>
        </w:rPr>
        <w:t>edb_KarlSand</w:t>
      </w:r>
      <w:r w:rsidRPr="00062990">
        <w:rPr>
          <w:lang w:val="en-GB"/>
        </w:rPr>
        <w:t>”</w:t>
      </w:r>
      <w:bookmarkEnd w:id="395"/>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96" w:name="_Toc37690859"/>
      <w:r w:rsidRPr="00062990">
        <w:rPr>
          <w:lang w:val="en-GB"/>
        </w:rPr>
        <w:t>“</w:t>
      </w:r>
      <w:r w:rsidR="00CE765D" w:rsidRPr="00062990">
        <w:rPr>
          <w:lang w:val="en-GB"/>
        </w:rPr>
        <w:t>edb_Pon10</w:t>
      </w:r>
      <w:r w:rsidRPr="00062990">
        <w:rPr>
          <w:lang w:val="en-GB"/>
        </w:rPr>
        <w:t>”</w:t>
      </w:r>
      <w:bookmarkEnd w:id="396"/>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397" w:name="_Toc37690860"/>
      <w:r w:rsidRPr="00062990">
        <w:rPr>
          <w:lang w:val="en-GB"/>
        </w:rPr>
        <w:t>“floating_cube_stability”</w:t>
      </w:r>
      <w:bookmarkEnd w:id="397"/>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398" w:name="_Toc37690861"/>
      <w:r w:rsidRPr="00062990">
        <w:rPr>
          <w:lang w:val="en-GB"/>
        </w:rPr>
        <w:t>“</w:t>
      </w:r>
      <w:r w:rsidR="000F061E" w:rsidRPr="00062990">
        <w:rPr>
          <w:lang w:val="en-GB"/>
        </w:rPr>
        <w:t>flushin</w:t>
      </w:r>
      <w:r w:rsidR="00CE765D" w:rsidRPr="00062990">
        <w:rPr>
          <w:lang w:val="en-GB"/>
        </w:rPr>
        <w:t>g_2D</w:t>
      </w:r>
      <w:r w:rsidRPr="00062990">
        <w:rPr>
          <w:lang w:val="en-GB"/>
        </w:rPr>
        <w:t>”</w:t>
      </w:r>
      <w:bookmarkEnd w:id="398"/>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399"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400" w:name="_Toc37690862"/>
      <w:r w:rsidRPr="00062990">
        <w:rPr>
          <w:lang w:val="en-GB"/>
        </w:rPr>
        <w:t>“</w:t>
      </w:r>
      <w:r w:rsidR="000F061E" w:rsidRPr="00062990">
        <w:rPr>
          <w:lang w:val="en-GB"/>
        </w:rPr>
        <w:t>flushing_3D</w:t>
      </w:r>
      <w:r w:rsidRPr="00062990">
        <w:rPr>
          <w:lang w:val="en-GB"/>
        </w:rPr>
        <w:t>”</w:t>
      </w:r>
      <w:bookmarkEnd w:id="400"/>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401" w:name="_Toc37690863"/>
      <w:r w:rsidRPr="00062990">
        <w:rPr>
          <w:lang w:val="en-GB"/>
        </w:rPr>
        <w:t>“</w:t>
      </w:r>
      <w:r w:rsidR="00CE765D" w:rsidRPr="00062990">
        <w:rPr>
          <w:lang w:val="en-GB"/>
        </w:rPr>
        <w:t>jet_plate</w:t>
      </w:r>
      <w:r w:rsidRPr="00062990">
        <w:rPr>
          <w:lang w:val="en-GB"/>
        </w:rPr>
        <w:t>”</w:t>
      </w:r>
      <w:bookmarkEnd w:id="401"/>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402" w:name="_Toc37690864"/>
      <w:r w:rsidRPr="00062990">
        <w:rPr>
          <w:lang w:val="en-GB"/>
        </w:rPr>
        <w:t>“</w:t>
      </w:r>
      <w:r w:rsidR="00CE765D" w:rsidRPr="00062990">
        <w:rPr>
          <w:lang w:val="en-GB"/>
        </w:rPr>
        <w:t>rectangular_side_weir_Fr_0_491</w:t>
      </w:r>
      <w:r w:rsidRPr="00062990">
        <w:rPr>
          <w:lang w:val="en-GB"/>
        </w:rPr>
        <w:t>”</w:t>
      </w:r>
      <w:bookmarkEnd w:id="402"/>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403" w:name="_Toc37690865"/>
      <w:r w:rsidRPr="00062990">
        <w:rPr>
          <w:lang w:val="en-GB"/>
        </w:rPr>
        <w:t>“</w:t>
      </w:r>
      <w:r w:rsidR="00CE765D" w:rsidRPr="00062990">
        <w:rPr>
          <w:lang w:val="en-GB"/>
        </w:rPr>
        <w:t>San_Fernando_Lower_van_Norman_dam_liquefaction</w:t>
      </w:r>
      <w:r w:rsidRPr="00062990">
        <w:rPr>
          <w:lang w:val="en-GB"/>
        </w:rPr>
        <w:t>”</w:t>
      </w:r>
      <w:bookmarkEnd w:id="403"/>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404" w:name="_Toc37690866"/>
      <w:r w:rsidRPr="00062990">
        <w:rPr>
          <w:lang w:val="en-GB"/>
        </w:rPr>
        <w:t>“</w:t>
      </w:r>
      <w:r w:rsidR="000F061E" w:rsidRPr="00062990">
        <w:rPr>
          <w:lang w:val="en-GB"/>
        </w:rPr>
        <w:t>sloshing_tank_TbyTn_0_78</w:t>
      </w:r>
      <w:r w:rsidRPr="00062990">
        <w:rPr>
          <w:lang w:val="en-GB"/>
        </w:rPr>
        <w:t>”</w:t>
      </w:r>
      <w:bookmarkEnd w:id="404"/>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405" w:name="_Toc37690867"/>
      <w:r w:rsidRPr="00062990">
        <w:rPr>
          <w:lang w:val="en-GB"/>
        </w:rPr>
        <w:t>“</w:t>
      </w:r>
      <w:r w:rsidR="000F061E" w:rsidRPr="00062990">
        <w:rPr>
          <w:lang w:val="en-GB"/>
        </w:rPr>
        <w:t>sloshing_tank_TbyTn_1_07</w:t>
      </w:r>
      <w:r w:rsidRPr="00062990">
        <w:rPr>
          <w:lang w:val="en-GB"/>
        </w:rPr>
        <w:t>”</w:t>
      </w:r>
      <w:bookmarkEnd w:id="405"/>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lastRenderedPageBreak/>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406" w:name="_Toc37690868"/>
      <w:r w:rsidRPr="00062990">
        <w:rPr>
          <w:lang w:val="en-GB"/>
        </w:rPr>
        <w:t>“</w:t>
      </w:r>
      <w:r w:rsidR="00CE765D" w:rsidRPr="00062990">
        <w:rPr>
          <w:lang w:val="en-GB"/>
        </w:rPr>
        <w:t>spherical_Couette_flows</w:t>
      </w:r>
      <w:r w:rsidRPr="00062990">
        <w:rPr>
          <w:lang w:val="en-GB"/>
        </w:rPr>
        <w:t>”</w:t>
      </w:r>
      <w:bookmarkEnd w:id="406"/>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407" w:name="_Toc37690869"/>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407"/>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408" w:name="_Toc37690870"/>
      <w:r w:rsidRPr="00062990">
        <w:rPr>
          <w:lang w:val="en-GB"/>
        </w:rPr>
        <w:t>“</w:t>
      </w:r>
      <w:r w:rsidR="000F061E" w:rsidRPr="00062990">
        <w:rPr>
          <w:lang w:val="en-GB"/>
        </w:rPr>
        <w:t>submerged_landslide</w:t>
      </w:r>
      <w:r w:rsidRPr="00062990">
        <w:rPr>
          <w:lang w:val="en-GB"/>
        </w:rPr>
        <w:t>”</w:t>
      </w:r>
      <w:bookmarkEnd w:id="408"/>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409" w:name="_Toc37690871"/>
      <w:r w:rsidRPr="00062990">
        <w:rPr>
          <w:lang w:val="en-GB"/>
        </w:rPr>
        <w:t>“</w:t>
      </w:r>
      <w:r w:rsidR="00B17B54" w:rsidRPr="00062990">
        <w:rPr>
          <w:lang w:val="en-GB"/>
        </w:rPr>
        <w:t>still_water_tank</w:t>
      </w:r>
      <w:r w:rsidRPr="00062990">
        <w:rPr>
          <w:lang w:val="en-GB"/>
        </w:rPr>
        <w:t>”</w:t>
      </w:r>
      <w:bookmarkEnd w:id="409"/>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410" w:name="_Toc37690872"/>
      <w:r w:rsidRPr="00062990">
        <w:rPr>
          <w:lang w:val="en-GB"/>
        </w:rPr>
        <w:t>“</w:t>
      </w:r>
      <w:r w:rsidR="00CE765D" w:rsidRPr="00062990">
        <w:rPr>
          <w:lang w:val="en-GB"/>
        </w:rPr>
        <w:t>wave_motion_for_WaveSAX</w:t>
      </w:r>
      <w:r w:rsidRPr="00062990">
        <w:rPr>
          <w:lang w:val="en-GB"/>
        </w:rPr>
        <w:t>”</w:t>
      </w:r>
      <w:bookmarkEnd w:id="410"/>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411" w:name="_Toc37690873"/>
      <w:r w:rsidRPr="00062990">
        <w:rPr>
          <w:lang w:val="en-GB"/>
        </w:rPr>
        <w:t>“</w:t>
      </w:r>
      <w:r w:rsidR="00CE765D" w:rsidRPr="00062990">
        <w:rPr>
          <w:lang w:val="en-GB"/>
        </w:rPr>
        <w:t>wedges_falls_on_still_water</w:t>
      </w:r>
      <w:r w:rsidRPr="00062990">
        <w:rPr>
          <w:lang w:val="en-GB"/>
        </w:rPr>
        <w:t>”</w:t>
      </w:r>
      <w:bookmarkEnd w:id="411"/>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12" w:name="_Toc447794706"/>
      <w:bookmarkStart w:id="413" w:name="_Toc447794785"/>
      <w:bookmarkStart w:id="414" w:name="_Toc447794870"/>
      <w:bookmarkStart w:id="415" w:name="_Toc447794952"/>
      <w:bookmarkStart w:id="416" w:name="_Toc447795355"/>
      <w:bookmarkStart w:id="417" w:name="_Toc447795462"/>
      <w:bookmarkStart w:id="418" w:name="_Toc37690874"/>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r w:rsidRPr="00276BBF">
        <w:rPr>
          <w:rFonts w:ascii="Book Antiqua" w:hAnsi="Book Antiqua"/>
          <w:caps/>
          <w:kern w:val="0"/>
          <w:sz w:val="24"/>
          <w:szCs w:val="24"/>
        </w:rPr>
        <w:lastRenderedPageBreak/>
        <w:t>SPHERA acknowledgments</w:t>
      </w:r>
      <w:bookmarkEnd w:id="412"/>
      <w:bookmarkEnd w:id="413"/>
      <w:bookmarkEnd w:id="414"/>
      <w:bookmarkEnd w:id="415"/>
      <w:bookmarkEnd w:id="416"/>
      <w:bookmarkEnd w:id="417"/>
      <w:bookmarkEnd w:id="418"/>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6C0892" w:rsidRDefault="006C0892" w:rsidP="006C0892">
      <w:pPr>
        <w:pStyle w:val="Paragrafoelenco"/>
        <w:numPr>
          <w:ilvl w:val="0"/>
          <w:numId w:val="3"/>
        </w:numPr>
        <w:rPr>
          <w:lang w:val="en-GB"/>
        </w:rPr>
      </w:pPr>
      <w:r w:rsidRPr="006C0892">
        <w:rPr>
          <w:lang w:val="en-GB"/>
        </w:rPr>
        <w:t>in compliance with the Decree of April 16, 2018 ; Project Manager Antonella Frigerio.</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lastRenderedPageBreak/>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6C0892" w:rsidRDefault="006C0892" w:rsidP="006C0892">
      <w:pPr>
        <w:spacing w:after="0" w:line="240" w:lineRule="auto"/>
        <w:jc w:val="both"/>
        <w:rPr>
          <w:rFonts w:ascii="Times New Roman" w:hAnsi="Times New Roman"/>
          <w:sz w:val="24"/>
          <w:szCs w:val="24"/>
        </w:rPr>
      </w:pPr>
      <w:r w:rsidRPr="006C0892">
        <w:rPr>
          <w:rFonts w:ascii="Times New Roman" w:hAnsi="Times New Roman"/>
          <w:sz w:val="24"/>
          <w:szCs w:val="24"/>
        </w:rPr>
        <w:t>The release of the FOSS versions of SPHERA has been supported in RSE and promoted by the Department Director Michele de Nigris, the Deputy Director and Project Manager Antonella Frigerio, and the Research Team Managers Guido Pirovano (since 2016) and Massimo Meghella (during the period 2015-2016).</w:t>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19" w:name="_Toc447794707"/>
      <w:bookmarkStart w:id="420" w:name="_Toc447794786"/>
      <w:bookmarkStart w:id="421" w:name="_Toc447794871"/>
      <w:bookmarkStart w:id="422" w:name="_Toc447794953"/>
      <w:bookmarkStart w:id="423" w:name="_Toc447795356"/>
      <w:bookmarkStart w:id="424" w:name="_Toc447795463"/>
      <w:bookmarkStart w:id="425" w:name="_Toc37690875"/>
      <w:r w:rsidRPr="00276BBF">
        <w:rPr>
          <w:rFonts w:ascii="Book Antiqua" w:hAnsi="Book Antiqua"/>
          <w:caps/>
          <w:kern w:val="0"/>
          <w:sz w:val="24"/>
          <w:szCs w:val="24"/>
        </w:rPr>
        <w:lastRenderedPageBreak/>
        <w:t>SPHERA registration</w:t>
      </w:r>
      <w:bookmarkEnd w:id="419"/>
      <w:bookmarkEnd w:id="420"/>
      <w:bookmarkEnd w:id="421"/>
      <w:bookmarkEnd w:id="422"/>
      <w:bookmarkEnd w:id="423"/>
      <w:bookmarkEnd w:id="424"/>
      <w:bookmarkEnd w:id="425"/>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26" w:name="_Ref341105863"/>
      <w:bookmarkStart w:id="427" w:name="_Toc37690876"/>
      <w:r w:rsidRPr="006C2568">
        <w:rPr>
          <w:rFonts w:ascii="Book Antiqua" w:hAnsi="Book Antiqua"/>
          <w:caps/>
          <w:kern w:val="0"/>
          <w:sz w:val="24"/>
          <w:szCs w:val="24"/>
        </w:rPr>
        <w:lastRenderedPageBreak/>
        <w:t>References</w:t>
      </w:r>
      <w:bookmarkEnd w:id="427"/>
    </w:p>
    <w:p w:rsidR="001D07BE" w:rsidRPr="005A2068" w:rsidRDefault="001D07BE" w:rsidP="001D07BE">
      <w:pPr>
        <w:pStyle w:val="Amicarellibiblio"/>
      </w:pPr>
      <w:bookmarkStart w:id="428" w:name="_Ref355092535"/>
      <w:bookmarkEnd w:id="426"/>
      <w:r w:rsidRPr="005A2068">
        <w:t>Adami S., X.Y. Hu, N.A. Adams; 2012; A generalized wall boundary condition for smoothed particle hydrodynamics; Journal of Computational Physics, 231:7057–7075.</w:t>
      </w:r>
      <w:bookmarkEnd w:id="428"/>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429" w:name="_Ref520967512"/>
      <w:bookmarkStart w:id="430"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429"/>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430"/>
    </w:p>
    <w:p w:rsidR="00417A02" w:rsidRDefault="00417A02" w:rsidP="003A5C36">
      <w:pPr>
        <w:pStyle w:val="Amicarellibiblio"/>
      </w:pPr>
      <w:bookmarkStart w:id="431" w:name="_Ref448247883"/>
      <w:r w:rsidRPr="00417A02">
        <w:t xml:space="preserve">Amicarelli A., G. Agate, </w:t>
      </w:r>
      <w:r>
        <w:t xml:space="preserve">2014; </w:t>
      </w:r>
      <w:r w:rsidRPr="00417A02">
        <w:t>SPH modelling of granular flows, 9th SPHERIC ERCOFTAC International ERCOFTAC Workshop:17-24, Paris</w:t>
      </w:r>
      <w:bookmarkEnd w:id="431"/>
    </w:p>
    <w:p w:rsidR="007F28CF" w:rsidRDefault="007F28CF" w:rsidP="007F28CF">
      <w:pPr>
        <w:pStyle w:val="Amicarellibiblio"/>
      </w:pPr>
      <w:bookmarkStart w:id="432" w:name="_Ref392757051"/>
      <w:bookmarkStart w:id="433" w:name="_Ref447811096"/>
      <w:r w:rsidRPr="005A2068">
        <w:t>Amicarelli A., G. Agate, R. Guandalini; 2013; A 3D Fully Lagrangian Smoothed Particle</w:t>
      </w:r>
      <w:bookmarkEnd w:id="432"/>
      <w:r>
        <w:t xml:space="preserve"> </w:t>
      </w:r>
      <w:r w:rsidRPr="005A2068">
        <w:t>Hydrodynamics model with both volume and surface discrete elements; International Journal for Numerical Methods in Engineering, 95: 419–450, DOI: 10.1002/nme.4514.</w:t>
      </w:r>
      <w:bookmarkEnd w:id="433"/>
    </w:p>
    <w:p w:rsidR="00DA6063" w:rsidRPr="0095351B" w:rsidRDefault="00DA6063" w:rsidP="00DA6063">
      <w:pPr>
        <w:pStyle w:val="Amicarellibiblio"/>
      </w:pPr>
      <w:bookmarkStart w:id="434" w:name="_Ref520967925"/>
      <w:bookmarkStart w:id="435"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434"/>
    </w:p>
    <w:p w:rsidR="009F3AAC" w:rsidRDefault="009F3AAC" w:rsidP="007F28CF">
      <w:pPr>
        <w:pStyle w:val="Amicarellibiblio"/>
      </w:pPr>
      <w:bookmarkStart w:id="436" w:name="_Ref521059265"/>
      <w:r w:rsidRPr="009F3AAC">
        <w:t>Amicarelli A., R. Albano, D. Mirauda, G. Agate, A. Sole, R. Guandalini; 2015; A Smoothed Particle Hydrodynamics model for 3D solid body transport in free surface flows; Computers &amp; Fluids, 116:205–228. DOI 10.1016/j.compfluid.2015.04.018</w:t>
      </w:r>
      <w:bookmarkEnd w:id="435"/>
      <w:bookmarkEnd w:id="436"/>
    </w:p>
    <w:p w:rsidR="009F4EB5" w:rsidRPr="008F6FC8" w:rsidRDefault="00CF4C3E" w:rsidP="008F6FC8">
      <w:pPr>
        <w:pStyle w:val="Amicarellibiblio"/>
      </w:pPr>
      <w:bookmarkStart w:id="437"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437"/>
    </w:p>
    <w:p w:rsidR="001D07BE" w:rsidRPr="005A2068" w:rsidRDefault="001D07BE" w:rsidP="001D07BE">
      <w:pPr>
        <w:pStyle w:val="Amicarellibiblio"/>
      </w:pPr>
      <w:bookmarkStart w:id="438" w:name="_Ref341167858"/>
      <w:r w:rsidRPr="005A2068">
        <w:t>Amicarelli A., J.-C. Marongiu, F. Leboeuf, J. Leduc, J. Caro; 2011; SPH truncation error in estimating a 3D function; Computers &amp; Fluids, 44:279-296.</w:t>
      </w:r>
      <w:bookmarkEnd w:id="438"/>
      <w:r w:rsidRPr="005A2068">
        <w:t xml:space="preserve"> </w:t>
      </w:r>
    </w:p>
    <w:p w:rsidR="001D07BE" w:rsidRDefault="001D07BE" w:rsidP="001D07BE">
      <w:pPr>
        <w:pStyle w:val="Amicarellibiblio"/>
      </w:pPr>
      <w:bookmarkStart w:id="439"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439"/>
      <w:r w:rsidRPr="005A2068">
        <w:t xml:space="preserve"> </w:t>
      </w:r>
    </w:p>
    <w:p w:rsidR="003A7E14" w:rsidRPr="005A2068" w:rsidRDefault="003A7E14" w:rsidP="003A7E14">
      <w:pPr>
        <w:pStyle w:val="Amicarellibiblio"/>
      </w:pPr>
      <w:bookmarkStart w:id="440" w:name="_Ref341106915"/>
      <w:r w:rsidRPr="005A2068">
        <w:t>Anghileri M., L.M.L. Castelletti, E. Francesconi, A. Milanese, M. Pittofrati; 2011; Rigid body water impact - experimental tests and numerical simulations using the SPH method; International Journal of Impact Engineering, 38:141-151.</w:t>
      </w:r>
      <w:bookmarkEnd w:id="440"/>
    </w:p>
    <w:p w:rsidR="00A3103F" w:rsidRPr="005A2068" w:rsidRDefault="00A3103F" w:rsidP="00A3103F">
      <w:pPr>
        <w:pStyle w:val="Amicarellibiblio"/>
      </w:pPr>
      <w:bookmarkStart w:id="441" w:name="_Ref353446435"/>
      <w:bookmarkStart w:id="442" w:name="_Ref392664067"/>
      <w:r w:rsidRPr="005A2068">
        <w:t xml:space="preserve">Antoci C, Gallati M, Sibilla S.; 2007; </w:t>
      </w:r>
      <w:hyperlink r:id="rId483" w:history="1">
        <w:r w:rsidRPr="005A2068">
          <w:t>Numerical simulation of fluid-structure interaction by SPH</w:t>
        </w:r>
      </w:hyperlink>
      <w:r w:rsidRPr="005A2068">
        <w:t>; Computers &amp; Structures, 85(11-14):879-890.</w:t>
      </w:r>
      <w:bookmarkEnd w:id="441"/>
      <w:bookmarkEnd w:id="442"/>
    </w:p>
    <w:p w:rsidR="0065632F" w:rsidRDefault="0065632F" w:rsidP="0065632F">
      <w:pPr>
        <w:pStyle w:val="Amicarellibiblio"/>
      </w:pPr>
      <w:bookmarkStart w:id="443" w:name="_Ref355102495"/>
      <w:bookmarkStart w:id="444" w:name="_Ref416452881"/>
      <w:r w:rsidRPr="005A2068">
        <w:t>Antuono M, Colagrossi A, Marrone S, Lugni C.; 2011; Propagation of gravity waves through a SPH</w:t>
      </w:r>
      <w:bookmarkEnd w:id="443"/>
      <w:r w:rsidRPr="005A2068">
        <w:t xml:space="preserve"> scheme with numerical diffusive terms; Computer Physics Communications, 182(4):866-877.</w:t>
      </w:r>
      <w:bookmarkEnd w:id="444"/>
    </w:p>
    <w:bookmarkStart w:id="445"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484" w:history="1">
        <w:r w:rsidRPr="005A2068">
          <w:t>K. Hendrickson</w:t>
        </w:r>
      </w:hyperlink>
      <w:r w:rsidRPr="005A2068">
        <w:t xml:space="preserve">, </w:t>
      </w:r>
      <w:hyperlink r:id="rId485" w:history="1">
        <w:r w:rsidRPr="005A2068">
          <w:t>D.K.P. Yue</w:t>
        </w:r>
      </w:hyperlink>
      <w:r w:rsidRPr="005A2068">
        <w:t xml:space="preserve">; 2013; SPH for incompressible free-surface flows. Part II: Performance of a modified SPH method; </w:t>
      </w:r>
      <w:hyperlink r:id="rId486" w:tooltip="Go to Computers &amp; Fluids on ScienceDirect" w:history="1">
        <w:r w:rsidRPr="005A2068">
          <w:t>Computers &amp; Fluids</w:t>
        </w:r>
      </w:hyperlink>
      <w:r w:rsidRPr="005A2068">
        <w:t>, 86(5): 510–536, DOI: 10.1016/j.compfluid.2013.07.016</w:t>
      </w:r>
      <w:bookmarkEnd w:id="445"/>
    </w:p>
    <w:p w:rsidR="00100196" w:rsidRDefault="00100196" w:rsidP="00100196">
      <w:pPr>
        <w:pStyle w:val="Amicarellibiblio"/>
      </w:pPr>
      <w:bookmarkStart w:id="446" w:name="_Ref520374383"/>
      <w:r w:rsidRPr="00100196">
        <w:t>Armstrong L.M., S. Gu, K.H. Luo; 2010; Study of wall-to-bed heat transfer in a bubbling fluidised bed using the kinetic theory of granular flow; International Journal of Heat and Mass Transfer, 53(21-22):4949-4959.</w:t>
      </w:r>
      <w:bookmarkEnd w:id="446"/>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447" w:name="_Ref327274323"/>
      <w:r w:rsidRPr="005A2068">
        <w:t>Basa M., N.J. Quinlan, M. Lastiwka; 2009; Robustness and accuracy of SPH formulations for viscous flow; International Journal for Numerical Methods in Fluids, 60(10):1127-1148.</w:t>
      </w:r>
      <w:bookmarkEnd w:id="447"/>
    </w:p>
    <w:bookmarkStart w:id="448"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448"/>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48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449"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488" w:history="1">
        <w:r w:rsidRPr="005A2068">
          <w:t>E. Marzo</w:t>
        </w:r>
      </w:hyperlink>
      <w:r w:rsidRPr="005A2068">
        <w:t xml:space="preserve">, </w:t>
      </w:r>
      <w:hyperlink r:id="rId489" w:history="1">
        <w:r w:rsidRPr="005A2068">
          <w:t>A. Callioni</w:t>
        </w:r>
      </w:hyperlink>
      <w:r w:rsidRPr="005A2068">
        <w:t xml:space="preserve">, </w:t>
      </w:r>
      <w:hyperlink r:id="rId490" w:history="1">
        <w:r w:rsidRPr="005A2068">
          <w:t>R. Rota</w:t>
        </w:r>
      </w:hyperlink>
      <w:r w:rsidRPr="005A2068">
        <w:t xml:space="preserve">; 2011; Definition of a short-cut methodology for assessing earthquake-related Na-Tech risk; </w:t>
      </w:r>
      <w:hyperlink r:id="rId491" w:tooltip="Go to Journal of Hazardous Materials on ScienceDirect" w:history="1">
        <w:r w:rsidRPr="005A2068">
          <w:t>Journal of Hazardous Materials</w:t>
        </w:r>
      </w:hyperlink>
      <w:r w:rsidRPr="005A2068">
        <w:t>, 192(1); 329–339; DOI:10.1016/j.jhazmat.2011.05.022</w:t>
      </w:r>
      <w:bookmarkEnd w:id="449"/>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450" w:name="_Toc348440833"/>
      <w:bookmarkStart w:id="451" w:name="_Toc348441011"/>
      <w:bookmarkStart w:id="452" w:name="_Toc348441426"/>
      <w:bookmarkStart w:id="453" w:name="_Toc348453245"/>
      <w:r w:rsidRPr="004B071E">
        <w:t>Capone T., A. Panizzo, J.J. Monaghan; 2010; SPH modelling of water waves generated by submarine landslides; Journal of Hydraulic Research, 48, Extra Issue (2010), pp. 80–84.</w:t>
      </w:r>
      <w:bookmarkEnd w:id="450"/>
      <w:bookmarkEnd w:id="451"/>
      <w:bookmarkEnd w:id="452"/>
      <w:bookmarkEnd w:id="453"/>
    </w:p>
    <w:p w:rsidR="004B071E" w:rsidRPr="004B071E" w:rsidRDefault="004B071E" w:rsidP="00FB5588">
      <w:pPr>
        <w:pStyle w:val="Amicarellibiblio"/>
      </w:pPr>
      <w:bookmarkStart w:id="454" w:name="_Ref448248240"/>
      <w:r w:rsidRPr="004B071E">
        <w:t>Chauchat J., M. Médale; 2010; A three-dimensional numerical model for incompressible two-phase flow of a granular bed submitted to a laminar shearing flow; Comput. Methods Appl. Mech. Engrg. 199: 439–449.</w:t>
      </w:r>
      <w:bookmarkEnd w:id="454"/>
    </w:p>
    <w:p w:rsidR="0070405D" w:rsidRDefault="0070405D" w:rsidP="0065632F">
      <w:pPr>
        <w:pStyle w:val="Amicarellibiblio"/>
      </w:pPr>
      <w:bookmarkStart w:id="455" w:name="_Ref520906114"/>
      <w:r w:rsidRPr="0070405D">
        <w:t>Chow M., L. Taylor, M. Chow; 1996; Time of outage restoration analysis in distribution systems; IEEE Transactions on Power Delivery. 11(3):1652-1658.</w:t>
      </w:r>
      <w:bookmarkEnd w:id="455"/>
    </w:p>
    <w:p w:rsidR="0065632F" w:rsidRPr="005A2068" w:rsidRDefault="00897949" w:rsidP="0065632F">
      <w:pPr>
        <w:pStyle w:val="Amicarellibiblio"/>
      </w:pPr>
      <w:hyperlink r:id="rId492" w:history="1">
        <w:bookmarkStart w:id="456" w:name="_Ref326849350"/>
        <w:r w:rsidR="0065632F" w:rsidRPr="005A2068">
          <w:t>Colagrossi A, Landrini M.; 2003; Numerical simulation of interfacial flows by smoothed particle Hydrodynamics; Journal of Computational Physics, 191(2):448-475.</w:t>
        </w:r>
        <w:bookmarkEnd w:id="456"/>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457" w:name="_Ref520905439"/>
      <w:bookmarkStart w:id="458" w:name="_Ref520292351"/>
      <w:r w:rsidRPr="00242D54">
        <w:t>Crawford M., S. Seidel; 2013; Weathering the storm: building business resilience to climate change. Center for climate and energy solutions: Arlington, VA.</w:t>
      </w:r>
      <w:bookmarkEnd w:id="457"/>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458"/>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459"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459"/>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460" w:name="_Ref341105389"/>
      <w:r w:rsidRPr="005A2068">
        <w:t>Di Monaco A., S. Manenti, M. Gallati, S. Sibilla, G. Agate, R. Guandalini; 2011; SPH modeling of solid boundaries through a semi-analytic approach. Engineering Applications of Computational Fluid Mechanics, 5(1):1–15.</w:t>
      </w:r>
      <w:bookmarkEnd w:id="460"/>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461" w:name="_Ref520297567"/>
      <w:r w:rsidRPr="00187CC4">
        <w:t>Engage Digitizer (Mitchell et al.), https://github.com/markummitchell/engauge-digitizer</w:t>
      </w:r>
      <w:bookmarkEnd w:id="461"/>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9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462"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462"/>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463" w:name="_Ref392881892"/>
      <w:r w:rsidRPr="005A2068">
        <w:t>Ferrari A., M. Dumbser, E. F. Toro, A. Armanini; 2009; A new 3D parallel SPH scheme for free surface flows; Computers &amp; Fluids, 38:1203-1217.</w:t>
      </w:r>
      <w:bookmarkEnd w:id="463"/>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464" w:name="_Ref520369088"/>
      <w:bookmarkStart w:id="465" w:name="_Ref414469083"/>
      <w:r w:rsidRPr="00BD2AA1">
        <w:t>Free Software Foundation http://www.fsf.org/</w:t>
      </w:r>
      <w:bookmarkEnd w:id="464"/>
    </w:p>
    <w:p w:rsidR="001D07BE" w:rsidRPr="005A2068" w:rsidRDefault="00897949" w:rsidP="001D07BE">
      <w:pPr>
        <w:pStyle w:val="Amicarellibiblio"/>
      </w:pPr>
      <w:hyperlink r:id="rId494" w:history="1">
        <w:r w:rsidR="001D07BE" w:rsidRPr="00BD2AA1">
          <w:t>Frenk C.S.</w:t>
        </w:r>
      </w:hyperlink>
      <w:r w:rsidR="001D07BE" w:rsidRPr="00BD2AA1">
        <w:t xml:space="preserve">; S.D.M. </w:t>
      </w:r>
      <w:hyperlink r:id="rId495" w:history="1">
        <w:r w:rsidR="001D07BE" w:rsidRPr="00BD2AA1">
          <w:t>White,</w:t>
        </w:r>
      </w:hyperlink>
      <w:r w:rsidR="001D07BE" w:rsidRPr="00BD2AA1">
        <w:t xml:space="preserve"> P. </w:t>
      </w:r>
      <w:hyperlink r:id="rId496" w:history="1">
        <w:r w:rsidR="001D07BE" w:rsidRPr="00BD2AA1">
          <w:t>Bode, J.</w:t>
        </w:r>
      </w:hyperlink>
      <w:r w:rsidR="001D07BE" w:rsidRPr="00BD2AA1">
        <w:t xml:space="preserve">R. </w:t>
      </w:r>
      <w:hyperlink r:id="rId497" w:history="1">
        <w:r w:rsidR="001D07BE" w:rsidRPr="00BD2AA1">
          <w:t xml:space="preserve">Bond, </w:t>
        </w:r>
      </w:hyperlink>
      <w:r w:rsidR="001D07BE" w:rsidRPr="00BD2AA1">
        <w:t xml:space="preserve">G.L. </w:t>
      </w:r>
      <w:hyperlink r:id="rId498" w:history="1">
        <w:r w:rsidR="001D07BE" w:rsidRPr="00BD2AA1">
          <w:t xml:space="preserve">Bryan, </w:t>
        </w:r>
      </w:hyperlink>
      <w:r w:rsidR="001D07BE" w:rsidRPr="00BD2AA1">
        <w:t xml:space="preserve">R. </w:t>
      </w:r>
      <w:hyperlink r:id="rId499" w:history="1">
        <w:r w:rsidR="001D07BE" w:rsidRPr="00BD2AA1">
          <w:t xml:space="preserve">Cen, H.M.P. </w:t>
        </w:r>
      </w:hyperlink>
      <w:hyperlink r:id="rId500" w:history="1">
        <w:r w:rsidR="001D07BE" w:rsidRPr="00BD2AA1">
          <w:t xml:space="preserve">Couchman, </w:t>
        </w:r>
      </w:hyperlink>
      <w:r w:rsidR="001D07BE" w:rsidRPr="00BD2AA1">
        <w:t xml:space="preserve">A.E. </w:t>
      </w:r>
      <w:hyperlink r:id="rId501" w:history="1">
        <w:r w:rsidR="001D07BE" w:rsidRPr="00BD2AA1">
          <w:t>Evrard</w:t>
        </w:r>
      </w:hyperlink>
      <w:r w:rsidR="001D07BE" w:rsidRPr="00BD2AA1">
        <w:t xml:space="preserve">, N. </w:t>
      </w:r>
      <w:hyperlink r:id="rId502" w:history="1">
        <w:r w:rsidR="001D07BE" w:rsidRPr="00BD2AA1">
          <w:t xml:space="preserve">Gnedin, </w:t>
        </w:r>
      </w:hyperlink>
      <w:r w:rsidR="001D07BE" w:rsidRPr="00BD2AA1">
        <w:t xml:space="preserve">A. </w:t>
      </w:r>
      <w:hyperlink r:id="rId503" w:history="1">
        <w:r w:rsidR="001D07BE" w:rsidRPr="00BD2AA1">
          <w:t xml:space="preserve">Jenkins, A.M. </w:t>
        </w:r>
      </w:hyperlink>
      <w:hyperlink r:id="rId504" w:history="1">
        <w:r w:rsidR="001D07BE" w:rsidRPr="00BD2AA1">
          <w:t xml:space="preserve">Khokhlov, </w:t>
        </w:r>
      </w:hyperlink>
      <w:r w:rsidR="001D07BE" w:rsidRPr="00BD2AA1">
        <w:t xml:space="preserve">A. </w:t>
      </w:r>
      <w:hyperlink r:id="rId505" w:history="1">
        <w:r w:rsidR="001D07BE" w:rsidRPr="00BD2AA1">
          <w:t xml:space="preserve">Klypin, J.F. </w:t>
        </w:r>
      </w:hyperlink>
      <w:hyperlink r:id="rId506" w:history="1">
        <w:r w:rsidR="001D07BE" w:rsidRPr="00BD2AA1">
          <w:t>Navarro, M.L.</w:t>
        </w:r>
      </w:hyperlink>
      <w:r w:rsidR="001D07BE" w:rsidRPr="00BD2AA1">
        <w:t xml:space="preserve"> </w:t>
      </w:r>
      <w:hyperlink r:id="rId507" w:history="1">
        <w:r w:rsidR="001D07BE" w:rsidRPr="00BD2AA1">
          <w:t>Norman, J.P.</w:t>
        </w:r>
      </w:hyperlink>
      <w:r w:rsidR="001D07BE" w:rsidRPr="00BD2AA1">
        <w:t xml:space="preserve"> </w:t>
      </w:r>
      <w:hyperlink r:id="rId508" w:history="1">
        <w:r w:rsidR="001D07BE" w:rsidRPr="00BD2AA1">
          <w:t xml:space="preserve">Ostriker, </w:t>
        </w:r>
      </w:hyperlink>
      <w:r w:rsidR="001D07BE" w:rsidRPr="00BD2AA1">
        <w:t xml:space="preserve">J.M. </w:t>
      </w:r>
      <w:hyperlink r:id="rId509" w:history="1">
        <w:r w:rsidR="001D07BE" w:rsidRPr="00BD2AA1">
          <w:t xml:space="preserve">Owen, </w:t>
        </w:r>
      </w:hyperlink>
      <w:r w:rsidR="001D07BE" w:rsidRPr="00BD2AA1">
        <w:t xml:space="preserve">F.R. </w:t>
      </w:r>
      <w:hyperlink r:id="rId510" w:history="1">
        <w:r w:rsidR="001D07BE" w:rsidRPr="00BD2AA1">
          <w:t xml:space="preserve">Pearce, </w:t>
        </w:r>
      </w:hyperlink>
      <w:r w:rsidR="001D07BE" w:rsidRPr="00BD2AA1">
        <w:t xml:space="preserve">U.-L. </w:t>
      </w:r>
      <w:hyperlink r:id="rId511" w:history="1">
        <w:r w:rsidR="001D07BE" w:rsidRPr="00BD2AA1">
          <w:t xml:space="preserve">Pen, </w:t>
        </w:r>
      </w:hyperlink>
      <w:r w:rsidR="001D07BE" w:rsidRPr="00BD2AA1">
        <w:t xml:space="preserve">M. </w:t>
      </w:r>
      <w:hyperlink r:id="rId512" w:history="1">
        <w:r w:rsidR="001D07BE" w:rsidRPr="00BD2AA1">
          <w:t xml:space="preserve">Steinmetz, P.A. </w:t>
        </w:r>
      </w:hyperlink>
      <w:hyperlink r:id="rId513" w:history="1">
        <w:r w:rsidR="001D07BE" w:rsidRPr="005A2068">
          <w:t xml:space="preserve">Thomas, J.V. </w:t>
        </w:r>
      </w:hyperlink>
      <w:hyperlink r:id="rId514" w:history="1">
        <w:r w:rsidR="001D07BE" w:rsidRPr="005A2068">
          <w:t xml:space="preserve">Villumsen, J.W. </w:t>
        </w:r>
      </w:hyperlink>
      <w:hyperlink r:id="rId515" w:history="1">
        <w:r w:rsidR="001D07BE" w:rsidRPr="005A2068">
          <w:t xml:space="preserve">Wadsley, </w:t>
        </w:r>
      </w:hyperlink>
      <w:r w:rsidR="001D07BE" w:rsidRPr="005A2068">
        <w:t xml:space="preserve">M.S. </w:t>
      </w:r>
      <w:hyperlink r:id="rId516" w:history="1">
        <w:r w:rsidR="001D07BE" w:rsidRPr="005A2068">
          <w:t xml:space="preserve">Warren, G. </w:t>
        </w:r>
      </w:hyperlink>
      <w:hyperlink r:id="rId517" w:history="1">
        <w:r w:rsidR="001D07BE" w:rsidRPr="005A2068">
          <w:t xml:space="preserve">Xu, G. </w:t>
        </w:r>
      </w:hyperlink>
      <w:hyperlink r:id="rId51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465"/>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466" w:name="_Ref520292018"/>
      <w:r w:rsidRPr="00126070">
        <w:t xml:space="preserve">GDAL (OSGEO); </w:t>
      </w:r>
      <w:hyperlink r:id="rId519" w:history="1">
        <w:r w:rsidRPr="00126070">
          <w:t>https://github.com/OSGeo/gdal</w:t>
        </w:r>
      </w:hyperlink>
      <w:bookmarkEnd w:id="466"/>
    </w:p>
    <w:p w:rsidR="00034CDC" w:rsidRDefault="00034CDC" w:rsidP="009B0157">
      <w:pPr>
        <w:pStyle w:val="Amicarellibiblio"/>
      </w:pPr>
      <w:bookmarkStart w:id="467" w:name="_Ref520298700"/>
      <w:bookmarkStart w:id="468" w:name="_Ref520298375"/>
      <w:r w:rsidRPr="00034CDC">
        <w:t>gdb (GNU, Free Software Foundation), https://www.gnu.org/software/gdb/</w:t>
      </w:r>
      <w:bookmarkEnd w:id="467"/>
    </w:p>
    <w:p w:rsidR="009B0157" w:rsidRPr="009B0157" w:rsidRDefault="009B0157" w:rsidP="009B0157">
      <w:pPr>
        <w:pStyle w:val="Amicarellibiblio"/>
      </w:pPr>
      <w:r w:rsidRPr="009B0157">
        <w:t>gedit (GNOME Foundation), https://wiki.gnome.org/Apps/Gedit</w:t>
      </w:r>
      <w:bookmarkEnd w:id="468"/>
    </w:p>
    <w:p w:rsidR="004B071E" w:rsidRDefault="004B071E" w:rsidP="00FB5588">
      <w:pPr>
        <w:pStyle w:val="Amicarellibiblio"/>
      </w:pPr>
      <w:r w:rsidRPr="004B071E">
        <w:t xml:space="preserve">GEO-SLOPE International Ltd; The Lower San Fernando Dam; QUAKE/W Example File: Lower SanFernando Dam.doc; </w:t>
      </w:r>
      <w:hyperlink r:id="rId520" w:history="1">
        <w:r w:rsidRPr="004B071E">
          <w:t>www.geo-slope.com</w:t>
        </w:r>
      </w:hyperlink>
    </w:p>
    <w:p w:rsidR="0026738A" w:rsidRPr="0026738A" w:rsidRDefault="0026738A" w:rsidP="0026738A">
      <w:pPr>
        <w:pStyle w:val="Amicarellibiblio"/>
        <w:rPr>
          <w:lang w:val="fr-FR"/>
        </w:rPr>
      </w:pPr>
      <w:bookmarkStart w:id="469" w:name="_Ref520368865"/>
      <w:bookmarkStart w:id="470" w:name="_Ref520298441"/>
      <w:bookmarkStart w:id="471" w:name="_Ref520297260"/>
      <w:bookmarkStart w:id="472" w:name="_Ref345062922"/>
      <w:r w:rsidRPr="0026738A">
        <w:rPr>
          <w:lang w:val="fr-FR"/>
        </w:rPr>
        <w:t xml:space="preserve">Git (Torvalds et al.), </w:t>
      </w:r>
      <w:hyperlink r:id="rId521" w:history="1">
        <w:r w:rsidRPr="0026738A">
          <w:rPr>
            <w:lang w:val="fr-FR"/>
          </w:rPr>
          <w:t>https://github.com/git/git</w:t>
        </w:r>
      </w:hyperlink>
      <w:bookmarkEnd w:id="469"/>
    </w:p>
    <w:p w:rsidR="0026738A" w:rsidRDefault="0026738A" w:rsidP="0026738A">
      <w:pPr>
        <w:pStyle w:val="Amicarellibiblio"/>
      </w:pPr>
      <w:bookmarkStart w:id="473" w:name="_Ref520368866"/>
      <w:r w:rsidRPr="0026738A">
        <w:t>GitHub; GitHub Inc.; www.github.com</w:t>
      </w:r>
      <w:bookmarkEnd w:id="473"/>
    </w:p>
    <w:p w:rsidR="00EF14C3" w:rsidRDefault="00EF14C3" w:rsidP="00B2376C">
      <w:pPr>
        <w:pStyle w:val="Amicarellibiblio"/>
      </w:pPr>
      <w:r w:rsidRPr="00EF14C3">
        <w:t>gfortran (GNU, Free Software Foundation), http://gcc.gnu.org/fortran/</w:t>
      </w:r>
      <w:bookmarkEnd w:id="470"/>
    </w:p>
    <w:p w:rsidR="00EF14C3" w:rsidRDefault="00EF14C3" w:rsidP="00B2376C">
      <w:pPr>
        <w:pStyle w:val="Amicarellibiblio"/>
      </w:pPr>
      <w:bookmarkStart w:id="474" w:name="_Ref520298593"/>
      <w:r w:rsidRPr="00EF14C3">
        <w:t>GNU Make (GNU, Free Software Foundation), https://www.gnu.org/software/make/</w:t>
      </w:r>
      <w:bookmarkEnd w:id="474"/>
    </w:p>
    <w:p w:rsidR="00B2376C" w:rsidRPr="00B2376C" w:rsidRDefault="00B2376C" w:rsidP="00B2376C">
      <w:pPr>
        <w:pStyle w:val="Amicarellibiblio"/>
      </w:pPr>
      <w:r w:rsidRPr="00B2376C">
        <w:t>Gnuplot (Williams &amp; Kelley), http://www.gnuplot.info/</w:t>
      </w:r>
      <w:bookmarkEnd w:id="471"/>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472"/>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475" w:name="_Ref520298796"/>
      <w:bookmarkStart w:id="476" w:name="_Ref395621260"/>
      <w:r w:rsidRPr="00034CDC">
        <w:t>gprof (GNU, Free Software Foundation), http://sourceware.org/binutils/docs/gprof/</w:t>
      </w:r>
      <w:bookmarkEnd w:id="475"/>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476"/>
      <w:r w:rsidRPr="004B071E">
        <w:t>191-197.</w:t>
      </w:r>
    </w:p>
    <w:p w:rsidR="001D07BE" w:rsidRPr="005A2068" w:rsidRDefault="001D07BE" w:rsidP="001D07BE">
      <w:pPr>
        <w:pStyle w:val="Amicarellibiblio"/>
      </w:pPr>
      <w:bookmarkStart w:id="477" w:name="_Ref353446866"/>
      <w:r w:rsidRPr="005A2068">
        <w:t>Grenier N., M. Antuono, A. Colagrossi, D. Le Touzé, B. Alessandrini; 2009; An Hamiltonian interface SPH formulation for multi-fluid and free surface flows. Journal of Computational Physics, 228:8380–8393.</w:t>
      </w:r>
      <w:bookmarkEnd w:id="477"/>
    </w:p>
    <w:p w:rsidR="00635928" w:rsidRPr="005D00D6" w:rsidRDefault="00635928" w:rsidP="00FB5588">
      <w:pPr>
        <w:pStyle w:val="Amicarellibiblio"/>
        <w:rPr>
          <w:lang w:val="it-IT"/>
        </w:rPr>
      </w:pPr>
      <w:bookmarkStart w:id="478" w:name="_Ref520297992"/>
      <w:bookmarkStart w:id="479" w:name="_Ref520297384"/>
      <w:r w:rsidRPr="005D00D6">
        <w:rPr>
          <w:lang w:val="it-IT"/>
        </w:rPr>
        <w:t>Grid Interpolator v.1.0 (RSE SpA); Amicarelli A.; FOSS; https://github.com/AndreaAmicarelliRSE/Grid_Interpolator</w:t>
      </w:r>
      <w:bookmarkEnd w:id="478"/>
    </w:p>
    <w:p w:rsidR="003D6B50" w:rsidRDefault="003D6B50" w:rsidP="00FB5588">
      <w:pPr>
        <w:pStyle w:val="Amicarellibiblio"/>
      </w:pPr>
      <w:r w:rsidRPr="003D6B50">
        <w:t>GSView (Ghostgum Software Pty Ltd)</w:t>
      </w:r>
      <w:hyperlink r:id="rId522" w:tooltip="Email to this author" w:history="1">
        <w:r w:rsidRPr="003D6B50">
          <w:t>,</w:t>
        </w:r>
      </w:hyperlink>
      <w:bookmarkStart w:id="480" w:name="corrAuthorTitle"/>
      <w:bookmarkEnd w:id="480"/>
      <w:r w:rsidRPr="003D6B50">
        <w:t xml:space="preserve"> </w:t>
      </w:r>
      <w:hyperlink r:id="rId523" w:history="1">
        <w:r w:rsidRPr="003D6B50">
          <w:t>https://www.ghostscript.com/</w:t>
        </w:r>
      </w:hyperlink>
      <w:bookmarkEnd w:id="479"/>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481" w:name="_Ref341106958"/>
      <w:bookmarkStart w:id="482" w:name="_Ref341106957"/>
      <w:r w:rsidRPr="005A2068">
        <w:t>Hashemi M.R., R. Fatehi, M.T. Manzari; 2012; A modified SPH method for simulating motion of rigid bodies in Newtonian fluid flows; International Journal of Non-Linear Mechanics, 47:626–638.</w:t>
      </w:r>
      <w:bookmarkEnd w:id="481"/>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482"/>
    </w:p>
    <w:p w:rsidR="003A7E14" w:rsidRPr="005A2068" w:rsidRDefault="003A7E14" w:rsidP="003A7E14">
      <w:pPr>
        <w:pStyle w:val="Amicarellibiblio"/>
      </w:pPr>
      <w:bookmarkStart w:id="483" w:name="_Ref341161712"/>
      <w:r w:rsidRPr="005A2068">
        <w:t>Hay A., A. Leroyer, M. Visonneau; 2006; H-adaptive Navier–Stokes simulations of free-surface flows around</w:t>
      </w:r>
      <w:bookmarkEnd w:id="483"/>
      <w:r w:rsidRPr="005A2068">
        <w:t xml:space="preserve"> moving bodies; J Mar Sci Technol, 11:1–18. </w:t>
      </w:r>
    </w:p>
    <w:p w:rsidR="003101E5" w:rsidRPr="003101E5" w:rsidRDefault="003101E5" w:rsidP="003101E5">
      <w:pPr>
        <w:pStyle w:val="Amicarellibiblio"/>
      </w:pPr>
      <w:bookmarkStart w:id="484" w:name="_Ref520905115"/>
      <w:r w:rsidRPr="003101E5">
        <w:t>Hazus-MH; 2011; Technical Manual, Multi-hazard Loss Estimation Methodology, Flood Model; Department of Homeland Security, Federal Emergency Management Agency, Mitigation Division, Washington, D.C.</w:t>
      </w:r>
      <w:bookmarkEnd w:id="484"/>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485" w:name="_Ref520905322"/>
      <w:r w:rsidRPr="006A2E7E">
        <w:t>Holmes M.; 2015; Water infrastructure vulnerability due to dependency on third party infrastructure sectors; School of Civil Engineering and Geosciences, Newcastle University, May 2015; Doctorate thesis.</w:t>
      </w:r>
      <w:bookmarkEnd w:id="485"/>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486" w:name="_Ref520298107"/>
      <w:r w:rsidRPr="004C6594">
        <w:t>Image Magick (ImageMagick Studio LLC), https://www.imagemagick.org</w:t>
      </w:r>
      <w:bookmarkEnd w:id="486"/>
    </w:p>
    <w:p w:rsidR="0041312A" w:rsidRPr="0041312A" w:rsidRDefault="0041312A" w:rsidP="0041312A">
      <w:pPr>
        <w:pStyle w:val="Amicarellibiblio"/>
      </w:pPr>
      <w:bookmarkStart w:id="487" w:name="_Ref485633420"/>
      <w:r w:rsidRPr="0041312A">
        <w:t xml:space="preserve">Intel Corporation, </w:t>
      </w:r>
      <w:hyperlink r:id="rId524" w:history="1">
        <w:r w:rsidRPr="0041312A">
          <w:t>www.intel.com</w:t>
        </w:r>
      </w:hyperlink>
      <w:bookmarkEnd w:id="487"/>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488" w:name="_Ref341107029"/>
      <w:r w:rsidRPr="005A2068">
        <w:t>Kajtar J.B.; J. J. Monaghan; 2010; On the dynamics of swimming linked bodies. European Journal of Mechanics B/Fluids, 29:377-386.</w:t>
      </w:r>
      <w:bookmarkEnd w:id="488"/>
    </w:p>
    <w:p w:rsidR="003A7E14" w:rsidRPr="005A2068" w:rsidRDefault="003A7E14" w:rsidP="003A7E14">
      <w:pPr>
        <w:pStyle w:val="Amicarellibiblio"/>
      </w:pPr>
      <w:bookmarkStart w:id="489" w:name="_Ref341107030"/>
      <w:r w:rsidRPr="005A2068">
        <w:t>Kajtar J.B.; J.J. Monaghan; 2012; On the swimming of fish like bodies near free and fixed boundaries; European Journal of Mechanics B/Fluids, 33:1–13.</w:t>
      </w:r>
      <w:bookmarkEnd w:id="489"/>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490"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25" w:history="1">
        <w:r w:rsidRPr="005A2068">
          <w:t>71</w:t>
        </w:r>
      </w:hyperlink>
      <w:r w:rsidRPr="005A2068">
        <w:t>(9): 1152–1177. DOI: 10.1002/fld.3706</w:t>
      </w:r>
      <w:bookmarkEnd w:id="490"/>
    </w:p>
    <w:p w:rsidR="004B071E" w:rsidRPr="004B071E" w:rsidRDefault="004B071E" w:rsidP="00FB5588">
      <w:pPr>
        <w:pStyle w:val="Amicarellibiblio"/>
      </w:pPr>
      <w:r w:rsidRPr="004B071E">
        <w:t xml:space="preserve">Kramer S.L.; 1996; Geotechnical Earthquake Engineering:1- 653; </w:t>
      </w:r>
      <w:hyperlink r:id="rId526" w:history="1">
        <w:r w:rsidRPr="004B071E">
          <w:t>Prentice Hall</w:t>
        </w:r>
      </w:hyperlink>
      <w:r w:rsidRPr="004B071E">
        <w:t>.</w:t>
      </w:r>
    </w:p>
    <w:p w:rsidR="004B071E" w:rsidRPr="00E77347" w:rsidRDefault="004B071E" w:rsidP="00FB5588">
      <w:pPr>
        <w:pStyle w:val="Amicarellibiblio"/>
      </w:pPr>
      <w:bookmarkStart w:id="491" w:name="_Ref448250704"/>
      <w:r w:rsidRPr="004B071E">
        <w:t xml:space="preserve">Kumar D., A.K. Patra, E.B. Pitman, H. Chi; 2013; </w:t>
      </w:r>
      <w:hyperlink r:id="rId527" w:history="1">
        <w:r w:rsidRPr="00E77347">
          <w:t>Parallel Godunov smoothed particle hydrodynamics (SPH) with improved treatment of Boundary Conditions and an application to granular flows</w:t>
        </w:r>
      </w:hyperlink>
      <w:r w:rsidRPr="00E77347">
        <w:t>; Computer Physics Communications, 184-10, 2277-2286.</w:t>
      </w:r>
      <w:bookmarkEnd w:id="491"/>
    </w:p>
    <w:p w:rsidR="00E77347" w:rsidRPr="00E77347" w:rsidRDefault="00E77347" w:rsidP="00FB5588">
      <w:pPr>
        <w:pStyle w:val="Amicarellibiblio"/>
      </w:pPr>
      <w:bookmarkStart w:id="492" w:name="_Ref520379750"/>
      <w:r w:rsidRPr="00E77347">
        <w:t>Kumaran V.; 2015; Kinetic theory for sheared granular flows; C. R. Physique 16:51-61.</w:t>
      </w:r>
      <w:bookmarkEnd w:id="492"/>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493" w:name="_Toc348440830"/>
      <w:bookmarkStart w:id="494" w:name="_Toc348440919"/>
      <w:bookmarkStart w:id="495" w:name="_Toc348441008"/>
      <w:bookmarkStart w:id="496" w:name="_Toc348441423"/>
      <w:bookmarkStart w:id="497" w:name="_Toc348453242"/>
      <w:r w:rsidRPr="003A7E14">
        <w:rPr>
          <w:lang w:val="it-IT"/>
        </w:rPr>
        <w:t xml:space="preserve">Lajeunesse E, Mangeney-Castelnau a, Vilotte JP. </w:t>
      </w:r>
      <w:r w:rsidRPr="004B071E">
        <w:t>Spreading of a granular mass on a horizontal plane. Physics of Fluids 2004; 16(7):2371, doi:10.1063/1.1736611.</w:t>
      </w:r>
      <w:bookmarkEnd w:id="493"/>
      <w:bookmarkEnd w:id="494"/>
      <w:bookmarkEnd w:id="495"/>
      <w:bookmarkEnd w:id="496"/>
      <w:bookmarkEnd w:id="497"/>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498" w:name="_Ref353447086"/>
      <w:r w:rsidRPr="005A2068">
        <w:t>Liu MB, Liu GR.; 2010; Smoothed Particle Hydrodynamics (SPH): an Overview and Recent Developments; Arch Comput Methods Eng, 17:25–76.</w:t>
      </w:r>
      <w:bookmarkEnd w:id="498"/>
    </w:p>
    <w:p w:rsidR="001D07BE" w:rsidRPr="005A2068" w:rsidRDefault="001D07BE" w:rsidP="001D07BE">
      <w:pPr>
        <w:pStyle w:val="Amicarellibiblio"/>
      </w:pPr>
      <w:bookmarkStart w:id="499" w:name="_Ref353447176"/>
      <w:r w:rsidRPr="005A2068">
        <w:t>Liu M.B., G.R. Liu, K.Y. Lam; 2003; Constructing smoothing functions in smoothed particle hydrodynamics with applications; Journal of Computational and Applied Mathematics, 155:263-284.</w:t>
      </w:r>
      <w:bookmarkEnd w:id="499"/>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500"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500"/>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501" w:name="_Toc348440831"/>
      <w:bookmarkStart w:id="502" w:name="_Toc348440920"/>
      <w:bookmarkStart w:id="503" w:name="_Toc348441009"/>
      <w:bookmarkStart w:id="504" w:name="_Toc348441424"/>
      <w:bookmarkStart w:id="505" w:name="_Toc348453243"/>
      <w:r w:rsidRPr="004B071E">
        <w:t>Lube G, Huppert HE, Sparks RSJ, Hallworth Ma. Axisymmetric collapses of granular columns. Journal of Fluid Mechanics, Jun 2004; 508:175–199, doi:10.1017/S0022112004009036.</w:t>
      </w:r>
      <w:bookmarkEnd w:id="501"/>
      <w:bookmarkEnd w:id="502"/>
      <w:bookmarkEnd w:id="503"/>
      <w:bookmarkEnd w:id="504"/>
      <w:bookmarkEnd w:id="505"/>
    </w:p>
    <w:p w:rsidR="004B071E" w:rsidRPr="005D00D6" w:rsidRDefault="004B071E" w:rsidP="00FB5588">
      <w:pPr>
        <w:pStyle w:val="Amicarellibiblio"/>
      </w:pPr>
      <w:bookmarkStart w:id="506"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506"/>
    </w:p>
    <w:p w:rsidR="0093217A" w:rsidRPr="005D00D6" w:rsidRDefault="0093217A" w:rsidP="00FB5588">
      <w:pPr>
        <w:pStyle w:val="Amicarellibiblio"/>
      </w:pPr>
      <w:bookmarkStart w:id="507" w:name="_Ref520906215"/>
      <w:bookmarkStart w:id="508" w:name="_Ref447811118"/>
      <w:r w:rsidRPr="005D00D6">
        <w:t>Maliszewski P., C. Perrings; 2012; Factors in the resilience of electrical power distribution infrastructures; Applied Geography, 32:668-679.</w:t>
      </w:r>
      <w:bookmarkEnd w:id="507"/>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508"/>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509" w:name="_Ref341105325"/>
      <w:r w:rsidRPr="003A7E14">
        <w:rPr>
          <w:lang w:val="fr-FR"/>
        </w:rPr>
        <w:t xml:space="preserve">Marongiu J.C.; F. Leboeuf, J. </w:t>
      </w:r>
      <w:hyperlink r:id="rId528" w:history="1">
        <w:r w:rsidRPr="005A2068">
          <w:t>C</w:t>
        </w:r>
      </w:hyperlink>
      <w:r w:rsidRPr="005A2068">
        <w:t xml:space="preserve">aro, E. Parkinson; 2010; Free surface flows simulations in Pelton turbines using an hybrid SPH-ALE method; </w:t>
      </w:r>
      <w:hyperlink r:id="rId529" w:history="1">
        <w:r w:rsidRPr="005A2068">
          <w:t>J. Hydraul. Res.</w:t>
        </w:r>
      </w:hyperlink>
      <w:r w:rsidRPr="005A2068">
        <w:t>, 47:40–49.</w:t>
      </w:r>
      <w:bookmarkEnd w:id="509"/>
      <w:r w:rsidRPr="005A2068">
        <w:t xml:space="preserve"> </w:t>
      </w:r>
    </w:p>
    <w:p w:rsidR="004B071E" w:rsidRPr="00EC4C35" w:rsidRDefault="004B071E" w:rsidP="00FB5588">
      <w:pPr>
        <w:pStyle w:val="Amicarellibiblio"/>
      </w:pPr>
      <w:r w:rsidRPr="004B071E">
        <w:t xml:space="preserve">Marongiu J.C., F. Leboeuf, E. Parkinson; 2007; </w:t>
      </w:r>
      <w:hyperlink r:id="rId53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510" w:name="_Ref520379157"/>
      <w:bookmarkStart w:id="511"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510"/>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511"/>
    </w:p>
    <w:p w:rsidR="0065632F" w:rsidRDefault="0065632F" w:rsidP="00FB5588">
      <w:pPr>
        <w:pStyle w:val="Amicarellibiblio"/>
      </w:pPr>
      <w:bookmarkStart w:id="512" w:name="_Ref355102506"/>
      <w:r w:rsidRPr="005A2068">
        <w:t>Marrone S, Colagrossi A, Antuono M, Lugni C, Tulin M.P.: 2011; A 2D+t SPH model to study the breaking wave pattern generated by fast ships; Journal of Fluids and Structures, 27:1199-1215.</w:t>
      </w:r>
      <w:bookmarkEnd w:id="512"/>
    </w:p>
    <w:p w:rsidR="001D07BE" w:rsidRPr="005D00D6" w:rsidRDefault="001D07BE" w:rsidP="00FB5588">
      <w:pPr>
        <w:pStyle w:val="Amicarellibiblio"/>
      </w:pPr>
      <w:bookmarkStart w:id="513" w:name="_Ref353453319"/>
      <w:r w:rsidRPr="005A2068">
        <w:t xml:space="preserve">Maurel B., S. Potapov, J. Fabis, A. Combescure; 2009; </w:t>
      </w:r>
      <w:hyperlink r:id="rId53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513"/>
      <w:r w:rsidRPr="005D00D6">
        <w:t xml:space="preserve"> </w:t>
      </w:r>
    </w:p>
    <w:p w:rsidR="001D07BE" w:rsidRPr="005D00D6" w:rsidRDefault="001D07BE" w:rsidP="00FB5588">
      <w:pPr>
        <w:pStyle w:val="Amicarellibiblio"/>
      </w:pPr>
      <w:bookmarkStart w:id="514" w:name="_Ref392147289"/>
      <w:r w:rsidRPr="005D00D6">
        <w:t>Mayrhofer A., B.D. Rogers, D. Violeau, M. Ferrand; 2013; Investigation of wall bounded flows using SPH and the uni fied semi-analytical wall boundary conditions; Computer Physics Communications, 184: 2515–2527.</w:t>
      </w:r>
      <w:bookmarkEnd w:id="514"/>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515" w:name="_Ref510167128"/>
      <w:bookmarkStart w:id="516"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515"/>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516"/>
    </w:p>
    <w:p w:rsidR="00FB5588" w:rsidRPr="005D00D6" w:rsidRDefault="00FB5588" w:rsidP="00FB5588">
      <w:pPr>
        <w:pStyle w:val="Amicarellibiblio"/>
      </w:pPr>
      <w:bookmarkStart w:id="517" w:name="_Ref392881894"/>
      <w:r w:rsidRPr="005D00D6">
        <w:t>Molteni D., A. Colagrossi; 2009; A simple procedure to improve the pressure evaluation in hydrodynamic context using the SPH; Computer Physics Communications, 180:861–872.</w:t>
      </w:r>
      <w:bookmarkEnd w:id="517"/>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518" w:name="_Ref341105676"/>
      <w:r w:rsidRPr="005D00D6">
        <w:t xml:space="preserve">Monaghan JJ. Smoothed particle hydrodynamics; 2005; Rep. Prog. </w:t>
      </w:r>
      <w:r w:rsidRPr="003B63B4">
        <w:rPr>
          <w:lang w:val="it-IT"/>
        </w:rPr>
        <w:t>Phys., 68:1703–1759.</w:t>
      </w:r>
      <w:bookmarkEnd w:id="518"/>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519" w:name="_Ref355093271"/>
      <w:r w:rsidRPr="005A2068">
        <w:t>Monaghan J.J., J.B. Kajtar; 2009; SPH particle boundary forces for arbitrary boundaries. Computer Physics Communications, 180:1811–1820.</w:t>
      </w:r>
      <w:bookmarkEnd w:id="519"/>
    </w:p>
    <w:p w:rsidR="00614AF7" w:rsidRPr="005A2068" w:rsidRDefault="00614AF7" w:rsidP="00614AF7">
      <w:pPr>
        <w:pStyle w:val="Amicarellibiblio"/>
      </w:pPr>
      <w:bookmarkStart w:id="520" w:name="_Ref341106801"/>
      <w:r w:rsidRPr="005A2068">
        <w:t>Monaghan J.J., A. Kos, N. Issa; 2003; Fluid motion generated by impact; Journal of Waterway, Port, Coastal and Ocean</w:t>
      </w:r>
      <w:bookmarkEnd w:id="520"/>
      <w:r w:rsidRPr="005A2068">
        <w:t xml:space="preserve"> Engineering, 129:250–259.</w:t>
      </w:r>
    </w:p>
    <w:p w:rsidR="004B071E" w:rsidRPr="004B071E" w:rsidRDefault="00897949" w:rsidP="00FB5588">
      <w:pPr>
        <w:pStyle w:val="Amicarellibiblio"/>
      </w:pPr>
      <w:hyperlink r:id="rId532" w:tooltip="Show Author Details" w:history="1">
        <w:r w:rsidR="004B071E" w:rsidRPr="004B071E">
          <w:t>Monaghan J.J.</w:t>
        </w:r>
      </w:hyperlink>
      <w:r w:rsidR="004B071E" w:rsidRPr="004B071E">
        <w:t>, A. Raflee</w:t>
      </w:r>
      <w:hyperlink r:id="rId533" w:tooltip="Show Author Details" w:history="1">
        <w:r w:rsidR="004B071E" w:rsidRPr="004B071E">
          <w:t>;</w:t>
        </w:r>
      </w:hyperlink>
      <w:r w:rsidR="004B071E" w:rsidRPr="004B071E">
        <w:t xml:space="preserve"> 2013; A simple SPH algorithm for multi-fluid flow with high density ratios; </w:t>
      </w:r>
      <w:hyperlink r:id="rId53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521" w:name="_Ref449949176"/>
      <w:r w:rsidRPr="004B071E">
        <w:t>Morrison F. A.; 2013; An Introduction to Fluid Mechanics, Cambridge University Press, New York.</w:t>
      </w:r>
      <w:bookmarkEnd w:id="521"/>
    </w:p>
    <w:p w:rsidR="004B071E" w:rsidRPr="004B071E" w:rsidRDefault="00897949" w:rsidP="00FB5588">
      <w:pPr>
        <w:pStyle w:val="Amicarellibiblio"/>
      </w:pPr>
      <w:hyperlink r:id="rId535" w:history="1">
        <w:r w:rsidR="004B071E" w:rsidRPr="00CB7669">
          <w:rPr>
            <w:lang w:val="fr-FR"/>
          </w:rPr>
          <w:t>Moulinec C</w:t>
        </w:r>
      </w:hyperlink>
      <w:r w:rsidR="004B071E" w:rsidRPr="00CB7669">
        <w:rPr>
          <w:lang w:val="fr-FR"/>
        </w:rPr>
        <w:t xml:space="preserve">., R.Issa, J.C. </w:t>
      </w:r>
      <w:hyperlink r:id="rId536" w:history="1">
        <w:r w:rsidR="004B071E" w:rsidRPr="004B071E">
          <w:t>Marongiu</w:t>
        </w:r>
      </w:hyperlink>
      <w:r w:rsidR="004B071E" w:rsidRPr="004B071E">
        <w:t xml:space="preserve">, D. </w:t>
      </w:r>
      <w:hyperlink r:id="rId537" w:history="1">
        <w:r w:rsidR="004B071E" w:rsidRPr="004B071E">
          <w:t>Violeau</w:t>
        </w:r>
      </w:hyperlink>
      <w:r w:rsidR="004B071E" w:rsidRPr="004B071E">
        <w:t>; “Parallel 3-D SPH simulations”; CMES-COMPUTER MODELING IN ENGINEERING &amp; SCIENCES, 25-3 (2008) , 133-147.</w:t>
      </w:r>
    </w:p>
    <w:p w:rsidR="004B071E" w:rsidRDefault="00897949" w:rsidP="00FB5588">
      <w:pPr>
        <w:pStyle w:val="Amicarellibiblio"/>
      </w:pPr>
      <w:hyperlink r:id="rId538" w:history="1">
        <w:r w:rsidR="004B071E" w:rsidRPr="004B071E">
          <w:t>Nestor</w:t>
        </w:r>
      </w:hyperlink>
      <w:r w:rsidR="004B071E" w:rsidRPr="004B071E">
        <w:t xml:space="preserve"> R.M., </w:t>
      </w:r>
      <w:hyperlink r:id="rId539" w:history="1">
        <w:r w:rsidR="004B071E" w:rsidRPr="004B071E">
          <w:t>N.J. Quinlan</w:t>
        </w:r>
      </w:hyperlink>
      <w:r w:rsidR="004B071E" w:rsidRPr="004B071E">
        <w:t xml:space="preserve">; 2013; Application of the meshless finite volume particle method to flow-induced motion of a rigid body; </w:t>
      </w:r>
      <w:hyperlink r:id="rId540" w:tooltip="Go to Computers &amp; Fluids on ScienceDirect" w:history="1">
        <w:r w:rsidR="004B071E" w:rsidRPr="004B071E">
          <w:t>Computers &amp; Fluids</w:t>
        </w:r>
      </w:hyperlink>
      <w:r w:rsidR="004B071E" w:rsidRPr="004B071E">
        <w:t xml:space="preserve">, </w:t>
      </w:r>
      <w:hyperlink r:id="rId54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522"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522"/>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523" w:name="_Ref341106852"/>
      <w:r w:rsidRPr="005A2068">
        <w:t>Omidvar P., P.K. Stansby, B.D. Rogers; 2012; SPH for 3D floating bodies using variable mass particle distribution; International Journal for Numerical Methods in Fluids, 72(4):427-452; DOI: 10.1002/fld.3749</w:t>
      </w:r>
      <w:bookmarkEnd w:id="523"/>
    </w:p>
    <w:p w:rsidR="003A7E14" w:rsidRPr="005A2068" w:rsidRDefault="003A7E14" w:rsidP="003A7E14">
      <w:pPr>
        <w:pStyle w:val="Amicarellibiblio"/>
      </w:pPr>
      <w:bookmarkStart w:id="524"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524"/>
    </w:p>
    <w:p w:rsidR="007F28CF" w:rsidRPr="005A2068" w:rsidRDefault="007F28CF" w:rsidP="007F28CF">
      <w:pPr>
        <w:pStyle w:val="Amicarellibiblio"/>
      </w:pPr>
      <w:bookmarkStart w:id="525" w:name="_Ref341107075"/>
      <w:r w:rsidRPr="005A2068">
        <w:t>Oger G., M. Doring, B. Alessandrini, P. Ferrant; 2006; Impulse-based rigid body interaction</w:t>
      </w:r>
      <w:bookmarkEnd w:id="525"/>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526" w:name="_Ref520296263"/>
      <w:bookmarkStart w:id="527" w:name="_Ref520292527"/>
      <w:r w:rsidRPr="00903A00">
        <w:t>OpenFOAM (OpenCFD Ltd), https://github.com/OpenFOAM/OpenFOAM-dev, https://github.com/isoAdvector/isoAdvector</w:t>
      </w:r>
      <w:bookmarkEnd w:id="526"/>
    </w:p>
    <w:p w:rsidR="0079794E" w:rsidRPr="0079794E" w:rsidRDefault="0079794E" w:rsidP="00FB5588">
      <w:pPr>
        <w:pStyle w:val="Amicarellibiblio"/>
      </w:pPr>
      <w:r w:rsidRPr="0079794E">
        <w:t>Paraview (Kitware), https://github.com/Kitware/ParaView</w:t>
      </w:r>
      <w:bookmarkEnd w:id="527"/>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528" w:name="_Ref392152861"/>
      <w:bookmarkStart w:id="529" w:name="_Ref341167074"/>
      <w:r w:rsidRPr="005A2068">
        <w:t>Patel M.H., R. Vignjevic, J.C.  Campbell;  2009; An SPH Technique for Evaluating the Behaviour of Ships In Extreme Ocean Waves; International Journal of Maritime Engineering, 151:39-47.</w:t>
      </w:r>
      <w:bookmarkEnd w:id="528"/>
      <w:r w:rsidRPr="005A2068">
        <w:t xml:space="preserve"> </w:t>
      </w:r>
    </w:p>
    <w:p w:rsidR="001D07BE" w:rsidRPr="005A2068" w:rsidRDefault="001D07BE" w:rsidP="001D07BE">
      <w:pPr>
        <w:pStyle w:val="Amicarellibiblio"/>
      </w:pPr>
      <w:bookmarkStart w:id="530" w:name="_Ref341167488"/>
      <w:r w:rsidRPr="005A2068">
        <w:t>Pastor M., B. Haddad, G. Sorbino, S. Cuomo, V. Drempetic; 2009; A depth-integrated, coupled SPH model for flow-like landslides and related phenomena; Int. J. Numer. Anal. Meth. Geomech., 33:143–172.</w:t>
      </w:r>
      <w:bookmarkEnd w:id="530"/>
    </w:p>
    <w:bookmarkEnd w:id="529"/>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531" w:name="_Ref520295993"/>
      <w:r w:rsidRPr="00EC7AD1">
        <w:rPr>
          <w:lang w:val="it-IT"/>
        </w:rPr>
        <w:t>ply2SPHERA_perimeter v.1.0 (RSE SpA); Amicarelli A.; FOSS; https://github.com/AndreaAmicarelliRSE/ply2SPHERA_perimeter</w:t>
      </w:r>
      <w:bookmarkEnd w:id="531"/>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532" w:name="_Ref392885315"/>
      <w:r w:rsidRPr="005A2068">
        <w:t xml:space="preserve">Price, D.J.; 2012; </w:t>
      </w:r>
      <w:hyperlink r:id="rId542" w:history="1">
        <w:r w:rsidRPr="005A2068">
          <w:t>Smoothed Particle Hydrodynamics and Magnetohydrodynamics</w:t>
        </w:r>
      </w:hyperlink>
      <w:r w:rsidRPr="005A2068">
        <w:t>; J. Comp. Phys., 231(3): 759-794.</w:t>
      </w:r>
      <w:bookmarkEnd w:id="532"/>
    </w:p>
    <w:bookmarkStart w:id="533"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43" w:history="1">
        <w:r w:rsidRPr="005A2068">
          <w:t>Federrath</w:t>
        </w:r>
      </w:hyperlink>
      <w:r w:rsidRPr="005A2068">
        <w:t>; 2010; A comparison between grid and particle methods on the statistics of driven, supersonic, isothermal turbulence; Monthly Notices of the Royal Astronomical Society, 406(3):1659-1674.</w:t>
      </w:r>
      <w:bookmarkEnd w:id="533"/>
    </w:p>
    <w:p w:rsidR="004B071E" w:rsidRDefault="004B071E" w:rsidP="00FB5588">
      <w:pPr>
        <w:pStyle w:val="Amicarellibiblio"/>
      </w:pPr>
      <w:bookmarkStart w:id="534" w:name="_Ref449700759"/>
      <w:r w:rsidRPr="004B071E">
        <w:t xml:space="preserve">Price, D.J., J.J. Monaghan; 2007; </w:t>
      </w:r>
      <w:hyperlink r:id="rId544" w:history="1">
        <w:r w:rsidRPr="004B071E">
          <w:t>An energy conserving formalism for adaptive gravitational force softening in SPH and N-body codes</w:t>
        </w:r>
      </w:hyperlink>
      <w:r w:rsidRPr="004B071E">
        <w:t>; MNRAS, 374, 1347-1358.</w:t>
      </w:r>
      <w:bookmarkEnd w:id="534"/>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535" w:name="_Ref449706167"/>
      <w:r w:rsidRPr="005C72CA">
        <w:t>Randles R. W., L.D. Libertsky; 1996; Smoothed Particle Hydrodynamics. Some recent improvements and applications; Comput. Methods Appl. Mech. Engrg., 139:375-408.</w:t>
      </w:r>
      <w:bookmarkEnd w:id="535"/>
    </w:p>
    <w:p w:rsidR="002E52A9" w:rsidRDefault="002E52A9" w:rsidP="00FB5588">
      <w:pPr>
        <w:pStyle w:val="Amicarellibiblio"/>
      </w:pPr>
      <w:bookmarkStart w:id="536" w:name="_Ref520906464"/>
      <w:r w:rsidRPr="002E52A9">
        <w:t>Reed D.; 2008; Electric utility distribution analysis for extreme winds; Journal of wind engineering and industrial aerodynamics, 96(1):123-140.</w:t>
      </w:r>
      <w:bookmarkEnd w:id="536"/>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537"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537"/>
    </w:p>
    <w:p w:rsidR="004B071E" w:rsidRPr="008F6E4C" w:rsidRDefault="004B071E" w:rsidP="00FB5588">
      <w:pPr>
        <w:pStyle w:val="Amicarellibiblio"/>
      </w:pPr>
      <w:bookmarkStart w:id="538" w:name="_Toc348440832"/>
      <w:bookmarkStart w:id="539" w:name="_Toc348440921"/>
      <w:bookmarkStart w:id="540" w:name="_Toc348441010"/>
      <w:bookmarkStart w:id="541" w:name="_Toc348441425"/>
      <w:bookmarkStart w:id="542"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538"/>
      <w:bookmarkEnd w:id="539"/>
      <w:bookmarkEnd w:id="540"/>
      <w:bookmarkEnd w:id="541"/>
      <w:bookmarkEnd w:id="542"/>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543" w:name="_Ref520368768"/>
      <w:r w:rsidRPr="008F6E4C">
        <w:t>Scalasca (Forschungszentrum Jülich &amp; TU Darmstadt), http://www.scalasca.org/</w:t>
      </w:r>
      <w:bookmarkEnd w:id="543"/>
    </w:p>
    <w:p w:rsidR="00116C36" w:rsidRDefault="00116C36" w:rsidP="00FB5588">
      <w:pPr>
        <w:pStyle w:val="Amicarellibiblio"/>
      </w:pPr>
      <w:bookmarkStart w:id="544" w:name="_Ref520379408"/>
      <w:r w:rsidRPr="00116C36">
        <w:t>Schaeffer D.G.; 1987; Instability in the Evolution Equations Describing Incompressible Granular Flow; Journal of Differential Equations, 66:19-50.</w:t>
      </w:r>
      <w:bookmarkEnd w:id="544"/>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545" w:name="_Ref449949045"/>
      <w:r w:rsidRPr="004B071E">
        <w:t>Seminara, G., L. Solari, G. Parker; 2002; Bed load at low Shields stress on arbitrarily sloping beds: Failure of the Bagnold hypothesis: Water Resour. Res. 38(11): 1249, doi:10.1029/2001WR000681.</w:t>
      </w:r>
      <w:bookmarkEnd w:id="545"/>
    </w:p>
    <w:p w:rsidR="003A7E14" w:rsidRPr="005A2068" w:rsidRDefault="003A7E14" w:rsidP="003A7E14">
      <w:pPr>
        <w:pStyle w:val="Amicarellibiblio"/>
      </w:pPr>
      <w:bookmarkStart w:id="546" w:name="_Ref341105412"/>
      <w:r w:rsidRPr="005A2068">
        <w:t>Seungtaik O., K. Younghee, R. Byung-Seok; 2009; Impulse-based Boundary Force (IBF). Computer, animation and virtual worlds, 20:215–224.</w:t>
      </w:r>
      <w:bookmarkEnd w:id="546"/>
    </w:p>
    <w:p w:rsidR="00A3103F" w:rsidRPr="005A2068" w:rsidRDefault="00A3103F" w:rsidP="00A3103F">
      <w:pPr>
        <w:pStyle w:val="Amicarellibiblio"/>
      </w:pPr>
      <w:bookmarkStart w:id="547" w:name="_Ref353447499"/>
      <w:r w:rsidRPr="005A2068">
        <w:t>Shao J.R., H.Q. Li, G.R. Liu, M.B. Liu; 2012; An improved SPH method for modeling liquid sloshing dynamics; Computers and Structures, 100-101:18–26.</w:t>
      </w:r>
      <w:bookmarkEnd w:id="547"/>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548"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45" w:history="1">
        <w:r w:rsidR="00883CCE" w:rsidRPr="00355092">
          <w:rPr>
            <w:lang w:val="it-IT"/>
          </w:rPr>
          <w:t>https://github.com/AndreaAmicarelliRSE/SPHERA</w:t>
        </w:r>
      </w:hyperlink>
      <w:bookmarkEnd w:id="548"/>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549"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 xml:space="preserve">.A., Y. </w:t>
      </w:r>
      <w:hyperlink r:id="rId546" w:history="1">
        <w:r w:rsidRPr="005A2068">
          <w:t>Zech</w:t>
        </w:r>
      </w:hyperlink>
      <w:r w:rsidRPr="005A2068">
        <w:t xml:space="preserve">; 2007; Experimental study of dam-break flow against an isolated obstacle; </w:t>
      </w:r>
      <w:hyperlink r:id="rId547" w:history="1">
        <w:r w:rsidRPr="005A2068">
          <w:t>Journal of Hydraulic Research</w:t>
        </w:r>
      </w:hyperlink>
      <w:r w:rsidRPr="005A2068">
        <w:t>, 45(Supplement 1):27-36.</w:t>
      </w:r>
      <w:bookmarkEnd w:id="549"/>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550" w:name="_Ref448250470"/>
      <w:r w:rsidRPr="004B071E">
        <w:t>Souto-Iglesias A., L. Delorme, L. Pérez-Rojas, S. Abril-Pérez; 2006; Liquid moment amplitude assessment in sloshing type problems with smooth particle hydrodynamics; Ocean Engineering, 33, 1462–1484.</w:t>
      </w:r>
      <w:bookmarkEnd w:id="550"/>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551" w:name="_Ref353447624"/>
      <w:r w:rsidRPr="005A2068">
        <w:t>Souto Iglesias A., L. Perez Rojas, R.Z. Rodriguez; 2004 ; Simulation of anti-roll tanks and sloshing type</w:t>
      </w:r>
      <w:bookmarkEnd w:id="551"/>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552" w:name="_Ref520279298"/>
      <w:r w:rsidRPr="00665FCE">
        <w:t xml:space="preserve">SRTM3/DTED1 (USGS); </w:t>
      </w:r>
      <w:hyperlink r:id="rId548" w:history="1">
        <w:r w:rsidRPr="00665FCE">
          <w:t>http://earthexplorer.usgs.gov/</w:t>
        </w:r>
      </w:hyperlink>
      <w:bookmarkEnd w:id="552"/>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4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5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897949" w:rsidP="00FB5588">
      <w:pPr>
        <w:pStyle w:val="Amicarellibiblio"/>
      </w:pPr>
      <w:hyperlink r:id="rId551" w:history="1">
        <w:r w:rsidR="004B071E" w:rsidRPr="004B071E">
          <w:t>Torti</w:t>
        </w:r>
      </w:hyperlink>
      <w:r w:rsidR="004B071E" w:rsidRPr="004B071E">
        <w:t xml:space="preserve"> E., </w:t>
      </w:r>
      <w:hyperlink r:id="rId552" w:history="1">
        <w:r w:rsidR="004B071E" w:rsidRPr="004B071E">
          <w:t>S. Sibilla</w:t>
        </w:r>
      </w:hyperlink>
      <w:r w:rsidR="004B071E" w:rsidRPr="004B071E">
        <w:t xml:space="preserve">, </w:t>
      </w:r>
      <w:hyperlink r:id="rId553" w:history="1">
        <w:r w:rsidR="004B071E" w:rsidRPr="004B071E">
          <w:t>M. Raboni</w:t>
        </w:r>
      </w:hyperlink>
      <w:r w:rsidR="004B071E" w:rsidRPr="004B071E">
        <w:t xml:space="preserve">; 2013; An Eulerian–Lagrangian method for the simulation of the oxygen concentration dissolved by a two-phase turbulent jet system; </w:t>
      </w:r>
      <w:hyperlink r:id="rId554" w:tooltip="Go to Computers &amp; Structures on ScienceDirect" w:history="1">
        <w:r w:rsidR="004B071E" w:rsidRPr="004B071E">
          <w:t>Computers &amp; Structures</w:t>
        </w:r>
      </w:hyperlink>
      <w:r w:rsidR="004B071E" w:rsidRPr="004B071E">
        <w:t xml:space="preserve">, </w:t>
      </w:r>
      <w:hyperlink r:id="rId55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553" w:name="_Ref520371203"/>
      <w:r w:rsidRPr="00AA5D0A">
        <w:t>TotalView (Rogue Wave Software), https://www.roguewave.com/products-services/totalview</w:t>
      </w:r>
      <w:bookmarkEnd w:id="553"/>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554" w:name="_Ref353454870"/>
      <w:r w:rsidRPr="005A2068">
        <w:t xml:space="preserve">Vacondio R, Rogers BD, Stansby PK, Mignosa P, Feldman J.; 2013; Variable resolution for SPH: a dynamic particle coalescing and splitting scheme; Comput. Methods Appl. Mech. Engrg., 256:132-148, doi: </w:t>
      </w:r>
      <w:hyperlink r:id="rId556" w:history="1">
        <w:r w:rsidRPr="005A2068">
          <w:t>http://dx.doi.org/10.1016/j.cma.2012.12.014</w:t>
        </w:r>
      </w:hyperlink>
      <w:bookmarkEnd w:id="554"/>
    </w:p>
    <w:p w:rsidR="0065632F" w:rsidRDefault="0065632F" w:rsidP="0065632F">
      <w:pPr>
        <w:pStyle w:val="Amicarellibiblio"/>
      </w:pPr>
      <w:bookmarkStart w:id="555" w:name="_Ref353451683"/>
      <w:r w:rsidRPr="005A2068">
        <w:t>Vacondio R, Rogers BD, Stansby P, Mignosa P.; 2012; SPH Modeling of Shallow Flow with Open Boundaries for Practical Flood Simulation; J.</w:t>
      </w:r>
      <w:r w:rsidRPr="00FB5588">
        <w:t xml:space="preserve"> Hydraul. Eng., 138(6):530–541.</w:t>
      </w:r>
      <w:bookmarkEnd w:id="555"/>
      <w:r w:rsidRPr="00FB5588">
        <w:t xml:space="preserve"> </w:t>
      </w:r>
    </w:p>
    <w:p w:rsidR="00034CDC" w:rsidRDefault="00034CDC" w:rsidP="003A7E14">
      <w:pPr>
        <w:pStyle w:val="Amicarellibiblio"/>
      </w:pPr>
      <w:bookmarkStart w:id="556" w:name="_Ref520298892"/>
      <w:bookmarkStart w:id="557" w:name="_Ref414546693"/>
      <w:r w:rsidRPr="00034CDC">
        <w:t>Valgrind (Valgrind Developers), http://valgrind.org/</w:t>
      </w:r>
      <w:bookmarkEnd w:id="556"/>
    </w:p>
    <w:p w:rsidR="003A7E14" w:rsidRPr="005A2068" w:rsidRDefault="00897949" w:rsidP="003A7E14">
      <w:pPr>
        <w:pStyle w:val="Amicarellibiblio"/>
      </w:pPr>
      <w:hyperlink r:id="rId55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58" w:tooltip="Go to the information page for this source" w:history="1">
        <w:r w:rsidR="003A7E14" w:rsidRPr="005A2068">
          <w:t>Physics of Fluids</w:t>
        </w:r>
      </w:hyperlink>
      <w:r w:rsidR="003A7E14" w:rsidRPr="005A2068">
        <w:t>, 24(3), Article number 035107.</w:t>
      </w:r>
      <w:bookmarkEnd w:id="557"/>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r w:rsidRPr="004B071E">
        <w:t>Van Rijn L.C.; 1982; The prediction of Bed-Forms and Alluvial Roughness; Report, Delft Hydraulics laboratory; The Netherlands.</w:t>
      </w:r>
    </w:p>
    <w:p w:rsidR="004B071E" w:rsidRPr="004B071E" w:rsidRDefault="004B071E" w:rsidP="00FB5588">
      <w:pPr>
        <w:pStyle w:val="Amicarellibiblio"/>
      </w:pPr>
      <w:bookmarkStart w:id="558" w:name="_Ref449947422"/>
      <w:r w:rsidRPr="004B071E">
        <w:t>Van Rijn L.C.; 1993; Principles of sediment transport in rivers, estuaries, and coastal seas; Aqua Publications.</w:t>
      </w:r>
      <w:bookmarkEnd w:id="558"/>
    </w:p>
    <w:p w:rsidR="0065632F" w:rsidRDefault="0065632F" w:rsidP="0065632F">
      <w:pPr>
        <w:pStyle w:val="Amicarellibiblio"/>
      </w:pPr>
      <w:bookmarkStart w:id="559" w:name="_Ref353451977"/>
      <w:r w:rsidRPr="005A2068">
        <w:t>Vaughan G.L.; 2009; The SPH equations for fluids. International Journal for Numerical Methods in Engineering, 79:1392–1418.</w:t>
      </w:r>
      <w:bookmarkEnd w:id="559"/>
      <w:r w:rsidRPr="005A2068">
        <w:t xml:space="preserve"> </w:t>
      </w:r>
    </w:p>
    <w:p w:rsidR="001D07BE" w:rsidRDefault="001D07BE" w:rsidP="001D07BE">
      <w:pPr>
        <w:pStyle w:val="Amicarellibiblio"/>
      </w:pPr>
      <w:bookmarkStart w:id="560" w:name="_Ref341105485"/>
      <w:r w:rsidRPr="005A2068">
        <w:t>Vila J.P.; 1999; On particle weighted methods and Smooth Particle Hydrodynamics; Mathematical Models and Methods in Applied Sciences, 9(2):161-209.</w:t>
      </w:r>
      <w:bookmarkEnd w:id="560"/>
    </w:p>
    <w:p w:rsidR="003A7E14" w:rsidRPr="004B071E" w:rsidRDefault="003A7E14" w:rsidP="003A7E14">
      <w:pPr>
        <w:pStyle w:val="Amicarellibiblio"/>
      </w:pPr>
      <w:r w:rsidRPr="004B071E">
        <w:t>Violeau D.; 2012; Fluid mechanics and the SPH method: theory and applications. Oxford University Press, Oxford.</w:t>
      </w:r>
    </w:p>
    <w:bookmarkStart w:id="561"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A. Leroy; 2014; On the maximum time step in weakly compressible SPH; Journal of Computational Physics, 256: 388-415.</w:t>
      </w:r>
      <w:bookmarkEnd w:id="561"/>
    </w:p>
    <w:p w:rsidR="009B0157" w:rsidRPr="009B0157" w:rsidRDefault="009B0157" w:rsidP="009B0157">
      <w:pPr>
        <w:pStyle w:val="Amicarellibiblio"/>
      </w:pPr>
      <w:bookmarkStart w:id="562" w:name="_Ref485728379"/>
      <w:r w:rsidRPr="009B0157">
        <w:lastRenderedPageBreak/>
        <w:t>Virtual Dub (Avery Lee), http://www.virtualdub.org/</w:t>
      </w:r>
      <w:bookmarkEnd w:id="562"/>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563" w:name="_Ref341162248"/>
      <w:r w:rsidRPr="005A2068">
        <w:t>Xu L., A.W. Troesch, R. Petterson; 1998; Asymmetric hydrodynamic impact and dynamic response of vessels; Proceedings of 17th International Conference on Offshore Mechanics and Arctic Engineering, 98-320.</w:t>
      </w:r>
      <w:bookmarkEnd w:id="563"/>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564"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564"/>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65" w:name="_Toc447794708"/>
      <w:bookmarkStart w:id="566" w:name="_Toc447794787"/>
      <w:bookmarkStart w:id="567" w:name="_Toc447794872"/>
      <w:bookmarkStart w:id="568" w:name="_Toc447794954"/>
      <w:bookmarkStart w:id="569" w:name="_Toc447795357"/>
      <w:bookmarkStart w:id="570" w:name="_Toc447795464"/>
      <w:bookmarkStart w:id="571" w:name="_Toc37690877"/>
      <w:r w:rsidRPr="00276BBF">
        <w:rPr>
          <w:rFonts w:ascii="Book Antiqua" w:hAnsi="Book Antiqua"/>
          <w:caps/>
          <w:kern w:val="0"/>
          <w:sz w:val="24"/>
          <w:szCs w:val="24"/>
        </w:rPr>
        <w:lastRenderedPageBreak/>
        <w:t>GNU Free Documentation License</w:t>
      </w:r>
      <w:bookmarkEnd w:id="565"/>
      <w:bookmarkEnd w:id="566"/>
      <w:bookmarkEnd w:id="567"/>
      <w:bookmarkEnd w:id="568"/>
      <w:bookmarkEnd w:id="569"/>
      <w:bookmarkEnd w:id="570"/>
      <w:bookmarkEnd w:id="571"/>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5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2" w:author="Amicarelli Andrea (RSE)" w:date="2020-04-13T17:27:00Z" w:initials="AA(">
    <w:p w:rsidR="00FD3639" w:rsidRDefault="00FD3639">
      <w:pPr>
        <w:pStyle w:val="Testocommento"/>
      </w:pPr>
      <w:r>
        <w:rPr>
          <w:rStyle w:val="Rimandocommento"/>
        </w:rPr>
        <w:annotationRef/>
      </w:r>
      <w:r>
        <w:t>modified</w:t>
      </w:r>
    </w:p>
  </w:comment>
  <w:comment w:id="65" w:author="Amicarelli Andrea (RSE)" w:date="2020-04-13T16:21:00Z" w:initials="AA(">
    <w:p w:rsidR="002F35B9" w:rsidRDefault="002F35B9">
      <w:pPr>
        <w:pStyle w:val="Testocommento"/>
      </w:pPr>
      <w:r>
        <w:rPr>
          <w:rStyle w:val="Rimandocommento"/>
        </w:rPr>
        <w:annotationRef/>
      </w:r>
      <w:r>
        <w:t>modified</w:t>
      </w:r>
    </w:p>
  </w:comment>
  <w:comment w:id="70" w:author="Amicarelli Andrea (RSE)" w:date="2020-04-13T15:13:00Z" w:initials="AA(">
    <w:p w:rsidR="002F35B9" w:rsidRDefault="002F35B9">
      <w:pPr>
        <w:pStyle w:val="Testocommento"/>
      </w:pPr>
      <w:r>
        <w:rPr>
          <w:rStyle w:val="Rimandocommento"/>
        </w:rPr>
        <w:annotationRef/>
      </w:r>
      <w:r>
        <w:t>modified</w:t>
      </w:r>
    </w:p>
  </w:comment>
  <w:comment w:id="72" w:author="Amicarelli Andrea (RSE)" w:date="2020-04-13T14:42:00Z" w:initials="AA(">
    <w:p w:rsidR="002F35B9" w:rsidRDefault="002F35B9">
      <w:pPr>
        <w:pStyle w:val="Testocommento"/>
      </w:pPr>
      <w:r>
        <w:rPr>
          <w:rStyle w:val="Rimandocommento"/>
        </w:rPr>
        <w:annotationRef/>
      </w:r>
      <w:r>
        <w:t>modified</w:t>
      </w:r>
    </w:p>
  </w:comment>
  <w:comment w:id="78" w:author="Amicarelli Andrea (RSE)" w:date="2020-04-13T15:00:00Z" w:initials="AA(">
    <w:p w:rsidR="002F35B9" w:rsidRDefault="002F35B9">
      <w:pPr>
        <w:pStyle w:val="Testocommento"/>
      </w:pPr>
      <w:r>
        <w:rPr>
          <w:rStyle w:val="Rimandocommento"/>
        </w:rPr>
        <w:annotationRef/>
      </w:r>
      <w:r>
        <w:t>new</w:t>
      </w:r>
    </w:p>
  </w:comment>
  <w:comment w:id="90" w:author="Amicarelli Andrea (RSE)" w:date="2020-04-13T11:47:00Z" w:initials="AA(">
    <w:p w:rsidR="002F35B9" w:rsidRDefault="002F35B9">
      <w:pPr>
        <w:pStyle w:val="Testocommento"/>
      </w:pPr>
      <w:r>
        <w:rPr>
          <w:rStyle w:val="Rimandocommento"/>
        </w:rPr>
        <w:annotationRef/>
      </w:r>
      <w:r>
        <w:t>modified</w:t>
      </w:r>
    </w:p>
  </w:comment>
  <w:comment w:id="124" w:author="Amicarelli Andrea (RSE)" w:date="2020-04-13T10:23:00Z" w:initials="AA(">
    <w:p w:rsidR="002F35B9" w:rsidRDefault="002F35B9">
      <w:pPr>
        <w:pStyle w:val="Testocommento"/>
      </w:pPr>
      <w:r>
        <w:rPr>
          <w:rStyle w:val="Rimandocommento"/>
        </w:rPr>
        <w:annotationRef/>
      </w:r>
      <w:r>
        <w:rPr>
          <w:rStyle w:val="Rimandocommento"/>
        </w:rPr>
        <w:t>modification</w:t>
      </w:r>
    </w:p>
  </w:comment>
  <w:comment w:id="151" w:author="Amicarelli Andrea (RSE)" w:date="2020-04-13T11:34:00Z" w:initials="AA(">
    <w:p w:rsidR="002F35B9" w:rsidRDefault="002F35B9">
      <w:pPr>
        <w:pStyle w:val="Testocommento"/>
      </w:pPr>
      <w:r>
        <w:rPr>
          <w:rStyle w:val="Rimandocommento"/>
        </w:rPr>
        <w:annotationRef/>
      </w:r>
      <w:r>
        <w:t>new</w:t>
      </w:r>
    </w:p>
  </w:comment>
  <w:comment w:id="152" w:author="Amicarelli Andrea (RSE)" w:date="2020-04-13T10:30:00Z" w:initials="AA(">
    <w:p w:rsidR="002F35B9" w:rsidRDefault="002F35B9">
      <w:pPr>
        <w:pStyle w:val="Testocommento"/>
      </w:pPr>
      <w:r>
        <w:rPr>
          <w:rStyle w:val="Rimandocommento"/>
        </w:rPr>
        <w:annotationRef/>
      </w:r>
      <w:r>
        <w:t>modified</w:t>
      </w:r>
    </w:p>
  </w:comment>
  <w:comment w:id="154" w:author="Amicarelli Andrea (RSE)" w:date="2020-04-13T10:34:00Z" w:initials="AA(">
    <w:p w:rsidR="002F35B9" w:rsidRDefault="002F35B9">
      <w:pPr>
        <w:pStyle w:val="Testocommento"/>
      </w:pPr>
      <w:r>
        <w:rPr>
          <w:rStyle w:val="Rimandocommento"/>
        </w:rPr>
        <w:annotationRef/>
      </w:r>
      <w:r>
        <w:t>modified</w:t>
      </w:r>
    </w:p>
  </w:comment>
  <w:comment w:id="155" w:author="Amicarelli Andrea (RSE)" w:date="2020-04-13T10:33:00Z" w:initials="AA(">
    <w:p w:rsidR="002F35B9" w:rsidRDefault="002F35B9">
      <w:pPr>
        <w:pStyle w:val="Testocommento"/>
      </w:pPr>
      <w:r>
        <w:rPr>
          <w:rStyle w:val="Rimandocommento"/>
        </w:rPr>
        <w:annotationRef/>
      </w:r>
      <w:r>
        <w:t>modified</w:t>
      </w:r>
    </w:p>
  </w:comment>
  <w:comment w:id="163" w:author="Amicarelli Andrea (RSE)" w:date="2020-04-13T11:30:00Z" w:initials="AA(">
    <w:p w:rsidR="002F35B9" w:rsidRDefault="002F35B9">
      <w:pPr>
        <w:pStyle w:val="Testocommento"/>
      </w:pPr>
      <w:r>
        <w:rPr>
          <w:rStyle w:val="Rimandocommento"/>
        </w:rPr>
        <w:annotationRef/>
      </w:r>
      <w:r>
        <w:t>new</w:t>
      </w:r>
    </w:p>
  </w:comment>
  <w:comment w:id="166" w:author="Amicarelli Andrea (RSE)" w:date="2020-04-13T15:34:00Z" w:initials="AA(">
    <w:p w:rsidR="002F35B9" w:rsidRDefault="002F35B9">
      <w:pPr>
        <w:pStyle w:val="Testocommento"/>
      </w:pPr>
      <w:r>
        <w:rPr>
          <w:rStyle w:val="Rimandocommento"/>
        </w:rPr>
        <w:annotationRef/>
      </w:r>
      <w:r>
        <w:t>new</w:t>
      </w:r>
    </w:p>
  </w:comment>
  <w:comment w:id="168" w:author="Amicarelli Andrea (RSE)" w:date="2020-04-13T15:46:00Z" w:initials="AA(">
    <w:p w:rsidR="002F35B9" w:rsidRDefault="002F35B9">
      <w:pPr>
        <w:pStyle w:val="Testocommento"/>
      </w:pPr>
      <w:r>
        <w:rPr>
          <w:rStyle w:val="Rimandocommento"/>
        </w:rPr>
        <w:annotationRef/>
      </w:r>
      <w:r>
        <w:t>new</w:t>
      </w:r>
    </w:p>
  </w:comment>
  <w:comment w:id="172" w:author="Amicarelli Andrea (RSE)" w:date="2020-04-13T11:31:00Z" w:initials="AA(">
    <w:p w:rsidR="002F35B9" w:rsidRDefault="002F35B9">
      <w:pPr>
        <w:pStyle w:val="Testocommento"/>
      </w:pPr>
      <w:r>
        <w:rPr>
          <w:rStyle w:val="Rimandocommento"/>
        </w:rPr>
        <w:annotationRef/>
      </w:r>
      <w:r>
        <w:t>new</w:t>
      </w:r>
    </w:p>
  </w:comment>
  <w:comment w:id="176" w:author="Amicarelli Andrea (RSE)" w:date="2020-04-13T11:44:00Z" w:initials="AA(">
    <w:p w:rsidR="002F35B9" w:rsidRDefault="002F35B9">
      <w:pPr>
        <w:pStyle w:val="Testocommento"/>
      </w:pPr>
      <w:r>
        <w:rPr>
          <w:rStyle w:val="Rimandocommento"/>
        </w:rPr>
        <w:annotationRef/>
      </w:r>
      <w:r>
        <w:t>modified</w:t>
      </w:r>
    </w:p>
  </w:comment>
  <w:comment w:id="199" w:author="Amicarelli Andrea (RSE)" w:date="2020-04-13T12:01:00Z" w:initials="AA(">
    <w:p w:rsidR="002F35B9" w:rsidRDefault="002F35B9">
      <w:pPr>
        <w:pStyle w:val="Testocommento"/>
      </w:pPr>
      <w:r>
        <w:rPr>
          <w:rStyle w:val="Rimandocommento"/>
        </w:rPr>
        <w:annotationRef/>
      </w:r>
      <w:r>
        <w:t>new format</w:t>
      </w:r>
    </w:p>
  </w:comment>
  <w:comment w:id="212" w:author="Amicarelli Andrea (RSE)" w:date="2020-04-13T16:28:00Z" w:initials="AA(">
    <w:p w:rsidR="002F35B9" w:rsidRDefault="002F35B9">
      <w:pPr>
        <w:pStyle w:val="Testocommento"/>
      </w:pPr>
      <w:r>
        <w:rPr>
          <w:rStyle w:val="Rimandocommento"/>
        </w:rPr>
        <w:annotationRef/>
      </w:r>
      <w:r>
        <w:t>modified</w:t>
      </w:r>
    </w:p>
  </w:comment>
  <w:comment w:id="220" w:author="Amicarelli Andrea (RSE)" w:date="2020-04-13T17:24:00Z" w:initials="AA(">
    <w:p w:rsidR="00AB6FB4" w:rsidRDefault="00AB6FB4">
      <w:pPr>
        <w:pStyle w:val="Testocommento"/>
      </w:pPr>
      <w:r>
        <w:rPr>
          <w:rStyle w:val="Rimandocommento"/>
        </w:rPr>
        <w:annotationRef/>
      </w:r>
      <w:r>
        <w:t>modified</w:t>
      </w:r>
    </w:p>
  </w:comment>
  <w:comment w:id="222" w:author="Amicarelli Andrea (RSE)" w:date="2020-04-13T17:24:00Z" w:initials="AA(">
    <w:p w:rsidR="00AB6FB4" w:rsidRDefault="00AB6FB4">
      <w:pPr>
        <w:pStyle w:val="Testocommento"/>
      </w:pPr>
      <w:r>
        <w:rPr>
          <w:rStyle w:val="Rimandocommento"/>
        </w:rPr>
        <w:annotationRef/>
      </w:r>
      <w:r>
        <w:t>format modified</w:t>
      </w:r>
    </w:p>
  </w:comment>
  <w:comment w:id="223" w:author="Amicarelli Andrea (RSE)" w:date="2020-04-13T17:24:00Z" w:initials="AA(">
    <w:p w:rsidR="00AB6FB4" w:rsidRDefault="00AB6FB4">
      <w:pPr>
        <w:pStyle w:val="Testocommento"/>
      </w:pPr>
      <w:r>
        <w:rPr>
          <w:rStyle w:val="Rimandocommento"/>
        </w:rPr>
        <w:annotationRef/>
      </w:r>
      <w:r>
        <w:t>format modified</w:t>
      </w:r>
    </w:p>
  </w:comment>
  <w:comment w:id="224" w:author="Amicarelli Andrea (RSE)" w:date="2020-04-13T17:25:00Z" w:initials="AA(">
    <w:p w:rsidR="008238C4" w:rsidRDefault="008238C4">
      <w:pPr>
        <w:pStyle w:val="Testocommento"/>
      </w:pPr>
      <w:r>
        <w:rPr>
          <w:rStyle w:val="Rimandocommento"/>
        </w:rPr>
        <w:annotationRef/>
      </w:r>
      <w:r>
        <w:t>format modified</w:t>
      </w:r>
    </w:p>
  </w:comment>
  <w:comment w:id="225" w:author="Amicarelli Andrea (RSE)" w:date="2020-04-13T17:23:00Z" w:initials="AA(">
    <w:p w:rsidR="002F35B9" w:rsidRDefault="002F35B9">
      <w:pPr>
        <w:pStyle w:val="Testocommento"/>
      </w:pPr>
      <w:r>
        <w:rPr>
          <w:rStyle w:val="Rimandocommento"/>
        </w:rPr>
        <w:annotationRef/>
      </w:r>
      <w:r>
        <w:t>modified format</w:t>
      </w:r>
    </w:p>
  </w:comment>
  <w:comment w:id="254" w:author="Amicarelli Andrea (RSE)" w:date="2020-04-13T16:22:00Z" w:initials="AA(">
    <w:p w:rsidR="002F35B9" w:rsidRDefault="002F35B9">
      <w:pPr>
        <w:pStyle w:val="Testocommento"/>
      </w:pPr>
      <w:r>
        <w:rPr>
          <w:rStyle w:val="Rimandocommento"/>
        </w:rPr>
        <w:annotationRef/>
      </w:r>
      <w:r>
        <w:t>modified</w:t>
      </w:r>
    </w:p>
  </w:comment>
  <w:comment w:id="255" w:author="Amicarelli Andrea (RSE)" w:date="2020-04-13T17:26:00Z" w:initials="AA(">
    <w:p w:rsidR="00E41549" w:rsidRDefault="00E41549">
      <w:pPr>
        <w:pStyle w:val="Testocommento"/>
      </w:pPr>
      <w:r>
        <w:rPr>
          <w:rStyle w:val="Rimandocommento"/>
        </w:rPr>
        <w:annotationRef/>
      </w:r>
      <w:r>
        <w:t>modified</w:t>
      </w:r>
    </w:p>
  </w:comment>
  <w:comment w:id="280" w:author="Amicarelli Andrea (RSE)" w:date="2020-04-13T16:19:00Z" w:initials="AA(">
    <w:p w:rsidR="002F35B9" w:rsidRDefault="002F35B9">
      <w:pPr>
        <w:pStyle w:val="Testocommento"/>
      </w:pPr>
      <w:r>
        <w:rPr>
          <w:rStyle w:val="Rimandocommento"/>
        </w:rPr>
        <w:annotationRef/>
      </w:r>
      <w:r>
        <w:t>modified</w:t>
      </w:r>
    </w:p>
  </w:comment>
  <w:comment w:id="326" w:author="Amicarelli Andrea (RSE)" w:date="2020-04-13T16:03:00Z" w:initials="AA(">
    <w:p w:rsidR="002F35B9" w:rsidRDefault="002F35B9">
      <w:pPr>
        <w:pStyle w:val="Testocommento"/>
      </w:pPr>
      <w:r>
        <w:rPr>
          <w:rStyle w:val="Rimandocommento"/>
        </w:rPr>
        <w:annotationRef/>
      </w:r>
      <w:r>
        <w:t>new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0E6C" w:rsidRDefault="000F0E6C" w:rsidP="00C966BA">
      <w:pPr>
        <w:spacing w:after="0" w:line="240" w:lineRule="auto"/>
      </w:pPr>
      <w:r>
        <w:separator/>
      </w:r>
    </w:p>
  </w:endnote>
  <w:endnote w:type="continuationSeparator" w:id="0">
    <w:p w:rsidR="000F0E6C" w:rsidRDefault="000F0E6C"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Content>
      <w:p w:rsidR="002F35B9" w:rsidRDefault="002F35B9">
        <w:pPr>
          <w:pStyle w:val="Pidipagina"/>
          <w:jc w:val="center"/>
        </w:pPr>
        <w:r>
          <w:fldChar w:fldCharType="begin"/>
        </w:r>
        <w:r>
          <w:instrText>PAGE   \* MERGEFORMAT</w:instrText>
        </w:r>
        <w:r>
          <w:fldChar w:fldCharType="separate"/>
        </w:r>
        <w:r w:rsidR="00F060FC">
          <w:rPr>
            <w:noProof/>
          </w:rPr>
          <w:t>17</w:t>
        </w:r>
        <w:r>
          <w:fldChar w:fldCharType="end"/>
        </w:r>
      </w:p>
    </w:sdtContent>
  </w:sdt>
  <w:p w:rsidR="002F35B9" w:rsidRDefault="002F35B9">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0E6C" w:rsidRDefault="000F0E6C" w:rsidP="00C966BA">
      <w:pPr>
        <w:spacing w:after="0" w:line="240" w:lineRule="auto"/>
      </w:pPr>
      <w:r>
        <w:separator/>
      </w:r>
    </w:p>
  </w:footnote>
  <w:footnote w:type="continuationSeparator" w:id="0">
    <w:p w:rsidR="000F0E6C" w:rsidRDefault="000F0E6C"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7">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1"/>
  </w:num>
  <w:num w:numId="7">
    <w:abstractNumId w:val="9"/>
  </w:num>
  <w:num w:numId="8">
    <w:abstractNumId w:val="12"/>
  </w:num>
  <w:num w:numId="9">
    <w:abstractNumId w:val="19"/>
  </w:num>
  <w:num w:numId="10">
    <w:abstractNumId w:val="3"/>
  </w:num>
  <w:num w:numId="11">
    <w:abstractNumId w:val="1"/>
  </w:num>
  <w:num w:numId="12">
    <w:abstractNumId w:val="16"/>
  </w:num>
  <w:num w:numId="13">
    <w:abstractNumId w:val="14"/>
  </w:num>
  <w:num w:numId="14">
    <w:abstractNumId w:val="5"/>
  </w:num>
  <w:num w:numId="15">
    <w:abstractNumId w:val="18"/>
  </w:num>
  <w:num w:numId="16">
    <w:abstractNumId w:val="20"/>
  </w:num>
  <w:num w:numId="17">
    <w:abstractNumId w:val="8"/>
  </w:num>
  <w:num w:numId="18">
    <w:abstractNumId w:val="17"/>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0A50"/>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5215"/>
    <w:rsid w:val="00097E4F"/>
    <w:rsid w:val="000A0208"/>
    <w:rsid w:val="000A3717"/>
    <w:rsid w:val="000A4B52"/>
    <w:rsid w:val="000A5F83"/>
    <w:rsid w:val="000B0F66"/>
    <w:rsid w:val="000B6AA2"/>
    <w:rsid w:val="000B7E8A"/>
    <w:rsid w:val="000C3321"/>
    <w:rsid w:val="000C6C2A"/>
    <w:rsid w:val="000D1006"/>
    <w:rsid w:val="000D100D"/>
    <w:rsid w:val="000D199F"/>
    <w:rsid w:val="000D3AD5"/>
    <w:rsid w:val="000D5385"/>
    <w:rsid w:val="000D77F1"/>
    <w:rsid w:val="000E26AC"/>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2A27"/>
    <w:rsid w:val="00133D98"/>
    <w:rsid w:val="00134086"/>
    <w:rsid w:val="00135A11"/>
    <w:rsid w:val="001415F2"/>
    <w:rsid w:val="00141A4F"/>
    <w:rsid w:val="001546AB"/>
    <w:rsid w:val="00155D1A"/>
    <w:rsid w:val="00160AB9"/>
    <w:rsid w:val="00160DCE"/>
    <w:rsid w:val="001632C8"/>
    <w:rsid w:val="00163DCD"/>
    <w:rsid w:val="0016797E"/>
    <w:rsid w:val="00167E4B"/>
    <w:rsid w:val="00171640"/>
    <w:rsid w:val="00171F14"/>
    <w:rsid w:val="00173953"/>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21C75"/>
    <w:rsid w:val="00224427"/>
    <w:rsid w:val="00225A8D"/>
    <w:rsid w:val="00232F1D"/>
    <w:rsid w:val="00235EA2"/>
    <w:rsid w:val="002360EC"/>
    <w:rsid w:val="002412C7"/>
    <w:rsid w:val="00241EA9"/>
    <w:rsid w:val="00242672"/>
    <w:rsid w:val="00242D54"/>
    <w:rsid w:val="002437D3"/>
    <w:rsid w:val="0026104E"/>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2F35B9"/>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A5"/>
    <w:rsid w:val="003666BA"/>
    <w:rsid w:val="00370913"/>
    <w:rsid w:val="003729EF"/>
    <w:rsid w:val="0037327E"/>
    <w:rsid w:val="00376EDF"/>
    <w:rsid w:val="003814B6"/>
    <w:rsid w:val="00381D69"/>
    <w:rsid w:val="00382F21"/>
    <w:rsid w:val="00385027"/>
    <w:rsid w:val="00390E47"/>
    <w:rsid w:val="00391893"/>
    <w:rsid w:val="00392D18"/>
    <w:rsid w:val="003A28A9"/>
    <w:rsid w:val="003A5C36"/>
    <w:rsid w:val="003A6D17"/>
    <w:rsid w:val="003A762D"/>
    <w:rsid w:val="003A7E14"/>
    <w:rsid w:val="003B097B"/>
    <w:rsid w:val="003B1BF6"/>
    <w:rsid w:val="003B4424"/>
    <w:rsid w:val="003B63B4"/>
    <w:rsid w:val="003B7F5A"/>
    <w:rsid w:val="003C16B3"/>
    <w:rsid w:val="003C2283"/>
    <w:rsid w:val="003C485F"/>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AD1"/>
    <w:rsid w:val="004357F3"/>
    <w:rsid w:val="00440438"/>
    <w:rsid w:val="00443E10"/>
    <w:rsid w:val="00454825"/>
    <w:rsid w:val="004634DA"/>
    <w:rsid w:val="0046706C"/>
    <w:rsid w:val="004702F8"/>
    <w:rsid w:val="00475726"/>
    <w:rsid w:val="00484D38"/>
    <w:rsid w:val="00486468"/>
    <w:rsid w:val="00493195"/>
    <w:rsid w:val="004945B3"/>
    <w:rsid w:val="00494F5B"/>
    <w:rsid w:val="004A2192"/>
    <w:rsid w:val="004A5AD9"/>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1332B"/>
    <w:rsid w:val="00513C3F"/>
    <w:rsid w:val="00532344"/>
    <w:rsid w:val="00532C5E"/>
    <w:rsid w:val="00534937"/>
    <w:rsid w:val="00543509"/>
    <w:rsid w:val="00545089"/>
    <w:rsid w:val="00547986"/>
    <w:rsid w:val="00562C88"/>
    <w:rsid w:val="00564B1C"/>
    <w:rsid w:val="005701EB"/>
    <w:rsid w:val="00572A1A"/>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10D99"/>
    <w:rsid w:val="00614AF7"/>
    <w:rsid w:val="00620433"/>
    <w:rsid w:val="0063576B"/>
    <w:rsid w:val="00635928"/>
    <w:rsid w:val="00644B36"/>
    <w:rsid w:val="00651294"/>
    <w:rsid w:val="00652F0F"/>
    <w:rsid w:val="006543A7"/>
    <w:rsid w:val="00654BFB"/>
    <w:rsid w:val="0065632F"/>
    <w:rsid w:val="00656497"/>
    <w:rsid w:val="00665FCE"/>
    <w:rsid w:val="006666D4"/>
    <w:rsid w:val="006714EA"/>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13DD"/>
    <w:rsid w:val="006C2568"/>
    <w:rsid w:val="006C25A1"/>
    <w:rsid w:val="006C2918"/>
    <w:rsid w:val="006C3805"/>
    <w:rsid w:val="006D082E"/>
    <w:rsid w:val="006D397E"/>
    <w:rsid w:val="006D5491"/>
    <w:rsid w:val="006F14BF"/>
    <w:rsid w:val="006F15D6"/>
    <w:rsid w:val="006F2A09"/>
    <w:rsid w:val="006F345C"/>
    <w:rsid w:val="006F5280"/>
    <w:rsid w:val="006F543C"/>
    <w:rsid w:val="00700B8D"/>
    <w:rsid w:val="0070291D"/>
    <w:rsid w:val="00703B60"/>
    <w:rsid w:val="0070405D"/>
    <w:rsid w:val="0071359B"/>
    <w:rsid w:val="007216CE"/>
    <w:rsid w:val="0072353B"/>
    <w:rsid w:val="00724131"/>
    <w:rsid w:val="0073619E"/>
    <w:rsid w:val="00737B27"/>
    <w:rsid w:val="007423D1"/>
    <w:rsid w:val="00744BD1"/>
    <w:rsid w:val="00746725"/>
    <w:rsid w:val="00746CFD"/>
    <w:rsid w:val="00750CE2"/>
    <w:rsid w:val="00750DA2"/>
    <w:rsid w:val="0075494E"/>
    <w:rsid w:val="00756D53"/>
    <w:rsid w:val="00761FA0"/>
    <w:rsid w:val="00767275"/>
    <w:rsid w:val="00772E5E"/>
    <w:rsid w:val="00780618"/>
    <w:rsid w:val="007822A9"/>
    <w:rsid w:val="00784926"/>
    <w:rsid w:val="0079349E"/>
    <w:rsid w:val="0079794E"/>
    <w:rsid w:val="007B4B47"/>
    <w:rsid w:val="007B739A"/>
    <w:rsid w:val="007B78B0"/>
    <w:rsid w:val="007C54CA"/>
    <w:rsid w:val="007C6FC2"/>
    <w:rsid w:val="007D780D"/>
    <w:rsid w:val="007F0A2F"/>
    <w:rsid w:val="007F28CF"/>
    <w:rsid w:val="008007FF"/>
    <w:rsid w:val="008049EF"/>
    <w:rsid w:val="008106BA"/>
    <w:rsid w:val="00821958"/>
    <w:rsid w:val="008220E2"/>
    <w:rsid w:val="00822C58"/>
    <w:rsid w:val="008238C4"/>
    <w:rsid w:val="008253C6"/>
    <w:rsid w:val="00830A04"/>
    <w:rsid w:val="0083618B"/>
    <w:rsid w:val="008368DF"/>
    <w:rsid w:val="00837D26"/>
    <w:rsid w:val="00846A79"/>
    <w:rsid w:val="00850B0A"/>
    <w:rsid w:val="00852740"/>
    <w:rsid w:val="00852AAE"/>
    <w:rsid w:val="008532C2"/>
    <w:rsid w:val="00855EEB"/>
    <w:rsid w:val="008602B8"/>
    <w:rsid w:val="0086198E"/>
    <w:rsid w:val="008633CB"/>
    <w:rsid w:val="00863855"/>
    <w:rsid w:val="00864EFC"/>
    <w:rsid w:val="00865565"/>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C086C"/>
    <w:rsid w:val="008C7AFD"/>
    <w:rsid w:val="008D1256"/>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F94"/>
    <w:rsid w:val="009244DE"/>
    <w:rsid w:val="0092480B"/>
    <w:rsid w:val="009250BC"/>
    <w:rsid w:val="009253B9"/>
    <w:rsid w:val="009263B6"/>
    <w:rsid w:val="00926A70"/>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7D94"/>
    <w:rsid w:val="00A20635"/>
    <w:rsid w:val="00A20D8F"/>
    <w:rsid w:val="00A24A8D"/>
    <w:rsid w:val="00A26B1E"/>
    <w:rsid w:val="00A26F32"/>
    <w:rsid w:val="00A271C4"/>
    <w:rsid w:val="00A30215"/>
    <w:rsid w:val="00A3103F"/>
    <w:rsid w:val="00A31E29"/>
    <w:rsid w:val="00A40270"/>
    <w:rsid w:val="00A43BD3"/>
    <w:rsid w:val="00A466CF"/>
    <w:rsid w:val="00A46DB4"/>
    <w:rsid w:val="00A530BB"/>
    <w:rsid w:val="00A5443F"/>
    <w:rsid w:val="00A56E56"/>
    <w:rsid w:val="00A60575"/>
    <w:rsid w:val="00A60CA5"/>
    <w:rsid w:val="00A6515C"/>
    <w:rsid w:val="00A67356"/>
    <w:rsid w:val="00A75A96"/>
    <w:rsid w:val="00A830E1"/>
    <w:rsid w:val="00A832E0"/>
    <w:rsid w:val="00A85752"/>
    <w:rsid w:val="00A921DE"/>
    <w:rsid w:val="00A94597"/>
    <w:rsid w:val="00A979D9"/>
    <w:rsid w:val="00AA07AE"/>
    <w:rsid w:val="00AA4368"/>
    <w:rsid w:val="00AA5D0A"/>
    <w:rsid w:val="00AB167B"/>
    <w:rsid w:val="00AB48AA"/>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6BAB"/>
    <w:rsid w:val="00B17B54"/>
    <w:rsid w:val="00B2376C"/>
    <w:rsid w:val="00B2404B"/>
    <w:rsid w:val="00B26E8D"/>
    <w:rsid w:val="00B33ED4"/>
    <w:rsid w:val="00B344B6"/>
    <w:rsid w:val="00B35794"/>
    <w:rsid w:val="00B40602"/>
    <w:rsid w:val="00B4506C"/>
    <w:rsid w:val="00B45EA3"/>
    <w:rsid w:val="00B461F5"/>
    <w:rsid w:val="00B52DB7"/>
    <w:rsid w:val="00B54E66"/>
    <w:rsid w:val="00B63A89"/>
    <w:rsid w:val="00B672DC"/>
    <w:rsid w:val="00B70461"/>
    <w:rsid w:val="00B72C98"/>
    <w:rsid w:val="00B73096"/>
    <w:rsid w:val="00B75062"/>
    <w:rsid w:val="00B76A99"/>
    <w:rsid w:val="00B84224"/>
    <w:rsid w:val="00B870C5"/>
    <w:rsid w:val="00B90520"/>
    <w:rsid w:val="00B91873"/>
    <w:rsid w:val="00BA360E"/>
    <w:rsid w:val="00BA4B7E"/>
    <w:rsid w:val="00BB688F"/>
    <w:rsid w:val="00BC142A"/>
    <w:rsid w:val="00BC1AE1"/>
    <w:rsid w:val="00BD2AA1"/>
    <w:rsid w:val="00BD2AE9"/>
    <w:rsid w:val="00BD53CB"/>
    <w:rsid w:val="00BD73AE"/>
    <w:rsid w:val="00BE18CC"/>
    <w:rsid w:val="00BE23F4"/>
    <w:rsid w:val="00BE32E1"/>
    <w:rsid w:val="00BF3BA0"/>
    <w:rsid w:val="00BF5938"/>
    <w:rsid w:val="00C058F7"/>
    <w:rsid w:val="00C10BE8"/>
    <w:rsid w:val="00C15D0B"/>
    <w:rsid w:val="00C1606D"/>
    <w:rsid w:val="00C16DE1"/>
    <w:rsid w:val="00C239F8"/>
    <w:rsid w:val="00C26A31"/>
    <w:rsid w:val="00C36424"/>
    <w:rsid w:val="00C41506"/>
    <w:rsid w:val="00C46DDB"/>
    <w:rsid w:val="00C54D72"/>
    <w:rsid w:val="00C56B0E"/>
    <w:rsid w:val="00C663B8"/>
    <w:rsid w:val="00C70139"/>
    <w:rsid w:val="00C70654"/>
    <w:rsid w:val="00C71329"/>
    <w:rsid w:val="00C823E7"/>
    <w:rsid w:val="00C84361"/>
    <w:rsid w:val="00C87941"/>
    <w:rsid w:val="00C9299F"/>
    <w:rsid w:val="00C93630"/>
    <w:rsid w:val="00C950F3"/>
    <w:rsid w:val="00C96195"/>
    <w:rsid w:val="00C966BA"/>
    <w:rsid w:val="00CB44CC"/>
    <w:rsid w:val="00CB699F"/>
    <w:rsid w:val="00CB7669"/>
    <w:rsid w:val="00CC215C"/>
    <w:rsid w:val="00CD3078"/>
    <w:rsid w:val="00CE689E"/>
    <w:rsid w:val="00CE765D"/>
    <w:rsid w:val="00CF4C3E"/>
    <w:rsid w:val="00D033F3"/>
    <w:rsid w:val="00D05FC1"/>
    <w:rsid w:val="00D06CBB"/>
    <w:rsid w:val="00D109E0"/>
    <w:rsid w:val="00D11CE8"/>
    <w:rsid w:val="00D12FD2"/>
    <w:rsid w:val="00D163B6"/>
    <w:rsid w:val="00D20AB9"/>
    <w:rsid w:val="00D20C5E"/>
    <w:rsid w:val="00D27AFB"/>
    <w:rsid w:val="00D27D01"/>
    <w:rsid w:val="00D33A2A"/>
    <w:rsid w:val="00D55652"/>
    <w:rsid w:val="00D55C70"/>
    <w:rsid w:val="00D60B27"/>
    <w:rsid w:val="00D616DA"/>
    <w:rsid w:val="00D617A0"/>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C188E"/>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0D3"/>
    <w:rsid w:val="00E35E71"/>
    <w:rsid w:val="00E41549"/>
    <w:rsid w:val="00E45088"/>
    <w:rsid w:val="00E45998"/>
    <w:rsid w:val="00E459BC"/>
    <w:rsid w:val="00E47D3F"/>
    <w:rsid w:val="00E47EDB"/>
    <w:rsid w:val="00E50A0A"/>
    <w:rsid w:val="00E55287"/>
    <w:rsid w:val="00E56ACC"/>
    <w:rsid w:val="00E62416"/>
    <w:rsid w:val="00E650E2"/>
    <w:rsid w:val="00E705B5"/>
    <w:rsid w:val="00E72A6A"/>
    <w:rsid w:val="00E73F68"/>
    <w:rsid w:val="00E741EF"/>
    <w:rsid w:val="00E767A3"/>
    <w:rsid w:val="00E77347"/>
    <w:rsid w:val="00E7789D"/>
    <w:rsid w:val="00E807F3"/>
    <w:rsid w:val="00E853AD"/>
    <w:rsid w:val="00E96526"/>
    <w:rsid w:val="00EA191A"/>
    <w:rsid w:val="00EA22FF"/>
    <w:rsid w:val="00EA2957"/>
    <w:rsid w:val="00EA3E09"/>
    <w:rsid w:val="00EB747A"/>
    <w:rsid w:val="00EB79D9"/>
    <w:rsid w:val="00EC11DB"/>
    <w:rsid w:val="00EC1258"/>
    <w:rsid w:val="00EC217D"/>
    <w:rsid w:val="00EC32DB"/>
    <w:rsid w:val="00EC4409"/>
    <w:rsid w:val="00EC4C35"/>
    <w:rsid w:val="00EC7AD1"/>
    <w:rsid w:val="00ED0B27"/>
    <w:rsid w:val="00ED3078"/>
    <w:rsid w:val="00ED59B2"/>
    <w:rsid w:val="00ED6997"/>
    <w:rsid w:val="00ED6D25"/>
    <w:rsid w:val="00EE1DF7"/>
    <w:rsid w:val="00EE4026"/>
    <w:rsid w:val="00EF0B15"/>
    <w:rsid w:val="00EF14C3"/>
    <w:rsid w:val="00EF34D0"/>
    <w:rsid w:val="00EF44F5"/>
    <w:rsid w:val="00EF50B7"/>
    <w:rsid w:val="00EF7A6C"/>
    <w:rsid w:val="00F060FC"/>
    <w:rsid w:val="00F06745"/>
    <w:rsid w:val="00F11F2F"/>
    <w:rsid w:val="00F1239C"/>
    <w:rsid w:val="00F1468B"/>
    <w:rsid w:val="00F1488A"/>
    <w:rsid w:val="00F21C8B"/>
    <w:rsid w:val="00F2309D"/>
    <w:rsid w:val="00F46636"/>
    <w:rsid w:val="00F47590"/>
    <w:rsid w:val="00F53753"/>
    <w:rsid w:val="00F53D8F"/>
    <w:rsid w:val="00F546CD"/>
    <w:rsid w:val="00F661E6"/>
    <w:rsid w:val="00F701A7"/>
    <w:rsid w:val="00F730E5"/>
    <w:rsid w:val="00F812DC"/>
    <w:rsid w:val="00F816D5"/>
    <w:rsid w:val="00F81E5C"/>
    <w:rsid w:val="00F85184"/>
    <w:rsid w:val="00F91289"/>
    <w:rsid w:val="00F9216F"/>
    <w:rsid w:val="00F958D2"/>
    <w:rsid w:val="00FB0BAA"/>
    <w:rsid w:val="00FB5588"/>
    <w:rsid w:val="00FC592D"/>
    <w:rsid w:val="00FD1519"/>
    <w:rsid w:val="00FD3639"/>
    <w:rsid w:val="00FE5CD6"/>
    <w:rsid w:val="00FE6FFE"/>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8.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image" Target="media/image160.wmf"/><Relationship Id="rId366" Type="http://schemas.openxmlformats.org/officeDocument/2006/relationships/image" Target="media/image181.wmf"/><Relationship Id="rId531" Type="http://schemas.openxmlformats.org/officeDocument/2006/relationships/hyperlink" Target="http://onlinelibrary.wiley.com/doi/10.1002/nme.2629/abstract"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63.wmf"/><Relationship Id="rId335" Type="http://schemas.openxmlformats.org/officeDocument/2006/relationships/oleObject" Target="embeddings/oleObject161.bin"/><Relationship Id="rId377" Type="http://schemas.openxmlformats.org/officeDocument/2006/relationships/oleObject" Target="embeddings/oleObject182.bin"/><Relationship Id="rId500" Type="http://schemas.openxmlformats.org/officeDocument/2006/relationships/hyperlink" Target="http://adsabs.harvard.edu/cgi-bin/author_form?author=Couchman,+H&amp;fullauthor=Couchman,%20H.%20M.%20P.&amp;charset=UTF-8&amp;db_key=AST" TargetMode="External"/><Relationship Id="rId542" Type="http://schemas.openxmlformats.org/officeDocument/2006/relationships/hyperlink" Target="http://users.monash.edu.au/~dprice/pubs/spmhd/price-spmhd.pdf"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image" Target="media/image117.wmf"/><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hyperlink" Target="http://www.sciencedirect.com/science/journal/00457930" TargetMode="External"/><Relationship Id="rId43" Type="http://schemas.openxmlformats.org/officeDocument/2006/relationships/image" Target="media/image21.wmf"/><Relationship Id="rId139" Type="http://schemas.openxmlformats.org/officeDocument/2006/relationships/oleObject" Target="embeddings/oleObject62.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hyperlink" Target="http://adsabs.harvard.edu/cgi-bin/author_form?author=Pen,+U&amp;fullauthor=Pen,%20U.-L.&amp;charset=UTF-8&amp;db_key=AST" TargetMode="External"/><Relationship Id="rId553" Type="http://schemas.openxmlformats.org/officeDocument/2006/relationships/hyperlink" Target="http://www.sciencedirect.com/science/article/pii/S0045794913001843"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248" Type="http://schemas.openxmlformats.org/officeDocument/2006/relationships/oleObject" Target="embeddings/oleObject117.bin"/><Relationship Id="rId455" Type="http://schemas.openxmlformats.org/officeDocument/2006/relationships/oleObject" Target="embeddings/oleObject221.bin"/><Relationship Id="rId497" Type="http://schemas.openxmlformats.org/officeDocument/2006/relationships/hyperlink" Target="http://adsabs.harvard.edu/cgi-bin/author_form?author=Bond,+J&amp;fullauthor=Bond,%20J.%20R.&amp;charset=UTF-8&amp;db_key=AST" TargetMode="External"/><Relationship Id="rId12" Type="http://schemas.openxmlformats.org/officeDocument/2006/relationships/image" Target="media/image4.png"/><Relationship Id="rId108" Type="http://schemas.openxmlformats.org/officeDocument/2006/relationships/oleObject" Target="embeddings/oleObject46.bin"/><Relationship Id="rId315" Type="http://schemas.openxmlformats.org/officeDocument/2006/relationships/oleObject" Target="embeddings/oleObject151.bin"/><Relationship Id="rId357" Type="http://schemas.openxmlformats.org/officeDocument/2006/relationships/oleObject" Target="embeddings/oleObject172.bin"/><Relationship Id="rId522" Type="http://schemas.openxmlformats.org/officeDocument/2006/relationships/hyperlink" Target="mailto:brucec@esi.com.au" TargetMode="External"/><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99.bin"/><Relationship Id="rId399" Type="http://schemas.openxmlformats.org/officeDocument/2006/relationships/oleObject" Target="embeddings/oleObject193.bin"/><Relationship Id="rId259" Type="http://schemas.openxmlformats.org/officeDocument/2006/relationships/image" Target="media/image128.wmf"/><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oleObject" Target="embeddings/oleObject128.bin"/><Relationship Id="rId326" Type="http://schemas.openxmlformats.org/officeDocument/2006/relationships/image" Target="media/image161.wmf"/><Relationship Id="rId533" Type="http://schemas.openxmlformats.org/officeDocument/2006/relationships/hyperlink" Target="http://www.scopus.com.scopeesprx.elsevier.com/authid/detail.url?authorId=26632500300&amp;amp;eid=2-s2.0-84872045174" TargetMode="External"/><Relationship Id="rId65" Type="http://schemas.openxmlformats.org/officeDocument/2006/relationships/image" Target="media/image32.wmf"/><Relationship Id="rId130" Type="http://schemas.openxmlformats.org/officeDocument/2006/relationships/image" Target="media/image64.wmf"/><Relationship Id="rId368" Type="http://schemas.openxmlformats.org/officeDocument/2006/relationships/image" Target="media/image182.wmf"/><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281" Type="http://schemas.openxmlformats.org/officeDocument/2006/relationships/image" Target="media/image139.wmf"/><Relationship Id="rId337" Type="http://schemas.openxmlformats.org/officeDocument/2006/relationships/oleObject" Target="embeddings/oleObject162.bin"/><Relationship Id="rId502" Type="http://schemas.openxmlformats.org/officeDocument/2006/relationships/hyperlink" Target="http://adsabs.harvard.edu/cgi-bin/author_form?author=Gnedin,+N&amp;fullauthor=Gnedin,%20N.&amp;charset=UTF-8&amp;db_key=AST" TargetMode="External"/><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oleObject" Target="embeddings/oleObject63.bin"/><Relationship Id="rId379" Type="http://schemas.openxmlformats.org/officeDocument/2006/relationships/oleObject" Target="embeddings/oleObject183.bin"/><Relationship Id="rId544" Type="http://schemas.openxmlformats.org/officeDocument/2006/relationships/hyperlink" Target="http://users.monash.edu.au/~dprice/pubs/softening/index1.html"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image" Target="media/image118.wmf"/><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8.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hyperlink" Target="http://www.sciencedirect.com/science/article/pii/S0304389411006601" TargetMode="External"/><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hyperlink" Target="http://adsabs.harvard.edu/cgi-bin/author_form?author=Thomas,+P&amp;fullauthor=Thomas,%20P.%20A.&amp;charset=UTF-8&amp;db_key=AST" TargetMode="External"/><Relationship Id="rId555" Type="http://schemas.openxmlformats.org/officeDocument/2006/relationships/hyperlink" Target="http://www.sciencedirect.com/science/journal/00457949/129/supp/C"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image" Target="media/image129.wmf"/><Relationship Id="rId499" Type="http://schemas.openxmlformats.org/officeDocument/2006/relationships/hyperlink" Target="http://adsabs.harvard.edu/cgi-bin/author_form?author=Cen,+R&amp;fullauthor=Cen,%20R.&amp;charset=UTF-8&amp;db_key=AST" TargetMode="External"/><Relationship Id="rId14" Type="http://schemas.openxmlformats.org/officeDocument/2006/relationships/image" Target="media/image6.png"/><Relationship Id="rId56" Type="http://schemas.openxmlformats.org/officeDocument/2006/relationships/oleObject" Target="embeddings/oleObject20.bin"/><Relationship Id="rId317" Type="http://schemas.openxmlformats.org/officeDocument/2006/relationships/oleObject" Target="embeddings/oleObject152.bin"/><Relationship Id="rId359" Type="http://schemas.openxmlformats.org/officeDocument/2006/relationships/oleObject" Target="embeddings/oleObject173.bin"/><Relationship Id="rId524" Type="http://schemas.openxmlformats.org/officeDocument/2006/relationships/hyperlink" Target="http://www.intel.com" TargetMode="External"/><Relationship Id="rId98" Type="http://schemas.openxmlformats.org/officeDocument/2006/relationships/oleObject" Target="embeddings/oleObject41.bin"/><Relationship Id="rId121" Type="http://schemas.openxmlformats.org/officeDocument/2006/relationships/oleObject" Target="embeddings/oleObject53.bin"/><Relationship Id="rId163" Type="http://schemas.openxmlformats.org/officeDocument/2006/relationships/oleObject" Target="embeddings/oleObject74.bin"/><Relationship Id="rId219" Type="http://schemas.openxmlformats.org/officeDocument/2006/relationships/oleObject" Target="embeddings/oleObject101.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oleObject" Target="embeddings/oleObject5.bin"/><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image" Target="media/image162.wmf"/><Relationship Id="rId53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32" Type="http://schemas.openxmlformats.org/officeDocument/2006/relationships/image" Target="media/image65.wmf"/><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image" Target="media/image119.wmf"/><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oleObject" Target="embeddings/oleObject163.bin"/><Relationship Id="rId490" Type="http://schemas.openxmlformats.org/officeDocument/2006/relationships/hyperlink" Target="http://www.sciencedirect.com/science/article/pii/S0304389411006601" TargetMode="External"/><Relationship Id="rId504" Type="http://schemas.openxmlformats.org/officeDocument/2006/relationships/hyperlink" Target="http://adsabs.harvard.edu/cgi-bin/author_form?author=Khokhlov,+A&amp;fullauthor=Khokhlov,%20A.%20M.&amp;charset=UTF-8&amp;db_key=AST" TargetMode="External"/><Relationship Id="rId546" Type="http://schemas.openxmlformats.org/officeDocument/2006/relationships/hyperlink" Target="http://www.scopus.com/authid/detail.url?authorId=6701549155&amp;amp;eid=2-s2.0-34247257289" TargetMode="External"/><Relationship Id="rId78" Type="http://schemas.openxmlformats.org/officeDocument/2006/relationships/oleObject" Target="embeddings/oleObject3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43" Type="http://schemas.openxmlformats.org/officeDocument/2006/relationships/oleObject" Target="embeddings/oleObject64.bin"/><Relationship Id="rId164" Type="http://schemas.openxmlformats.org/officeDocument/2006/relationships/image" Target="media/image81.wmf"/><Relationship Id="rId185" Type="http://schemas.openxmlformats.org/officeDocument/2006/relationships/oleObject" Target="embeddings/oleObject85.bin"/><Relationship Id="rId350" Type="http://schemas.openxmlformats.org/officeDocument/2006/relationships/image" Target="media/image173.wmf"/><Relationship Id="rId371" Type="http://schemas.openxmlformats.org/officeDocument/2006/relationships/oleObject" Target="embeddings/oleObject179.bin"/><Relationship Id="rId406" Type="http://schemas.openxmlformats.org/officeDocument/2006/relationships/image" Target="media/image201.wmf"/><Relationship Id="rId9" Type="http://schemas.openxmlformats.org/officeDocument/2006/relationships/image" Target="media/image1.png"/><Relationship Id="rId210" Type="http://schemas.openxmlformats.org/officeDocument/2006/relationships/image" Target="media/image104.wmf"/><Relationship Id="rId392" Type="http://schemas.openxmlformats.org/officeDocument/2006/relationships/image" Target="media/image194.wmf"/><Relationship Id="rId427" Type="http://schemas.openxmlformats.org/officeDocument/2006/relationships/oleObject" Target="embeddings/oleObject207.bin"/><Relationship Id="rId448" Type="http://schemas.openxmlformats.org/officeDocument/2006/relationships/image" Target="media/image222.wmf"/><Relationship Id="rId469" Type="http://schemas.openxmlformats.org/officeDocument/2006/relationships/oleObject" Target="embeddings/oleObject228.bin"/><Relationship Id="rId26" Type="http://schemas.openxmlformats.org/officeDocument/2006/relationships/image" Target="media/image13.wmf"/><Relationship Id="rId231" Type="http://schemas.openxmlformats.org/officeDocument/2006/relationships/oleObject" Target="embeddings/oleObject108.bin"/><Relationship Id="rId252" Type="http://schemas.openxmlformats.org/officeDocument/2006/relationships/oleObject" Target="embeddings/oleObject119.bin"/><Relationship Id="rId273" Type="http://schemas.openxmlformats.org/officeDocument/2006/relationships/image" Target="media/image135.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oleObject" Target="embeddings/oleObject158.bin"/><Relationship Id="rId480" Type="http://schemas.openxmlformats.org/officeDocument/2006/relationships/image" Target="media/image238.wmf"/><Relationship Id="rId515" Type="http://schemas.openxmlformats.org/officeDocument/2006/relationships/hyperlink" Target="http://adsabs.harvard.edu/cgi-bin/author_form?author=Wadsley,+J&amp;fullauthor=Wadsley,%20J.%20W.&amp;charset=UTF-8&amp;db_key=AST" TargetMode="External"/><Relationship Id="rId53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47" Type="http://schemas.openxmlformats.org/officeDocument/2006/relationships/image" Target="media/image23.wmf"/><Relationship Id="rId68" Type="http://schemas.openxmlformats.org/officeDocument/2006/relationships/oleObject" Target="embeddings/oleObject26.bin"/><Relationship Id="rId89" Type="http://schemas.openxmlformats.org/officeDocument/2006/relationships/image" Target="media/image44.wmf"/><Relationship Id="rId112" Type="http://schemas.openxmlformats.org/officeDocument/2006/relationships/oleObject" Target="embeddings/oleObject48.bin"/><Relationship Id="rId133" Type="http://schemas.openxmlformats.org/officeDocument/2006/relationships/oleObject" Target="embeddings/oleObject59.bin"/><Relationship Id="rId154" Type="http://schemas.openxmlformats.org/officeDocument/2006/relationships/image" Target="media/image76.wmf"/><Relationship Id="rId175" Type="http://schemas.openxmlformats.org/officeDocument/2006/relationships/oleObject" Target="embeddings/oleObject80.bin"/><Relationship Id="rId340" Type="http://schemas.openxmlformats.org/officeDocument/2006/relationships/image" Target="media/image168.wmf"/><Relationship Id="rId361" Type="http://schemas.openxmlformats.org/officeDocument/2006/relationships/oleObject" Target="embeddings/oleObject174.bin"/><Relationship Id="rId557" Type="http://schemas.openxmlformats.org/officeDocument/2006/relationships/hyperlink" Target="http://www.scopus.com.scopeesprx.elsevier.com/authid/detail.url?authorId=56387268900&amp;amp;eid=2-s2.0-84859313663" TargetMode="External"/><Relationship Id="rId196" Type="http://schemas.openxmlformats.org/officeDocument/2006/relationships/image" Target="media/image97.wmf"/><Relationship Id="rId200" Type="http://schemas.openxmlformats.org/officeDocument/2006/relationships/image" Target="media/image99.wmf"/><Relationship Id="rId382" Type="http://schemas.openxmlformats.org/officeDocument/2006/relationships/image" Target="media/image189.wmf"/><Relationship Id="rId417" Type="http://schemas.openxmlformats.org/officeDocument/2006/relationships/oleObject" Target="embeddings/oleObject202.bin"/><Relationship Id="rId438" Type="http://schemas.openxmlformats.org/officeDocument/2006/relationships/image" Target="media/image217.wmf"/><Relationship Id="rId459" Type="http://schemas.openxmlformats.org/officeDocument/2006/relationships/oleObject" Target="embeddings/oleObject223.bin"/><Relationship Id="rId16" Type="http://schemas.openxmlformats.org/officeDocument/2006/relationships/image" Target="media/image8.wmf"/><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30.wmf"/><Relationship Id="rId284" Type="http://schemas.openxmlformats.org/officeDocument/2006/relationships/oleObject" Target="embeddings/oleObject135.bin"/><Relationship Id="rId319" Type="http://schemas.openxmlformats.org/officeDocument/2006/relationships/oleObject" Target="embeddings/oleObject153.bin"/><Relationship Id="rId470" Type="http://schemas.openxmlformats.org/officeDocument/2006/relationships/image" Target="media/image233.wmf"/><Relationship Id="rId491" Type="http://schemas.openxmlformats.org/officeDocument/2006/relationships/hyperlink" Target="http://www.sciencedirect.com/science/journal/03043894" TargetMode="External"/><Relationship Id="rId505" Type="http://schemas.openxmlformats.org/officeDocument/2006/relationships/hyperlink" Target="http://adsabs.harvard.edu/cgi-bin/author_form?author=Klypin,+A&amp;fullauthor=Klypin,%20A.&amp;charset=UTF-8&amp;db_key=AST" TargetMode="External"/><Relationship Id="rId526" Type="http://schemas.openxmlformats.org/officeDocument/2006/relationships/hyperlink" Target="http://www.barnesandnoble.com/s/%22Prentice%20Hall%22;jsessionid=653682AB7E6B6FC4817F61E0837BDC67.prodny_store02-atgap04?Ntk=Publisher&amp;Ns=P_Sales_Rank&amp;Ntx=mode+matchall" TargetMode="External"/><Relationship Id="rId37" Type="http://schemas.openxmlformats.org/officeDocument/2006/relationships/image" Target="media/image18.wmf"/><Relationship Id="rId58" Type="http://schemas.openxmlformats.org/officeDocument/2006/relationships/oleObject" Target="embeddings/oleObject21.bin"/><Relationship Id="rId79" Type="http://schemas.openxmlformats.org/officeDocument/2006/relationships/image" Target="media/image39.wmf"/><Relationship Id="rId102" Type="http://schemas.openxmlformats.org/officeDocument/2006/relationships/oleObject" Target="embeddings/oleObject43.bin"/><Relationship Id="rId123" Type="http://schemas.openxmlformats.org/officeDocument/2006/relationships/oleObject" Target="embeddings/oleObject54.bin"/><Relationship Id="rId144" Type="http://schemas.openxmlformats.org/officeDocument/2006/relationships/image" Target="media/image71.wmf"/><Relationship Id="rId330" Type="http://schemas.openxmlformats.org/officeDocument/2006/relationships/image" Target="media/image163.wmf"/><Relationship Id="rId547" Type="http://schemas.openxmlformats.org/officeDocument/2006/relationships/hyperlink" Target="http://www.scopus.com/source/sourceInfo.url?sourceId=18539&amp;amp;origin=recordpage"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image" Target="media/image125.wmf"/><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oleObject" Target="embeddings/oleObject148.bin"/><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hyperlink" Target="http://adsabs.harvard.edu/cgi-bin/author_form?author=Warren,+M&amp;fullauthor=Warren,%20M.%20S.&amp;charset=UTF-8&amp;db_key=AST" TargetMode="External"/><Relationship Id="rId27" Type="http://schemas.openxmlformats.org/officeDocument/2006/relationships/oleObject" Target="embeddings/oleObject6.bin"/><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image" Target="media/image158.wmf"/><Relationship Id="rId53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558" Type="http://schemas.openxmlformats.org/officeDocument/2006/relationships/hyperlink" Target="http://www.scopus.com.scopeesprx.elsevier.com/source/sourceInfo.url?sourceId=29210&amp;origin=recordpage"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image" Target="media/image120.wmf"/><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hyperlink" Target="http://adsabs.harvard.edu/cgi-bin/author_form?author=Navarro,+J&amp;fullauthor=Navarro,%20J.%20F.&amp;charset=UTF-8&amp;db_key=AST" TargetMode="External"/><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image" Target="media/image61.wmf"/><Relationship Id="rId310" Type="http://schemas.openxmlformats.org/officeDocument/2006/relationships/image" Target="media/image153.wmf"/><Relationship Id="rId492" Type="http://schemas.openxmlformats.org/officeDocument/2006/relationships/hyperlink" Target="http://dl.acm.org/citation.cfm?id=962052&amp;CFID=66150500&amp;CFTOKEN=25537257" TargetMode="External"/><Relationship Id="rId527" Type="http://schemas.openxmlformats.org/officeDocument/2006/relationships/hyperlink" Target="http://www.sciencedirect.com/science/article/pii/S0010465513001744" TargetMode="External"/><Relationship Id="rId548" Type="http://schemas.openxmlformats.org/officeDocument/2006/relationships/hyperlink" Target="http://earthexplorer.usgs.gov/"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oleObject" Target="embeddings/oleObject65.bin"/><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oleObject" Target="embeddings/oleObject159.bin"/><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image" Target="media/image115.wmf"/><Relationship Id="rId254" Type="http://schemas.openxmlformats.org/officeDocument/2006/relationships/oleObject" Target="embeddings/oleObject120.bin"/><Relationship Id="rId440" Type="http://schemas.openxmlformats.org/officeDocument/2006/relationships/image" Target="media/image218.wmf"/><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png"/><Relationship Id="rId517" Type="http://schemas.openxmlformats.org/officeDocument/2006/relationships/hyperlink" Target="http://adsabs.harvard.edu/cgi-bin/author_form?author=Xu,+G&amp;fullauthor=Xu,%20G.&amp;charset=UTF-8&amp;db_key=AST" TargetMode="External"/><Relationship Id="rId538" Type="http://schemas.openxmlformats.org/officeDocument/2006/relationships/hyperlink" Target="http://www.sciencedirect.com/science/article/pii/S0045793013003873" TargetMode="External"/><Relationship Id="rId559" Type="http://schemas.openxmlformats.org/officeDocument/2006/relationships/footer" Target="footer1.xm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oleObject" Target="embeddings/oleObject154.bin"/><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oleObject" Target="embeddings/oleObject115.bin"/><Relationship Id="rId430" Type="http://schemas.openxmlformats.org/officeDocument/2006/relationships/image" Target="media/image213.wmf"/><Relationship Id="rId18" Type="http://schemas.openxmlformats.org/officeDocument/2006/relationships/image" Target="media/image9.wmf"/><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hyperlink" Target="http://europa.eu/rapid/press-release_IP-03-1381_en.htm" TargetMode="External"/><Relationship Id="rId507" Type="http://schemas.openxmlformats.org/officeDocument/2006/relationships/hyperlink" Target="http://adsabs.harvard.edu/cgi-bin/author_form?author=Norman,+M&amp;fullauthor=Norman,%20M.%20L.&amp;charset=UTF-8&amp;db_key=AST" TargetMode="External"/><Relationship Id="rId528" Type="http://schemas.openxmlformats.org/officeDocument/2006/relationships/hyperlink" Target="http://lmfa.ec-lyon.fr/publi/search.php?search=personne&amp;id=3658" TargetMode="External"/><Relationship Id="rId549" Type="http://schemas.openxmlformats.org/officeDocument/2006/relationships/hyperlink" Target="http://onlinelibrary.wiley.com/doi/10.1002/fld.v73.5/issuetoc"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oleObject" Target="embeddings/oleObject149.bin"/><Relationship Id="rId332" Type="http://schemas.openxmlformats.org/officeDocument/2006/relationships/image" Target="media/image164.wmf"/><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image" Target="media/image106.wmf"/><Relationship Id="rId234" Type="http://schemas.openxmlformats.org/officeDocument/2006/relationships/oleObject" Target="embeddings/oleObject110.bin"/><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26.wmf"/><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hyperlink" Target="http://apps.isiknowledge.com.gate6.inist.fr/full_record.do?product=WOS&amp;search_mode=GeneralSearch&amp;qid=2&amp;SID=R1E2L4aamn325laBikA&amp;page=1&amp;doc=1" TargetMode="External"/><Relationship Id="rId518" Type="http://schemas.openxmlformats.org/officeDocument/2006/relationships/hyperlink" Target="http://adsabs.harvard.edu/cgi-bin/author_form?author=Yepes,+G&amp;fullauthor=Yepes,%20G.&amp;charset=UTF-8&amp;db_key=AST" TargetMode="External"/><Relationship Id="rId539" Type="http://schemas.openxmlformats.org/officeDocument/2006/relationships/hyperlink" Target="http://www.sciencedirect.com/science/article/pii/S0045793013003873"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image" Target="media/image159.wmf"/><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onlinelibrary.wiley.com/doi/10.1002/nme.v92.4/issuetoc"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oleObject" Target="embeddings/oleObject2.bin"/><Relationship Id="rId224" Type="http://schemas.openxmlformats.org/officeDocument/2006/relationships/image" Target="media/image111.wmf"/><Relationship Id="rId245" Type="http://schemas.openxmlformats.org/officeDocument/2006/relationships/image" Target="media/image121.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hyperlink" Target="http://adsabs.harvard.edu/cgi-bin/author_form?author=Frenk,+C&amp;fullauthor=Frenk,%20C.%20S.&amp;charset=UTF-8&amp;db_key=AST" TargetMode="External"/><Relationship Id="rId508" Type="http://schemas.openxmlformats.org/officeDocument/2006/relationships/hyperlink" Target="http://adsabs.harvard.edu/cgi-bin/author_form?author=Ostriker,+J&amp;fullauthor=Ostriker,%20J.%20P.&amp;charset=UTF-8&amp;db_key=AST" TargetMode="External"/><Relationship Id="rId529" Type="http://schemas.openxmlformats.org/officeDocument/2006/relationships/hyperlink" Target="http://lmfa.ec-lyon.fr/publi/search.php?search=journal&amp;id=59" TargetMode="External"/><Relationship Id="rId30" Type="http://schemas.openxmlformats.org/officeDocument/2006/relationships/comments" Target="comments.xml"/><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oleObject" Target="embeddings/oleObject66.bin"/><Relationship Id="rId168" Type="http://schemas.openxmlformats.org/officeDocument/2006/relationships/image" Target="media/image83.wmf"/><Relationship Id="rId312" Type="http://schemas.openxmlformats.org/officeDocument/2006/relationships/image" Target="media/image154.wmf"/><Relationship Id="rId333" Type="http://schemas.openxmlformats.org/officeDocument/2006/relationships/oleObject" Target="embeddings/oleObject160.bin"/><Relationship Id="rId354" Type="http://schemas.openxmlformats.org/officeDocument/2006/relationships/image" Target="media/image175.wmf"/><Relationship Id="rId540" Type="http://schemas.openxmlformats.org/officeDocument/2006/relationships/hyperlink" Target="http://www.sciencedirect.com/science/journal/00457930"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6.wmf"/><Relationship Id="rId256" Type="http://schemas.openxmlformats.org/officeDocument/2006/relationships/oleObject" Target="embeddings/oleObject121.bin"/><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hyperlink" Target="http://www.sciencedirect.com/science/article/pii/S0045793013002879" TargetMode="External"/><Relationship Id="rId519" Type="http://schemas.openxmlformats.org/officeDocument/2006/relationships/hyperlink" Target="https://github.com/OSGeo/gdal" TargetMode="External"/><Relationship Id="rId116" Type="http://schemas.openxmlformats.org/officeDocument/2006/relationships/oleObject" Target="embeddings/oleObject50.bin"/><Relationship Id="rId137" Type="http://schemas.openxmlformats.org/officeDocument/2006/relationships/oleObject" Target="embeddings/oleObject61.bin"/><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oleObject" Target="embeddings/oleObject155.bin"/><Relationship Id="rId344" Type="http://schemas.openxmlformats.org/officeDocument/2006/relationships/image" Target="media/image170.wmf"/><Relationship Id="rId530" Type="http://schemas.openxmlformats.org/officeDocument/2006/relationships/hyperlink" Target="http://apps.isiknowledge.com.gate6.inist.fr/full_record.do?product=WOS&amp;search_mode=GeneralSearch&amp;qid=3&amp;SID=Q2CdEk6M@Noh331IPkP&amp;page=1&amp;doc=2" TargetMode="External"/><Relationship Id="rId20" Type="http://schemas.openxmlformats.org/officeDocument/2006/relationships/image" Target="media/image10.wmf"/><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oleObject" Target="embeddings/oleObject116.bin"/><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hyperlink" Target="http://adsabs.harvard.edu/cgi-bin/author_form?author=Owen,+J&amp;fullauthor=Owen,%20J.%20M.&amp;charset=UTF-8&amp;db_key=AST" TargetMode="External"/><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oleObject" Target="embeddings/oleObject150.bin"/><Relationship Id="rId495" Type="http://schemas.openxmlformats.org/officeDocument/2006/relationships/hyperlink" Target="http://adsabs.harvard.edu/cgi-bin/author_form?author=White,+S&amp;fullauthor=White,%20S.%20D.%20M.&amp;charset=UTF-8&amp;db_key=AST" TargetMode="External"/><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image" Target="media/image73.wmf"/><Relationship Id="rId169" Type="http://schemas.openxmlformats.org/officeDocument/2006/relationships/oleObject" Target="embeddings/oleObject77.bin"/><Relationship Id="rId334" Type="http://schemas.openxmlformats.org/officeDocument/2006/relationships/image" Target="media/image165.wmf"/><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hyperlink" Target="http://www.geo-slope.com" TargetMode="External"/><Relationship Id="rId541" Type="http://schemas.openxmlformats.org/officeDocument/2006/relationships/hyperlink" Target="http://www.sciencedirect.com/science/journal/00457930/88/supp/C"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7.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hyperlink" Target="http://www.sciencedirect.com/science/article/pii/S0045793013002879" TargetMode="External"/><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image" Target="media/image68.wmf"/><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hyperlink" Target="http://adsabs.harvard.edu/cgi-bin/author_form?author=Pearce,+F&amp;fullauthor=Pearce,%20F.%20R.&amp;charset=UTF-8&amp;db_key=AST" TargetMode="External"/><Relationship Id="rId552" Type="http://schemas.openxmlformats.org/officeDocument/2006/relationships/hyperlink" Target="http://www.sciencedirect.com/science/article/pii/S0045794913001843"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2.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hyperlink" Target="http://adsabs.harvard.edu/cgi-bin/author_form?author=Bode,+P&amp;fullauthor=Bode,%20P.&amp;charset=UTF-8&amp;db_key=AST" TargetMode="External"/><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image" Target="media/image155.wmf"/><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hyperlink" Target="https://github.com/git/git"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9.wmf"/><Relationship Id="rId423" Type="http://schemas.openxmlformats.org/officeDocument/2006/relationships/oleObject" Target="embeddings/oleObject205.bin"/><Relationship Id="rId258" Type="http://schemas.openxmlformats.org/officeDocument/2006/relationships/oleObject" Target="embeddings/oleObject122.bin"/><Relationship Id="rId465" Type="http://schemas.openxmlformats.org/officeDocument/2006/relationships/oleObject" Target="embeddings/oleObject226.bin"/><Relationship Id="rId22" Type="http://schemas.openxmlformats.org/officeDocument/2006/relationships/image" Target="media/image11.wmf"/><Relationship Id="rId64" Type="http://schemas.openxmlformats.org/officeDocument/2006/relationships/oleObject" Target="embeddings/oleObject24.bin"/><Relationship Id="rId118" Type="http://schemas.openxmlformats.org/officeDocument/2006/relationships/image" Target="media/image58.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hyperlink" Target="http://www.scopus.com.scopeesprx.elsevier.com/authid/detail.url?authorId=7101880965&amp;amp;eid=2-s2.0-84872045174"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oleObject" Target="embeddings/oleObject57.bin"/><Relationship Id="rId280" Type="http://schemas.openxmlformats.org/officeDocument/2006/relationships/oleObject" Target="embeddings/oleObject133.bin"/><Relationship Id="rId336" Type="http://schemas.openxmlformats.org/officeDocument/2006/relationships/image" Target="media/image166.wmf"/><Relationship Id="rId501" Type="http://schemas.openxmlformats.org/officeDocument/2006/relationships/hyperlink" Target="http://adsabs.harvard.edu/cgi-bin/author_form?author=Evrard,+A&amp;fullauthor=Evrard,%20A.%20E.&amp;charset=UTF-8&amp;db_key=AST" TargetMode="External"/><Relationship Id="rId543" Type="http://schemas.openxmlformats.org/officeDocument/2006/relationships/hyperlink" Target="http://adsabs.harvard.edu/cgi-bin/author_form?author=Federrath,+C&amp;fullauthor=Federrath,%20Christoph&amp;charset=UTF-8&amp;db_key=AST" TargetMode="External"/><Relationship Id="rId75" Type="http://schemas.openxmlformats.org/officeDocument/2006/relationships/image" Target="media/image37.wmf"/><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16.bin"/><Relationship Id="rId487" Type="http://schemas.openxmlformats.org/officeDocument/2006/relationships/hyperlink" Target="http://onlinelibrary.wiley.com/doi/10.1111/mnr.2012.423.issue-3/issuetoc" TargetMode="External"/><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hyperlink" Target="http://adsabs.harvard.edu/cgi-bin/author_form?author=Steinmetz,+M&amp;fullauthor=Steinmetz,%20M.&amp;charset=UTF-8&amp;db_key=AST" TargetMode="External"/><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www.sciencedirect.com/science/journal/00457949"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3.wmf"/><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hyperlink" Target="http://adsabs.harvard.edu/cgi-bin/author_form?author=Bryan,+G&amp;fullauthor=Bryan,%20G.%20L.&amp;charset=UTF-8&amp;db_key=AST" TargetMode="External"/><Relationship Id="rId13" Type="http://schemas.openxmlformats.org/officeDocument/2006/relationships/image" Target="media/image5.png"/><Relationship Id="rId109" Type="http://schemas.openxmlformats.org/officeDocument/2006/relationships/image" Target="media/image54.wmf"/><Relationship Id="rId260" Type="http://schemas.openxmlformats.org/officeDocument/2006/relationships/oleObject" Target="embeddings/oleObject123.bin"/><Relationship Id="rId316" Type="http://schemas.openxmlformats.org/officeDocument/2006/relationships/image" Target="media/image156.wmf"/><Relationship Id="rId523" Type="http://schemas.openxmlformats.org/officeDocument/2006/relationships/hyperlink" Target="https://www.ghostscript.com/"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image" Target="media/image59.wmf"/><Relationship Id="rId358" Type="http://schemas.openxmlformats.org/officeDocument/2006/relationships/image" Target="media/image177.wmf"/><Relationship Id="rId162" Type="http://schemas.openxmlformats.org/officeDocument/2006/relationships/image" Target="media/image80.wmf"/><Relationship Id="rId218" Type="http://schemas.openxmlformats.org/officeDocument/2006/relationships/oleObject" Target="embeddings/oleObject100.bin"/><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oleObject" Target="embeddings/oleObject58.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hyperlink" Target="http://www.scopus.com.scopeesprx.elsevier.com/source/sourceInfo.url?sourceId=18534&amp;origin=recordpage"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240" Type="http://schemas.openxmlformats.org/officeDocument/2006/relationships/oleObject" Target="embeddings/oleObject113.bin"/><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image" Target="media/image167.wmf"/><Relationship Id="rId503" Type="http://schemas.openxmlformats.org/officeDocument/2006/relationships/hyperlink" Target="http://adsabs.harvard.edu/cgi-bin/author_form?author=Jenkins,+A&amp;fullauthor=Jenkins,%20A.&amp;charset=UTF-8&amp;db_key=AST" TargetMode="External"/><Relationship Id="rId545" Type="http://schemas.openxmlformats.org/officeDocument/2006/relationships/hyperlink" Target="https://github.com/AndreaAmicarelliRSE/SPHERA" TargetMode="External"/><Relationship Id="rId8" Type="http://schemas.openxmlformats.org/officeDocument/2006/relationships/endnotes" Target="endnotes.xml"/><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image" Target="media/image124.wmf"/><Relationship Id="rId489" Type="http://schemas.openxmlformats.org/officeDocument/2006/relationships/hyperlink" Target="http://www.sciencedirect.com/science/article/pii/S0304389411006601" TargetMode="External"/><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hyperlink" Target="http://adsabs.harvard.edu/cgi-bin/author_form?author=Villumsen,+J&amp;fullauthor=Villumsen,%20J.%20V.&amp;charset=UTF-8&amp;db_key=AST" TargetMode="External"/><Relationship Id="rId556" Type="http://schemas.openxmlformats.org/officeDocument/2006/relationships/hyperlink" Target="http://dx.doi.org/10.1016/j.cma.2012.12.014"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220" Type="http://schemas.openxmlformats.org/officeDocument/2006/relationships/oleObject" Target="embeddings/oleObject102.bin"/><Relationship Id="rId458" Type="http://schemas.openxmlformats.org/officeDocument/2006/relationships/image" Target="media/image227.wmf"/><Relationship Id="rId15" Type="http://schemas.openxmlformats.org/officeDocument/2006/relationships/image" Target="media/image7.png"/><Relationship Id="rId57" Type="http://schemas.openxmlformats.org/officeDocument/2006/relationships/image" Target="media/image28.wmf"/><Relationship Id="rId262" Type="http://schemas.openxmlformats.org/officeDocument/2006/relationships/oleObject" Target="embeddings/oleObject124.bin"/><Relationship Id="rId318" Type="http://schemas.openxmlformats.org/officeDocument/2006/relationships/image" Target="media/image157.wmf"/><Relationship Id="rId525" Type="http://schemas.openxmlformats.org/officeDocument/2006/relationships/hyperlink" Target="http://onlinelibrary.wiley.com/doi/10.1002/fld.v71.9/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1</b:RefOrder>
  </b:Source>
</b:Sources>
</file>

<file path=customXml/itemProps1.xml><?xml version="1.0" encoding="utf-8"?>
<ds:datastoreItem xmlns:ds="http://schemas.openxmlformats.org/officeDocument/2006/customXml" ds:itemID="{DFBEC16E-9295-405B-A2B4-C48A90986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130</Pages>
  <Words>53405</Words>
  <Characters>304413</Characters>
  <Application>Microsoft Office Word</Application>
  <DocSecurity>0</DocSecurity>
  <Lines>2536</Lines>
  <Paragraphs>714</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357104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197</cp:revision>
  <cp:lastPrinted>2018-08-07T09:31:00Z</cp:lastPrinted>
  <dcterms:created xsi:type="dcterms:W3CDTF">2018-08-01T10:44:00Z</dcterms:created>
  <dcterms:modified xsi:type="dcterms:W3CDTF">2020-04-13T15:31:00Z</dcterms:modified>
</cp:coreProperties>
</file>