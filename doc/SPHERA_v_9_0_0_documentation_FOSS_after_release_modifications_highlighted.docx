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32296"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2155267" w:history="1">
        <w:r w:rsidR="00A32296" w:rsidRPr="007151C4">
          <w:rPr>
            <w:rStyle w:val="Collegamentoipertestuale"/>
            <w:rFonts w:ascii="Book Antiqua" w:hAnsi="Book Antiqua"/>
            <w:caps/>
            <w:noProof/>
          </w:rPr>
          <w:t>1. Description and references</w:t>
        </w:r>
        <w:r w:rsidR="00A32296">
          <w:rPr>
            <w:noProof/>
            <w:webHidden/>
          </w:rPr>
          <w:tab/>
        </w:r>
        <w:r w:rsidR="00A32296">
          <w:rPr>
            <w:noProof/>
            <w:webHidden/>
          </w:rPr>
          <w:fldChar w:fldCharType="begin"/>
        </w:r>
        <w:r w:rsidR="00A32296">
          <w:rPr>
            <w:noProof/>
            <w:webHidden/>
          </w:rPr>
          <w:instrText xml:space="preserve"> PAGEREF _Toc42155267 \h </w:instrText>
        </w:r>
        <w:r w:rsidR="00A32296">
          <w:rPr>
            <w:noProof/>
            <w:webHidden/>
          </w:rPr>
        </w:r>
        <w:r w:rsidR="00A32296">
          <w:rPr>
            <w:noProof/>
            <w:webHidden/>
          </w:rPr>
          <w:fldChar w:fldCharType="separate"/>
        </w:r>
        <w:r w:rsidR="00A32296">
          <w:rPr>
            <w:noProof/>
            <w:webHidden/>
          </w:rPr>
          <w:t>4</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68" w:history="1">
        <w:r w:rsidR="00A32296" w:rsidRPr="007151C4">
          <w:rPr>
            <w:rStyle w:val="Collegamentoipertestuale"/>
            <w:rFonts w:ascii="Book Antiqua" w:hAnsi="Book Antiqua"/>
            <w:caps/>
            <w:noProof/>
          </w:rPr>
          <w:t>2. Warranties and responsabilities</w:t>
        </w:r>
        <w:r w:rsidR="00A32296">
          <w:rPr>
            <w:noProof/>
            <w:webHidden/>
          </w:rPr>
          <w:tab/>
        </w:r>
        <w:r w:rsidR="00A32296">
          <w:rPr>
            <w:noProof/>
            <w:webHidden/>
          </w:rPr>
          <w:fldChar w:fldCharType="begin"/>
        </w:r>
        <w:r w:rsidR="00A32296">
          <w:rPr>
            <w:noProof/>
            <w:webHidden/>
          </w:rPr>
          <w:instrText xml:space="preserve"> PAGEREF _Toc42155268 \h </w:instrText>
        </w:r>
        <w:r w:rsidR="00A32296">
          <w:rPr>
            <w:noProof/>
            <w:webHidden/>
          </w:rPr>
        </w:r>
        <w:r w:rsidR="00A32296">
          <w:rPr>
            <w:noProof/>
            <w:webHidden/>
          </w:rPr>
          <w:fldChar w:fldCharType="separate"/>
        </w:r>
        <w:r w:rsidR="00A32296">
          <w:rPr>
            <w:noProof/>
            <w:webHidden/>
          </w:rPr>
          <w:t>6</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69" w:history="1">
        <w:r w:rsidR="00A32296" w:rsidRPr="007151C4">
          <w:rPr>
            <w:rStyle w:val="Collegamentoipertestuale"/>
            <w:rFonts w:ascii="Book Antiqua" w:hAnsi="Book Antiqua"/>
            <w:caps/>
            <w:noProof/>
          </w:rPr>
          <w:t>3. Citation of SPHERA v.9.0.0</w:t>
        </w:r>
        <w:r w:rsidR="00A32296">
          <w:rPr>
            <w:noProof/>
            <w:webHidden/>
          </w:rPr>
          <w:tab/>
        </w:r>
        <w:r w:rsidR="00A32296">
          <w:rPr>
            <w:noProof/>
            <w:webHidden/>
          </w:rPr>
          <w:fldChar w:fldCharType="begin"/>
        </w:r>
        <w:r w:rsidR="00A32296">
          <w:rPr>
            <w:noProof/>
            <w:webHidden/>
          </w:rPr>
          <w:instrText xml:space="preserve"> PAGEREF _Toc42155269 \h </w:instrText>
        </w:r>
        <w:r w:rsidR="00A32296">
          <w:rPr>
            <w:noProof/>
            <w:webHidden/>
          </w:rPr>
        </w:r>
        <w:r w:rsidR="00A32296">
          <w:rPr>
            <w:noProof/>
            <w:webHidden/>
          </w:rPr>
          <w:fldChar w:fldCharType="separate"/>
        </w:r>
        <w:r w:rsidR="00A32296">
          <w:rPr>
            <w:noProof/>
            <w:webHidden/>
          </w:rPr>
          <w:t>7</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70" w:history="1">
        <w:r w:rsidR="00A32296" w:rsidRPr="007151C4">
          <w:rPr>
            <w:rStyle w:val="Collegamentoipertestuale"/>
            <w:rFonts w:ascii="Book Antiqua" w:hAnsi="Book Antiqua"/>
            <w:caps/>
            <w:noProof/>
          </w:rPr>
          <w:t>4. SPHERA developers/authors</w:t>
        </w:r>
        <w:r w:rsidR="00A32296">
          <w:rPr>
            <w:noProof/>
            <w:webHidden/>
          </w:rPr>
          <w:tab/>
        </w:r>
        <w:r w:rsidR="00A32296">
          <w:rPr>
            <w:noProof/>
            <w:webHidden/>
          </w:rPr>
          <w:fldChar w:fldCharType="begin"/>
        </w:r>
        <w:r w:rsidR="00A32296">
          <w:rPr>
            <w:noProof/>
            <w:webHidden/>
          </w:rPr>
          <w:instrText xml:space="preserve"> PAGEREF _Toc42155270 \h </w:instrText>
        </w:r>
        <w:r w:rsidR="00A32296">
          <w:rPr>
            <w:noProof/>
            <w:webHidden/>
          </w:rPr>
        </w:r>
        <w:r w:rsidR="00A32296">
          <w:rPr>
            <w:noProof/>
            <w:webHidden/>
          </w:rPr>
          <w:fldChar w:fldCharType="separate"/>
        </w:r>
        <w:r w:rsidR="00A32296">
          <w:rPr>
            <w:noProof/>
            <w:webHidden/>
          </w:rPr>
          <w:t>8</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71" w:history="1">
        <w:r w:rsidR="00A32296" w:rsidRPr="007151C4">
          <w:rPr>
            <w:rStyle w:val="Collegamentoipertestuale"/>
            <w:rFonts w:ascii="Book Antiqua" w:hAnsi="Book Antiqua"/>
            <w:caps/>
            <w:noProof/>
          </w:rPr>
          <w:t>5. SPHERA official users</w:t>
        </w:r>
        <w:r w:rsidR="00A32296">
          <w:rPr>
            <w:noProof/>
            <w:webHidden/>
          </w:rPr>
          <w:tab/>
        </w:r>
        <w:r w:rsidR="00A32296">
          <w:rPr>
            <w:noProof/>
            <w:webHidden/>
          </w:rPr>
          <w:fldChar w:fldCharType="begin"/>
        </w:r>
        <w:r w:rsidR="00A32296">
          <w:rPr>
            <w:noProof/>
            <w:webHidden/>
          </w:rPr>
          <w:instrText xml:space="preserve"> PAGEREF _Toc42155271 \h </w:instrText>
        </w:r>
        <w:r w:rsidR="00A32296">
          <w:rPr>
            <w:noProof/>
            <w:webHidden/>
          </w:rPr>
        </w:r>
        <w:r w:rsidR="00A32296">
          <w:rPr>
            <w:noProof/>
            <w:webHidden/>
          </w:rPr>
          <w:fldChar w:fldCharType="separate"/>
        </w:r>
        <w:r w:rsidR="00A32296">
          <w:rPr>
            <w:noProof/>
            <w:webHidden/>
          </w:rPr>
          <w:t>9</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72" w:history="1">
        <w:r w:rsidR="00A32296" w:rsidRPr="007151C4">
          <w:rPr>
            <w:rStyle w:val="Collegamentoipertestuale"/>
            <w:rFonts w:ascii="Book Antiqua" w:hAnsi="Book Antiqua"/>
            <w:caps/>
            <w:noProof/>
          </w:rPr>
          <w:t>6. The scheme for transport of solid bodies and the Semi-Analytic approach as a boundary treatment scheme for fixed boundaries</w:t>
        </w:r>
        <w:r w:rsidR="00A32296">
          <w:rPr>
            <w:noProof/>
            <w:webHidden/>
          </w:rPr>
          <w:tab/>
        </w:r>
        <w:r w:rsidR="00A32296">
          <w:rPr>
            <w:noProof/>
            <w:webHidden/>
          </w:rPr>
          <w:fldChar w:fldCharType="begin"/>
        </w:r>
        <w:r w:rsidR="00A32296">
          <w:rPr>
            <w:noProof/>
            <w:webHidden/>
          </w:rPr>
          <w:instrText xml:space="preserve"> PAGEREF _Toc42155272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73"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Smoothed Particle Hydrodynamics (SPH)</w:t>
        </w:r>
        <w:r w:rsidR="00A32296">
          <w:rPr>
            <w:noProof/>
            <w:webHidden/>
          </w:rPr>
          <w:tab/>
        </w:r>
        <w:r w:rsidR="00A32296">
          <w:rPr>
            <w:noProof/>
            <w:webHidden/>
          </w:rPr>
          <w:fldChar w:fldCharType="begin"/>
        </w:r>
        <w:r w:rsidR="00A32296">
          <w:rPr>
            <w:noProof/>
            <w:webHidden/>
          </w:rPr>
          <w:instrText xml:space="preserve"> PAGEREF _Toc42155273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74"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approximation of the balance equations of fluid dynamics with the boundary treatment scheme of Di Monaco et al. (2011; semi-analytic approach)</w:t>
        </w:r>
        <w:r w:rsidR="00A32296">
          <w:rPr>
            <w:noProof/>
            <w:webHidden/>
          </w:rPr>
          <w:tab/>
        </w:r>
        <w:r w:rsidR="00A32296">
          <w:rPr>
            <w:noProof/>
            <w:webHidden/>
          </w:rPr>
          <w:fldChar w:fldCharType="begin"/>
        </w:r>
        <w:r w:rsidR="00A32296">
          <w:rPr>
            <w:noProof/>
            <w:webHidden/>
          </w:rPr>
          <w:instrText xml:space="preserve"> PAGEREF _Toc42155274 \h </w:instrText>
        </w:r>
        <w:r w:rsidR="00A32296">
          <w:rPr>
            <w:noProof/>
            <w:webHidden/>
          </w:rPr>
        </w:r>
        <w:r w:rsidR="00A32296">
          <w:rPr>
            <w:noProof/>
            <w:webHidden/>
          </w:rPr>
          <w:fldChar w:fldCharType="separate"/>
        </w:r>
        <w:r w:rsidR="00A32296">
          <w:rPr>
            <w:noProof/>
            <w:webHidden/>
          </w:rPr>
          <w:t>17</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75"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balance equations for rigid body transport</w:t>
        </w:r>
        <w:r w:rsidR="00A32296">
          <w:rPr>
            <w:noProof/>
            <w:webHidden/>
          </w:rPr>
          <w:tab/>
        </w:r>
        <w:r w:rsidR="00A32296">
          <w:rPr>
            <w:noProof/>
            <w:webHidden/>
          </w:rPr>
          <w:fldChar w:fldCharType="begin"/>
        </w:r>
        <w:r w:rsidR="00A32296">
          <w:rPr>
            <w:noProof/>
            <w:webHidden/>
          </w:rPr>
          <w:instrText xml:space="preserve"> PAGEREF _Toc42155275 \h </w:instrText>
        </w:r>
        <w:r w:rsidR="00A32296">
          <w:rPr>
            <w:noProof/>
            <w:webHidden/>
          </w:rPr>
        </w:r>
        <w:r w:rsidR="00A32296">
          <w:rPr>
            <w:noProof/>
            <w:webHidden/>
          </w:rPr>
          <w:fldChar w:fldCharType="separate"/>
        </w:r>
        <w:r w:rsidR="00A32296">
          <w:rPr>
            <w:noProof/>
            <w:webHidden/>
          </w:rPr>
          <w:t>20</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76"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Improving 3D rotations</w:t>
        </w:r>
        <w:r w:rsidR="00A32296">
          <w:rPr>
            <w:noProof/>
            <w:webHidden/>
          </w:rPr>
          <w:tab/>
        </w:r>
        <w:r w:rsidR="00A32296">
          <w:rPr>
            <w:noProof/>
            <w:webHidden/>
          </w:rPr>
          <w:fldChar w:fldCharType="begin"/>
        </w:r>
        <w:r w:rsidR="00A32296">
          <w:rPr>
            <w:noProof/>
            <w:webHidden/>
          </w:rPr>
          <w:instrText xml:space="preserve"> PAGEREF _Toc42155276 \h </w:instrText>
        </w:r>
        <w:r w:rsidR="00A32296">
          <w:rPr>
            <w:noProof/>
            <w:webHidden/>
          </w:rPr>
        </w:r>
        <w:r w:rsidR="00A32296">
          <w:rPr>
            <w:noProof/>
            <w:webHidden/>
          </w:rPr>
          <w:fldChar w:fldCharType="separate"/>
        </w:r>
        <w:r w:rsidR="00A32296">
          <w:rPr>
            <w:noProof/>
            <w:webHidden/>
          </w:rPr>
          <w:t>22</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77"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Reaction forces</w:t>
        </w:r>
        <w:r w:rsidR="00A32296">
          <w:rPr>
            <w:noProof/>
            <w:webHidden/>
          </w:rPr>
          <w:tab/>
        </w:r>
        <w:r w:rsidR="00A32296">
          <w:rPr>
            <w:noProof/>
            <w:webHidden/>
          </w:rPr>
          <w:fldChar w:fldCharType="begin"/>
        </w:r>
        <w:r w:rsidR="00A32296">
          <w:rPr>
            <w:noProof/>
            <w:webHidden/>
          </w:rPr>
          <w:instrText xml:space="preserve"> PAGEREF _Toc42155277 \h </w:instrText>
        </w:r>
        <w:r w:rsidR="00A32296">
          <w:rPr>
            <w:noProof/>
            <w:webHidden/>
          </w:rPr>
        </w:r>
        <w:r w:rsidR="00A32296">
          <w:rPr>
            <w:noProof/>
            <w:webHidden/>
          </w:rPr>
          <w:fldChar w:fldCharType="separate"/>
        </w:r>
        <w:r w:rsidR="00A32296">
          <w:rPr>
            <w:noProof/>
            <w:webHidden/>
          </w:rPr>
          <w:t>24</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78"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Sliding friction force</w:t>
        </w:r>
        <w:r w:rsidR="00A32296">
          <w:rPr>
            <w:noProof/>
            <w:webHidden/>
          </w:rPr>
          <w:tab/>
        </w:r>
        <w:r w:rsidR="00A32296">
          <w:rPr>
            <w:noProof/>
            <w:webHidden/>
          </w:rPr>
          <w:fldChar w:fldCharType="begin"/>
        </w:r>
        <w:r w:rsidR="00A32296">
          <w:rPr>
            <w:noProof/>
            <w:webHidden/>
          </w:rPr>
          <w:instrText xml:space="preserve"> PAGEREF _Toc42155278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279" w:history="1">
        <w:r w:rsidR="00A32296" w:rsidRPr="007151C4">
          <w:rPr>
            <w:rStyle w:val="Collegamentoipertestuale"/>
            <w:noProof/>
            <w:lang w:val="en-GB"/>
          </w:rPr>
          <w:t>6.2.1.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(non-negative value for the input friction angle and body-frontier interactions)</w:t>
        </w:r>
        <w:r w:rsidR="00A32296">
          <w:rPr>
            <w:noProof/>
            <w:webHidden/>
          </w:rPr>
          <w:tab/>
        </w:r>
        <w:r w:rsidR="00A32296">
          <w:rPr>
            <w:noProof/>
            <w:webHidden/>
          </w:rPr>
          <w:fldChar w:fldCharType="begin"/>
        </w:r>
        <w:r w:rsidR="00A32296">
          <w:rPr>
            <w:noProof/>
            <w:webHidden/>
          </w:rPr>
          <w:instrText xml:space="preserve"> PAGEREF _Toc42155279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280" w:history="1">
        <w:r w:rsidR="00A32296" w:rsidRPr="007151C4">
          <w:rPr>
            <w:rStyle w:val="Collegamentoipertestuale"/>
            <w:noProof/>
            <w:lang w:val="en-GB"/>
          </w:rPr>
          <w:t>6.2.2.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(negative value for the input friction angle or body-body interactions)</w:t>
        </w:r>
        <w:r w:rsidR="00A32296">
          <w:rPr>
            <w:noProof/>
            <w:webHidden/>
          </w:rPr>
          <w:tab/>
        </w:r>
        <w:r w:rsidR="00A32296">
          <w:rPr>
            <w:noProof/>
            <w:webHidden/>
          </w:rPr>
          <w:fldChar w:fldCharType="begin"/>
        </w:r>
        <w:r w:rsidR="00A32296">
          <w:rPr>
            <w:noProof/>
            <w:webHidden/>
          </w:rPr>
          <w:instrText xml:space="preserve"> PAGEREF _Toc42155280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281" w:history="1">
        <w:r w:rsidR="00A32296" w:rsidRPr="007151C4">
          <w:rPr>
            <w:rStyle w:val="Collegamentoipertestuale"/>
            <w:noProof/>
            <w:lang w:val="en-GB"/>
          </w:rPr>
          <w:t>6.2.3.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_Toc42155281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82"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Body-boundary normal reaction force under sliding (at null normal velocity)</w:t>
        </w:r>
        <w:r w:rsidR="00A32296">
          <w:rPr>
            <w:noProof/>
            <w:webHidden/>
          </w:rPr>
          <w:tab/>
        </w:r>
        <w:r w:rsidR="00A32296">
          <w:rPr>
            <w:noProof/>
            <w:webHidden/>
          </w:rPr>
          <w:fldChar w:fldCharType="begin"/>
        </w:r>
        <w:r w:rsidR="00A32296">
          <w:rPr>
            <w:noProof/>
            <w:webHidden/>
          </w:rPr>
          <w:instrText xml:space="preserve"> PAGEREF _Toc42155282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283" w:history="1">
        <w:r w:rsidR="00A32296" w:rsidRPr="007151C4">
          <w:rPr>
            <w:rStyle w:val="Collegamentoipertestuale"/>
            <w:noProof/>
            <w:lang w:val="en-GB"/>
          </w:rPr>
          <w:t>6.3.1.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w:t>
        </w:r>
        <w:r w:rsidR="00A32296">
          <w:rPr>
            <w:noProof/>
            <w:webHidden/>
          </w:rPr>
          <w:tab/>
        </w:r>
        <w:r w:rsidR="00A32296">
          <w:rPr>
            <w:noProof/>
            <w:webHidden/>
          </w:rPr>
          <w:fldChar w:fldCharType="begin"/>
        </w:r>
        <w:r w:rsidR="00A32296">
          <w:rPr>
            <w:noProof/>
            <w:webHidden/>
          </w:rPr>
          <w:instrText xml:space="preserve"> PAGEREF _Toc42155283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284" w:history="1">
        <w:r w:rsidR="00A32296" w:rsidRPr="007151C4">
          <w:rPr>
            <w:rStyle w:val="Collegamentoipertestuale"/>
            <w:noProof/>
            <w:lang w:val="en-GB"/>
          </w:rPr>
          <w:t>6.3.2.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_Toc42155284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85"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Fluid-body interaction terms</w:t>
        </w:r>
        <w:r w:rsidR="00A32296">
          <w:rPr>
            <w:noProof/>
            <w:webHidden/>
          </w:rPr>
          <w:tab/>
        </w:r>
        <w:r w:rsidR="00A32296">
          <w:rPr>
            <w:noProof/>
            <w:webHidden/>
          </w:rPr>
          <w:fldChar w:fldCharType="begin"/>
        </w:r>
        <w:r w:rsidR="00A32296">
          <w:rPr>
            <w:noProof/>
            <w:webHidden/>
          </w:rPr>
          <w:instrText xml:space="preserve"> PAGEREF _Toc42155285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86" w:history="1">
        <w:r w:rsidR="00A32296" w:rsidRPr="007151C4">
          <w:rPr>
            <w:rStyle w:val="Collegamentoipertestuale"/>
            <w:noProof/>
          </w:rPr>
          <w:t>6.5.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Solid-solid interaction terms</w:t>
        </w:r>
        <w:r w:rsidR="00A32296">
          <w:rPr>
            <w:noProof/>
            <w:webHidden/>
          </w:rPr>
          <w:tab/>
        </w:r>
        <w:r w:rsidR="00A32296">
          <w:rPr>
            <w:noProof/>
            <w:webHidden/>
          </w:rPr>
          <w:fldChar w:fldCharType="begin"/>
        </w:r>
        <w:r w:rsidR="00A32296">
          <w:rPr>
            <w:noProof/>
            <w:webHidden/>
          </w:rPr>
          <w:instrText xml:space="preserve"> PAGEREF _Toc42155286 \h </w:instrText>
        </w:r>
        <w:r w:rsidR="00A32296">
          <w:rPr>
            <w:noProof/>
            <w:webHidden/>
          </w:rPr>
        </w:r>
        <w:r w:rsidR="00A32296">
          <w:rPr>
            <w:noProof/>
            <w:webHidden/>
          </w:rPr>
          <w:fldChar w:fldCharType="separate"/>
        </w:r>
        <w:r w:rsidR="00A32296">
          <w:rPr>
            <w:noProof/>
            <w:webHidden/>
          </w:rPr>
          <w:t>31</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87" w:history="1">
        <w:r w:rsidR="00A32296" w:rsidRPr="007151C4">
          <w:rPr>
            <w:rStyle w:val="Collegamentoipertestuale"/>
            <w:noProof/>
          </w:rPr>
          <w:t>6.6.</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Normal restitution coefficient</w:t>
        </w:r>
        <w:r w:rsidR="00A32296">
          <w:rPr>
            <w:noProof/>
            <w:webHidden/>
          </w:rPr>
          <w:tab/>
        </w:r>
        <w:r w:rsidR="00A32296">
          <w:rPr>
            <w:noProof/>
            <w:webHidden/>
          </w:rPr>
          <w:fldChar w:fldCharType="begin"/>
        </w:r>
        <w:r w:rsidR="00A32296">
          <w:rPr>
            <w:noProof/>
            <w:webHidden/>
          </w:rPr>
          <w:instrText xml:space="preserve"> PAGEREF _Toc42155287 \h </w:instrText>
        </w:r>
        <w:r w:rsidR="00A32296">
          <w:rPr>
            <w:noProof/>
            <w:webHidden/>
          </w:rPr>
        </w:r>
        <w:r w:rsidR="00A32296">
          <w:rPr>
            <w:noProof/>
            <w:webHidden/>
          </w:rPr>
          <w:fldChar w:fldCharType="separate"/>
        </w:r>
        <w:r w:rsidR="00A32296">
          <w:rPr>
            <w:noProof/>
            <w:webHidden/>
          </w:rPr>
          <w:t>33</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88" w:history="1">
        <w:r w:rsidR="00A32296" w:rsidRPr="007151C4">
          <w:rPr>
            <w:rStyle w:val="Collegamentoipertestuale"/>
            <w:rFonts w:ascii="Book Antiqua" w:hAnsi="Book Antiqua"/>
            <w:caps/>
            <w:noProof/>
          </w:rPr>
          <w:t>7. The scheme for dense granular flows</w:t>
        </w:r>
        <w:r w:rsidR="00A32296">
          <w:rPr>
            <w:noProof/>
            <w:webHidden/>
          </w:rPr>
          <w:tab/>
        </w:r>
        <w:r w:rsidR="00A32296">
          <w:rPr>
            <w:noProof/>
            <w:webHidden/>
          </w:rPr>
          <w:fldChar w:fldCharType="begin"/>
        </w:r>
        <w:r w:rsidR="00A32296">
          <w:rPr>
            <w:noProof/>
            <w:webHidden/>
          </w:rPr>
          <w:instrText xml:space="preserve"> PAGEREF _Toc42155288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89" w:history="1">
        <w:r w:rsidR="00A32296" w:rsidRPr="007151C4">
          <w:rPr>
            <w:rStyle w:val="Collegamentoipertestuale"/>
            <w:noProof/>
          </w:rPr>
          <w:t>7.1.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Mixture model for dense granular flows</w:t>
        </w:r>
        <w:r w:rsidR="00A32296">
          <w:rPr>
            <w:noProof/>
            <w:webHidden/>
          </w:rPr>
          <w:tab/>
        </w:r>
        <w:r w:rsidR="00A32296">
          <w:rPr>
            <w:noProof/>
            <w:webHidden/>
          </w:rPr>
          <w:fldChar w:fldCharType="begin"/>
        </w:r>
        <w:r w:rsidR="00A32296">
          <w:rPr>
            <w:noProof/>
            <w:webHidden/>
          </w:rPr>
          <w:instrText xml:space="preserve"> PAGEREF _Toc42155289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90" w:history="1">
        <w:r w:rsidR="00A32296" w:rsidRPr="007151C4">
          <w:rPr>
            <w:rStyle w:val="Collegamentoipertestuale"/>
            <w:noProof/>
            <w:lang w:val="it-IT"/>
          </w:rPr>
          <w:t>7.2.</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2-interface 3D erosion criterion</w:t>
        </w:r>
        <w:r w:rsidR="00A32296">
          <w:rPr>
            <w:noProof/>
            <w:webHidden/>
          </w:rPr>
          <w:tab/>
        </w:r>
        <w:r w:rsidR="00A32296">
          <w:rPr>
            <w:noProof/>
            <w:webHidden/>
          </w:rPr>
          <w:fldChar w:fldCharType="begin"/>
        </w:r>
        <w:r w:rsidR="00A32296">
          <w:rPr>
            <w:noProof/>
            <w:webHidden/>
          </w:rPr>
          <w:instrText xml:space="preserve"> PAGEREF _Toc42155290 \h </w:instrText>
        </w:r>
        <w:r w:rsidR="00A32296">
          <w:rPr>
            <w:noProof/>
            <w:webHidden/>
          </w:rPr>
        </w:r>
        <w:r w:rsidR="00A32296">
          <w:rPr>
            <w:noProof/>
            <w:webHidden/>
          </w:rPr>
          <w:fldChar w:fldCharType="separate"/>
        </w:r>
        <w:r w:rsidR="00A32296">
          <w:rPr>
            <w:noProof/>
            <w:webHidden/>
          </w:rPr>
          <w:t>39</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91" w:history="1">
        <w:r w:rsidR="00A32296" w:rsidRPr="007151C4">
          <w:rPr>
            <w:rStyle w:val="Collegamentoipertestuale"/>
            <w:noProof/>
          </w:rPr>
          <w:t>7.3.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A simplified approach for soil liquefaction</w:t>
        </w:r>
        <w:r w:rsidR="00A32296">
          <w:rPr>
            <w:noProof/>
            <w:webHidden/>
          </w:rPr>
          <w:tab/>
        </w:r>
        <w:r w:rsidR="00A32296">
          <w:rPr>
            <w:noProof/>
            <w:webHidden/>
          </w:rPr>
          <w:fldChar w:fldCharType="begin"/>
        </w:r>
        <w:r w:rsidR="00A32296">
          <w:rPr>
            <w:noProof/>
            <w:webHidden/>
          </w:rPr>
          <w:instrText xml:space="preserve"> PAGEREF _Toc42155291 \h </w:instrText>
        </w:r>
        <w:r w:rsidR="00A32296">
          <w:rPr>
            <w:noProof/>
            <w:webHidden/>
          </w:rPr>
        </w:r>
        <w:r w:rsidR="00A32296">
          <w:rPr>
            <w:noProof/>
            <w:webHidden/>
          </w:rPr>
          <w:fldChar w:fldCharType="separate"/>
        </w:r>
        <w:r w:rsidR="00A32296">
          <w:rPr>
            <w:noProof/>
            <w:webHidden/>
          </w:rPr>
          <w:t>42</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92" w:history="1">
        <w:r w:rsidR="00A32296" w:rsidRPr="007151C4">
          <w:rPr>
            <w:rStyle w:val="Collegamentoipertestuale"/>
            <w:rFonts w:ascii="Book Antiqua" w:hAnsi="Book Antiqua"/>
            <w:caps/>
            <w:noProof/>
          </w:rPr>
          <w:t>8. The DB-SPH boundary treatment scheme</w:t>
        </w:r>
        <w:r w:rsidR="00A32296">
          <w:rPr>
            <w:noProof/>
            <w:webHidden/>
          </w:rPr>
          <w:tab/>
        </w:r>
        <w:r w:rsidR="00A32296">
          <w:rPr>
            <w:noProof/>
            <w:webHidden/>
          </w:rPr>
          <w:fldChar w:fldCharType="begin"/>
        </w:r>
        <w:r w:rsidR="00A32296">
          <w:rPr>
            <w:noProof/>
            <w:webHidden/>
          </w:rPr>
          <w:instrText xml:space="preserve"> PAGEREF _Toc42155292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93" w:history="1">
        <w:r w:rsidR="00A32296" w:rsidRPr="007151C4">
          <w:rPr>
            <w:rStyle w:val="Collegamentoipertestuale"/>
            <w:noProof/>
          </w:rPr>
          <w:t>8.1.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particle approximation and modifications of the balance equations</w:t>
        </w:r>
        <w:r w:rsidR="00A32296">
          <w:rPr>
            <w:noProof/>
            <w:webHidden/>
          </w:rPr>
          <w:tab/>
        </w:r>
        <w:r w:rsidR="00A32296">
          <w:rPr>
            <w:noProof/>
            <w:webHidden/>
          </w:rPr>
          <w:fldChar w:fldCharType="begin"/>
        </w:r>
        <w:r w:rsidR="00A32296">
          <w:rPr>
            <w:noProof/>
            <w:webHidden/>
          </w:rPr>
          <w:instrText xml:space="preserve"> PAGEREF _Toc42155293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94" w:history="1">
        <w:r w:rsidR="00A32296" w:rsidRPr="007151C4">
          <w:rPr>
            <w:rStyle w:val="Collegamentoipertestuale"/>
            <w:noProof/>
          </w:rPr>
          <w:t>8.2.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1D Linearized Partial Riemann Solver</w:t>
        </w:r>
        <w:r w:rsidR="00A32296">
          <w:rPr>
            <w:noProof/>
            <w:webHidden/>
          </w:rPr>
          <w:tab/>
        </w:r>
        <w:r w:rsidR="00A32296">
          <w:rPr>
            <w:noProof/>
            <w:webHidden/>
          </w:rPr>
          <w:fldChar w:fldCharType="begin"/>
        </w:r>
        <w:r w:rsidR="00A32296">
          <w:rPr>
            <w:noProof/>
            <w:webHidden/>
          </w:rPr>
          <w:instrText xml:space="preserve"> PAGEREF _Toc42155294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95" w:history="1">
        <w:r w:rsidR="00A32296" w:rsidRPr="007151C4">
          <w:rPr>
            <w:rStyle w:val="Collegamentoipertestuale"/>
            <w:noProof/>
          </w:rPr>
          <w:t>8.3.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Semi-particle volume</w:t>
        </w:r>
        <w:r w:rsidR="00A32296">
          <w:rPr>
            <w:noProof/>
            <w:webHidden/>
          </w:rPr>
          <w:tab/>
        </w:r>
        <w:r w:rsidR="00A32296">
          <w:rPr>
            <w:noProof/>
            <w:webHidden/>
          </w:rPr>
          <w:fldChar w:fldCharType="begin"/>
        </w:r>
        <w:r w:rsidR="00A32296">
          <w:rPr>
            <w:noProof/>
            <w:webHidden/>
          </w:rPr>
          <w:instrText xml:space="preserve"> PAGEREF _Toc42155295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96" w:history="1">
        <w:r w:rsidR="00A32296" w:rsidRPr="007151C4">
          <w:rPr>
            <w:rStyle w:val="Collegamentoipertestuale"/>
            <w:noProof/>
          </w:rPr>
          <w:t>8.4.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inlet and outlet sections</w:t>
        </w:r>
        <w:r w:rsidR="00A32296">
          <w:rPr>
            <w:noProof/>
            <w:webHidden/>
          </w:rPr>
          <w:tab/>
        </w:r>
        <w:r w:rsidR="00A32296">
          <w:rPr>
            <w:noProof/>
            <w:webHidden/>
          </w:rPr>
          <w:fldChar w:fldCharType="begin"/>
        </w:r>
        <w:r w:rsidR="00A32296">
          <w:rPr>
            <w:noProof/>
            <w:webHidden/>
          </w:rPr>
          <w:instrText xml:space="preserve"> PAGEREF _Toc42155296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297" w:history="1">
        <w:r w:rsidR="00A32296" w:rsidRPr="007151C4">
          <w:rPr>
            <w:rStyle w:val="Collegamentoipertestuale"/>
            <w:noProof/>
          </w:rPr>
          <w:t>8.5.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Shear stress boundary terms</w:t>
        </w:r>
        <w:r w:rsidR="00A32296">
          <w:rPr>
            <w:noProof/>
            <w:webHidden/>
          </w:rPr>
          <w:tab/>
        </w:r>
        <w:r w:rsidR="00A32296">
          <w:rPr>
            <w:noProof/>
            <w:webHidden/>
          </w:rPr>
          <w:fldChar w:fldCharType="begin"/>
        </w:r>
        <w:r w:rsidR="00A32296">
          <w:rPr>
            <w:noProof/>
            <w:webHidden/>
          </w:rPr>
          <w:instrText xml:space="preserve"> PAGEREF _Toc42155297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98" w:history="1">
        <w:r w:rsidR="00A32296" w:rsidRPr="007151C4">
          <w:rPr>
            <w:rStyle w:val="Collegamentoipertestuale"/>
            <w:rFonts w:ascii="Book Antiqua" w:hAnsi="Book Antiqua"/>
            <w:caps/>
            <w:noProof/>
          </w:rPr>
          <w:t>9. Time integration schemes (Leapfrog, Euler, Heun)</w:t>
        </w:r>
        <w:r w:rsidR="00A32296">
          <w:rPr>
            <w:noProof/>
            <w:webHidden/>
          </w:rPr>
          <w:tab/>
        </w:r>
        <w:r w:rsidR="00A32296">
          <w:rPr>
            <w:noProof/>
            <w:webHidden/>
          </w:rPr>
          <w:fldChar w:fldCharType="begin"/>
        </w:r>
        <w:r w:rsidR="00A32296">
          <w:rPr>
            <w:noProof/>
            <w:webHidden/>
          </w:rPr>
          <w:instrText xml:space="preserve"> PAGEREF _Toc42155298 \h </w:instrText>
        </w:r>
        <w:r w:rsidR="00A32296">
          <w:rPr>
            <w:noProof/>
            <w:webHidden/>
          </w:rPr>
        </w:r>
        <w:r w:rsidR="00A32296">
          <w:rPr>
            <w:noProof/>
            <w:webHidden/>
          </w:rPr>
          <w:fldChar w:fldCharType="separate"/>
        </w:r>
        <w:r w:rsidR="00A32296">
          <w:rPr>
            <w:noProof/>
            <w:webHidden/>
          </w:rPr>
          <w:t>49</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299" w:history="1">
        <w:r w:rsidR="00A32296" w:rsidRPr="007151C4">
          <w:rPr>
            <w:rStyle w:val="Collegamentoipertestuale"/>
            <w:rFonts w:ascii="Book Antiqua" w:hAnsi="Book Antiqua"/>
            <w:caps/>
            <w:noProof/>
          </w:rPr>
          <w:t>10. The substation-flooding damage scheme</w:t>
        </w:r>
        <w:r w:rsidR="00A32296">
          <w:rPr>
            <w:noProof/>
            <w:webHidden/>
          </w:rPr>
          <w:tab/>
        </w:r>
        <w:r w:rsidR="00A32296">
          <w:rPr>
            <w:noProof/>
            <w:webHidden/>
          </w:rPr>
          <w:fldChar w:fldCharType="begin"/>
        </w:r>
        <w:r w:rsidR="00A32296">
          <w:rPr>
            <w:noProof/>
            <w:webHidden/>
          </w:rPr>
          <w:instrText xml:space="preserve"> PAGEREF _Toc42155299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00" w:history="1">
        <w:r w:rsidR="00A32296" w:rsidRPr="007151C4">
          <w:rPr>
            <w:rStyle w:val="Collegamentoipertestuale"/>
            <w:noProof/>
          </w:rPr>
          <w:t>10.1.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Mathematical models</w:t>
        </w:r>
        <w:r w:rsidR="00A32296">
          <w:rPr>
            <w:noProof/>
            <w:webHidden/>
          </w:rPr>
          <w:tab/>
        </w:r>
        <w:r w:rsidR="00A32296">
          <w:rPr>
            <w:noProof/>
            <w:webHidden/>
          </w:rPr>
          <w:fldChar w:fldCharType="begin"/>
        </w:r>
        <w:r w:rsidR="00A32296">
          <w:rPr>
            <w:noProof/>
            <w:webHidden/>
          </w:rPr>
          <w:instrText xml:space="preserve"> PAGEREF _Toc42155300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01" w:history="1">
        <w:r w:rsidR="00A32296" w:rsidRPr="007151C4">
          <w:rPr>
            <w:rStyle w:val="Collegamentoipertestuale"/>
            <w:noProof/>
            <w:lang w:val="en-GB"/>
          </w:rPr>
          <w:t>10.1.1.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Proxy damage and vulnerability to flood-induced blackout events, in the absence of redundancy (at the level of the single electrical substations)</w:t>
        </w:r>
        <w:r w:rsidR="00A32296">
          <w:rPr>
            <w:noProof/>
            <w:webHidden/>
          </w:rPr>
          <w:tab/>
        </w:r>
        <w:r w:rsidR="00A32296">
          <w:rPr>
            <w:noProof/>
            <w:webHidden/>
          </w:rPr>
          <w:fldChar w:fldCharType="begin"/>
        </w:r>
        <w:r w:rsidR="00A32296">
          <w:rPr>
            <w:noProof/>
            <w:webHidden/>
          </w:rPr>
          <w:instrText xml:space="preserve"> PAGEREF _Toc42155301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02" w:history="1">
        <w:r w:rsidR="00A32296" w:rsidRPr="007151C4">
          <w:rPr>
            <w:rStyle w:val="Collegamentoipertestuale"/>
            <w:noProof/>
            <w:lang w:val="en-GB"/>
          </w:rPr>
          <w:t>10.1.2.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Flood-induced damage to the components of the electrical substations</w:t>
        </w:r>
        <w:r w:rsidR="00A32296">
          <w:rPr>
            <w:noProof/>
            <w:webHidden/>
          </w:rPr>
          <w:tab/>
        </w:r>
        <w:r w:rsidR="00A32296">
          <w:rPr>
            <w:noProof/>
            <w:webHidden/>
          </w:rPr>
          <w:fldChar w:fldCharType="begin"/>
        </w:r>
        <w:r w:rsidR="00A32296">
          <w:rPr>
            <w:noProof/>
            <w:webHidden/>
          </w:rPr>
          <w:instrText xml:space="preserve"> PAGEREF _Toc42155302 \h </w:instrText>
        </w:r>
        <w:r w:rsidR="00A32296">
          <w:rPr>
            <w:noProof/>
            <w:webHidden/>
          </w:rPr>
        </w:r>
        <w:r w:rsidR="00A32296">
          <w:rPr>
            <w:noProof/>
            <w:webHidden/>
          </w:rPr>
          <w:fldChar w:fldCharType="separate"/>
        </w:r>
        <w:r w:rsidR="00A32296">
          <w:rPr>
            <w:noProof/>
            <w:webHidden/>
          </w:rPr>
          <w:t>52</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03" w:history="1">
        <w:r w:rsidR="00A32296" w:rsidRPr="007151C4">
          <w:rPr>
            <w:rStyle w:val="Collegamentoipertestuale"/>
            <w:noProof/>
          </w:rPr>
          <w:t>10.2.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The numerical models</w:t>
        </w:r>
        <w:r w:rsidR="00A32296">
          <w:rPr>
            <w:noProof/>
            <w:webHidden/>
          </w:rPr>
          <w:tab/>
        </w:r>
        <w:r w:rsidR="00A32296">
          <w:rPr>
            <w:noProof/>
            <w:webHidden/>
          </w:rPr>
          <w:fldChar w:fldCharType="begin"/>
        </w:r>
        <w:r w:rsidR="00A32296">
          <w:rPr>
            <w:noProof/>
            <w:webHidden/>
          </w:rPr>
          <w:instrText xml:space="preserve"> PAGEREF _Toc42155303 \h </w:instrText>
        </w:r>
        <w:r w:rsidR="00A32296">
          <w:rPr>
            <w:noProof/>
            <w:webHidden/>
          </w:rPr>
        </w:r>
        <w:r w:rsidR="00A32296">
          <w:rPr>
            <w:noProof/>
            <w:webHidden/>
          </w:rPr>
          <w:fldChar w:fldCharType="separate"/>
        </w:r>
        <w:r w:rsidR="00A32296">
          <w:rPr>
            <w:noProof/>
            <w:webHidden/>
          </w:rPr>
          <w:t>53</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304" w:history="1">
        <w:r w:rsidR="00A32296" w:rsidRPr="007151C4">
          <w:rPr>
            <w:rStyle w:val="Collegamentoipertestuale"/>
            <w:rFonts w:ascii="Book Antiqua" w:hAnsi="Book Antiqua"/>
            <w:caps/>
            <w:noProof/>
          </w:rPr>
          <w:t>11. The modelling chain</w:t>
        </w:r>
        <w:r w:rsidR="00A32296">
          <w:rPr>
            <w:noProof/>
            <w:webHidden/>
          </w:rPr>
          <w:tab/>
        </w:r>
        <w:r w:rsidR="00A32296">
          <w:rPr>
            <w:noProof/>
            <w:webHidden/>
          </w:rPr>
          <w:fldChar w:fldCharType="begin"/>
        </w:r>
        <w:r w:rsidR="00A32296">
          <w:rPr>
            <w:noProof/>
            <w:webHidden/>
          </w:rPr>
          <w:instrText xml:space="preserve"> PAGEREF _Toc42155304 \h </w:instrText>
        </w:r>
        <w:r w:rsidR="00A32296">
          <w:rPr>
            <w:noProof/>
            <w:webHidden/>
          </w:rPr>
        </w:r>
        <w:r w:rsidR="00A32296">
          <w:rPr>
            <w:noProof/>
            <w:webHidden/>
          </w:rPr>
          <w:fldChar w:fldCharType="separate"/>
        </w:r>
        <w:r w:rsidR="00A32296">
          <w:rPr>
            <w:noProof/>
            <w:webHidden/>
          </w:rPr>
          <w:t>54</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305" w:history="1">
        <w:r w:rsidR="00A32296" w:rsidRPr="007151C4">
          <w:rPr>
            <w:rStyle w:val="Collegamentoipertestuale"/>
            <w:rFonts w:ascii="Book Antiqua" w:hAnsi="Book Antiqua"/>
            <w:caps/>
            <w:noProof/>
          </w:rPr>
          <w:t>12. Developer guide</w:t>
        </w:r>
        <w:r w:rsidR="00A32296">
          <w:rPr>
            <w:noProof/>
            <w:webHidden/>
          </w:rPr>
          <w:tab/>
        </w:r>
        <w:r w:rsidR="00A32296">
          <w:rPr>
            <w:noProof/>
            <w:webHidden/>
          </w:rPr>
          <w:fldChar w:fldCharType="begin"/>
        </w:r>
        <w:r w:rsidR="00A32296">
          <w:rPr>
            <w:noProof/>
            <w:webHidden/>
          </w:rPr>
          <w:instrText xml:space="preserve"> PAGEREF _Toc42155305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06" w:history="1">
        <w:r w:rsidR="00A32296" w:rsidRPr="007151C4">
          <w:rPr>
            <w:rStyle w:val="Collegamentoipertestuale"/>
            <w:noProof/>
          </w:rPr>
          <w:t>12.1.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SPHERA v.9.0.0: synthetic description of the program units</w:t>
        </w:r>
        <w:r w:rsidR="00A32296">
          <w:rPr>
            <w:noProof/>
            <w:webHidden/>
          </w:rPr>
          <w:tab/>
        </w:r>
        <w:r w:rsidR="00A32296">
          <w:rPr>
            <w:noProof/>
            <w:webHidden/>
          </w:rPr>
          <w:fldChar w:fldCharType="begin"/>
        </w:r>
        <w:r w:rsidR="00A32296">
          <w:rPr>
            <w:noProof/>
            <w:webHidden/>
          </w:rPr>
          <w:instrText xml:space="preserve"> PAGEREF _Toc42155306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07" w:history="1">
        <w:r w:rsidR="00A32296" w:rsidRPr="007151C4">
          <w:rPr>
            <w:rStyle w:val="Collegamentoipertestuale"/>
            <w:noProof/>
            <w:lang w:val="en-GB"/>
          </w:rPr>
          <w:t>12.1.1.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conditions (“BC”)</w:t>
        </w:r>
        <w:r w:rsidR="00A32296">
          <w:rPr>
            <w:noProof/>
            <w:webHidden/>
          </w:rPr>
          <w:tab/>
        </w:r>
        <w:r w:rsidR="00A32296">
          <w:rPr>
            <w:noProof/>
            <w:webHidden/>
          </w:rPr>
          <w:fldChar w:fldCharType="begin"/>
        </w:r>
        <w:r w:rsidR="00A32296">
          <w:rPr>
            <w:noProof/>
            <w:webHidden/>
          </w:rPr>
          <w:instrText xml:space="preserve"> PAGEREF _Toc42155307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08" w:history="1">
        <w:r w:rsidR="00A32296" w:rsidRPr="007151C4">
          <w:rPr>
            <w:rStyle w:val="Collegamentoipertestuale"/>
            <w:noProof/>
            <w:lang w:val="en-GB"/>
          </w:rPr>
          <w:t>12.1.2.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continuity equation</w:t>
        </w:r>
        <w:r w:rsidR="00A32296">
          <w:rPr>
            <w:noProof/>
            <w:webHidden/>
          </w:rPr>
          <w:tab/>
        </w:r>
        <w:r w:rsidR="00A32296">
          <w:rPr>
            <w:noProof/>
            <w:webHidden/>
          </w:rPr>
          <w:fldChar w:fldCharType="begin"/>
        </w:r>
        <w:r w:rsidR="00A32296">
          <w:rPr>
            <w:noProof/>
            <w:webHidden/>
          </w:rPr>
          <w:instrText xml:space="preserve"> PAGEREF _Toc42155308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09" w:history="1">
        <w:r w:rsidR="00A32296" w:rsidRPr="007151C4">
          <w:rPr>
            <w:rStyle w:val="Collegamentoipertestuale"/>
            <w:noProof/>
            <w:lang w:val="en-GB"/>
          </w:rPr>
          <w:t>12.1.3.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momentum equation</w:t>
        </w:r>
        <w:r w:rsidR="00A32296">
          <w:rPr>
            <w:noProof/>
            <w:webHidden/>
          </w:rPr>
          <w:tab/>
        </w:r>
        <w:r w:rsidR="00A32296">
          <w:rPr>
            <w:noProof/>
            <w:webHidden/>
          </w:rPr>
          <w:fldChar w:fldCharType="begin"/>
        </w:r>
        <w:r w:rsidR="00A32296">
          <w:rPr>
            <w:noProof/>
            <w:webHidden/>
          </w:rPr>
          <w:instrText xml:space="preserve"> PAGEREF _Toc42155309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0" w:history="1">
        <w:r w:rsidR="00A32296" w:rsidRPr="007151C4">
          <w:rPr>
            <w:rStyle w:val="Collegamentoipertestuale"/>
            <w:noProof/>
            <w:lang w:val="en-GB"/>
          </w:rPr>
          <w:t>12.1.4.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transport of solid bodies</w:t>
        </w:r>
        <w:r w:rsidR="00A32296">
          <w:rPr>
            <w:noProof/>
            <w:webHidden/>
          </w:rPr>
          <w:tab/>
        </w:r>
        <w:r w:rsidR="00A32296">
          <w:rPr>
            <w:noProof/>
            <w:webHidden/>
          </w:rPr>
          <w:fldChar w:fldCharType="begin"/>
        </w:r>
        <w:r w:rsidR="00A32296">
          <w:rPr>
            <w:noProof/>
            <w:webHidden/>
          </w:rPr>
          <w:instrText xml:space="preserve"> PAGEREF _Toc42155310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1" w:history="1">
        <w:r w:rsidR="00A32296" w:rsidRPr="007151C4">
          <w:rPr>
            <w:rStyle w:val="Collegamentoipertestuale"/>
            <w:noProof/>
          </w:rPr>
          <w:t>12.1.5.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the constitutive equation</w:t>
        </w:r>
        <w:r w:rsidR="00A32296">
          <w:rPr>
            <w:noProof/>
            <w:webHidden/>
          </w:rPr>
          <w:tab/>
        </w:r>
        <w:r w:rsidR="00A32296">
          <w:rPr>
            <w:noProof/>
            <w:webHidden/>
          </w:rPr>
          <w:fldChar w:fldCharType="begin"/>
        </w:r>
        <w:r w:rsidR="00A32296">
          <w:rPr>
            <w:noProof/>
            <w:webHidden/>
          </w:rPr>
          <w:instrText xml:space="preserve"> PAGEREF _Toc42155311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2" w:history="1">
        <w:r w:rsidR="00A32296" w:rsidRPr="007151C4">
          <w:rPr>
            <w:rStyle w:val="Collegamentoipertestuale"/>
            <w:noProof/>
            <w:lang w:val="en-GB"/>
          </w:rPr>
          <w:t>12.1.6.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DB-SPH</w:t>
        </w:r>
        <w:r w:rsidR="00A32296">
          <w:rPr>
            <w:noProof/>
            <w:webHidden/>
          </w:rPr>
          <w:tab/>
        </w:r>
        <w:r w:rsidR="00A32296">
          <w:rPr>
            <w:noProof/>
            <w:webHidden/>
          </w:rPr>
          <w:fldChar w:fldCharType="begin"/>
        </w:r>
        <w:r w:rsidR="00A32296">
          <w:rPr>
            <w:noProof/>
            <w:webHidden/>
          </w:rPr>
          <w:instrText xml:space="preserve"> PAGEREF _Toc42155312 \h </w:instrText>
        </w:r>
        <w:r w:rsidR="00A32296">
          <w:rPr>
            <w:noProof/>
            <w:webHidden/>
          </w:rPr>
        </w:r>
        <w:r w:rsidR="00A32296">
          <w:rPr>
            <w:noProof/>
            <w:webHidden/>
          </w:rPr>
          <w:fldChar w:fldCharType="separate"/>
        </w:r>
        <w:r w:rsidR="00A32296">
          <w:rPr>
            <w:noProof/>
            <w:webHidden/>
          </w:rPr>
          <w:t>58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3" w:history="1">
        <w:r w:rsidR="00A32296" w:rsidRPr="007151C4">
          <w:rPr>
            <w:rStyle w:val="Collegamentoipertestuale"/>
            <w:noProof/>
            <w:lang w:val="en-GB"/>
          </w:rPr>
          <w:t>12.1.7.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erosion criterion</w:t>
        </w:r>
        <w:r w:rsidR="00A32296">
          <w:rPr>
            <w:noProof/>
            <w:webHidden/>
          </w:rPr>
          <w:tab/>
        </w:r>
        <w:r w:rsidR="00A32296">
          <w:rPr>
            <w:noProof/>
            <w:webHidden/>
          </w:rPr>
          <w:fldChar w:fldCharType="begin"/>
        </w:r>
        <w:r w:rsidR="00A32296">
          <w:rPr>
            <w:noProof/>
            <w:webHidden/>
          </w:rPr>
          <w:instrText xml:space="preserve"> PAGEREF _Toc42155313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4" w:history="1">
        <w:r w:rsidR="00A32296" w:rsidRPr="007151C4">
          <w:rPr>
            <w:rStyle w:val="Collegamentoipertestuale"/>
            <w:noProof/>
            <w:lang w:val="en-GB"/>
          </w:rPr>
          <w:t>12.1.8.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on geometry (i.e., analytic geometry, algebra, …)</w:t>
        </w:r>
        <w:r w:rsidR="00A32296">
          <w:rPr>
            <w:noProof/>
            <w:webHidden/>
          </w:rPr>
          <w:tab/>
        </w:r>
        <w:r w:rsidR="00A32296">
          <w:rPr>
            <w:noProof/>
            <w:webHidden/>
          </w:rPr>
          <w:fldChar w:fldCharType="begin"/>
        </w:r>
        <w:r w:rsidR="00A32296">
          <w:rPr>
            <w:noProof/>
            <w:webHidden/>
          </w:rPr>
          <w:instrText xml:space="preserve"> PAGEREF _Toc42155314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5" w:history="1">
        <w:r w:rsidR="00A32296" w:rsidRPr="007151C4">
          <w:rPr>
            <w:rStyle w:val="Collegamentoipertestuale"/>
            <w:noProof/>
            <w:lang w:val="en-GB"/>
          </w:rPr>
          <w:t>12.1.9.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initial conditions (IC)</w:t>
        </w:r>
        <w:r w:rsidR="00A32296">
          <w:rPr>
            <w:noProof/>
            <w:webHidden/>
          </w:rPr>
          <w:tab/>
        </w:r>
        <w:r w:rsidR="00A32296">
          <w:rPr>
            <w:noProof/>
            <w:webHidden/>
          </w:rPr>
          <w:fldChar w:fldCharType="begin"/>
        </w:r>
        <w:r w:rsidR="00A32296">
          <w:rPr>
            <w:noProof/>
            <w:webHidden/>
          </w:rPr>
          <w:instrText xml:space="preserve"> PAGEREF _Toc42155315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6" w:history="1">
        <w:r w:rsidR="00A32296" w:rsidRPr="007151C4">
          <w:rPr>
            <w:rStyle w:val="Collegamentoipertestuale"/>
            <w:noProof/>
            <w:lang w:val="en-GB"/>
          </w:rPr>
          <w:t>12.1.10.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Draft program units for the turbulent dispersion of granular material</w:t>
        </w:r>
        <w:r w:rsidR="00A32296">
          <w:rPr>
            <w:noProof/>
            <w:webHidden/>
          </w:rPr>
          <w:tab/>
        </w:r>
        <w:r w:rsidR="00A32296">
          <w:rPr>
            <w:noProof/>
            <w:webHidden/>
          </w:rPr>
          <w:fldChar w:fldCharType="begin"/>
        </w:r>
        <w:r w:rsidR="00A32296">
          <w:rPr>
            <w:noProof/>
            <w:webHidden/>
          </w:rPr>
          <w:instrText xml:space="preserve"> PAGEREF _Toc42155316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7" w:history="1">
        <w:r w:rsidR="00A32296" w:rsidRPr="007151C4">
          <w:rPr>
            <w:rStyle w:val="Collegamentoipertestuale"/>
            <w:noProof/>
            <w:lang w:val="en-GB"/>
          </w:rPr>
          <w:t>12.1.11.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main algorithms</w:t>
        </w:r>
        <w:r w:rsidR="00A32296">
          <w:rPr>
            <w:noProof/>
            <w:webHidden/>
          </w:rPr>
          <w:tab/>
        </w:r>
        <w:r w:rsidR="00A32296">
          <w:rPr>
            <w:noProof/>
            <w:webHidden/>
          </w:rPr>
          <w:fldChar w:fldCharType="begin"/>
        </w:r>
        <w:r w:rsidR="00A32296">
          <w:rPr>
            <w:noProof/>
            <w:webHidden/>
          </w:rPr>
          <w:instrText xml:space="preserve"> PAGEREF _Toc42155317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8" w:history="1">
        <w:r w:rsidR="00A32296" w:rsidRPr="007151C4">
          <w:rPr>
            <w:rStyle w:val="Collegamentoipertestuale"/>
            <w:noProof/>
          </w:rPr>
          <w:t>12.1.12.</w:t>
        </w:r>
        <w:r w:rsidR="00A32296">
          <w:rPr>
            <w:rFonts w:asciiTheme="minorHAnsi" w:eastAsiaTheme="minorEastAsia" w:hAnsiTheme="minorHAnsi" w:cstheme="minorBidi"/>
            <w:noProof/>
            <w:sz w:val="22"/>
            <w:szCs w:val="22"/>
          </w:rPr>
          <w:tab/>
        </w:r>
        <w:r w:rsidR="00A32296" w:rsidRPr="007151C4">
          <w:rPr>
            <w:rStyle w:val="Collegamentoipertestuale"/>
            <w:noProof/>
          </w:rPr>
          <w:t>Modules</w:t>
        </w:r>
        <w:r w:rsidR="00A32296">
          <w:rPr>
            <w:noProof/>
            <w:webHidden/>
          </w:rPr>
          <w:tab/>
        </w:r>
        <w:r w:rsidR="00A32296">
          <w:rPr>
            <w:noProof/>
            <w:webHidden/>
          </w:rPr>
          <w:fldChar w:fldCharType="begin"/>
        </w:r>
        <w:r w:rsidR="00A32296">
          <w:rPr>
            <w:noProof/>
            <w:webHidden/>
          </w:rPr>
          <w:instrText xml:space="preserve"> PAGEREF _Toc42155318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19" w:history="1">
        <w:r w:rsidR="00A32296" w:rsidRPr="007151C4">
          <w:rPr>
            <w:rStyle w:val="Collegamentoipertestuale"/>
            <w:noProof/>
            <w:lang w:val="en-GB"/>
          </w:rPr>
          <w:t>12.1.13.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neighbouring search, the smoothing operators and the interface detection.</w:t>
        </w:r>
        <w:r w:rsidR="00A32296">
          <w:rPr>
            <w:noProof/>
            <w:webHidden/>
          </w:rPr>
          <w:tab/>
        </w:r>
        <w:r w:rsidR="00A32296">
          <w:rPr>
            <w:noProof/>
            <w:webHidden/>
          </w:rPr>
          <w:fldChar w:fldCharType="begin"/>
        </w:r>
        <w:r w:rsidR="00A32296">
          <w:rPr>
            <w:noProof/>
            <w:webHidden/>
          </w:rPr>
          <w:instrText xml:space="preserve"> PAGEREF _Toc42155319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20" w:history="1">
        <w:r w:rsidR="00A32296" w:rsidRPr="007151C4">
          <w:rPr>
            <w:rStyle w:val="Collegamentoipertestuale"/>
            <w:noProof/>
          </w:rPr>
          <w:t>12.1.14.</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post-processing</w:t>
        </w:r>
        <w:r w:rsidR="00A32296">
          <w:rPr>
            <w:noProof/>
            <w:webHidden/>
          </w:rPr>
          <w:tab/>
        </w:r>
        <w:r w:rsidR="00A32296">
          <w:rPr>
            <w:noProof/>
            <w:webHidden/>
          </w:rPr>
          <w:fldChar w:fldCharType="begin"/>
        </w:r>
        <w:r w:rsidR="00A32296">
          <w:rPr>
            <w:noProof/>
            <w:webHidden/>
          </w:rPr>
          <w:instrText xml:space="preserve"> PAGEREF _Toc42155320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21" w:history="1">
        <w:r w:rsidR="00A32296" w:rsidRPr="007151C4">
          <w:rPr>
            <w:rStyle w:val="Collegamentoipertestuale"/>
            <w:noProof/>
          </w:rPr>
          <w:t>12.1.15.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pre-processing</w:t>
        </w:r>
        <w:r w:rsidR="00A32296">
          <w:rPr>
            <w:noProof/>
            <w:webHidden/>
          </w:rPr>
          <w:tab/>
        </w:r>
        <w:r w:rsidR="00A32296">
          <w:rPr>
            <w:noProof/>
            <w:webHidden/>
          </w:rPr>
          <w:fldChar w:fldCharType="begin"/>
        </w:r>
        <w:r w:rsidR="00A32296">
          <w:rPr>
            <w:noProof/>
            <w:webHidden/>
          </w:rPr>
          <w:instrText xml:space="preserve"> PAGEREF _Toc42155321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22" w:history="1">
        <w:r w:rsidR="00A32296" w:rsidRPr="007151C4">
          <w:rPr>
            <w:rStyle w:val="Collegamentoipertestuale"/>
            <w:noProof/>
            <w:lang w:val="en-GB"/>
          </w:rPr>
          <w:t>12.1.16.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SA-SPH</w:t>
        </w:r>
        <w:r w:rsidR="00A32296">
          <w:rPr>
            <w:noProof/>
            <w:webHidden/>
          </w:rPr>
          <w:tab/>
        </w:r>
        <w:r w:rsidR="00A32296">
          <w:rPr>
            <w:noProof/>
            <w:webHidden/>
          </w:rPr>
          <w:fldChar w:fldCharType="begin"/>
        </w:r>
        <w:r w:rsidR="00A32296">
          <w:rPr>
            <w:noProof/>
            <w:webHidden/>
          </w:rPr>
          <w:instrText xml:space="preserve"> PAGEREF _Toc42155322 \h </w:instrText>
        </w:r>
        <w:r w:rsidR="00A32296">
          <w:rPr>
            <w:noProof/>
            <w:webHidden/>
          </w:rPr>
        </w:r>
        <w:r w:rsidR="00A32296">
          <w:rPr>
            <w:noProof/>
            <w:webHidden/>
          </w:rPr>
          <w:fldChar w:fldCharType="separate"/>
        </w:r>
        <w:r w:rsidR="00A32296">
          <w:rPr>
            <w:noProof/>
            <w:webHidden/>
          </w:rPr>
          <w:t>67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23" w:history="1">
        <w:r w:rsidR="00A32296" w:rsidRPr="007151C4">
          <w:rPr>
            <w:rStyle w:val="Collegamentoipertestuale"/>
            <w:noProof/>
          </w:rPr>
          <w:t>12.1.18.</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time integration</w:t>
        </w:r>
        <w:r w:rsidR="00A32296">
          <w:rPr>
            <w:noProof/>
            <w:webHidden/>
          </w:rPr>
          <w:tab/>
        </w:r>
        <w:r w:rsidR="00A32296">
          <w:rPr>
            <w:noProof/>
            <w:webHidden/>
          </w:rPr>
          <w:fldChar w:fldCharType="begin"/>
        </w:r>
        <w:r w:rsidR="00A32296">
          <w:rPr>
            <w:noProof/>
            <w:webHidden/>
          </w:rPr>
          <w:instrText xml:space="preserve"> PAGEREF _Toc42155323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24" w:history="1">
        <w:r w:rsidR="00A32296" w:rsidRPr="007151C4">
          <w:rPr>
            <w:rStyle w:val="Collegamentoipertestuale"/>
            <w:noProof/>
          </w:rPr>
          <w:t>12.2.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Style formatting</w:t>
        </w:r>
        <w:r w:rsidR="00A32296">
          <w:rPr>
            <w:noProof/>
            <w:webHidden/>
          </w:rPr>
          <w:tab/>
        </w:r>
        <w:r w:rsidR="00A32296">
          <w:rPr>
            <w:noProof/>
            <w:webHidden/>
          </w:rPr>
          <w:fldChar w:fldCharType="begin"/>
        </w:r>
        <w:r w:rsidR="00A32296">
          <w:rPr>
            <w:noProof/>
            <w:webHidden/>
          </w:rPr>
          <w:instrText xml:space="preserve"> PAGEREF _Toc42155324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25" w:history="1">
        <w:r w:rsidR="00A32296" w:rsidRPr="007151C4">
          <w:rPr>
            <w:rStyle w:val="Collegamentoipertestuale"/>
            <w:noProof/>
          </w:rPr>
          <w:t>12.3.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Modifications with respect to SPHERA v.8.0</w:t>
        </w:r>
        <w:r w:rsidR="00A32296">
          <w:rPr>
            <w:noProof/>
            <w:webHidden/>
          </w:rPr>
          <w:tab/>
        </w:r>
        <w:r w:rsidR="00A32296">
          <w:rPr>
            <w:noProof/>
            <w:webHidden/>
          </w:rPr>
          <w:fldChar w:fldCharType="begin"/>
        </w:r>
        <w:r w:rsidR="00A32296">
          <w:rPr>
            <w:noProof/>
            <w:webHidden/>
          </w:rPr>
          <w:instrText xml:space="preserve"> PAGEREF _Toc42155325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326" w:history="1">
        <w:r w:rsidR="00A32296" w:rsidRPr="007151C4">
          <w:rPr>
            <w:rStyle w:val="Collegamentoipertestuale"/>
            <w:rFonts w:ascii="Book Antiqua" w:hAnsi="Book Antiqua"/>
            <w:caps/>
            <w:noProof/>
          </w:rPr>
          <w:t>13. User guide</w:t>
        </w:r>
        <w:r w:rsidR="00A32296">
          <w:rPr>
            <w:noProof/>
            <w:webHidden/>
          </w:rPr>
          <w:tab/>
        </w:r>
        <w:r w:rsidR="00A32296">
          <w:rPr>
            <w:noProof/>
            <w:webHidden/>
          </w:rPr>
          <w:fldChar w:fldCharType="begin"/>
        </w:r>
        <w:r w:rsidR="00A32296">
          <w:rPr>
            <w:noProof/>
            <w:webHidden/>
          </w:rPr>
          <w:instrText xml:space="preserve"> PAGEREF _Toc42155326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27" w:history="1">
        <w:r w:rsidR="00A32296" w:rsidRPr="007151C4">
          <w:rPr>
            <w:rStyle w:val="Collegamentoipertestuale"/>
            <w:noProof/>
          </w:rPr>
          <w:t>13.1.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Installation</w:t>
        </w:r>
        <w:r w:rsidR="00A32296">
          <w:rPr>
            <w:noProof/>
            <w:webHidden/>
          </w:rPr>
          <w:tab/>
        </w:r>
        <w:r w:rsidR="00A32296">
          <w:rPr>
            <w:noProof/>
            <w:webHidden/>
          </w:rPr>
          <w:fldChar w:fldCharType="begin"/>
        </w:r>
        <w:r w:rsidR="00A32296">
          <w:rPr>
            <w:noProof/>
            <w:webHidden/>
          </w:rPr>
          <w:instrText xml:space="preserve"> PAGEREF _Toc42155327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28" w:history="1">
        <w:r w:rsidR="00A32296" w:rsidRPr="007151C4">
          <w:rPr>
            <w:rStyle w:val="Collegamentoipertestuale"/>
            <w:noProof/>
          </w:rPr>
          <w:t>13.2.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Commented template of the main input file of SPHERA v.9.0.0</w:t>
        </w:r>
        <w:r w:rsidR="00A32296">
          <w:rPr>
            <w:noProof/>
            <w:webHidden/>
          </w:rPr>
          <w:tab/>
        </w:r>
        <w:r w:rsidR="00A32296">
          <w:rPr>
            <w:noProof/>
            <w:webHidden/>
          </w:rPr>
          <w:fldChar w:fldCharType="begin"/>
        </w:r>
        <w:r w:rsidR="00A32296">
          <w:rPr>
            <w:noProof/>
            <w:webHidden/>
          </w:rPr>
          <w:instrText xml:space="preserve"> PAGEREF _Toc42155328 \h </w:instrText>
        </w:r>
        <w:r w:rsidR="00A32296">
          <w:rPr>
            <w:noProof/>
            <w:webHidden/>
          </w:rPr>
        </w:r>
        <w:r w:rsidR="00A32296">
          <w:rPr>
            <w:noProof/>
            <w:webHidden/>
          </w:rPr>
          <w:fldChar w:fldCharType="separate"/>
        </w:r>
        <w:r w:rsidR="00A32296">
          <w:rPr>
            <w:noProof/>
            <w:webHidden/>
          </w:rPr>
          <w:t>93</w:t>
        </w:r>
        <w:r w:rsidR="00A32296">
          <w:rPr>
            <w:noProof/>
            <w:webHidden/>
          </w:rPr>
          <w:fldChar w:fldCharType="end"/>
        </w:r>
      </w:hyperlink>
    </w:p>
    <w:p w:rsidR="00A32296" w:rsidRDefault="00433493">
      <w:pPr>
        <w:pStyle w:val="Sommario2"/>
        <w:tabs>
          <w:tab w:val="left" w:pos="660"/>
          <w:tab w:val="right" w:pos="9628"/>
        </w:tabs>
        <w:rPr>
          <w:rFonts w:asciiTheme="minorHAnsi" w:eastAsiaTheme="minorEastAsia" w:hAnsiTheme="minorHAnsi" w:cstheme="minorBidi"/>
          <w:noProof/>
          <w:sz w:val="22"/>
          <w:lang w:val="it-IT" w:eastAsia="it-IT"/>
        </w:rPr>
      </w:pPr>
      <w:hyperlink w:anchor="_Toc42155329" w:history="1">
        <w:r w:rsidR="00A32296" w:rsidRPr="007151C4">
          <w:rPr>
            <w:rStyle w:val="Collegamentoipertestuale"/>
            <w:noProof/>
            <w:lang w:val="it-IT"/>
          </w:rPr>
          <w:t>13.3.</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Tutorials</w:t>
        </w:r>
        <w:r w:rsidR="00A32296">
          <w:rPr>
            <w:noProof/>
            <w:webHidden/>
          </w:rPr>
          <w:tab/>
        </w:r>
        <w:r w:rsidR="00A32296">
          <w:rPr>
            <w:noProof/>
            <w:webHidden/>
          </w:rPr>
          <w:fldChar w:fldCharType="begin"/>
        </w:r>
        <w:r w:rsidR="00A32296">
          <w:rPr>
            <w:noProof/>
            <w:webHidden/>
          </w:rPr>
          <w:instrText xml:space="preserve"> PAGEREF _Toc42155329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0" w:history="1">
        <w:r w:rsidR="00A32296" w:rsidRPr="007151C4">
          <w:rPr>
            <w:rStyle w:val="Collegamentoipertestuale"/>
            <w:noProof/>
            <w:lang w:val="en-GB"/>
          </w:rPr>
          <w:t>13.3.1.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“body_body_impacts”</w:t>
        </w:r>
        <w:r w:rsidR="00A32296">
          <w:rPr>
            <w:noProof/>
            <w:webHidden/>
          </w:rPr>
          <w:tab/>
        </w:r>
        <w:r w:rsidR="00A32296">
          <w:rPr>
            <w:noProof/>
            <w:webHidden/>
          </w:rPr>
          <w:fldChar w:fldCharType="begin"/>
        </w:r>
        <w:r w:rsidR="00A32296">
          <w:rPr>
            <w:noProof/>
            <w:webHidden/>
          </w:rPr>
          <w:instrText xml:space="preserve"> PAGEREF _Toc42155330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1" w:history="1">
        <w:r w:rsidR="00A32296" w:rsidRPr="007151C4">
          <w:rPr>
            <w:rStyle w:val="Collegamentoipertestuale"/>
            <w:noProof/>
            <w:lang w:val="en-GB"/>
          </w:rPr>
          <w:t>13.3.2.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“body_boundary_impacts”</w:t>
        </w:r>
        <w:r w:rsidR="00A32296">
          <w:rPr>
            <w:noProof/>
            <w:webHidden/>
          </w:rPr>
          <w:tab/>
        </w:r>
        <w:r w:rsidR="00A32296">
          <w:rPr>
            <w:noProof/>
            <w:webHidden/>
          </w:rPr>
          <w:fldChar w:fldCharType="begin"/>
        </w:r>
        <w:r w:rsidR="00A32296">
          <w:rPr>
            <w:noProof/>
            <w:webHidden/>
          </w:rPr>
          <w:instrText xml:space="preserve"> PAGEREF _Toc42155331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2" w:history="1">
        <w:r w:rsidR="00A32296" w:rsidRPr="007151C4">
          <w:rPr>
            <w:rStyle w:val="Collegamentoipertestuale"/>
            <w:noProof/>
            <w:lang w:val="en-GB"/>
          </w:rPr>
          <w:t>13.3.3.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“dam_breach_ICOLD_trunks”</w:t>
        </w:r>
        <w:r w:rsidR="00A32296">
          <w:rPr>
            <w:noProof/>
            <w:webHidden/>
          </w:rPr>
          <w:tab/>
        </w:r>
        <w:r w:rsidR="00A32296">
          <w:rPr>
            <w:noProof/>
            <w:webHidden/>
          </w:rPr>
          <w:fldChar w:fldCharType="begin"/>
        </w:r>
        <w:r w:rsidR="00A32296">
          <w:rPr>
            <w:noProof/>
            <w:webHidden/>
          </w:rPr>
          <w:instrText xml:space="preserve"> PAGEREF _Toc42155332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3" w:history="1">
        <w:r w:rsidR="00A32296" w:rsidRPr="007151C4">
          <w:rPr>
            <w:rStyle w:val="Collegamentoipertestuale"/>
            <w:noProof/>
            <w:lang w:val="en-GB"/>
          </w:rPr>
          <w:t>13.3.4.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“db_2bodies”</w:t>
        </w:r>
        <w:r w:rsidR="00A32296">
          <w:rPr>
            <w:noProof/>
            <w:webHidden/>
          </w:rPr>
          <w:tab/>
        </w:r>
        <w:r w:rsidR="00A32296">
          <w:rPr>
            <w:noProof/>
            <w:webHidden/>
          </w:rPr>
          <w:fldChar w:fldCharType="begin"/>
        </w:r>
        <w:r w:rsidR="00A32296">
          <w:rPr>
            <w:noProof/>
            <w:webHidden/>
          </w:rPr>
          <w:instrText xml:space="preserve"> PAGEREF _Toc42155333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4" w:history="1">
        <w:r w:rsidR="00A32296" w:rsidRPr="007151C4">
          <w:rPr>
            <w:rStyle w:val="Collegamentoipertestuale"/>
            <w:noProof/>
            <w:lang w:val="en-GB"/>
          </w:rPr>
          <w:t>13.3.5.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“db_2D_demo”</w:t>
        </w:r>
        <w:r w:rsidR="00A32296">
          <w:rPr>
            <w:noProof/>
            <w:webHidden/>
          </w:rPr>
          <w:tab/>
        </w:r>
        <w:r w:rsidR="00A32296">
          <w:rPr>
            <w:noProof/>
            <w:webHidden/>
          </w:rPr>
          <w:fldChar w:fldCharType="begin"/>
        </w:r>
        <w:r w:rsidR="00A32296">
          <w:rPr>
            <w:noProof/>
            <w:webHidden/>
          </w:rPr>
          <w:instrText xml:space="preserve"> PAGEREF _Toc42155334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5" w:history="1">
        <w:r w:rsidR="00A32296" w:rsidRPr="007151C4">
          <w:rPr>
            <w:rStyle w:val="Collegamentoipertestuale"/>
            <w:noProof/>
            <w:lang w:val="en-GB"/>
          </w:rPr>
          <w:t>13.3.6.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w:t>
        </w:r>
        <w:r w:rsidR="00A32296">
          <w:rPr>
            <w:noProof/>
            <w:webHidden/>
          </w:rPr>
          <w:tab/>
        </w:r>
        <w:r w:rsidR="00A32296">
          <w:rPr>
            <w:noProof/>
            <w:webHidden/>
          </w:rPr>
          <w:fldChar w:fldCharType="begin"/>
        </w:r>
        <w:r w:rsidR="00A32296">
          <w:rPr>
            <w:noProof/>
            <w:webHidden/>
          </w:rPr>
          <w:instrText xml:space="preserve"> PAGEREF _Toc42155335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6" w:history="1">
        <w:r w:rsidR="00A32296" w:rsidRPr="007151C4">
          <w:rPr>
            <w:rStyle w:val="Collegamentoipertestuale"/>
            <w:noProof/>
            <w:lang w:val="en-GB"/>
          </w:rPr>
          <w:t>13.3.7.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“db_Alpe_Gera_Lanzada_substations”</w:t>
        </w:r>
        <w:r w:rsidR="00A32296">
          <w:rPr>
            <w:noProof/>
            <w:webHidden/>
          </w:rPr>
          <w:tab/>
        </w:r>
        <w:r w:rsidR="00A32296">
          <w:rPr>
            <w:noProof/>
            <w:webHidden/>
          </w:rPr>
          <w:fldChar w:fldCharType="begin"/>
        </w:r>
        <w:r w:rsidR="00A32296">
          <w:rPr>
            <w:noProof/>
            <w:webHidden/>
          </w:rPr>
          <w:instrText xml:space="preserve"> PAGEREF _Toc42155336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7" w:history="1">
        <w:r w:rsidR="00A32296" w:rsidRPr="007151C4">
          <w:rPr>
            <w:rStyle w:val="Collegamentoipertestuale"/>
            <w:noProof/>
            <w:lang w:val="en-GB"/>
          </w:rPr>
          <w:t>13.3.8.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“db_body_exp_UniBas”</w:t>
        </w:r>
        <w:r w:rsidR="00A32296">
          <w:rPr>
            <w:noProof/>
            <w:webHidden/>
          </w:rPr>
          <w:tab/>
        </w:r>
        <w:r w:rsidR="00A32296">
          <w:rPr>
            <w:noProof/>
            <w:webHidden/>
          </w:rPr>
          <w:fldChar w:fldCharType="begin"/>
        </w:r>
        <w:r w:rsidR="00A32296">
          <w:rPr>
            <w:noProof/>
            <w:webHidden/>
          </w:rPr>
          <w:instrText xml:space="preserve"> PAGEREF _Toc42155337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8" w:history="1">
        <w:r w:rsidR="00A32296" w:rsidRPr="007151C4">
          <w:rPr>
            <w:rStyle w:val="Collegamentoipertestuale"/>
            <w:noProof/>
            <w:lang w:val="en-GB"/>
          </w:rPr>
          <w:t>13.3.9.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“db_ICOLD”</w:t>
        </w:r>
        <w:r w:rsidR="00A32296">
          <w:rPr>
            <w:noProof/>
            <w:webHidden/>
          </w:rPr>
          <w:tab/>
        </w:r>
        <w:r w:rsidR="00A32296">
          <w:rPr>
            <w:noProof/>
            <w:webHidden/>
          </w:rPr>
          <w:fldChar w:fldCharType="begin"/>
        </w:r>
        <w:r w:rsidR="00A32296">
          <w:rPr>
            <w:noProof/>
            <w:webHidden/>
          </w:rPr>
          <w:instrText xml:space="preserve"> PAGEREF _Toc42155338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39" w:history="1">
        <w:r w:rsidR="00A32296" w:rsidRPr="007151C4">
          <w:rPr>
            <w:rStyle w:val="Collegamentoipertestuale"/>
            <w:noProof/>
            <w:lang w:val="en-GB"/>
          </w:rPr>
          <w:t>13.3.10.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“db_multi_body”</w:t>
        </w:r>
        <w:r w:rsidR="00A32296">
          <w:rPr>
            <w:noProof/>
            <w:webHidden/>
          </w:rPr>
          <w:tab/>
        </w:r>
        <w:r w:rsidR="00A32296">
          <w:rPr>
            <w:noProof/>
            <w:webHidden/>
          </w:rPr>
          <w:fldChar w:fldCharType="begin"/>
        </w:r>
        <w:r w:rsidR="00A32296">
          <w:rPr>
            <w:noProof/>
            <w:webHidden/>
          </w:rPr>
          <w:instrText xml:space="preserve"> PAGEREF _Toc42155339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0" w:history="1">
        <w:r w:rsidR="00A32296" w:rsidRPr="007151C4">
          <w:rPr>
            <w:rStyle w:val="Collegamentoipertestuale"/>
            <w:noProof/>
            <w:lang w:val="en-GB"/>
          </w:rPr>
          <w:t>13.3.11.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“db_squat_obstacle”</w:t>
        </w:r>
        <w:r w:rsidR="00A32296">
          <w:rPr>
            <w:noProof/>
            <w:webHidden/>
          </w:rPr>
          <w:tab/>
        </w:r>
        <w:r w:rsidR="00A32296">
          <w:rPr>
            <w:noProof/>
            <w:webHidden/>
          </w:rPr>
          <w:fldChar w:fldCharType="begin"/>
        </w:r>
        <w:r w:rsidR="00A32296">
          <w:rPr>
            <w:noProof/>
            <w:webHidden/>
          </w:rPr>
          <w:instrText xml:space="preserve"> PAGEREF _Toc42155340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1" w:history="1">
        <w:r w:rsidR="00A32296" w:rsidRPr="007151C4">
          <w:rPr>
            <w:rStyle w:val="Collegamentoipertestuale"/>
            <w:noProof/>
            <w:lang w:val="en-GB"/>
          </w:rPr>
          <w:t>13.3.12.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“db_tall_obstacle”</w:t>
        </w:r>
        <w:r w:rsidR="00A32296">
          <w:rPr>
            <w:noProof/>
            <w:webHidden/>
          </w:rPr>
          <w:tab/>
        </w:r>
        <w:r w:rsidR="00A32296">
          <w:rPr>
            <w:noProof/>
            <w:webHidden/>
          </w:rPr>
          <w:fldChar w:fldCharType="begin"/>
        </w:r>
        <w:r w:rsidR="00A32296">
          <w:rPr>
            <w:noProof/>
            <w:webHidden/>
          </w:rPr>
          <w:instrText xml:space="preserve"> PAGEREF _Toc42155341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2" w:history="1">
        <w:r w:rsidR="00A32296" w:rsidRPr="007151C4">
          <w:rPr>
            <w:rStyle w:val="Collegamentoipertestuale"/>
            <w:noProof/>
            <w:lang w:val="en-GB"/>
          </w:rPr>
          <w:t>13.3.13.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“dike_breach_2D_expSchHag12JHR_ID22”</w:t>
        </w:r>
        <w:r w:rsidR="00A32296">
          <w:rPr>
            <w:noProof/>
            <w:webHidden/>
          </w:rPr>
          <w:tab/>
        </w:r>
        <w:r w:rsidR="00A32296">
          <w:rPr>
            <w:noProof/>
            <w:webHidden/>
          </w:rPr>
          <w:fldChar w:fldCharType="begin"/>
        </w:r>
        <w:r w:rsidR="00A32296">
          <w:rPr>
            <w:noProof/>
            <w:webHidden/>
          </w:rPr>
          <w:instrText xml:space="preserve"> PAGEREF _Toc42155342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3" w:history="1">
        <w:r w:rsidR="00A32296" w:rsidRPr="007151C4">
          <w:rPr>
            <w:rStyle w:val="Collegamentoipertestuale"/>
            <w:noProof/>
            <w:lang w:val="en-GB"/>
          </w:rPr>
          <w:t>13.3.14.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“edb_2D_demo”</w:t>
        </w:r>
        <w:r w:rsidR="00A32296">
          <w:rPr>
            <w:noProof/>
            <w:webHidden/>
          </w:rPr>
          <w:tab/>
        </w:r>
        <w:r w:rsidR="00A32296">
          <w:rPr>
            <w:noProof/>
            <w:webHidden/>
          </w:rPr>
          <w:fldChar w:fldCharType="begin"/>
        </w:r>
        <w:r w:rsidR="00A32296">
          <w:rPr>
            <w:noProof/>
            <w:webHidden/>
          </w:rPr>
          <w:instrText xml:space="preserve"> PAGEREF _Toc42155343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4" w:history="1">
        <w:r w:rsidR="00A32296" w:rsidRPr="007151C4">
          <w:rPr>
            <w:rStyle w:val="Collegamentoipertestuale"/>
            <w:noProof/>
            <w:lang w:val="en-GB"/>
          </w:rPr>
          <w:t>13.3.15.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w:t>
        </w:r>
        <w:r w:rsidR="00A32296">
          <w:rPr>
            <w:noProof/>
            <w:webHidden/>
          </w:rPr>
          <w:tab/>
        </w:r>
        <w:r w:rsidR="00A32296">
          <w:rPr>
            <w:noProof/>
            <w:webHidden/>
          </w:rPr>
          <w:fldChar w:fldCharType="begin"/>
        </w:r>
        <w:r w:rsidR="00A32296">
          <w:rPr>
            <w:noProof/>
            <w:webHidden/>
          </w:rPr>
          <w:instrText xml:space="preserve"> PAGEREF _Toc42155344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5" w:history="1">
        <w:r w:rsidR="00A32296" w:rsidRPr="007151C4">
          <w:rPr>
            <w:rStyle w:val="Collegamentoipertestuale"/>
            <w:noProof/>
            <w:lang w:val="en-GB"/>
          </w:rPr>
          <w:t>13.3.16.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“edb_2D_FraCap02_Taipei”</w:t>
        </w:r>
        <w:r w:rsidR="00A32296">
          <w:rPr>
            <w:noProof/>
            <w:webHidden/>
          </w:rPr>
          <w:tab/>
        </w:r>
        <w:r w:rsidR="00A32296">
          <w:rPr>
            <w:noProof/>
            <w:webHidden/>
          </w:rPr>
          <w:fldChar w:fldCharType="begin"/>
        </w:r>
        <w:r w:rsidR="00A32296">
          <w:rPr>
            <w:noProof/>
            <w:webHidden/>
          </w:rPr>
          <w:instrText xml:space="preserve"> PAGEREF _Toc42155345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6" w:history="1">
        <w:r w:rsidR="00A32296" w:rsidRPr="007151C4">
          <w:rPr>
            <w:rStyle w:val="Collegamentoipertestuale"/>
            <w:noProof/>
            <w:lang w:val="en-GB"/>
          </w:rPr>
          <w:t>13.3.17.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“edb_2D_Spi05”</w:t>
        </w:r>
        <w:r w:rsidR="00A32296">
          <w:rPr>
            <w:noProof/>
            <w:webHidden/>
          </w:rPr>
          <w:tab/>
        </w:r>
        <w:r w:rsidR="00A32296">
          <w:rPr>
            <w:noProof/>
            <w:webHidden/>
          </w:rPr>
          <w:fldChar w:fldCharType="begin"/>
        </w:r>
        <w:r w:rsidR="00A32296">
          <w:rPr>
            <w:noProof/>
            <w:webHidden/>
          </w:rPr>
          <w:instrText xml:space="preserve"> PAGEREF _Toc42155346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7" w:history="1">
        <w:r w:rsidR="00A32296" w:rsidRPr="007151C4">
          <w:rPr>
            <w:rStyle w:val="Collegamentoipertestuale"/>
            <w:noProof/>
            <w:lang w:val="en-GB"/>
          </w:rPr>
          <w:t>13.3.18.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“edb_ICOLD”</w:t>
        </w:r>
        <w:r w:rsidR="00A32296">
          <w:rPr>
            <w:noProof/>
            <w:webHidden/>
          </w:rPr>
          <w:tab/>
        </w:r>
        <w:r w:rsidR="00A32296">
          <w:rPr>
            <w:noProof/>
            <w:webHidden/>
          </w:rPr>
          <w:fldChar w:fldCharType="begin"/>
        </w:r>
        <w:r w:rsidR="00A32296">
          <w:rPr>
            <w:noProof/>
            <w:webHidden/>
          </w:rPr>
          <w:instrText xml:space="preserve"> PAGEREF _Toc42155347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8" w:history="1">
        <w:r w:rsidR="00A32296" w:rsidRPr="007151C4">
          <w:rPr>
            <w:rStyle w:val="Collegamentoipertestuale"/>
            <w:noProof/>
            <w:lang w:val="en-GB"/>
          </w:rPr>
          <w:t>13.3.19.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“edb_KarlSand”</w:t>
        </w:r>
        <w:r w:rsidR="00A32296">
          <w:rPr>
            <w:noProof/>
            <w:webHidden/>
          </w:rPr>
          <w:tab/>
        </w:r>
        <w:r w:rsidR="00A32296">
          <w:rPr>
            <w:noProof/>
            <w:webHidden/>
          </w:rPr>
          <w:fldChar w:fldCharType="begin"/>
        </w:r>
        <w:r w:rsidR="00A32296">
          <w:rPr>
            <w:noProof/>
            <w:webHidden/>
          </w:rPr>
          <w:instrText xml:space="preserve"> PAGEREF _Toc42155348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49" w:history="1">
        <w:r w:rsidR="00A32296" w:rsidRPr="007151C4">
          <w:rPr>
            <w:rStyle w:val="Collegamentoipertestuale"/>
            <w:noProof/>
            <w:lang w:val="en-GB"/>
          </w:rPr>
          <w:t>13.3.20.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“edb_Pon10”</w:t>
        </w:r>
        <w:r w:rsidR="00A32296">
          <w:rPr>
            <w:noProof/>
            <w:webHidden/>
          </w:rPr>
          <w:tab/>
        </w:r>
        <w:r w:rsidR="00A32296">
          <w:rPr>
            <w:noProof/>
            <w:webHidden/>
          </w:rPr>
          <w:fldChar w:fldCharType="begin"/>
        </w:r>
        <w:r w:rsidR="00A32296">
          <w:rPr>
            <w:noProof/>
            <w:webHidden/>
          </w:rPr>
          <w:instrText xml:space="preserve"> PAGEREF _Toc42155349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0" w:history="1">
        <w:r w:rsidR="00A32296" w:rsidRPr="007151C4">
          <w:rPr>
            <w:rStyle w:val="Collegamentoipertestuale"/>
            <w:noProof/>
            <w:lang w:val="en-GB"/>
          </w:rPr>
          <w:t>13.3.21.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“floating_cube_stability”</w:t>
        </w:r>
        <w:r w:rsidR="00A32296">
          <w:rPr>
            <w:noProof/>
            <w:webHidden/>
          </w:rPr>
          <w:tab/>
        </w:r>
        <w:r w:rsidR="00A32296">
          <w:rPr>
            <w:noProof/>
            <w:webHidden/>
          </w:rPr>
          <w:fldChar w:fldCharType="begin"/>
        </w:r>
        <w:r w:rsidR="00A32296">
          <w:rPr>
            <w:noProof/>
            <w:webHidden/>
          </w:rPr>
          <w:instrText xml:space="preserve"> PAGEREF _Toc42155350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1" w:history="1">
        <w:r w:rsidR="00A32296" w:rsidRPr="007151C4">
          <w:rPr>
            <w:rStyle w:val="Collegamentoipertestuale"/>
            <w:noProof/>
            <w:lang w:val="en-GB"/>
          </w:rPr>
          <w:t>13.3.22.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“flushing_2D”</w:t>
        </w:r>
        <w:r w:rsidR="00A32296">
          <w:rPr>
            <w:noProof/>
            <w:webHidden/>
          </w:rPr>
          <w:tab/>
        </w:r>
        <w:r w:rsidR="00A32296">
          <w:rPr>
            <w:noProof/>
            <w:webHidden/>
          </w:rPr>
          <w:fldChar w:fldCharType="begin"/>
        </w:r>
        <w:r w:rsidR="00A32296">
          <w:rPr>
            <w:noProof/>
            <w:webHidden/>
          </w:rPr>
          <w:instrText xml:space="preserve"> PAGEREF _Toc42155351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2" w:history="1">
        <w:r w:rsidR="00A32296" w:rsidRPr="007151C4">
          <w:rPr>
            <w:rStyle w:val="Collegamentoipertestuale"/>
            <w:noProof/>
            <w:lang w:val="en-GB"/>
          </w:rPr>
          <w:t>13.3.23.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“flushing_3D”</w:t>
        </w:r>
        <w:r w:rsidR="00A32296">
          <w:rPr>
            <w:noProof/>
            <w:webHidden/>
          </w:rPr>
          <w:tab/>
        </w:r>
        <w:r w:rsidR="00A32296">
          <w:rPr>
            <w:noProof/>
            <w:webHidden/>
          </w:rPr>
          <w:fldChar w:fldCharType="begin"/>
        </w:r>
        <w:r w:rsidR="00A32296">
          <w:rPr>
            <w:noProof/>
            <w:webHidden/>
          </w:rPr>
          <w:instrText xml:space="preserve"> PAGEREF _Toc42155352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3" w:history="1">
        <w:r w:rsidR="00A32296" w:rsidRPr="007151C4">
          <w:rPr>
            <w:rStyle w:val="Collegamentoipertestuale"/>
            <w:noProof/>
            <w:lang w:val="en-GB"/>
          </w:rPr>
          <w:t>13.3.24.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“jet_plate”</w:t>
        </w:r>
        <w:r w:rsidR="00A32296">
          <w:rPr>
            <w:noProof/>
            <w:webHidden/>
          </w:rPr>
          <w:tab/>
        </w:r>
        <w:r w:rsidR="00A32296">
          <w:rPr>
            <w:noProof/>
            <w:webHidden/>
          </w:rPr>
          <w:fldChar w:fldCharType="begin"/>
        </w:r>
        <w:r w:rsidR="00A32296">
          <w:rPr>
            <w:noProof/>
            <w:webHidden/>
          </w:rPr>
          <w:instrText xml:space="preserve"> PAGEREF _Toc42155353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4" w:history="1">
        <w:r w:rsidR="00A32296" w:rsidRPr="007151C4">
          <w:rPr>
            <w:rStyle w:val="Collegamentoipertestuale"/>
            <w:noProof/>
            <w:lang w:val="en-GB"/>
          </w:rPr>
          <w:t>13.3.25.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“rectangular_side_weir_Fr_0_491”</w:t>
        </w:r>
        <w:r w:rsidR="00A32296">
          <w:rPr>
            <w:noProof/>
            <w:webHidden/>
          </w:rPr>
          <w:tab/>
        </w:r>
        <w:r w:rsidR="00A32296">
          <w:rPr>
            <w:noProof/>
            <w:webHidden/>
          </w:rPr>
          <w:fldChar w:fldCharType="begin"/>
        </w:r>
        <w:r w:rsidR="00A32296">
          <w:rPr>
            <w:noProof/>
            <w:webHidden/>
          </w:rPr>
          <w:instrText xml:space="preserve"> PAGEREF _Toc42155354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5" w:history="1">
        <w:r w:rsidR="00A32296" w:rsidRPr="007151C4">
          <w:rPr>
            <w:rStyle w:val="Collegamentoipertestuale"/>
            <w:noProof/>
            <w:lang w:val="en-GB"/>
          </w:rPr>
          <w:t>13.3.26.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“San_Fernando_Lower_van_Norman_dam_liquefaction”</w:t>
        </w:r>
        <w:r w:rsidR="00A32296">
          <w:rPr>
            <w:noProof/>
            <w:webHidden/>
          </w:rPr>
          <w:tab/>
        </w:r>
        <w:r w:rsidR="00A32296">
          <w:rPr>
            <w:noProof/>
            <w:webHidden/>
          </w:rPr>
          <w:fldChar w:fldCharType="begin"/>
        </w:r>
        <w:r w:rsidR="00A32296">
          <w:rPr>
            <w:noProof/>
            <w:webHidden/>
          </w:rPr>
          <w:instrText xml:space="preserve"> PAGEREF _Toc42155355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6" w:history="1">
        <w:r w:rsidR="00A32296" w:rsidRPr="007151C4">
          <w:rPr>
            <w:rStyle w:val="Collegamentoipertestuale"/>
            <w:noProof/>
            <w:lang w:val="en-GB"/>
          </w:rPr>
          <w:t>13.3.27.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“sloshing_tank_TbyTn_0_78”</w:t>
        </w:r>
        <w:r w:rsidR="00A32296">
          <w:rPr>
            <w:noProof/>
            <w:webHidden/>
          </w:rPr>
          <w:tab/>
        </w:r>
        <w:r w:rsidR="00A32296">
          <w:rPr>
            <w:noProof/>
            <w:webHidden/>
          </w:rPr>
          <w:fldChar w:fldCharType="begin"/>
        </w:r>
        <w:r w:rsidR="00A32296">
          <w:rPr>
            <w:noProof/>
            <w:webHidden/>
          </w:rPr>
          <w:instrText xml:space="preserve"> PAGEREF _Toc42155356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7" w:history="1">
        <w:r w:rsidR="00A32296" w:rsidRPr="007151C4">
          <w:rPr>
            <w:rStyle w:val="Collegamentoipertestuale"/>
            <w:noProof/>
            <w:lang w:val="en-GB"/>
          </w:rPr>
          <w:t>13.3.28.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“sloshing_tank_TbyTn_1_07”</w:t>
        </w:r>
        <w:r w:rsidR="00A32296">
          <w:rPr>
            <w:noProof/>
            <w:webHidden/>
          </w:rPr>
          <w:tab/>
        </w:r>
        <w:r w:rsidR="00A32296">
          <w:rPr>
            <w:noProof/>
            <w:webHidden/>
          </w:rPr>
          <w:fldChar w:fldCharType="begin"/>
        </w:r>
        <w:r w:rsidR="00A32296">
          <w:rPr>
            <w:noProof/>
            <w:webHidden/>
          </w:rPr>
          <w:instrText xml:space="preserve"> PAGEREF _Toc42155357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8" w:history="1">
        <w:r w:rsidR="00A32296" w:rsidRPr="007151C4">
          <w:rPr>
            <w:rStyle w:val="Collegamentoipertestuale"/>
            <w:noProof/>
            <w:lang w:val="en-GB"/>
          </w:rPr>
          <w:t>13.3.29.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“spherical_Couette_flows”</w:t>
        </w:r>
        <w:r w:rsidR="00A32296">
          <w:rPr>
            <w:noProof/>
            <w:webHidden/>
          </w:rPr>
          <w:tab/>
        </w:r>
        <w:r w:rsidR="00A32296">
          <w:rPr>
            <w:noProof/>
            <w:webHidden/>
          </w:rPr>
          <w:fldChar w:fldCharType="begin"/>
        </w:r>
        <w:r w:rsidR="00A32296">
          <w:rPr>
            <w:noProof/>
            <w:webHidden/>
          </w:rPr>
          <w:instrText xml:space="preserve"> PAGEREF _Toc42155358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59" w:history="1">
        <w:r w:rsidR="00A32296" w:rsidRPr="007151C4">
          <w:rPr>
            <w:rStyle w:val="Collegamentoipertestuale"/>
            <w:noProof/>
            <w:lang w:val="en-GB"/>
          </w:rPr>
          <w:t>13.3.30.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“SPH_udb_exp_Kim2015HYDROL”</w:t>
        </w:r>
        <w:r w:rsidR="00A32296">
          <w:rPr>
            <w:noProof/>
            <w:webHidden/>
          </w:rPr>
          <w:tab/>
        </w:r>
        <w:r w:rsidR="00A32296">
          <w:rPr>
            <w:noProof/>
            <w:webHidden/>
          </w:rPr>
          <w:fldChar w:fldCharType="begin"/>
        </w:r>
        <w:r w:rsidR="00A32296">
          <w:rPr>
            <w:noProof/>
            <w:webHidden/>
          </w:rPr>
          <w:instrText xml:space="preserve"> PAGEREF _Toc42155359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60" w:history="1">
        <w:r w:rsidR="00A32296" w:rsidRPr="007151C4">
          <w:rPr>
            <w:rStyle w:val="Collegamentoipertestuale"/>
            <w:noProof/>
            <w:lang w:val="en-GB"/>
          </w:rPr>
          <w:t>13.3.31.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“submerged_landslide”</w:t>
        </w:r>
        <w:r w:rsidR="00A32296">
          <w:rPr>
            <w:noProof/>
            <w:webHidden/>
          </w:rPr>
          <w:tab/>
        </w:r>
        <w:r w:rsidR="00A32296">
          <w:rPr>
            <w:noProof/>
            <w:webHidden/>
          </w:rPr>
          <w:fldChar w:fldCharType="begin"/>
        </w:r>
        <w:r w:rsidR="00A32296">
          <w:rPr>
            <w:noProof/>
            <w:webHidden/>
          </w:rPr>
          <w:instrText xml:space="preserve"> PAGEREF _Toc42155360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61" w:history="1">
        <w:r w:rsidR="00A32296" w:rsidRPr="007151C4">
          <w:rPr>
            <w:rStyle w:val="Collegamentoipertestuale"/>
            <w:noProof/>
            <w:lang w:val="en-GB"/>
          </w:rPr>
          <w:t>13.3.32.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“still_water_tank”</w:t>
        </w:r>
        <w:r w:rsidR="00A32296">
          <w:rPr>
            <w:noProof/>
            <w:webHidden/>
          </w:rPr>
          <w:tab/>
        </w:r>
        <w:r w:rsidR="00A32296">
          <w:rPr>
            <w:noProof/>
            <w:webHidden/>
          </w:rPr>
          <w:fldChar w:fldCharType="begin"/>
        </w:r>
        <w:r w:rsidR="00A32296">
          <w:rPr>
            <w:noProof/>
            <w:webHidden/>
          </w:rPr>
          <w:instrText xml:space="preserve"> PAGEREF _Toc42155361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62" w:history="1">
        <w:r w:rsidR="00A32296" w:rsidRPr="007151C4">
          <w:rPr>
            <w:rStyle w:val="Collegamentoipertestuale"/>
            <w:noProof/>
            <w:lang w:val="en-GB"/>
          </w:rPr>
          <w:t>13.3.33.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“wave_motion_for_WaveSAX”</w:t>
        </w:r>
        <w:r w:rsidR="00A32296">
          <w:rPr>
            <w:noProof/>
            <w:webHidden/>
          </w:rPr>
          <w:tab/>
        </w:r>
        <w:r w:rsidR="00A32296">
          <w:rPr>
            <w:noProof/>
            <w:webHidden/>
          </w:rPr>
          <w:fldChar w:fldCharType="begin"/>
        </w:r>
        <w:r w:rsidR="00A32296">
          <w:rPr>
            <w:noProof/>
            <w:webHidden/>
          </w:rPr>
          <w:instrText xml:space="preserve"> PAGEREF _Toc42155362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433493">
      <w:pPr>
        <w:pStyle w:val="Sommario3"/>
        <w:tabs>
          <w:tab w:val="left" w:pos="880"/>
          <w:tab w:val="right" w:pos="9628"/>
        </w:tabs>
        <w:rPr>
          <w:rFonts w:asciiTheme="minorHAnsi" w:eastAsiaTheme="minorEastAsia" w:hAnsiTheme="minorHAnsi" w:cstheme="minorBidi"/>
          <w:noProof/>
          <w:sz w:val="22"/>
          <w:szCs w:val="22"/>
        </w:rPr>
      </w:pPr>
      <w:hyperlink w:anchor="_Toc42155363" w:history="1">
        <w:r w:rsidR="00A32296" w:rsidRPr="007151C4">
          <w:rPr>
            <w:rStyle w:val="Collegamentoipertestuale"/>
            <w:noProof/>
            <w:lang w:val="en-GB"/>
          </w:rPr>
          <w:t>13.3.34.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“wedges_falls_on_still_water”</w:t>
        </w:r>
        <w:r w:rsidR="00A32296">
          <w:rPr>
            <w:noProof/>
            <w:webHidden/>
          </w:rPr>
          <w:tab/>
        </w:r>
        <w:r w:rsidR="00A32296">
          <w:rPr>
            <w:noProof/>
            <w:webHidden/>
          </w:rPr>
          <w:fldChar w:fldCharType="begin"/>
        </w:r>
        <w:r w:rsidR="00A32296">
          <w:rPr>
            <w:noProof/>
            <w:webHidden/>
          </w:rPr>
          <w:instrText xml:space="preserve"> PAGEREF _Toc42155363 \h </w:instrText>
        </w:r>
        <w:r w:rsidR="00A32296">
          <w:rPr>
            <w:noProof/>
            <w:webHidden/>
          </w:rPr>
        </w:r>
        <w:r w:rsidR="00A32296">
          <w:rPr>
            <w:noProof/>
            <w:webHidden/>
          </w:rPr>
          <w:fldChar w:fldCharType="separate"/>
        </w:r>
        <w:r w:rsidR="00A32296">
          <w:rPr>
            <w:noProof/>
            <w:webHidden/>
          </w:rPr>
          <w:t>110</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364" w:history="1">
        <w:r w:rsidR="00A32296" w:rsidRPr="007151C4">
          <w:rPr>
            <w:rStyle w:val="Collegamentoipertestuale"/>
            <w:rFonts w:ascii="Book Antiqua" w:hAnsi="Book Antiqua"/>
            <w:caps/>
            <w:noProof/>
          </w:rPr>
          <w:t>14. SPHERA acknowledgments</w:t>
        </w:r>
        <w:r w:rsidR="00A32296">
          <w:rPr>
            <w:noProof/>
            <w:webHidden/>
          </w:rPr>
          <w:tab/>
        </w:r>
        <w:r w:rsidR="00A32296">
          <w:rPr>
            <w:noProof/>
            <w:webHidden/>
          </w:rPr>
          <w:fldChar w:fldCharType="begin"/>
        </w:r>
        <w:r w:rsidR="00A32296">
          <w:rPr>
            <w:noProof/>
            <w:webHidden/>
          </w:rPr>
          <w:instrText xml:space="preserve"> PAGEREF _Toc42155364 \h </w:instrText>
        </w:r>
        <w:r w:rsidR="00A32296">
          <w:rPr>
            <w:noProof/>
            <w:webHidden/>
          </w:rPr>
        </w:r>
        <w:r w:rsidR="00A32296">
          <w:rPr>
            <w:noProof/>
            <w:webHidden/>
          </w:rPr>
          <w:fldChar w:fldCharType="separate"/>
        </w:r>
        <w:r w:rsidR="00A32296">
          <w:rPr>
            <w:noProof/>
            <w:webHidden/>
          </w:rPr>
          <w:t>111</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365" w:history="1">
        <w:r w:rsidR="00A32296" w:rsidRPr="007151C4">
          <w:rPr>
            <w:rStyle w:val="Collegamentoipertestuale"/>
            <w:rFonts w:ascii="Book Antiqua" w:hAnsi="Book Antiqua"/>
            <w:caps/>
            <w:noProof/>
          </w:rPr>
          <w:t>15. SPHERA registration</w:t>
        </w:r>
        <w:r w:rsidR="00A32296">
          <w:rPr>
            <w:noProof/>
            <w:webHidden/>
          </w:rPr>
          <w:tab/>
        </w:r>
        <w:r w:rsidR="00A32296">
          <w:rPr>
            <w:noProof/>
            <w:webHidden/>
          </w:rPr>
          <w:fldChar w:fldCharType="begin"/>
        </w:r>
        <w:r w:rsidR="00A32296">
          <w:rPr>
            <w:noProof/>
            <w:webHidden/>
          </w:rPr>
          <w:instrText xml:space="preserve"> PAGEREF _Toc42155365 \h </w:instrText>
        </w:r>
        <w:r w:rsidR="00A32296">
          <w:rPr>
            <w:noProof/>
            <w:webHidden/>
          </w:rPr>
        </w:r>
        <w:r w:rsidR="00A32296">
          <w:rPr>
            <w:noProof/>
            <w:webHidden/>
          </w:rPr>
          <w:fldChar w:fldCharType="separate"/>
        </w:r>
        <w:r w:rsidR="00A32296">
          <w:rPr>
            <w:noProof/>
            <w:webHidden/>
          </w:rPr>
          <w:t>113</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366" w:history="1">
        <w:r w:rsidR="00A32296" w:rsidRPr="007151C4">
          <w:rPr>
            <w:rStyle w:val="Collegamentoipertestuale"/>
            <w:rFonts w:ascii="Book Antiqua" w:hAnsi="Book Antiqua"/>
            <w:caps/>
            <w:noProof/>
          </w:rPr>
          <w:t>16. References</w:t>
        </w:r>
        <w:r w:rsidR="00A32296">
          <w:rPr>
            <w:noProof/>
            <w:webHidden/>
          </w:rPr>
          <w:tab/>
        </w:r>
        <w:r w:rsidR="00A32296">
          <w:rPr>
            <w:noProof/>
            <w:webHidden/>
          </w:rPr>
          <w:fldChar w:fldCharType="begin"/>
        </w:r>
        <w:r w:rsidR="00A32296">
          <w:rPr>
            <w:noProof/>
            <w:webHidden/>
          </w:rPr>
          <w:instrText xml:space="preserve"> PAGEREF _Toc42155366 \h </w:instrText>
        </w:r>
        <w:r w:rsidR="00A32296">
          <w:rPr>
            <w:noProof/>
            <w:webHidden/>
          </w:rPr>
        </w:r>
        <w:r w:rsidR="00A32296">
          <w:rPr>
            <w:noProof/>
            <w:webHidden/>
          </w:rPr>
          <w:fldChar w:fldCharType="separate"/>
        </w:r>
        <w:r w:rsidR="00A32296">
          <w:rPr>
            <w:noProof/>
            <w:webHidden/>
          </w:rPr>
          <w:t>114</w:t>
        </w:r>
        <w:r w:rsidR="00A32296">
          <w:rPr>
            <w:noProof/>
            <w:webHidden/>
          </w:rPr>
          <w:fldChar w:fldCharType="end"/>
        </w:r>
      </w:hyperlink>
    </w:p>
    <w:p w:rsidR="00A32296" w:rsidRDefault="00433493">
      <w:pPr>
        <w:pStyle w:val="Sommario1"/>
        <w:tabs>
          <w:tab w:val="right" w:pos="9628"/>
        </w:tabs>
        <w:rPr>
          <w:rFonts w:asciiTheme="minorHAnsi" w:eastAsiaTheme="minorEastAsia" w:hAnsiTheme="minorHAnsi" w:cstheme="minorBidi"/>
          <w:noProof/>
          <w:sz w:val="22"/>
          <w:lang w:val="it-IT" w:eastAsia="it-IT"/>
        </w:rPr>
      </w:pPr>
      <w:hyperlink w:anchor="_Toc42155367" w:history="1">
        <w:r w:rsidR="00A32296" w:rsidRPr="007151C4">
          <w:rPr>
            <w:rStyle w:val="Collegamentoipertestuale"/>
            <w:rFonts w:ascii="Book Antiqua" w:hAnsi="Book Antiqua"/>
            <w:caps/>
            <w:noProof/>
          </w:rPr>
          <w:t>17. GNU Free Documentation License</w:t>
        </w:r>
        <w:r w:rsidR="00A32296">
          <w:rPr>
            <w:noProof/>
            <w:webHidden/>
          </w:rPr>
          <w:tab/>
        </w:r>
        <w:r w:rsidR="00A32296">
          <w:rPr>
            <w:noProof/>
            <w:webHidden/>
          </w:rPr>
          <w:fldChar w:fldCharType="begin"/>
        </w:r>
        <w:r w:rsidR="00A32296">
          <w:rPr>
            <w:noProof/>
            <w:webHidden/>
          </w:rPr>
          <w:instrText xml:space="preserve"> PAGEREF _Toc42155367 \h </w:instrText>
        </w:r>
        <w:r w:rsidR="00A32296">
          <w:rPr>
            <w:noProof/>
            <w:webHidden/>
          </w:rPr>
        </w:r>
        <w:r w:rsidR="00A32296">
          <w:rPr>
            <w:noProof/>
            <w:webHidden/>
          </w:rPr>
          <w:fldChar w:fldCharType="separate"/>
        </w:r>
        <w:r w:rsidR="00A32296">
          <w:rPr>
            <w:noProof/>
            <w:webHidden/>
          </w:rPr>
          <w:t>122</w:t>
        </w:r>
        <w:r w:rsidR="00A32296">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4215526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32296">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32296">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32296">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32296">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32296">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32296" w:rsidRPr="00ED6D25">
        <w:rPr>
          <w:rFonts w:ascii="Times New Roman" w:hAnsi="Times New Roman"/>
        </w:rPr>
        <w:t xml:space="preserve">Table </w:t>
      </w:r>
      <w:r w:rsidR="00A32296">
        <w:rPr>
          <w:rFonts w:ascii="Times New Roman" w:hAnsi="Times New Roman"/>
          <w:noProof/>
        </w:rPr>
        <w:t>1</w:t>
      </w:r>
      <w:r w:rsidR="00A32296" w:rsidRPr="00ED6D25">
        <w:rPr>
          <w:rFonts w:ascii="Times New Roman" w:hAnsi="Times New Roman"/>
        </w:rPr>
        <w:t>.</w:t>
      </w:r>
      <w:r w:rsidR="00A32296">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4215526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4215526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4215527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4215527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32296">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32296">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w:t>
        </w:r>
      </w:ins>
      <w:ins w:id="42" w:author="Amicarelli Andrea (RSE)" w:date="2020-09-29T11:45:00Z">
        <w:r w:rsidR="00AA3F1A">
          <w:rPr>
            <w:rFonts w:ascii="Times New Roman" w:hAnsi="Times New Roman"/>
            <w:sz w:val="24"/>
            <w:szCs w:val="24"/>
          </w:rPr>
          <w:t>&lt;your_github_user_ID&gt;</w:t>
        </w:r>
      </w:ins>
      <w:ins w:id="43" w:author="Amicarelli Andrea (RSE)" w:date="2020-04-13T14:24:00Z">
        <w:r w:rsidR="00067DD9" w:rsidRPr="00067DD9">
          <w:rPr>
            <w:rFonts w:ascii="Times New Roman" w:hAnsi="Times New Roman"/>
            <w:sz w:val="24"/>
            <w:szCs w:val="24"/>
          </w:rPr>
          <w:t>/SPHERA/settings/notifications to be notified on all the repository modifications.</w:t>
        </w:r>
      </w:ins>
    </w:p>
    <w:p w:rsidR="000C3886" w:rsidRPr="00A46DB4" w:rsidRDefault="000C3886" w:rsidP="000C3886">
      <w:pPr>
        <w:spacing w:after="0" w:line="240" w:lineRule="auto"/>
        <w:jc w:val="both"/>
        <w:rPr>
          <w:ins w:id="44" w:author="Amicarelli Andrea (RSE)" w:date="2020-10-06T08:20:00Z"/>
          <w:rFonts w:ascii="Times New Roman" w:hAnsi="Times New Roman"/>
          <w:sz w:val="24"/>
          <w:szCs w:val="24"/>
        </w:rPr>
      </w:pPr>
      <w:ins w:id="45" w:author="Amicarelli Andrea (RSE)" w:date="2020-10-06T08:20:00Z">
        <w:r w:rsidRPr="000C3886">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32296" w:rsidRPr="00A32296">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bookmarkStart w:id="46" w:name="_GoBack"/>
      <w:bookmarkEnd w:id="46"/>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7" w:name="_Ref448227012"/>
      <w:bookmarkStart w:id="48"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32296">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32296">
        <w:rPr>
          <w:rFonts w:ascii="Times New Roman" w:hAnsi="Times New Roman"/>
          <w:noProof/>
        </w:rPr>
        <w:t>1</w:t>
      </w:r>
      <w:r w:rsidRPr="00ED6D25">
        <w:rPr>
          <w:rFonts w:ascii="Times New Roman" w:hAnsi="Times New Roman"/>
          <w:lang w:val="it-IT"/>
        </w:rPr>
        <w:fldChar w:fldCharType="end"/>
      </w:r>
      <w:bookmarkEnd w:id="47"/>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8"/>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9"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2</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0"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3</w:t>
      </w:r>
      <w:r w:rsidRPr="00ED6D25">
        <w:rPr>
          <w:rFonts w:ascii="Times New Roman" w:hAnsi="Times New Roman"/>
          <w:szCs w:val="24"/>
          <w:lang w:val="it-IT"/>
        </w:rPr>
        <w:fldChar w:fldCharType="end"/>
      </w:r>
      <w:bookmarkEnd w:id="50"/>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1"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4</w:t>
      </w:r>
      <w:r w:rsidRPr="00ED6D25">
        <w:rPr>
          <w:rFonts w:ascii="Times New Roman" w:hAnsi="Times New Roman"/>
          <w:szCs w:val="24"/>
          <w:lang w:val="it-IT"/>
        </w:rPr>
        <w:fldChar w:fldCharType="end"/>
      </w:r>
      <w:bookmarkEnd w:id="5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2"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bookmarkEnd w:id="5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3"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bookmarkEnd w:id="5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4"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7</w:t>
      </w:r>
      <w:r w:rsidRPr="00ED6D25">
        <w:rPr>
          <w:rFonts w:ascii="Times New Roman" w:hAnsi="Times New Roman"/>
          <w:szCs w:val="24"/>
          <w:lang w:val="it-IT"/>
        </w:rPr>
        <w:fldChar w:fldCharType="end"/>
      </w:r>
      <w:bookmarkEnd w:id="5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5" w:name="_Ref449963218"/>
      <w:bookmarkStart w:id="56" w:name="_Toc4215527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5"/>
      <w:r>
        <w:rPr>
          <w:rFonts w:ascii="Book Antiqua" w:hAnsi="Book Antiqua"/>
          <w:caps/>
          <w:kern w:val="0"/>
          <w:sz w:val="24"/>
          <w:szCs w:val="24"/>
        </w:rPr>
        <w:t xml:space="preserve"> as a boundary treatment scheme for fixed boundaries</w:t>
      </w:r>
      <w:bookmarkEnd w:id="56"/>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32296">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7" w:name="_Toc42155273"/>
      <w:r w:rsidRPr="0037327E">
        <w:t>Smoothed Particle Hydrodynamics</w:t>
      </w:r>
      <w:r>
        <w:t xml:space="preserve"> (SPH)</w:t>
      </w:r>
      <w:bookmarkEnd w:id="57"/>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63477814"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8"/>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32296">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63477815"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9"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9"/>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32296">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63477816"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0"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0"/>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6.3</w:t>
      </w:r>
      <w:r w:rsidR="00A32296" w:rsidRPr="00A32296">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61" w:name="_Ref448234808"/>
      <w:bookmarkStart w:id="62" w:name="_Ref448237262"/>
      <w:bookmarkStart w:id="63" w:name="_Ref448237267"/>
      <w:bookmarkStart w:id="64" w:name="_Ref448246225"/>
      <w:bookmarkStart w:id="65" w:name="_Toc4215527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61"/>
      <w:bookmarkEnd w:id="62"/>
      <w:bookmarkEnd w:id="63"/>
      <w:bookmarkEnd w:id="64"/>
      <w:bookmarkEnd w:id="65"/>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32296">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32296">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63477817"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4" o:title=""/>
                </v:shape>
                <o:OLEObject Type="Embed" ProgID="Equation.3" ShapeID="_x0000_i1030" DrawAspect="Content" ObjectID="_1663477818"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6"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6"/>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63477819"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32296" w:rsidRPr="00A32296">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7"/>
            <w:r w:rsidR="00F060FC" w:rsidRPr="00FD3639">
              <w:rPr>
                <w:rFonts w:ascii="Times New Roman" w:hAnsi="Times New Roman"/>
                <w:position w:val="-36"/>
                <w:sz w:val="24"/>
                <w:szCs w:val="24"/>
              </w:rPr>
              <w:object w:dxaOrig="5060" w:dyaOrig="800">
                <v:shape id="_x0000_i1032" type="#_x0000_t75" style="width:253.85pt;height:39.95pt" o:ole="">
                  <v:imagedata r:id="rId28" o:title=""/>
                </v:shape>
                <o:OLEObject Type="Embed" ProgID="Equation.3" ShapeID="_x0000_i1032" DrawAspect="Content" ObjectID="_1663477820" r:id="rId29"/>
              </w:object>
            </w:r>
            <w:commentRangeEnd w:id="67"/>
            <w:r w:rsidR="00FD3639">
              <w:rPr>
                <w:rStyle w:val="Rimandocommento"/>
                <w:rFonts w:ascii="Times New Roman" w:eastAsia="Times New Roman" w:hAnsi="Times New Roman"/>
                <w:szCs w:val="20"/>
                <w:lang w:val="it-IT" w:eastAsia="it-IT"/>
              </w:rPr>
              <w:commentReference w:id="67"/>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8"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8"/>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9"/>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63477821" r:id="rId32"/>
              </w:object>
            </w:r>
            <w:commentRangeEnd w:id="69"/>
            <w:r w:rsidR="00CB44CC">
              <w:rPr>
                <w:rStyle w:val="Rimandocommento"/>
                <w:rFonts w:ascii="Times New Roman" w:eastAsia="Times New Roman" w:hAnsi="Times New Roman"/>
                <w:szCs w:val="20"/>
                <w:lang w:val="it-IT" w:eastAsia="it-IT"/>
              </w:rPr>
              <w:commentReference w:id="69"/>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63477822"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63477823"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70"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63477824"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63477825" r:id="rId40"/>
        </w:object>
      </w:r>
      <w:r w:rsidRPr="00276BBF">
        <w:rPr>
          <w:rFonts w:ascii="Times New Roman" w:hAnsi="Times New Roman"/>
          <w:lang w:val="en-GB"/>
        </w:rPr>
        <w:t xml:space="preserve">. </w:t>
      </w:r>
      <w:del w:id="71"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72"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63477826"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73"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4"/>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63477827"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63477828"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63477829"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9.45pt" o:ole="">
                  <v:imagedata r:id="rId49" o:title=""/>
                </v:shape>
                <o:OLEObject Type="Embed" ProgID="Equation.3" ShapeID="_x0000_i1042" DrawAspect="Content" ObjectID="_1663477830"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63477831"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63477832"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63477833"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4"/>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4"/>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63477834"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5"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5"/>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63477835"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6"/>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63477836"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63477837"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63477838"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7" w:name="_Ref448232409"/>
            <w:bookmarkStart w:id="78"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7"/>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6"/>
            <w:r w:rsidR="00132A27">
              <w:rPr>
                <w:rStyle w:val="Rimandocommento"/>
                <w:rFonts w:ascii="Times New Roman" w:eastAsia="Times New Roman" w:hAnsi="Times New Roman"/>
                <w:b w:val="0"/>
                <w:bCs w:val="0"/>
                <w:color w:val="auto"/>
                <w:szCs w:val="20"/>
                <w:lang w:val="it-IT" w:eastAsia="it-IT"/>
              </w:rPr>
              <w:commentReference w:id="76"/>
            </w:r>
            <w:bookmarkEnd w:id="78"/>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9"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80"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81"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82"/>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63477839"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3"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3"/>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32296" w:rsidRPr="00A32296">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63477840"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4"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63477841"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63477842"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32296">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63477843"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63477844"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63477845"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82"/>
    <w:p w:rsidR="00897949" w:rsidRPr="00F53D8F" w:rsidRDefault="00EF7A6C" w:rsidP="00897949">
      <w:pPr>
        <w:pStyle w:val="Normale1"/>
        <w:spacing w:line="240" w:lineRule="auto"/>
        <w:rPr>
          <w:ins w:id="85" w:author="Amicarelli Andrea (RSE)" w:date="2020-04-13T09:57:00Z"/>
          <w:rFonts w:ascii="Times New Roman" w:hAnsi="Times New Roman"/>
          <w:lang w:val="en-GB"/>
        </w:rPr>
      </w:pPr>
      <w:r>
        <w:rPr>
          <w:rStyle w:val="Rimandocommento"/>
          <w:rFonts w:ascii="Times New Roman" w:hAnsi="Times New Roman"/>
          <w:szCs w:val="20"/>
        </w:rPr>
        <w:commentReference w:id="82"/>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63477846"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6" w:name="_Ref448249339"/>
      <w:bookmarkStart w:id="87" w:name="_Ref449701616"/>
      <w:bookmarkStart w:id="88" w:name="_Toc42155275"/>
      <w:r>
        <w:t xml:space="preserve">SPH </w:t>
      </w:r>
      <w:r w:rsidR="00F91289" w:rsidRPr="00C70139">
        <w:t>balance equations for rigid body transport</w:t>
      </w:r>
      <w:bookmarkEnd w:id="86"/>
      <w:bookmarkEnd w:id="87"/>
      <w:bookmarkEnd w:id="88"/>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32296">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89"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90"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9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15pt" o:ole="">
                  <v:imagedata r:id="rId83" o:title=""/>
                </v:shape>
                <o:OLEObject Type="Embed" ProgID="Equation.3" ShapeID="_x0000_i1059" DrawAspect="Content" ObjectID="_1663477847" r:id="rId84"/>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60" type="#_x0000_t75" style="width:152.95pt;height:32.6pt" o:ole="">
                  <v:imagedata r:id="rId85" o:title=""/>
                </v:shape>
                <o:OLEObject Type="Embed" ProgID="Equation.3" ShapeID="_x0000_i1060" DrawAspect="Content" ObjectID="_1663477848" r:id="rId8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92" w:name="_Ref448232479"/>
            <w:bookmarkStart w:id="93"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2"/>
            <w:r w:rsidRPr="008007FF">
              <w:rPr>
                <w:rFonts w:ascii="Times New Roman" w:eastAsia="Times New Roman" w:hAnsi="Times New Roman"/>
                <w:b w:val="0"/>
                <w:bCs w:val="0"/>
                <w:color w:val="auto"/>
                <w:sz w:val="24"/>
                <w:szCs w:val="24"/>
                <w:lang w:eastAsia="it-IT"/>
              </w:rPr>
              <w:t xml:space="preserve"> </w:t>
            </w:r>
            <w:commentRangeEnd w:id="91"/>
            <w:r w:rsidR="00A14CDA">
              <w:rPr>
                <w:rStyle w:val="Rimandocommento"/>
                <w:rFonts w:ascii="Times New Roman" w:eastAsia="Times New Roman" w:hAnsi="Times New Roman"/>
                <w:b w:val="0"/>
                <w:bCs w:val="0"/>
                <w:color w:val="auto"/>
                <w:szCs w:val="20"/>
                <w:lang w:val="it-IT" w:eastAsia="it-IT"/>
              </w:rPr>
              <w:commentReference w:id="91"/>
            </w:r>
            <w:bookmarkEnd w:id="93"/>
          </w:p>
        </w:tc>
      </w:tr>
    </w:tbl>
    <w:p w:rsidR="00A14CDA" w:rsidRDefault="00A14CDA" w:rsidP="00E705B5">
      <w:pPr>
        <w:pStyle w:val="Corpotesto"/>
        <w:spacing w:after="0" w:line="240" w:lineRule="auto"/>
        <w:ind w:firstLine="0"/>
        <w:rPr>
          <w:ins w:id="94" w:author="Amicarelli Andrea (RSE)" w:date="2020-06-04T09:32:00Z"/>
          <w:sz w:val="24"/>
          <w:szCs w:val="24"/>
        </w:rPr>
      </w:pPr>
    </w:p>
    <w:p w:rsidR="00607996" w:rsidRDefault="00607996" w:rsidP="00E705B5">
      <w:pPr>
        <w:pStyle w:val="Corpotesto"/>
        <w:spacing w:after="0" w:line="240" w:lineRule="auto"/>
        <w:ind w:firstLine="0"/>
        <w:rPr>
          <w:sz w:val="24"/>
          <w:szCs w:val="24"/>
        </w:rPr>
      </w:pPr>
      <w:ins w:id="95"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96" w:author="Amicarelli Andrea (RSE)" w:date="2020-06-04T09:34:00Z">
        <w:r w:rsidRPr="00607996">
          <w:rPr>
            <w:sz w:val="24"/>
            <w:szCs w:val="24"/>
          </w:rPr>
          <w:t xml:space="preserve"> </w:t>
        </w:r>
        <w:r>
          <w:rPr>
            <w:sz w:val="24"/>
            <w:szCs w:val="24"/>
          </w:rPr>
          <w:t>represents the balance equation of the momentum of a solid rigid body</w:t>
        </w:r>
      </w:ins>
      <w:ins w:id="97" w:author="Amicarelli Andrea (RSE)" w:date="2020-06-04T09:35:00Z">
        <w:r>
          <w:rPr>
            <w:sz w:val="24"/>
            <w:szCs w:val="24"/>
          </w:rPr>
          <w:t>,</w:t>
        </w:r>
      </w:ins>
      <w:ins w:id="98" w:author="Amicarelli Andrea (RSE)" w:date="2020-06-04T09:34:00Z">
        <w:r>
          <w:rPr>
            <w:sz w:val="24"/>
            <w:szCs w:val="24"/>
          </w:rPr>
          <w:t xml:space="preserve"> which translates </w:t>
        </w:r>
      </w:ins>
      <w:ins w:id="99" w:author="Amicarelli Andrea (RSE)" w:date="2020-06-04T09:36:00Z">
        <w:r>
          <w:rPr>
            <w:sz w:val="24"/>
            <w:szCs w:val="24"/>
          </w:rPr>
          <w:t>with no rotation around its barycentre</w:t>
        </w:r>
      </w:ins>
      <w:ins w:id="100" w:author="Amicarelli Andrea (RSE)" w:date="2020-06-04T09:34:00Z">
        <w:r>
          <w:rPr>
            <w:sz w:val="24"/>
            <w:szCs w:val="24"/>
          </w:rPr>
          <w:t>.</w:t>
        </w:r>
      </w:ins>
      <w:r>
        <w:rPr>
          <w:sz w:val="24"/>
          <w:szCs w:val="24"/>
        </w:rPr>
        <w:t xml:space="preserve"> </w:t>
      </w:r>
      <w:ins w:id="101" w:author="Amicarelli Andrea (RSE)" w:date="2020-06-04T09:32:00Z">
        <w:r>
          <w:rPr>
            <w:sz w:val="24"/>
            <w:szCs w:val="24"/>
          </w:rPr>
          <w:t xml:space="preserve">The </w:t>
        </w:r>
      </w:ins>
      <w:ins w:id="102" w:author="Amicarelli Andrea (RSE)" w:date="2020-06-04T09:35:00Z">
        <w:r>
          <w:rPr>
            <w:sz w:val="24"/>
            <w:szCs w:val="24"/>
          </w:rPr>
          <w:t>s</w:t>
        </w:r>
      </w:ins>
      <w:ins w:id="103" w:author="Amicarelli Andrea (RSE)" w:date="2020-06-04T09:34:00Z">
        <w:r>
          <w:rPr>
            <w:sz w:val="24"/>
            <w:szCs w:val="24"/>
          </w:rPr>
          <w:t xml:space="preserve">econd </w:t>
        </w:r>
      </w:ins>
      <w:ins w:id="104"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105" w:author="Amicarelli Andrea (RSE)" w:date="2020-06-04T09:34:00Z">
        <w:r>
          <w:rPr>
            <w:sz w:val="24"/>
            <w:szCs w:val="24"/>
          </w:rPr>
          <w:t>represents the balance equation of the momentum of a solid rigid body which rotates with no translation of its barycentre</w:t>
        </w:r>
      </w:ins>
      <w:ins w:id="106" w:author="Amicarelli Andrea (RSE)" w:date="2020-06-04T09:35:00Z">
        <w:r>
          <w:rPr>
            <w:sz w:val="24"/>
            <w:szCs w:val="24"/>
          </w:rPr>
          <w:t>; it is the balance equation of the body angular momentum</w:t>
        </w:r>
      </w:ins>
      <w:ins w:id="107"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08" w:author="Amicarelli Andrea (RSE)" w:date="2020-06-04T09:25:00Z">
        <w:r>
          <w:rPr>
            <w:sz w:val="24"/>
            <w:szCs w:val="24"/>
          </w:rPr>
          <w:t xml:space="preserve">The following kinematics formulae are used for time integrating the body velocity and angular velocity to obtain the barycentre position and the </w:t>
        </w:r>
      </w:ins>
      <w:ins w:id="109"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10"/>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1" type="#_x0000_t75" style="width:64.65pt;height:31.55pt" o:ole="">
                  <v:imagedata r:id="rId87" o:title=""/>
                </v:shape>
                <o:OLEObject Type="Embed" ProgID="Equation.3" ShapeID="_x0000_i1061" DrawAspect="Content" ObjectID="_1663477849" r:id="rId88"/>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2" type="#_x0000_t75" style="width:47.8pt;height:32.05pt" o:ole="">
                  <v:imagedata r:id="rId89" o:title=""/>
                </v:shape>
                <o:OLEObject Type="Embed" ProgID="Equation.3" ShapeID="_x0000_i1062" DrawAspect="Content" ObjectID="_1663477850" r:id="rId90"/>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10"/>
            <w:r w:rsidR="00A14CDA">
              <w:rPr>
                <w:rStyle w:val="Rimandocommento"/>
                <w:rFonts w:ascii="Times New Roman" w:eastAsia="Times New Roman" w:hAnsi="Times New Roman"/>
                <w:b w:val="0"/>
                <w:bCs w:val="0"/>
                <w:color w:val="auto"/>
                <w:szCs w:val="20"/>
                <w:lang w:val="it-IT" w:eastAsia="it-IT"/>
              </w:rPr>
              <w:commentReference w:id="110"/>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11"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12"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13"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14"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15" w:author="Amicarelli Andrea (RSE)" w:date="2020-06-04T09:27:00Z">
        <w:r w:rsidR="00A32296">
          <w:rPr>
            <w:rFonts w:ascii="Times New Roman" w:hAnsi="Times New Roman"/>
            <w:lang w:val="en-GB"/>
          </w:rPr>
          <w:t>.</w:t>
        </w:r>
      </w:ins>
      <w:del w:id="116"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17" w:author="Amicarelli Andrea (RSE)" w:date="2020-06-04T09:27:00Z">
        <w:r w:rsidRPr="00276BBF" w:rsidDel="00A32296">
          <w:rPr>
            <w:rFonts w:ascii="Times New Roman" w:hAnsi="Times New Roman"/>
            <w:lang w:val="en-GB"/>
          </w:rPr>
          <w:delText>)</w:delText>
        </w:r>
      </w:del>
      <w:ins w:id="118"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19"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20"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21"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22"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23" w:author="Amicarelli Andrea (RSE)" w:date="2020-06-04T09:28:00Z">
        <w:r w:rsidRPr="00276BBF" w:rsidDel="00A32296">
          <w:rPr>
            <w:rFonts w:ascii="Times New Roman" w:hAnsi="Times New Roman"/>
            <w:lang w:val="en-GB"/>
          </w:rPr>
          <w:delText xml:space="preserve"> </w:delText>
        </w:r>
      </w:del>
      <w:ins w:id="124" w:author="Amicarelli Andrea (RSE)" w:date="2020-06-04T09:28:00Z">
        <w:r w:rsidR="00A32296">
          <w:rPr>
            <w:rFonts w:ascii="Times New Roman" w:hAnsi="Times New Roman"/>
            <w:lang w:val="en-GB"/>
          </w:rPr>
          <w:t xml:space="preserve">, where </w:t>
        </w:r>
      </w:ins>
      <w:del w:id="125"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26" w:author="Amicarelli Andrea (RSE)" w:date="2020-06-04T09:28:00Z">
        <w:r w:rsidRPr="00276BBF" w:rsidDel="00A32296">
          <w:rPr>
            <w:rFonts w:ascii="Times New Roman" w:hAnsi="Times New Roman"/>
            <w:lang w:val="en-GB"/>
          </w:rPr>
          <w:delText>)</w:delText>
        </w:r>
      </w:del>
      <w:ins w:id="127" w:author="Amicarelli Andrea (RSE)" w:date="2020-06-04T09:28:00Z">
        <w:r w:rsidR="00A32296">
          <w:rPr>
            <w:rFonts w:ascii="Times New Roman" w:hAnsi="Times New Roman"/>
            <w:lang w:val="en-GB"/>
          </w:rPr>
          <w:t>.</w:t>
        </w:r>
      </w:ins>
      <w:del w:id="128"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3" type="#_x0000_t75" style="width:15.25pt;height:22.05pt" o:ole="">
            <v:imagedata r:id="rId91" o:title=""/>
          </v:shape>
          <o:OLEObject Type="Embed" ProgID="Equation.3" ShapeID="_x0000_i1063" DrawAspect="Content" ObjectID="_1663477851" r:id="rId9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29"/>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64" type="#_x0000_t75" style="width:273.8pt;height:82pt" o:ole="">
                  <v:imagedata r:id="rId93" o:title=""/>
                </v:shape>
                <o:OLEObject Type="Embed" ProgID="Equation.3" ShapeID="_x0000_i1064" DrawAspect="Content" ObjectID="_1663477852" r:id="rId94"/>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65" type="#_x0000_t75" style="width:278.55pt;height:116.15pt" o:ole="">
                  <v:imagedata r:id="rId95" o:title=""/>
                </v:shape>
                <o:OLEObject Type="Embed" ProgID="Equation.3" ShapeID="_x0000_i1065" DrawAspect="Content" ObjectID="_1663477853"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30"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30"/>
            <w:r w:rsidRPr="008007FF">
              <w:rPr>
                <w:rFonts w:ascii="Times New Roman" w:eastAsia="Times New Roman" w:hAnsi="Times New Roman"/>
                <w:b w:val="0"/>
                <w:bCs w:val="0"/>
                <w:color w:val="auto"/>
                <w:sz w:val="24"/>
                <w:szCs w:val="24"/>
                <w:lang w:eastAsia="it-IT"/>
              </w:rPr>
              <w:t xml:space="preserve"> </w:t>
            </w:r>
            <w:commentRangeEnd w:id="129"/>
            <w:r w:rsidR="008603CD">
              <w:rPr>
                <w:rStyle w:val="Rimandocommento"/>
                <w:rFonts w:ascii="Times New Roman" w:eastAsia="Times New Roman" w:hAnsi="Times New Roman"/>
                <w:b w:val="0"/>
                <w:bCs w:val="0"/>
                <w:color w:val="auto"/>
                <w:szCs w:val="20"/>
                <w:lang w:val="it-IT" w:eastAsia="it-IT"/>
              </w:rPr>
              <w:commentReference w:id="129"/>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31" w:author="Amicarelli Andrea (RSE)" w:date="2020-04-13T14:21:00Z">
        <w:r>
          <w:rPr>
            <w:rFonts w:ascii="Times New Roman" w:hAnsi="Times New Roman"/>
            <w:lang w:val="en-GB"/>
          </w:rPr>
          <w:t xml:space="preserve">One considers the final formulation of the </w:t>
        </w:r>
      </w:ins>
      <w:ins w:id="132" w:author="Amicarelli Andrea (RSE)" w:date="2020-06-04T09:29:00Z">
        <w:r w:rsidR="00A32296">
          <w:rPr>
            <w:rFonts w:ascii="Times New Roman" w:hAnsi="Times New Roman"/>
            <w:lang w:val="en-GB"/>
          </w:rPr>
          <w:t>second</w:t>
        </w:r>
      </w:ins>
      <w:ins w:id="133"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(6.24)</w:t>
      </w:r>
      <w:r>
        <w:rPr>
          <w:rFonts w:ascii="Times New Roman" w:hAnsi="Times New Roman"/>
          <w:lang w:val="en-GB"/>
        </w:rPr>
        <w:fldChar w:fldCharType="end"/>
      </w:r>
      <w:ins w:id="134"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35" w:author="Amicarelli Andrea (RSE)" w:date="2020-06-04T09:30:00Z">
        <w:r w:rsidR="00A32296">
          <w:rPr>
            <w:rFonts w:ascii="Times New Roman" w:hAnsi="Times New Roman"/>
            <w:lang w:val="en-GB"/>
          </w:rPr>
          <w:t>torque-</w:t>
        </w:r>
      </w:ins>
      <w:ins w:id="136" w:author="Amicarelli Andrea (RSE)" w:date="2020-04-13T14:21:00Z">
        <w:r w:rsidRPr="009E60BA">
          <w:rPr>
            <w:rFonts w:ascii="Times New Roman" w:hAnsi="Times New Roman"/>
            <w:lang w:val="en-GB"/>
          </w:rPr>
          <w:t>induced 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37" w:author="Amicarelli Andrea (RSE)" w:date="2020-06-04T09:52:00Z"/>
          <w:rFonts w:ascii="Times New Roman" w:hAnsi="Times New Roman"/>
          <w:lang w:val="en-GB"/>
        </w:rPr>
      </w:pPr>
      <w:ins w:id="138" w:author="Amicarelli Andrea (RSE)" w:date="2020-06-04T09:31:00Z">
        <w:r>
          <w:rPr>
            <w:rFonts w:ascii="Times New Roman" w:hAnsi="Times New Roman"/>
            <w:lang w:val="en-GB"/>
          </w:rPr>
          <w:t>T</w:t>
        </w:r>
      </w:ins>
      <w:ins w:id="139"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40" w:author="Amicarelli Andrea (RSE)" w:date="2020-06-04T09:50:00Z">
        <w:r>
          <w:rPr>
            <w:rFonts w:ascii="Times New Roman" w:hAnsi="Times New Roman"/>
            <w:lang w:val="en-GB"/>
          </w:rPr>
          <w:t xml:space="preserve">occurs when the integral of the </w:t>
        </w:r>
      </w:ins>
      <w:ins w:id="141" w:author="Amicarelli Andrea (RSE)" w:date="2020-06-04T09:51:00Z">
        <w:r>
          <w:rPr>
            <w:rFonts w:ascii="Times New Roman" w:hAnsi="Times New Roman"/>
            <w:lang w:val="en-GB"/>
          </w:rPr>
          <w:t xml:space="preserve">external forces, </w:t>
        </w:r>
      </w:ins>
      <w:ins w:id="142" w:author="Amicarelli Andrea (RSE)" w:date="2020-06-04T09:50:00Z">
        <w:r>
          <w:rPr>
            <w:rFonts w:ascii="Times New Roman" w:hAnsi="Times New Roman"/>
            <w:lang w:val="en-GB"/>
          </w:rPr>
          <w:t>internal forces</w:t>
        </w:r>
      </w:ins>
      <w:ins w:id="143" w:author="Amicarelli Andrea (RSE)" w:date="2020-06-04T09:51:00Z">
        <w:r>
          <w:rPr>
            <w:rFonts w:ascii="Times New Roman" w:hAnsi="Times New Roman"/>
            <w:lang w:val="en-GB"/>
          </w:rPr>
          <w:t xml:space="preserve"> and external torques are null, but the integral of the internal torque</w:t>
        </w:r>
      </w:ins>
      <w:ins w:id="144" w:author="Amicarelli Andrea (RSE)" w:date="2020-06-04T09:52:00Z">
        <w:r>
          <w:rPr>
            <w:rFonts w:ascii="Times New Roman" w:hAnsi="Times New Roman"/>
            <w:lang w:val="en-GB"/>
          </w:rPr>
          <w:t>s</w:t>
        </w:r>
      </w:ins>
      <w:ins w:id="145" w:author="Amicarelli Andrea (RSE)" w:date="2020-06-04T09:51:00Z">
        <w:r>
          <w:rPr>
            <w:rFonts w:ascii="Times New Roman" w:hAnsi="Times New Roman"/>
            <w:lang w:val="en-GB"/>
          </w:rPr>
          <w:t xml:space="preserve"> is non</w:t>
        </w:r>
      </w:ins>
      <w:ins w:id="146" w:author="Amicarelli Andrea (RSE)" w:date="2020-06-04T09:52:00Z">
        <w:r>
          <w:rPr>
            <w:rFonts w:ascii="Times New Roman" w:hAnsi="Times New Roman"/>
            <w:lang w:val="en-GB"/>
          </w:rPr>
          <w:t>-</w:t>
        </w:r>
      </w:ins>
      <w:ins w:id="147" w:author="Amicarelli Andrea (RSE)" w:date="2020-06-04T09:51:00Z">
        <w:r>
          <w:rPr>
            <w:rFonts w:ascii="Times New Roman" w:hAnsi="Times New Roman"/>
            <w:lang w:val="en-GB"/>
          </w:rPr>
          <w:t>null</w:t>
        </w:r>
      </w:ins>
      <w:ins w:id="148" w:author="Amicarelli Andrea (RSE)" w:date="2020-06-04T09:52:00Z">
        <w:r>
          <w:rPr>
            <w:rFonts w:ascii="Times New Roman" w:hAnsi="Times New Roman"/>
            <w:lang w:val="en-GB"/>
          </w:rPr>
          <w:t xml:space="preserve">. The internal torques are induced by the internal forces. These </w:t>
        </w:r>
      </w:ins>
      <w:ins w:id="149" w:author="Amicarelli Andrea (RSE)" w:date="2020-06-04T09:53:00Z">
        <w:r>
          <w:rPr>
            <w:rFonts w:ascii="Times New Roman" w:hAnsi="Times New Roman"/>
            <w:lang w:val="en-GB"/>
          </w:rPr>
          <w:t xml:space="preserve">normal and shear stresses within the body material </w:t>
        </w:r>
      </w:ins>
      <w:ins w:id="150" w:author="Amicarelli Andrea (RSE)" w:date="2020-06-04T09:52:00Z">
        <w:r>
          <w:rPr>
            <w:rFonts w:ascii="Times New Roman" w:hAnsi="Times New Roman"/>
            <w:lang w:val="en-GB"/>
          </w:rPr>
          <w:t xml:space="preserve">are </w:t>
        </w:r>
      </w:ins>
      <w:ins w:id="151" w:author="Amicarelli Andrea (RSE)" w:date="2020-06-04T09:50:00Z">
        <w:r>
          <w:rPr>
            <w:rFonts w:ascii="Times New Roman" w:hAnsi="Times New Roman"/>
            <w:lang w:val="en-GB"/>
          </w:rPr>
          <w:t>necessary to permit the centripetal accelerations</w:t>
        </w:r>
      </w:ins>
      <w:ins w:id="152" w:author="Amicarelli Andrea (RSE)" w:date="2020-06-04T09:52:00Z">
        <w:r>
          <w:rPr>
            <w:rFonts w:ascii="Times New Roman" w:hAnsi="Times New Roman"/>
            <w:lang w:val="en-GB"/>
          </w:rPr>
          <w:t xml:space="preserve"> of the material points of the body</w:t>
        </w:r>
      </w:ins>
      <w:ins w:id="153"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54" w:author="Amicarelli Andrea (RSE)" w:date="2020-06-04T09:43:00Z"/>
          <w:rFonts w:ascii="Times New Roman" w:hAnsi="Times New Roman"/>
          <w:lang w:val="en-GB"/>
        </w:rPr>
      </w:pPr>
      <w:ins w:id="155" w:author="Amicarelli Andrea (RSE)" w:date="2020-06-04T09:31:00Z">
        <w:r>
          <w:rPr>
            <w:rFonts w:ascii="Times New Roman" w:hAnsi="Times New Roman"/>
            <w:lang w:val="en-GB"/>
          </w:rPr>
          <w:t>T</w:t>
        </w:r>
      </w:ins>
      <w:ins w:id="156" w:author="Amicarelli Andrea (RSE)" w:date="2020-04-13T14:21:00Z">
        <w:r w:rsidR="009E60BA" w:rsidRPr="009E60BA">
          <w:rPr>
            <w:rFonts w:ascii="Times New Roman" w:hAnsi="Times New Roman"/>
            <w:lang w:val="en-GB"/>
          </w:rPr>
          <w:t>orque-free precession</w:t>
        </w:r>
      </w:ins>
      <w:ins w:id="157" w:author="Amicarelli Andrea (RSE)" w:date="2020-06-04T09:31:00Z">
        <w:r>
          <w:rPr>
            <w:rFonts w:ascii="Times New Roman" w:hAnsi="Times New Roman"/>
            <w:lang w:val="en-GB"/>
          </w:rPr>
          <w:t xml:space="preserve">s </w:t>
        </w:r>
      </w:ins>
      <w:ins w:id="158" w:author="Amicarelli Andrea (RSE)" w:date="2020-06-04T09:40:00Z">
        <w:r w:rsidR="008603CD">
          <w:rPr>
            <w:rFonts w:ascii="Times New Roman" w:hAnsi="Times New Roman"/>
            <w:lang w:val="en-GB"/>
          </w:rPr>
          <w:t xml:space="preserve">are prevented </w:t>
        </w:r>
      </w:ins>
      <w:ins w:id="159" w:author="Amicarelli Andrea (RSE)" w:date="2020-06-04T09:31:00Z">
        <w:r>
          <w:rPr>
            <w:rFonts w:ascii="Times New Roman" w:hAnsi="Times New Roman"/>
            <w:lang w:val="en-GB"/>
          </w:rPr>
          <w:t xml:space="preserve">if </w:t>
        </w:r>
      </w:ins>
      <w:ins w:id="160" w:author="Amicarelli Andrea (RSE)" w:date="2020-06-04T09:41:00Z">
        <w:r w:rsidR="008603CD">
          <w:rPr>
            <w:rFonts w:ascii="Times New Roman" w:hAnsi="Times New Roman"/>
            <w:lang w:val="en-GB"/>
          </w:rPr>
          <w:t xml:space="preserve">at least </w:t>
        </w:r>
      </w:ins>
      <w:ins w:id="161" w:author="Amicarelli Andrea (RSE)" w:date="2020-06-04T09:31:00Z">
        <w:r>
          <w:rPr>
            <w:rFonts w:ascii="Times New Roman" w:hAnsi="Times New Roman"/>
            <w:lang w:val="en-GB"/>
          </w:rPr>
          <w:t xml:space="preserve">one of the following requirements is satisfied: </w:t>
        </w:r>
      </w:ins>
      <w:ins w:id="162" w:author="Amicarelli Andrea (RSE)" w:date="2020-06-04T09:41:00Z">
        <w:r w:rsidR="008603CD">
          <w:rPr>
            <w:rFonts w:ascii="Times New Roman" w:hAnsi="Times New Roman"/>
            <w:lang w:val="en-GB"/>
          </w:rPr>
          <w:t xml:space="preserve">body symmetry around the current rotation axis; </w:t>
        </w:r>
      </w:ins>
      <w:ins w:id="163"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64" w:author="Amicarelli Andrea (RSE)" w:date="2020-06-04T09:41:00Z">
        <w:r w:rsidR="008603CD">
          <w:rPr>
            <w:rFonts w:ascii="Times New Roman" w:hAnsi="Times New Roman"/>
            <w:lang w:val="en-GB"/>
          </w:rPr>
          <w:t>null angular velocity</w:t>
        </w:r>
      </w:ins>
      <w:ins w:id="165"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66"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Pr="00A32296">
        <w:rPr>
          <w:rFonts w:ascii="Times New Roman" w:hAnsi="Times New Roman"/>
          <w:lang w:val="en-GB"/>
        </w:rPr>
        <w:t>(6.24)</w:t>
      </w:r>
      <w:r>
        <w:rPr>
          <w:rFonts w:ascii="Times New Roman" w:hAnsi="Times New Roman"/>
          <w:lang w:val="en-GB"/>
        </w:rPr>
        <w:fldChar w:fldCharType="end"/>
      </w:r>
      <w:ins w:id="167" w:author="Amicarelli Andrea (RSE)" w:date="2020-06-04T09:45:00Z">
        <w:r>
          <w:rPr>
            <w:rFonts w:ascii="Times New Roman" w:hAnsi="Times New Roman"/>
            <w:lang w:val="en-GB"/>
          </w:rPr>
          <w:t xml:space="preserve"> and thus can induce a change in the rotation axis in the presence of an external torque. </w:t>
        </w:r>
      </w:ins>
      <w:ins w:id="168" w:author="Amicarelli Andrea (RSE)" w:date="2020-06-04T09:44:00Z">
        <w:r>
          <w:rPr>
            <w:rFonts w:ascii="Times New Roman" w:hAnsi="Times New Roman"/>
            <w:lang w:val="en-GB"/>
          </w:rPr>
          <w:t>Torque-induced precession is prevented if at least one of the following condition</w:t>
        </w:r>
      </w:ins>
      <w:ins w:id="169"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70"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71"/>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1.35pt;height:17.35pt" o:ole="">
                  <v:imagedata r:id="rId97" o:title=""/>
                </v:shape>
                <o:OLEObject Type="Embed" ProgID="Equation.3" ShapeID="_x0000_i1066" DrawAspect="Content" ObjectID="_1663477854"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72"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2"/>
            <w:r w:rsidRPr="008007FF">
              <w:rPr>
                <w:rFonts w:ascii="Times New Roman" w:eastAsia="Times New Roman" w:hAnsi="Times New Roman"/>
                <w:b w:val="0"/>
                <w:bCs w:val="0"/>
                <w:color w:val="auto"/>
                <w:sz w:val="24"/>
                <w:szCs w:val="24"/>
                <w:lang w:eastAsia="it-IT"/>
              </w:rPr>
              <w:t xml:space="preserve"> </w:t>
            </w:r>
            <w:commentRangeEnd w:id="171"/>
            <w:r w:rsidR="008A206F">
              <w:rPr>
                <w:rStyle w:val="Rimandocommento"/>
                <w:rFonts w:ascii="Times New Roman" w:eastAsia="Times New Roman" w:hAnsi="Times New Roman"/>
                <w:b w:val="0"/>
                <w:bCs w:val="0"/>
                <w:color w:val="auto"/>
                <w:szCs w:val="20"/>
                <w:lang w:val="it-IT" w:eastAsia="it-IT"/>
              </w:rPr>
              <w:commentReference w:id="171"/>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35pt;height:26.8pt" o:ole="">
                  <v:imagedata r:id="rId99" o:title=""/>
                </v:shape>
                <o:OLEObject Type="Embed" ProgID="Equation.3" ShapeID="_x0000_i1067" DrawAspect="Content" ObjectID="_1663477855"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32296" w:rsidRPr="00A32296">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0.9pt;height:27.85pt" o:ole="">
                  <v:imagedata r:id="rId101" o:title=""/>
                </v:shape>
                <o:OLEObject Type="Embed" ProgID="Equation.3" ShapeID="_x0000_i1068" DrawAspect="Content" ObjectID="_1663477856"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95pt;height:19.95pt" o:ole="">
                  <v:imagedata r:id="rId103" o:title=""/>
                </v:shape>
                <o:OLEObject Type="Embed" ProgID="Equation.3" ShapeID="_x0000_i1069" DrawAspect="Content" ObjectID="_1663477857"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45pt;height:17.35pt" o:ole="">
            <v:imagedata r:id="rId105" o:title=""/>
          </v:shape>
          <o:OLEObject Type="Embed" ProgID="Equation.3" ShapeID="_x0000_i1070" DrawAspect="Content" ObjectID="_1663477858"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25pt;height:19.95pt" o:ole="">
                  <v:imagedata r:id="rId107" o:title=""/>
                </v:shape>
                <o:OLEObject Type="Embed" ProgID="Equation.3" ShapeID="_x0000_i1071" DrawAspect="Content" ObjectID="_1663477859"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5.05pt;height:20.5pt" o:ole="">
                  <v:imagedata r:id="rId109" o:title=""/>
                </v:shape>
                <o:OLEObject Type="Embed" ProgID="Equation.3" ShapeID="_x0000_i1072" DrawAspect="Content" ObjectID="_1663477860"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2.95pt;height:49.95pt" o:ole="">
                  <v:imagedata r:id="rId111" o:title=""/>
                </v:shape>
                <o:OLEObject Type="Embed" ProgID="Equation.3" ShapeID="_x0000_i1073" DrawAspect="Content" ObjectID="_1663477861"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3pt;height:50.45pt" o:ole="">
                  <v:imagedata r:id="rId113" o:title=""/>
                </v:shape>
                <o:OLEObject Type="Embed" ProgID="Equation.3" ShapeID="_x0000_i1074" DrawAspect="Content" ObjectID="_1663477862"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7pt;height:47.8pt" o:ole="">
                  <v:imagedata r:id="rId115" o:title=""/>
                </v:shape>
                <o:OLEObject Type="Embed" ProgID="Equation.3" ShapeID="_x0000_i1075" DrawAspect="Content" ObjectID="_1663477863"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73" w:author="Amicarelli Andrea (RSE)" w:date="2020-04-13T11:56:00Z"/>
          <w:rFonts w:ascii="Times New Roman" w:hAnsi="Times New Roman"/>
          <w:lang w:val="en-GB"/>
        </w:rPr>
      </w:pPr>
      <w:ins w:id="174" w:author="Amicarelli Andrea (RSE)" w:date="2020-04-13T11:56:00Z">
        <w:r>
          <w:rPr>
            <w:rFonts w:ascii="Times New Roman" w:hAnsi="Times New Roman"/>
            <w:lang w:val="en-GB"/>
          </w:rPr>
          <w:lastRenderedPageBreak/>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75" w:name="_Ref521058256"/>
      <w:bookmarkStart w:id="176" w:name="_Toc42155276"/>
      <w:r>
        <w:t>Improving 3D rotations</w:t>
      </w:r>
      <w:bookmarkEnd w:id="175"/>
      <w:bookmarkEnd w:id="176"/>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7.8pt;height:32.05pt" o:ole="">
                  <v:imagedata r:id="rId89" o:title=""/>
                </v:shape>
                <o:OLEObject Type="Embed" ProgID="Equation.3" ShapeID="_x0000_i1076" DrawAspect="Content" ObjectID="_1663477864"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8pt;height:22.05pt" o:ole="">
                  <v:imagedata r:id="rId118" o:title=""/>
                </v:shape>
                <o:OLEObject Type="Embed" ProgID="Equation.3" ShapeID="_x0000_i1077" DrawAspect="Content" ObjectID="_1663477865"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77"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7"/>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6.32</w:t>
      </w:r>
      <w:r w:rsidR="00A32296" w:rsidRPr="00A32296">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2pt;height:34.7pt" o:ole="">
                  <v:imagedata r:id="rId120" o:title=""/>
                </v:shape>
                <o:OLEObject Type="Embed" ProgID="Equation.3" ShapeID="_x0000_i1078" DrawAspect="Content" ObjectID="_1663477866"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15pt;height:22.05pt" o:ole="">
                  <v:imagedata r:id="rId122" o:title=""/>
                </v:shape>
                <o:OLEObject Type="Embed" ProgID="Equation.3" ShapeID="_x0000_i1079" DrawAspect="Content" ObjectID="_1663477867"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6pt;height:57.8pt" o:ole="">
                  <v:imagedata r:id="rId124" o:title=""/>
                </v:shape>
                <o:OLEObject Type="Embed" ProgID="Equation.3" ShapeID="_x0000_i1080" DrawAspect="Content" ObjectID="_1663477868"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3pt;height:52.05pt" o:ole="">
                  <v:imagedata r:id="rId126" o:title=""/>
                </v:shape>
                <o:OLEObject Type="Embed" ProgID="Equation.3" ShapeID="_x0000_i1081" DrawAspect="Content" ObjectID="_1663477869"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78" w:author="Amicarelli Andrea (RSE)" w:date="2020-04-13T14:27:00Z"/>
          <w:rFonts w:ascii="Times New Roman" w:hAnsi="Times New Roman"/>
          <w:lang w:val="en-GB"/>
        </w:rPr>
      </w:pPr>
      <w:ins w:id="179"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2pt;height:19.95pt" o:ole="">
                  <v:imagedata r:id="rId128" o:title=""/>
                </v:shape>
                <o:OLEObject Type="Embed" ProgID="Equation.3" ShapeID="_x0000_i1082" DrawAspect="Content" ObjectID="_1663477870"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75pt;height:41.5pt" o:ole="">
                  <v:imagedata r:id="rId130" o:title=""/>
                </v:shape>
                <o:OLEObject Type="Embed" ProgID="Equation.3" ShapeID="_x0000_i1083" DrawAspect="Content" ObjectID="_1663477871"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7pt;height:23.65pt" o:ole="">
                  <v:imagedata r:id="rId132" o:title=""/>
                </v:shape>
                <o:OLEObject Type="Embed" ProgID="Equation.3" ShapeID="_x0000_i1084" DrawAspect="Content" ObjectID="_1663477872"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65pt;height:39.95pt" o:ole="">
                  <v:imagedata r:id="rId134" o:title=""/>
                </v:shape>
                <o:OLEObject Type="Embed" ProgID="Equation.3" ShapeID="_x0000_i1085" DrawAspect="Content" ObjectID="_1663477873"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5pt;height:46.25pt" o:ole="">
                  <v:imagedata r:id="rId136" o:title=""/>
                </v:shape>
                <o:OLEObject Type="Embed" ProgID="Equation.3" ShapeID="_x0000_i1086" DrawAspect="Content" ObjectID="_1663477874" r:id="rId137"/>
              </w:object>
            </w:r>
            <w:r>
              <w:rPr>
                <w:sz w:val="20"/>
                <w:szCs w:val="20"/>
              </w:rPr>
              <w:t xml:space="preserve">, but don’t use </w:t>
            </w:r>
            <w:r w:rsidRPr="00BB467A">
              <w:rPr>
                <w:position w:val="-40"/>
                <w:sz w:val="20"/>
                <w:szCs w:val="20"/>
              </w:rPr>
              <w:object w:dxaOrig="2100" w:dyaOrig="920">
                <v:shape id="_x0000_i1087" type="#_x0000_t75" style="width:105.1pt;height:46.25pt" o:ole="">
                  <v:imagedata r:id="rId138" o:title=""/>
                </v:shape>
                <o:OLEObject Type="Embed" ProgID="Equation.3" ShapeID="_x0000_i1087" DrawAspect="Content" ObjectID="_1663477875"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9pt;height:44.15pt" o:ole="">
                  <v:imagedata r:id="rId140" o:title=""/>
                </v:shape>
                <o:OLEObject Type="Embed" ProgID="Equation.3" ShapeID="_x0000_i1088" DrawAspect="Content" ObjectID="_1663477876" r:id="rId141"/>
              </w:object>
            </w:r>
            <w:r>
              <w:rPr>
                <w:sz w:val="20"/>
                <w:szCs w:val="20"/>
              </w:rPr>
              <w:t xml:space="preserve">,   </w:t>
            </w:r>
            <w:r w:rsidRPr="00BB467A">
              <w:rPr>
                <w:position w:val="-38"/>
                <w:sz w:val="20"/>
                <w:szCs w:val="20"/>
              </w:rPr>
              <w:object w:dxaOrig="1520" w:dyaOrig="800">
                <v:shape id="_x0000_i1089" type="#_x0000_t75" style="width:76.2pt;height:39.95pt" o:ole="">
                  <v:imagedata r:id="rId142" o:title=""/>
                </v:shape>
                <o:OLEObject Type="Embed" ProgID="Equation.3" ShapeID="_x0000_i1089" DrawAspect="Content" ObjectID="_1663477877"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15pt;height:140.85pt" o:ole="">
                  <v:imagedata r:id="rId144" o:title=""/>
                </v:shape>
                <o:OLEObject Type="Embed" ProgID="Equation.3" ShapeID="_x0000_i1090" DrawAspect="Content" ObjectID="_1663477878"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lastRenderedPageBreak/>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80" w:name="_Ref32419481"/>
      <w:bookmarkStart w:id="181" w:name="_Ref32424023"/>
      <w:bookmarkStart w:id="182" w:name="_Ref32484255"/>
      <w:bookmarkStart w:id="183" w:name="_Ref32484709"/>
      <w:bookmarkStart w:id="184" w:name="_Ref32585923"/>
      <w:bookmarkStart w:id="185" w:name="_Toc36631727"/>
      <w:bookmarkStart w:id="186" w:name="_Toc42155277"/>
      <w:commentRangeStart w:id="187"/>
      <w:r w:rsidRPr="00343DEA">
        <w:t>Reaction forces</w:t>
      </w:r>
      <w:bookmarkEnd w:id="180"/>
      <w:bookmarkEnd w:id="181"/>
      <w:bookmarkEnd w:id="182"/>
      <w:bookmarkEnd w:id="183"/>
      <w:bookmarkEnd w:id="184"/>
      <w:bookmarkEnd w:id="185"/>
      <w:bookmarkEnd w:id="186"/>
      <w:commentRangeEnd w:id="187"/>
      <w:r w:rsidR="00D64F0F">
        <w:rPr>
          <w:rStyle w:val="Rimandocommento"/>
          <w:b w:val="0"/>
          <w:szCs w:val="20"/>
          <w:lang w:val="it-IT"/>
        </w:rPr>
        <w:commentReference w:id="187"/>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End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A32296">
            <w:rPr>
              <w:rFonts w:ascii="Times New Roman" w:hAnsi="Times New Roman"/>
              <w:noProof/>
              <w:lang w:val="en-GB"/>
            </w:rPr>
            <w:t xml:space="preserve"> </w:t>
          </w:r>
          <w:r w:rsidR="00A32296" w:rsidRPr="00A32296">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188" w:author="Amicarelli Andrea (RSE)" w:date="2020-09-14T18:06:00Z"/>
          <w:rFonts w:ascii="Times New Roman" w:hAnsi="Times New Roman"/>
          <w:lang w:val="en-GB"/>
        </w:rPr>
      </w:pPr>
      <w:r w:rsidRPr="00EF0B15">
        <w:rPr>
          <w:rFonts w:ascii="Times New Roman" w:hAnsi="Times New Roman"/>
          <w:lang w:val="en-GB"/>
        </w:rPr>
        <w:t xml:space="preserve">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w:t>
      </w:r>
      <w:proofErr w:type="gramStart"/>
      <w:r w:rsidRPr="00EF0B15">
        <w:rPr>
          <w:rFonts w:ascii="Times New Roman" w:hAnsi="Times New Roman"/>
          <w:lang w:val="en-GB"/>
        </w:rPr>
        <w:t>to treat</w:t>
      </w:r>
      <w:proofErr w:type="gramEnd"/>
      <w:r w:rsidRPr="00EF0B15">
        <w:rPr>
          <w:rFonts w:ascii="Times New Roman" w:hAnsi="Times New Roman"/>
          <w:lang w:val="en-GB"/>
        </w:rPr>
        <w:t xml:space="preserve"> the reaction forces associated with the yaw dynamics mechanism.</w:t>
      </w:r>
    </w:p>
    <w:p w:rsidR="00660577" w:rsidRDefault="00660577" w:rsidP="00660577">
      <w:pPr>
        <w:pStyle w:val="Normale1"/>
        <w:spacing w:line="240" w:lineRule="auto"/>
        <w:jc w:val="both"/>
        <w:rPr>
          <w:ins w:id="189" w:author="Amicarelli Andrea (RSE)" w:date="2020-09-14T21:45:00Z"/>
          <w:rFonts w:ascii="Times New Roman" w:hAnsi="Times New Roman"/>
          <w:lang w:val="en-GB"/>
        </w:rPr>
      </w:pPr>
      <w:ins w:id="190" w:author="Amicarelli Andrea (RSE)" w:date="2020-09-14T21:45:00Z">
        <w:r>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91" w:name="_Toc482633744"/>
      <w:bookmarkStart w:id="192" w:name="_Ref521058275"/>
      <w:bookmarkStart w:id="193" w:name="_Toc42155278"/>
      <w:r w:rsidRPr="00757D25">
        <w:t>Sliding friction force</w:t>
      </w:r>
      <w:bookmarkEnd w:id="191"/>
      <w:bookmarkEnd w:id="192"/>
      <w:bookmarkEnd w:id="193"/>
    </w:p>
    <w:p w:rsidR="0088494B" w:rsidRDefault="00ED0B27" w:rsidP="001B4F72">
      <w:pPr>
        <w:pStyle w:val="Normale1"/>
        <w:spacing w:line="240" w:lineRule="auto"/>
        <w:jc w:val="both"/>
        <w:rPr>
          <w:rFonts w:ascii="Times New Roman" w:hAnsi="Times New Roman"/>
        </w:rPr>
      </w:pPr>
      <w:ins w:id="194"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95"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96" w:author="Amicarelli Andrea (RSE)" w:date="2020-04-13T11:54:00Z"/>
          <w:rFonts w:ascii="Times New Roman" w:hAnsi="Times New Roman"/>
        </w:rPr>
      </w:pPr>
      <w:ins w:id="197"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98" w:name="_Toc42155279"/>
      <w:r w:rsidRPr="00757D25">
        <w:rPr>
          <w:lang w:val="en-GB"/>
        </w:rPr>
        <w:t>Aerial stage</w:t>
      </w:r>
      <w:r>
        <w:rPr>
          <w:lang w:val="en-GB"/>
        </w:rPr>
        <w:t xml:space="preserve"> (non-negative value for the input friction angle and body-frontier interactions)</w:t>
      </w:r>
      <w:bookmarkEnd w:id="198"/>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3.95pt;height:21.55pt" o:ole="">
                  <v:imagedata r:id="rId146" o:title=""/>
                </v:shape>
                <o:OLEObject Type="Embed" ProgID="Equation.3" ShapeID="_x0000_i1091" DrawAspect="Content" ObjectID="_1663477879"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99"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35pt;height:19.45pt" o:ole="">
                  <v:imagedata r:id="rId148" o:title=""/>
                </v:shape>
                <o:OLEObject Type="Embed" ProgID="Equation.3" ShapeID="_x0000_i1092" DrawAspect="Content" ObjectID="_1663477880"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6.1pt;height:22.6pt" o:ole="">
                  <v:imagedata r:id="rId150" o:title=""/>
                </v:shape>
                <o:OLEObject Type="Embed" ProgID="Equation.3" ShapeID="_x0000_i1093" DrawAspect="Content" ObjectID="_1663477881"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55pt;height:22.6pt" o:ole="">
                  <v:imagedata r:id="rId152" o:title=""/>
                </v:shape>
                <o:OLEObject Type="Embed" ProgID="Equation.3" ShapeID="_x0000_i1094" DrawAspect="Content" ObjectID="_1663477882"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15pt;height:33.1pt" o:ole="">
                  <v:imagedata r:id="rId154" o:title=""/>
                </v:shape>
                <o:OLEObject Type="Embed" ProgID="Equation.3" ShapeID="_x0000_i1095" DrawAspect="Content" ObjectID="_1663477883"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096" type="#_x0000_t75" style="width:19.45pt;height:17.35pt" o:ole="">
            <v:imagedata r:id="rId156" o:title=""/>
          </v:shape>
          <o:OLEObject Type="Embed" ProgID="Equation.3" ShapeID="_x0000_i1096" DrawAspect="Content" ObjectID="_1663477884"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200" w:author="Amicarelli Andrea (RSE)" w:date="2020-04-13T11:51:00Z"/>
          <w:rFonts w:ascii="Times New Roman" w:hAnsi="Times New Roman"/>
          <w:sz w:val="24"/>
          <w:szCs w:val="24"/>
        </w:rPr>
      </w:pPr>
      <w:del w:id="201"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202" w:name="_Toc482633745"/>
      <w:bookmarkStart w:id="203" w:name="_Toc42155280"/>
      <w:r w:rsidRPr="00757D25">
        <w:rPr>
          <w:lang w:val="en-GB"/>
        </w:rPr>
        <w:t>Aerial stage</w:t>
      </w:r>
      <w:bookmarkEnd w:id="202"/>
      <w:r>
        <w:rPr>
          <w:lang w:val="en-GB"/>
        </w:rPr>
        <w:t xml:space="preserve"> (negative value for the input friction angle or body-body interactions)</w:t>
      </w:r>
      <w:bookmarkEnd w:id="203"/>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5pt;height:19.95pt" o:ole="">
                  <v:imagedata r:id="rId158" o:title=""/>
                </v:shape>
                <o:OLEObject Type="Embed" ProgID="Equation.3" ShapeID="_x0000_i1097" DrawAspect="Content" ObjectID="_1663477885"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5pt;height:24.7pt" o:ole="">
                  <v:imagedata r:id="rId160" o:title=""/>
                </v:shape>
                <o:OLEObject Type="Embed" ProgID="Equation.3" ShapeID="_x0000_i1098" DrawAspect="Content" ObjectID="_1663477886"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2pt;height:22.6pt" o:ole="">
                  <v:imagedata r:id="rId162" o:title=""/>
                </v:shape>
                <o:OLEObject Type="Embed" ProgID="Equation.3" ShapeID="_x0000_i1099" DrawAspect="Content" ObjectID="_1663477887"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55pt;height:21.55pt" o:ole="">
                  <v:imagedata r:id="rId164" o:title=""/>
                </v:shape>
                <o:OLEObject Type="Embed" ProgID="Equation.3" ShapeID="_x0000_i1100" DrawAspect="Content" ObjectID="_1663477888" r:id="rId165"/>
              </w:object>
            </w:r>
          </w:p>
          <w:p w:rsidR="00FC592D" w:rsidRDefault="00FC592D" w:rsidP="00B91873">
            <w:pPr>
              <w:spacing w:line="240" w:lineRule="auto"/>
              <w:jc w:val="center"/>
            </w:pPr>
            <w:r w:rsidRPr="00295FB3">
              <w:rPr>
                <w:position w:val="-14"/>
              </w:rPr>
              <w:object w:dxaOrig="4140" w:dyaOrig="380">
                <v:shape id="_x0000_i1101" type="#_x0000_t75" style="width:206pt;height:19.45pt" o:ole="">
                  <v:imagedata r:id="rId166" o:title=""/>
                </v:shape>
                <o:OLEObject Type="Embed" ProgID="Equation.3" ShapeID="_x0000_i1101" DrawAspect="Content" ObjectID="_1663477889"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45pt" o:ole="">
                  <v:imagedata r:id="rId168" o:title=""/>
                </v:shape>
                <o:OLEObject Type="Embed" ProgID="Equation.3" ShapeID="_x0000_i1102" DrawAspect="Content" ObjectID="_1663477890"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04"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05"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06"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07" w:name="_Toc482633746"/>
      <w:bookmarkStart w:id="208" w:name="_Toc42155281"/>
      <w:r w:rsidRPr="000D6B1C">
        <w:rPr>
          <w:lang w:val="en-GB"/>
        </w:rPr>
        <w:t>Submerged stage</w:t>
      </w:r>
      <w:bookmarkEnd w:id="207"/>
      <w:bookmarkEnd w:id="208"/>
    </w:p>
    <w:p w:rsidR="00585F46" w:rsidRDefault="00585F46" w:rsidP="00585F46">
      <w:pPr>
        <w:pStyle w:val="Normale1"/>
        <w:spacing w:line="240" w:lineRule="auto"/>
        <w:jc w:val="both"/>
        <w:rPr>
          <w:rFonts w:ascii="Times New Roman" w:hAnsi="Times New Roman"/>
          <w:lang w:val="en-GB"/>
        </w:rPr>
      </w:pPr>
      <w:commentRangeStart w:id="209"/>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35pt;height:22.05pt" o:ole="">
                  <v:imagedata r:id="rId170" o:title=""/>
                </v:shape>
                <o:OLEObject Type="Embed" ProgID="Equation.3" ShapeID="_x0000_i1103" DrawAspect="Content" ObjectID="_1663477891"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6pt;height:23.65pt" o:ole="">
                  <v:imagedata r:id="rId172" o:title=""/>
                </v:shape>
                <o:OLEObject Type="Embed" ProgID="Equation.3" ShapeID="_x0000_i1104" DrawAspect="Content" ObjectID="_1663477892"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45pt;height:30.5pt" o:ole="">
                  <v:imagedata r:id="rId174" o:title=""/>
                </v:shape>
                <o:OLEObject Type="Embed" ProgID="Equation.3" ShapeID="_x0000_i1105" DrawAspect="Content" ObjectID="_1663477893"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06" type="#_x0000_t75" style="width:19.95pt;height:18.4pt" o:ole="">
            <v:imagedata r:id="rId176" o:title=""/>
          </v:shape>
          <o:OLEObject Type="Embed" ProgID="Equation.3" ShapeID="_x0000_i1106" DrawAspect="Content" ObjectID="_1663477894"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09"/>
      <w:r>
        <w:rPr>
          <w:rStyle w:val="Rimandocommento"/>
          <w:rFonts w:ascii="Times New Roman" w:hAnsi="Times New Roman"/>
          <w:szCs w:val="20"/>
        </w:rPr>
        <w:commentReference w:id="209"/>
      </w:r>
    </w:p>
    <w:p w:rsidR="00FC592D" w:rsidRPr="00757D25" w:rsidDel="00585F46" w:rsidRDefault="00FC592D" w:rsidP="00FC592D">
      <w:pPr>
        <w:spacing w:after="0" w:line="240" w:lineRule="auto"/>
        <w:jc w:val="both"/>
        <w:rPr>
          <w:del w:id="210" w:author="Amicarelli Andrea (RSE)" w:date="2020-04-13T10:22:00Z"/>
          <w:rFonts w:ascii="Times New Roman" w:hAnsi="Times New Roman"/>
          <w:sz w:val="24"/>
          <w:szCs w:val="24"/>
        </w:rPr>
      </w:pPr>
      <w:del w:id="211"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12" w:author="Amicarelli Andrea (RSE)" w:date="2020-04-13T10:22:00Z"/>
        </w:trPr>
        <w:tc>
          <w:tcPr>
            <w:tcW w:w="4539" w:type="pct"/>
            <w:vAlign w:val="center"/>
          </w:tcPr>
          <w:p w:rsidR="00FC592D" w:rsidRPr="00757D25" w:rsidDel="00585F46" w:rsidRDefault="00FC592D" w:rsidP="00B91873">
            <w:pPr>
              <w:spacing w:line="240" w:lineRule="auto"/>
              <w:jc w:val="center"/>
              <w:rPr>
                <w:del w:id="213" w:author="Amicarelli Andrea (RSE)" w:date="2020-04-13T10:22:00Z"/>
              </w:rPr>
            </w:pPr>
            <w:del w:id="214" w:author="Amicarelli Andrea (RSE)" w:date="2020-04-13T10:22:00Z">
              <w:r w:rsidRPr="004B0BEC" w:rsidDel="00585F46">
                <w:rPr>
                  <w:position w:val="-16"/>
                </w:rPr>
                <w:object w:dxaOrig="660" w:dyaOrig="400">
                  <v:shape id="_x0000_i1107" type="#_x0000_t75" style="width:32.6pt;height:19.95pt" o:ole="">
                    <v:imagedata r:id="rId178" o:title=""/>
                  </v:shape>
                  <o:OLEObject Type="Embed" ProgID="Equation.3" ShapeID="_x0000_i1107" DrawAspect="Content" ObjectID="_1663477895" r:id="rId179"/>
                </w:object>
              </w:r>
            </w:del>
          </w:p>
        </w:tc>
        <w:tc>
          <w:tcPr>
            <w:tcW w:w="461" w:type="pct"/>
            <w:vAlign w:val="center"/>
          </w:tcPr>
          <w:p w:rsidR="00FC592D" w:rsidRPr="009C316F" w:rsidDel="00585F46" w:rsidRDefault="00FC592D" w:rsidP="00B91873">
            <w:pPr>
              <w:pStyle w:val="Didascalia"/>
              <w:keepNext/>
              <w:spacing w:after="0"/>
              <w:rPr>
                <w:del w:id="215" w:author="Amicarelli Andrea (RSE)" w:date="2020-04-13T10:22:00Z"/>
                <w:rFonts w:ascii="Times New Roman" w:eastAsia="Times New Roman" w:hAnsi="Times New Roman"/>
                <w:b w:val="0"/>
                <w:bCs w:val="0"/>
                <w:color w:val="auto"/>
                <w:sz w:val="24"/>
                <w:szCs w:val="24"/>
                <w:lang w:eastAsia="it-IT"/>
              </w:rPr>
            </w:pPr>
            <w:del w:id="216"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17"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18" w:author="Amicarelli Andrea (RSE)" w:date="2020-04-13T10:22:00Z"/>
          <w:rFonts w:ascii="Times New Roman" w:hAnsi="Times New Roman"/>
          <w:sz w:val="24"/>
          <w:szCs w:val="24"/>
        </w:rPr>
      </w:pPr>
      <w:del w:id="219" w:author="Amicarelli Andrea (RSE)" w:date="2020-04-13T10:22:00Z">
        <w:r w:rsidRPr="00757D25" w:rsidDel="00585F46">
          <w:rPr>
            <w:rFonts w:ascii="Times New Roman" w:hAnsi="Times New Roman"/>
            <w:sz w:val="24"/>
            <w:szCs w:val="24"/>
          </w:rPr>
          <w:lastRenderedPageBreak/>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20" w:author="Amicarelli Andrea (RSE)" w:date="2020-04-13T10:22:00Z"/>
        </w:trPr>
        <w:tc>
          <w:tcPr>
            <w:tcW w:w="4539" w:type="pct"/>
            <w:vAlign w:val="center"/>
          </w:tcPr>
          <w:p w:rsidR="00FC592D" w:rsidRPr="00757D25" w:rsidDel="00585F46" w:rsidRDefault="00FC592D" w:rsidP="00B91873">
            <w:pPr>
              <w:spacing w:line="240" w:lineRule="auto"/>
              <w:jc w:val="center"/>
              <w:rPr>
                <w:del w:id="221" w:author="Amicarelli Andrea (RSE)" w:date="2020-04-13T10:22:00Z"/>
              </w:rPr>
            </w:pPr>
            <w:del w:id="222" w:author="Amicarelli Andrea (RSE)" w:date="2020-04-13T10:22:00Z">
              <w:r w:rsidRPr="004B0BEC" w:rsidDel="00585F46">
                <w:rPr>
                  <w:position w:val="-16"/>
                </w:rPr>
                <w:object w:dxaOrig="2900" w:dyaOrig="440">
                  <v:shape id="_x0000_i1108" type="#_x0000_t75" style="width:144.55pt;height:22.05pt" o:ole="">
                    <v:imagedata r:id="rId180" o:title=""/>
                  </v:shape>
                  <o:OLEObject Type="Embed" ProgID="Equation.3" ShapeID="_x0000_i1108" DrawAspect="Content" ObjectID="_1663477896" r:id="rId181"/>
                </w:object>
              </w:r>
            </w:del>
          </w:p>
        </w:tc>
        <w:tc>
          <w:tcPr>
            <w:tcW w:w="461" w:type="pct"/>
            <w:vAlign w:val="center"/>
          </w:tcPr>
          <w:p w:rsidR="00FC592D" w:rsidRPr="009C316F" w:rsidDel="00585F46" w:rsidRDefault="00FC592D" w:rsidP="00B91873">
            <w:pPr>
              <w:pStyle w:val="Didascalia"/>
              <w:keepNext/>
              <w:spacing w:after="0"/>
              <w:rPr>
                <w:del w:id="223" w:author="Amicarelli Andrea (RSE)" w:date="2020-04-13T10:22:00Z"/>
                <w:rFonts w:ascii="Times New Roman" w:eastAsia="Times New Roman" w:hAnsi="Times New Roman"/>
                <w:b w:val="0"/>
                <w:bCs w:val="0"/>
                <w:color w:val="auto"/>
                <w:sz w:val="24"/>
                <w:szCs w:val="24"/>
                <w:lang w:eastAsia="it-IT"/>
              </w:rPr>
            </w:pPr>
            <w:del w:id="224"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25" w:name="_Toc482633747"/>
      <w:bookmarkStart w:id="226" w:name="_Ref521058298"/>
      <w:bookmarkStart w:id="227" w:name="_Toc42155282"/>
      <w:r w:rsidRPr="000D6B1C">
        <w:t>Body-boundary normal reaction force under sliding (at null normal velocity)</w:t>
      </w:r>
      <w:bookmarkEnd w:id="225"/>
      <w:bookmarkEnd w:id="226"/>
      <w:bookmarkEnd w:id="227"/>
    </w:p>
    <w:p w:rsidR="00FC592D" w:rsidRPr="000D6B1C" w:rsidRDefault="00FC592D" w:rsidP="00FC592D">
      <w:pPr>
        <w:pStyle w:val="Amicarellititle3"/>
        <w:rPr>
          <w:lang w:val="en-GB"/>
        </w:rPr>
      </w:pPr>
      <w:bookmarkStart w:id="228" w:name="_Toc482633748"/>
      <w:bookmarkStart w:id="229" w:name="_Toc42155283"/>
      <w:r w:rsidRPr="000D6B1C">
        <w:rPr>
          <w:lang w:val="en-GB"/>
        </w:rPr>
        <w:t>Aerial stage</w:t>
      </w:r>
      <w:bookmarkEnd w:id="228"/>
      <w:bookmarkEnd w:id="229"/>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0.8pt;height:21.55pt" o:ole="">
                  <v:imagedata r:id="rId182" o:title=""/>
                </v:shape>
                <o:OLEObject Type="Embed" ProgID="Equation.3" ShapeID="_x0000_i1109" DrawAspect="Content" ObjectID="_1663477897"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30" w:name="_Toc482633749"/>
      <w:bookmarkStart w:id="231" w:name="_Toc42155284"/>
      <w:r w:rsidRPr="000D6B1C">
        <w:rPr>
          <w:lang w:val="en-GB"/>
        </w:rPr>
        <w:t>Submerged stage</w:t>
      </w:r>
      <w:bookmarkEnd w:id="230"/>
      <w:bookmarkEnd w:id="231"/>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45pt;height:19.95pt" o:ole="">
                  <v:imagedata r:id="rId184" o:title=""/>
                </v:shape>
                <o:OLEObject Type="Embed" ProgID="Equation.3" ShapeID="_x0000_i1110" DrawAspect="Content" ObjectID="_1663477898"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2pt;height:21.55pt" o:ole="">
                  <v:imagedata r:id="rId186" o:title=""/>
                </v:shape>
                <o:OLEObject Type="Embed" ProgID="Equation.3" ShapeID="_x0000_i1111" DrawAspect="Content" ObjectID="_1663477899"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32" w:name="_Ref448249340"/>
      <w:bookmarkStart w:id="233" w:name="_Ref449701630"/>
      <w:bookmarkStart w:id="234" w:name="_Toc42155285"/>
      <w:r>
        <w:t>F</w:t>
      </w:r>
      <w:r w:rsidR="00F91289" w:rsidRPr="006C2568">
        <w:t>luid-body interaction terms</w:t>
      </w:r>
      <w:bookmarkEnd w:id="232"/>
      <w:bookmarkEnd w:id="233"/>
      <w:bookmarkEnd w:id="234"/>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32296">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32296">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32296" w:rsidRPr="00A32296">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65pt;height:26.8pt" o:ole="">
                  <v:imagedata r:id="rId188" o:title=""/>
                </v:shape>
                <o:OLEObject Type="Embed" ProgID="Equation.3" ShapeID="_x0000_i1112" DrawAspect="Content" ObjectID="_1663477900"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5"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5"/>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36"/>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32296" w:rsidRPr="00A32296">
        <w:rPr>
          <w:rFonts w:ascii="Times New Roman" w:hAnsi="Times New Roman"/>
          <w:lang w:val="en-GB"/>
        </w:rPr>
        <w:t>(6.57)</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7pt" o:ole="">
                  <v:imagedata r:id="rId190" o:title=""/>
                </v:shape>
                <o:OLEObject Type="Embed" ProgID="Equation.3" ShapeID="_x0000_i1113" DrawAspect="Content" ObjectID="_1663477901"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36"/>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36"/>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37"/>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85pt;height:37.85pt" o:ole="">
                  <v:imagedata r:id="rId192" o:title=""/>
                </v:shape>
                <o:OLEObject Type="Embed" ProgID="Equation.3" ShapeID="_x0000_i1114" DrawAspect="Content" ObjectID="_1663477902" r:id="rId193"/>
              </w:object>
            </w:r>
            <w:commentRangeEnd w:id="237"/>
            <w:r>
              <w:rPr>
                <w:rStyle w:val="Rimandocommento"/>
                <w:rFonts w:ascii="Times New Roman" w:eastAsia="Times New Roman" w:hAnsi="Times New Roman"/>
                <w:szCs w:val="20"/>
                <w:lang w:val="it-IT" w:eastAsia="it-IT"/>
              </w:rPr>
              <w:commentReference w:id="237"/>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8"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8"/>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39"/>
      <w:r w:rsidRPr="00EF0B15">
        <w:rPr>
          <w:rFonts w:ascii="Times New Roman" w:hAnsi="Times New Roman"/>
          <w:lang w:val="en-GB"/>
        </w:rPr>
        <w:lastRenderedPageBreak/>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39"/>
      <w:r>
        <w:rPr>
          <w:rStyle w:val="Rimandocommento"/>
          <w:rFonts w:ascii="Times New Roman" w:hAnsi="Times New Roman"/>
          <w:szCs w:val="20"/>
        </w:rPr>
        <w:commentReference w:id="239"/>
      </w:r>
      <w:commentRangeStart w:id="240"/>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(6.59)</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40"/>
      <w:r>
        <w:rPr>
          <w:rStyle w:val="Rimandocommento"/>
          <w:rFonts w:ascii="Times New Roman" w:hAnsi="Times New Roman"/>
          <w:szCs w:val="20"/>
        </w:rPr>
        <w:commentReference w:id="240"/>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45pt;height:39.95pt" o:ole="">
                  <v:imagedata r:id="rId194" o:title=""/>
                </v:shape>
                <o:OLEObject Type="Embed" ProgID="Equation.3" ShapeID="_x0000_i1115" DrawAspect="Content" ObjectID="_1663477903"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41"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1"/>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4.95pt;height:59.9pt" o:ole="">
                  <v:imagedata r:id="rId196" o:title=""/>
                </v:shape>
                <o:OLEObject Type="Embed" ProgID="Equation.3" ShapeID="_x0000_i1116" DrawAspect="Content" ObjectID="_1663477904"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42"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2"/>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43"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44" w:author="Amicarelli Andrea (RSE)" w:date="2020-04-13T10:37:00Z">
        <w:r w:rsidR="00EC11DB">
          <w:rPr>
            <w:rFonts w:ascii="Times New Roman" w:hAnsi="Times New Roman"/>
            <w:lang w:val="en-GB"/>
          </w:rPr>
          <w:t>ies</w:t>
        </w:r>
      </w:ins>
      <w:del w:id="245"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32296">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25pt;height:1in" o:ole="">
                  <v:imagedata r:id="rId198" o:title=""/>
                </v:shape>
                <o:OLEObject Type="Embed" ProgID="Equation.3" ShapeID="_x0000_i1117" DrawAspect="Content" ObjectID="_1663477905"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46" w:name="_Ref520973008"/>
            <w:bookmarkStart w:id="247"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6"/>
            <w:bookmarkEnd w:id="247"/>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48"/>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(6.60)</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15pt;height:39.95pt" o:ole="">
                  <v:imagedata r:id="rId200" o:title=""/>
                </v:shape>
                <o:OLEObject Type="Embed" ProgID="Equation.3" ShapeID="_x0000_i1118" DrawAspect="Content" ObjectID="_1663477906"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(6.61)</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75pt;height:36.25pt" o:ole="">
                  <v:imagedata r:id="rId202" o:title=""/>
                </v:shape>
                <o:OLEObject Type="Embed" ProgID="Equation.3" ShapeID="_x0000_i1119" DrawAspect="Content" ObjectID="_1663477907"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3pt;height:1in" o:ole="">
                  <v:imagedata r:id="rId204" o:title=""/>
                </v:shape>
                <o:OLEObject Type="Embed" ProgID="Equation.3" ShapeID="_x0000_i1120" DrawAspect="Content" ObjectID="_1663477908"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49"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9"/>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6.95pt;height:73.6pt" o:ole="">
                  <v:imagedata r:id="rId206" o:title=""/>
                </v:shape>
                <o:OLEObject Type="Embed" ProgID="Equation.3" ShapeID="_x0000_i1121" DrawAspect="Content" ObjectID="_1663477909"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50"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0"/>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(6.66)</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32296" w:rsidRPr="00A32296">
        <w:rPr>
          <w:rFonts w:ascii="Times New Roman" w:hAnsi="Times New Roman"/>
          <w:lang w:val="en-GB"/>
        </w:rPr>
        <w:t>(6.59)</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48"/>
      <w:r w:rsidR="00C41506">
        <w:rPr>
          <w:rStyle w:val="Rimandocommento"/>
          <w:rFonts w:ascii="Times New Roman" w:hAnsi="Times New Roman"/>
          <w:szCs w:val="20"/>
        </w:rPr>
        <w:commentReference w:id="248"/>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51"/>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8.25pt;height:19.45pt" o:ole="">
                  <v:imagedata r:id="rId208" o:title=""/>
                </v:shape>
                <o:OLEObject Type="Embed" ProgID="Equation.3" ShapeID="_x0000_i1122" DrawAspect="Content" ObjectID="_1663477910"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6</w:t>
      </w:r>
      <w:r w:rsidR="00A32296" w:rsidRPr="00B2376C">
        <w:rPr>
          <w:rFonts w:ascii="Times New Roman" w:hAnsi="Times New Roman"/>
        </w:rPr>
        <w:t>.</w:t>
      </w:r>
      <w:r w:rsidR="00A32296">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4.95pt;height:38.35pt" o:ole="">
                  <v:imagedata r:id="rId210" o:title=""/>
                </v:shape>
                <o:OLEObject Type="Embed" ProgID="Equation.3" ShapeID="_x0000_i1123" DrawAspect="Content" ObjectID="_1663477911"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51"/>
      <w:r>
        <w:rPr>
          <w:rStyle w:val="Rimandocommento"/>
          <w:rFonts w:ascii="Times New Roman" w:hAnsi="Times New Roman"/>
          <w:szCs w:val="20"/>
        </w:rPr>
        <w:commentReference w:id="251"/>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433493"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63478043" r:id="rId217"/>
                <o:OLEObject Type="Embed" ProgID="Equation.3" ShapeID="_x0000_s1237" DrawAspect="Content" ObjectID="_1663478044" r:id="rId218"/>
                <o:OLEObject Type="Embed" ProgID="Equation.3" ShapeID="_x0000_s1238" DrawAspect="Content" ObjectID="_1663478045" r:id="rId219"/>
                <o:OLEObject Type="Embed" ProgID="Equation.3" ShapeID="_x0000_s1239" DrawAspect="Content" ObjectID="_1663478046" r:id="rId220"/>
                <o:OLEObject Type="Embed" ProgID="Equation.3" ShapeID="_x0000_s1240" DrawAspect="Content" ObjectID="_1663478047" r:id="rId221"/>
              </w:pict>
            </w:r>
          </w:p>
        </w:tc>
      </w:tr>
    </w:tbl>
    <w:p w:rsidR="003B1BF6" w:rsidRPr="00903A00" w:rsidRDefault="003B1BF6" w:rsidP="003B1BF6">
      <w:pPr>
        <w:spacing w:after="0" w:line="240" w:lineRule="auto"/>
        <w:jc w:val="center"/>
        <w:rPr>
          <w:rFonts w:ascii="Times New Roman" w:hAnsi="Times New Roman"/>
          <w:szCs w:val="24"/>
        </w:rPr>
      </w:pPr>
      <w:bookmarkStart w:id="252" w:name="_Ref37685198"/>
      <w:commentRangeStart w:id="253"/>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252"/>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53"/>
      <w:r>
        <w:rPr>
          <w:rStyle w:val="Rimandocommento"/>
          <w:rFonts w:ascii="Times New Roman" w:eastAsia="Times New Roman" w:hAnsi="Times New Roman"/>
          <w:szCs w:val="20"/>
          <w:lang w:val="it-IT" w:eastAsia="it-IT"/>
        </w:rPr>
        <w:commentReference w:id="253"/>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54" w:author="Amicarelli Andrea (RSE)" w:date="2020-04-13T15:58:00Z"/>
          <w:rFonts w:ascii="Times New Roman" w:hAnsi="Times New Roman"/>
          <w:lang w:val="en-GB"/>
        </w:rPr>
      </w:pPr>
      <w:ins w:id="255"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55pt;height:17.35pt" o:ole="">
                  <v:imagedata r:id="rId222" o:title=""/>
                </v:shape>
                <o:OLEObject Type="Embed" ProgID="Equation.3" ShapeID="_x0000_i1124" DrawAspect="Content" ObjectID="_1663477912"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45pt;height:22.6pt" o:ole="">
                  <v:imagedata r:id="rId224" o:title=""/>
                </v:shape>
                <o:OLEObject Type="Embed" ProgID="Equation.3" ShapeID="_x0000_i1125" DrawAspect="Content" ObjectID="_1663477913"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56"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6"/>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6.70</w:t>
      </w:r>
      <w:r w:rsidR="00A32296" w:rsidRPr="00A32296">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57"/>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32296" w:rsidRPr="00A32296">
        <w:rPr>
          <w:rFonts w:ascii="Times New Roman" w:hAnsi="Times New Roman"/>
          <w:lang w:val="en-GB"/>
        </w:rPr>
        <w:t>(6.59)</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3pt;height:71.45pt" o:ole="">
                  <v:imagedata r:id="rId226" o:title=""/>
                </v:shape>
                <o:OLEObject Type="Embed" ProgID="Equation.3" ShapeID="_x0000_i1126" DrawAspect="Content" ObjectID="_1663477914"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1pt;height:18.4pt" o:ole="">
                  <v:imagedata r:id="rId228" o:title=""/>
                </v:shape>
                <o:OLEObject Type="Embed" ProgID="Equation.3" ShapeID="_x0000_i1127" DrawAspect="Content" ObjectID="_1663477915"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8pt;height:17.35pt" o:ole="">
                  <v:imagedata r:id="rId230" o:title=""/>
                </v:shape>
                <o:OLEObject Type="Embed" ProgID="Equation.3" ShapeID="_x0000_i1128" DrawAspect="Content" ObjectID="_1663477916"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7pt;height:15.75pt" o:ole="">
                  <v:imagedata r:id="rId55" o:title=""/>
                </v:shape>
                <o:OLEObject Type="Embed" ProgID="Equation.3" ShapeID="_x0000_i1129" DrawAspect="Content" ObjectID="_1663477917"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7"/>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7"/>
      </w:r>
    </w:p>
    <w:p w:rsidR="00F91289" w:rsidRPr="006C2568" w:rsidRDefault="00652F0F" w:rsidP="003D504A">
      <w:pPr>
        <w:pStyle w:val="Amicarellititle2"/>
      </w:pPr>
      <w:bookmarkStart w:id="258" w:name="_Ref448249341"/>
      <w:bookmarkStart w:id="259" w:name="_Toc42155286"/>
      <w:r>
        <w:t>S</w:t>
      </w:r>
      <w:r w:rsidR="00F91289" w:rsidRPr="006C2568">
        <w:t>olid-solid interaction terms</w:t>
      </w:r>
      <w:bookmarkEnd w:id="258"/>
      <w:bookmarkEnd w:id="259"/>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32296">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lang w:val="en-GB"/>
        </w:rPr>
        <w:t>(6.27)</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8.9pt;height:19.45pt" o:ole="">
            <v:imagedata r:id="rId233" o:title=""/>
          </v:shape>
          <o:OLEObject Type="Embed" ProgID="Equation.3" ShapeID="_x0000_i1130" DrawAspect="Content" ObjectID="_1663477918"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05pt;height:37.3pt" o:ole="">
                  <v:imagedata r:id="rId235" o:title=""/>
                </v:shape>
                <o:OLEObject Type="Embed" ProgID="Equation.3" ShapeID="_x0000_i1131" DrawAspect="Content" ObjectID="_1663477919"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60"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0"/>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6.75</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15pt;height:19.45pt" o:ole="">
            <v:imagedata r:id="rId237" o:title=""/>
          </v:shape>
          <o:OLEObject Type="Embed" ProgID="Equation.3" ShapeID="_x0000_i1132" DrawAspect="Content" ObjectID="_1663477920"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4pt;height:19.45pt" o:ole="">
            <v:imagedata r:id="rId239" o:title=""/>
          </v:shape>
          <o:OLEObject Type="Embed" ProgID="Equation.3" ShapeID="_x0000_i1133" DrawAspect="Content" ObjectID="_1663477921" r:id="rId240"/>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34" type="#_x0000_t75" style="width:42.05pt;height:19.45pt" o:ole="">
            <v:imagedata r:id="rId241" o:title=""/>
          </v:shape>
          <o:OLEObject Type="Embed" ProgID="Equation.3" ShapeID="_x0000_i1134" DrawAspect="Content" ObjectID="_1663477922"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61"/>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05pt;height:43.6pt" o:ole="">
                  <v:imagedata r:id="rId243" o:title=""/>
                </v:shape>
                <o:OLEObject Type="Embed" ProgID="Equation.3" ShapeID="_x0000_i1135" DrawAspect="Content" ObjectID="_1663477923"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61"/>
            <w:r w:rsidR="006C0892">
              <w:rPr>
                <w:rStyle w:val="Rimandocommento"/>
                <w:rFonts w:ascii="Times New Roman" w:eastAsia="Times New Roman" w:hAnsi="Times New Roman"/>
                <w:b w:val="0"/>
                <w:bCs w:val="0"/>
                <w:color w:val="auto"/>
                <w:szCs w:val="20"/>
                <w:lang w:val="it-IT" w:eastAsia="it-IT"/>
              </w:rPr>
              <w:commentReference w:id="261"/>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62" w:author="Amicarelli Andrea (RSE)" w:date="2020-04-13T11:45:00Z"/>
          <w:rFonts w:ascii="Times New Roman" w:hAnsi="Times New Roman"/>
          <w:lang w:val="en-GB"/>
        </w:rPr>
      </w:pPr>
      <w:ins w:id="263"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8pt;height:37.85pt" o:ole="">
                  <v:imagedata r:id="rId245" o:title=""/>
                </v:shape>
                <o:OLEObject Type="Embed" ProgID="Equation.3" ShapeID="_x0000_i1136" DrawAspect="Content" ObjectID="_1663477924"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4"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4"/>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6.77</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05pt;height:117.2pt" o:ole="">
                  <v:imagedata r:id="rId247" o:title=""/>
                </v:shape>
                <o:OLEObject Type="Embed" ProgID="Equation.3" ShapeID="_x0000_i1137" DrawAspect="Content" ObjectID="_1663477925"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38" type="#_x0000_t75" style="width:24.7pt;height:19.95pt" o:ole="">
            <v:imagedata r:id="rId249" o:title=""/>
          </v:shape>
          <o:OLEObject Type="Embed" ProgID="Equation.3" ShapeID="_x0000_i1138" DrawAspect="Content" ObjectID="_1663477926"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32296" w:rsidRPr="00A32296">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2pt;height:22.05pt" o:ole="">
                  <v:imagedata r:id="rId251" o:title=""/>
                </v:shape>
                <o:OLEObject Type="Embed" ProgID="Equation.3" ShapeID="_x0000_i1139" DrawAspect="Content" ObjectID="_1663477927"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5"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5"/>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6.79</w:t>
      </w:r>
      <w:r w:rsidR="00A32296" w:rsidRPr="00A32296">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2pt;height:37.3pt" o:ole="">
                  <v:imagedata r:id="rId253" o:title=""/>
                </v:shape>
                <o:OLEObject Type="Embed" ProgID="Equation.3" ShapeID="_x0000_i1140" DrawAspect="Content" ObjectID="_1663477928"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8pt;height:19.95pt" o:ole="">
                  <v:imagedata r:id="rId255" o:title=""/>
                </v:shape>
                <o:OLEObject Type="Embed" ProgID="Equation.3" ShapeID="_x0000_i1141" DrawAspect="Content" ObjectID="_1663477929"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142" type="#_x0000_t75" style="width:26.8pt;height:19.95pt" o:ole="">
            <v:imagedata r:id="rId257" o:title=""/>
          </v:shape>
          <o:OLEObject Type="Embed" ProgID="Equation.3" ShapeID="_x0000_i1142" DrawAspect="Content" ObjectID="_1663477930"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6.8pt;height:19.95pt" o:ole="">
            <v:imagedata r:id="rId259" o:title=""/>
          </v:shape>
          <o:OLEObject Type="Embed" ProgID="Equation.3" ShapeID="_x0000_i1143" DrawAspect="Content" ObjectID="_1663477931"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4pt;height:73.05pt" o:ole="">
                  <v:imagedata r:id="rId261" o:title=""/>
                </v:shape>
                <o:OLEObject Type="Embed" ProgID="Equation.3" ShapeID="_x0000_i1144" DrawAspect="Content" ObjectID="_1663477932"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6"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6"/>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4pt;height:70.95pt" o:ole="">
                  <v:imagedata r:id="rId263" o:title=""/>
                </v:shape>
                <o:OLEObject Type="Embed" ProgID="Equation.3" ShapeID="_x0000_i1145" DrawAspect="Content" ObjectID="_1663477933"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6.81</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5pt;height:70.95pt" o:ole="">
                  <v:imagedata r:id="rId265" o:title=""/>
                </v:shape>
                <o:OLEObject Type="Embed" ProgID="Equation.3" ShapeID="_x0000_i1146" DrawAspect="Content" ObjectID="_1663477934"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67" w:name="_Toc482633750"/>
      <w:bookmarkStart w:id="268" w:name="_Ref521058313"/>
      <w:bookmarkStart w:id="269" w:name="_Toc42155287"/>
      <w:r w:rsidRPr="000D6B1C">
        <w:t>Normal restitution coefficient</w:t>
      </w:r>
      <w:bookmarkEnd w:id="267"/>
      <w:bookmarkEnd w:id="268"/>
      <w:bookmarkEnd w:id="269"/>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0" w:name="_Toc447794863"/>
      <w:bookmarkStart w:id="271" w:name="_Toc447795348"/>
      <w:bookmarkStart w:id="272" w:name="_Toc447795455"/>
      <w:bookmarkStart w:id="273" w:name="_Ref449963221"/>
      <w:bookmarkStart w:id="274" w:name="_Toc4215528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70"/>
      <w:bookmarkEnd w:id="271"/>
      <w:bookmarkEnd w:id="272"/>
      <w:bookmarkEnd w:id="273"/>
      <w:bookmarkEnd w:id="274"/>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32296">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75" w:name="_Ref520373755"/>
      <w:bookmarkStart w:id="276" w:name="_Toc42155289"/>
      <w:r>
        <w:t>Mixture model for dense granular flows</w:t>
      </w:r>
      <w:bookmarkEnd w:id="275"/>
      <w:bookmarkEnd w:id="276"/>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8pt;height:35.75pt" o:ole="">
                  <v:imagedata r:id="rId267" o:title=""/>
                </v:shape>
                <o:OLEObject Type="Embed" ProgID="Equation.3" ShapeID="_x0000_i1147" DrawAspect="Content" ObjectID="_1663477935"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7"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7"/>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45pt;height:35.75pt" o:ole="">
                  <v:imagedata r:id="rId269" o:title=""/>
                </v:shape>
                <o:OLEObject Type="Embed" ProgID="Equation.3" ShapeID="_x0000_i1148" DrawAspect="Content" ObjectID="_1663477936"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8"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2pt;height:15.75pt" o:ole="">
                  <v:imagedata r:id="rId271" o:title=""/>
                </v:shape>
                <o:OLEObject Type="Embed" ProgID="Equation.3" ShapeID="_x0000_i1149" DrawAspect="Content" ObjectID="_1663477937"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6pt;height:34.15pt" o:ole="">
                  <v:imagedata r:id="rId273" o:title=""/>
                </v:shape>
                <o:OLEObject Type="Embed" ProgID="Equation.3" ShapeID="_x0000_i1150" DrawAspect="Content" ObjectID="_1663477938"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7.2</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8pt;height:36.25pt" o:ole="">
                  <v:imagedata r:id="rId275" o:title=""/>
                </v:shape>
                <o:OLEObject Type="Embed" ProgID="Equation.3" ShapeID="_x0000_i1151" DrawAspect="Content" ObjectID="_1663477939"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1pt;height:36.25pt" o:ole="">
                  <v:imagedata r:id="rId277" o:title=""/>
                </v:shape>
                <o:OLEObject Type="Embed" ProgID="Equation.3" ShapeID="_x0000_i1152" DrawAspect="Content" ObjectID="_1663477940"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9"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7.6</w:t>
      </w:r>
      <w:r w:rsidR="00A32296" w:rsidRPr="00A32296">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6pt;height:37.85pt" o:ole="">
                  <v:imagedata r:id="rId279" o:title=""/>
                </v:shape>
                <o:OLEObject Type="Embed" ProgID="Equation.3" ShapeID="_x0000_i1153" DrawAspect="Content" ObjectID="_1663477941"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0"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0"/>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7.7</w:t>
      </w:r>
      <w:r w:rsidR="00A32296" w:rsidRPr="00A32296">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45pt;height:37.85pt" o:ole="">
                  <v:imagedata r:id="rId281" o:title=""/>
                </v:shape>
                <o:OLEObject Type="Embed" ProgID="Equation.3" ShapeID="_x0000_i1154" DrawAspect="Content" ObjectID="_1663477942"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15pt;height:36.25pt" o:ole="">
                  <v:imagedata r:id="rId283" o:title=""/>
                </v:shape>
                <o:OLEObject Type="Embed" ProgID="Equation.3" ShapeID="_x0000_i1155" DrawAspect="Content" ObjectID="_1663477943"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1"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1"/>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6.4pt;height:36.25pt" o:ole="">
                  <v:imagedata r:id="rId285" o:title=""/>
                </v:shape>
                <o:OLEObject Type="Embed" ProgID="Equation.3" ShapeID="_x0000_i1156" DrawAspect="Content" ObjectID="_1663477944"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2"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7.9</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7.10</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7.05pt;height:36.25pt" o:ole="">
                  <v:imagedata r:id="rId287" o:title=""/>
                </v:shape>
                <o:OLEObject Type="Embed" ProgID="Equation.3" ShapeID="_x0000_i1157" DrawAspect="Content" ObjectID="_1663477945"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5pt;height:43.1pt" o:ole="">
                  <v:imagedata r:id="rId289" o:title=""/>
                </v:shape>
                <o:OLEObject Type="Embed" ProgID="Equation.3" ShapeID="_x0000_i1158" DrawAspect="Content" ObjectID="_1663477946"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75pt;height:36.25pt" o:ole="">
                  <v:imagedata r:id="rId291" o:title=""/>
                </v:shape>
                <o:OLEObject Type="Embed" ProgID="Equation.3" ShapeID="_x0000_i1159" DrawAspect="Content" ObjectID="_1663477947" r:id="rId292"/>
              </w:object>
            </w:r>
            <w:r w:rsidRPr="00E04F46">
              <w:t xml:space="preserve">,   </w:t>
            </w:r>
            <w:r w:rsidRPr="00DA468D">
              <w:rPr>
                <w:position w:val="-28"/>
              </w:rPr>
              <w:object w:dxaOrig="1140" w:dyaOrig="680">
                <v:shape id="_x0000_i1160" type="#_x0000_t75" style="width:54.15pt;height:33.1pt" o:ole="">
                  <v:imagedata r:id="rId293" o:title=""/>
                </v:shape>
                <o:OLEObject Type="Embed" ProgID="Equation.3" ShapeID="_x0000_i1160" DrawAspect="Content" ObjectID="_1663477948"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61" type="#_x0000_t75" style="width:13.15pt;height:19.45pt" o:ole="">
            <v:imagedata r:id="rId295" o:title=""/>
          </v:shape>
          <o:OLEObject Type="Embed" ProgID="Equation.3" ShapeID="_x0000_i1161" DrawAspect="Content" ObjectID="_1663477949"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75pt;height:19.45pt" o:ole="">
            <v:imagedata r:id="rId297" o:title=""/>
          </v:shape>
          <o:OLEObject Type="Embed" ProgID="Equation.3" ShapeID="_x0000_i1162" DrawAspect="Content" ObjectID="_1663477950"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35pt;height:36.25pt" o:ole="">
                  <v:imagedata r:id="rId299" o:title=""/>
                </v:shape>
                <o:OLEObject Type="Embed" ProgID="Equation.3" ShapeID="_x0000_i1163" DrawAspect="Content" ObjectID="_1663477951" r:id="rId300"/>
              </w:object>
            </w:r>
            <w:r w:rsidRPr="00242F2A">
              <w:t xml:space="preserve">,   </w:t>
            </w:r>
            <w:r w:rsidRPr="00DA468D">
              <w:rPr>
                <w:position w:val="-34"/>
              </w:rPr>
              <w:object w:dxaOrig="1880" w:dyaOrig="800">
                <v:shape id="_x0000_i1164" type="#_x0000_t75" style="width:87.75pt;height:39.4pt" o:ole="">
                  <v:imagedata r:id="rId301" o:title=""/>
                </v:shape>
                <o:OLEObject Type="Embed" ProgID="Equation.3" ShapeID="_x0000_i1164" DrawAspect="Content" ObjectID="_1663477952"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95pt;height:45.2pt" o:ole="">
                  <v:imagedata r:id="rId303" o:title=""/>
                </v:shape>
                <o:OLEObject Type="Embed" ProgID="Equation.3" ShapeID="_x0000_i1165" DrawAspect="Content" ObjectID="_1663477953" r:id="rId304"/>
              </w:object>
            </w:r>
            <w:r w:rsidRPr="00242F2A">
              <w:t xml:space="preserve">,   </w:t>
            </w:r>
            <w:r w:rsidRPr="00DA468D">
              <w:rPr>
                <w:position w:val="-10"/>
              </w:rPr>
              <w:object w:dxaOrig="1359" w:dyaOrig="380">
                <v:shape id="_x0000_i1166" type="#_x0000_t75" style="width:63.6pt;height:17.85pt" o:ole="">
                  <v:imagedata r:id="rId305" o:title=""/>
                </v:shape>
                <o:OLEObject Type="Embed" ProgID="Equation.3" ShapeID="_x0000_i1166" DrawAspect="Content" ObjectID="_1663477954"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3"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3"/>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7.14</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45pt;height:44.15pt" o:ole="">
                  <v:imagedata r:id="rId307" o:title=""/>
                </v:shape>
                <o:OLEObject Type="Embed" ProgID="Equation.3" ShapeID="_x0000_i1167" DrawAspect="Content" ObjectID="_1663477955"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25pt;height:39.4pt" o:ole="">
                  <v:imagedata r:id="rId301" o:title=""/>
                </v:shape>
                <o:OLEObject Type="Embed" ProgID="Equation.3" ShapeID="_x0000_i1168" DrawAspect="Content" ObjectID="_1663477956"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284"/>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5.8pt;height:38.35pt" o:ole="">
                  <v:imagedata r:id="rId310" o:title=""/>
                </v:shape>
                <o:OLEObject Type="Embed" ProgID="Equation.3" ShapeID="_x0000_i1169" DrawAspect="Content" ObjectID="_1663477957"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285"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5"/>
            <w:commentRangeEnd w:id="284"/>
            <w:r w:rsidR="000A5F83">
              <w:rPr>
                <w:rStyle w:val="Rimandocommento"/>
                <w:rFonts w:ascii="Times New Roman" w:eastAsia="Times New Roman" w:hAnsi="Times New Roman"/>
                <w:b w:val="0"/>
                <w:bCs w:val="0"/>
                <w:color w:val="auto"/>
                <w:szCs w:val="20"/>
                <w:lang w:val="it-IT" w:eastAsia="it-IT"/>
              </w:rPr>
              <w:commentReference w:id="284"/>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7.17</w:t>
      </w:r>
      <w:r w:rsidR="00A32296" w:rsidRPr="00A32296">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433493"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55pt;height:44.15pt" o:ole="">
                  <v:imagedata r:id="rId312" o:title=""/>
                </v:shape>
                <o:OLEObject Type="Embed" ProgID="Equation.3" ShapeID="_x0000_i1170" DrawAspect="Content" ObjectID="_1663477958"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6"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55pt;height:37.85pt" o:ole="">
                  <v:imagedata r:id="rId314" o:title=""/>
                </v:shape>
                <o:OLEObject Type="Embed" ProgID="Equation.3" ShapeID="_x0000_i1171" DrawAspect="Content" ObjectID="_1663477959"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7"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7"/>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75pt;height:37.85pt" o:ole="">
                  <v:imagedata r:id="rId316" o:title=""/>
                </v:shape>
                <o:OLEObject Type="Embed" ProgID="Equation.3" ShapeID="_x0000_i1172" DrawAspect="Content" ObjectID="_1663477960"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6.75pt;height:19.95pt" o:ole="">
                  <v:imagedata r:id="rId318" o:title=""/>
                </v:shape>
                <o:OLEObject Type="Embed" ProgID="Equation.3" ShapeID="_x0000_i1173" DrawAspect="Content" ObjectID="_1663477961"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8"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8"/>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75pt;height:19.45pt" o:ole="">
            <v:imagedata r:id="rId320" o:title=""/>
          </v:shape>
          <o:OLEObject Type="Embed" ProgID="Equation.3" ShapeID="_x0000_i1174" DrawAspect="Content" ObjectID="_1663477962"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55pt;height:16.3pt" o:ole="">
                  <v:imagedata r:id="rId322" o:title=""/>
                </v:shape>
                <o:OLEObject Type="Embed" ProgID="Equation.3" ShapeID="_x0000_i1175" DrawAspect="Content" ObjectID="_1663477963"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1.65pt;height:37.85pt" o:ole="">
                  <v:imagedata r:id="rId324" o:title=""/>
                </v:shape>
                <o:OLEObject Type="Embed" ProgID="Equation.3" ShapeID="_x0000_i1176" DrawAspect="Content" ObjectID="_1663477964"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9"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95pt;height:28.9pt" o:ole="">
                  <v:imagedata r:id="rId326" o:title=""/>
                </v:shape>
                <o:OLEObject Type="Embed" ProgID="Equation.3" ShapeID="_x0000_i1177" DrawAspect="Content" ObjectID="_1663477965"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3pt;height:19.95pt" o:ole="">
                  <v:imagedata r:id="rId328" o:title=""/>
                </v:shape>
                <o:OLEObject Type="Embed" ProgID="Equation.3" ShapeID="_x0000_i1178" DrawAspect="Content" ObjectID="_1663477966"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7.22</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7.24</w:t>
      </w:r>
      <w:r w:rsidR="00A32296" w:rsidRPr="00A32296">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7pt;height:35.75pt" o:ole="">
                  <v:imagedata r:id="rId330" o:title=""/>
                </v:shape>
                <o:OLEObject Type="Embed" ProgID="Equation.3" ShapeID="_x0000_i1179" DrawAspect="Content" ObjectID="_1663477967"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0"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95pt;height:17.85pt" o:ole="">
                  <v:imagedata r:id="rId332" o:title=""/>
                </v:shape>
                <o:OLEObject Type="Embed" ProgID="Equation.3" ShapeID="_x0000_i1180" DrawAspect="Content" ObjectID="_1663477968"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81" type="#_x0000_t75" style="width:27.35pt;height:26.8pt" o:ole="">
            <v:imagedata r:id="rId334" o:title=""/>
          </v:shape>
          <o:OLEObject Type="Embed" ProgID="Equation.3" ShapeID="_x0000_i1181" DrawAspect="Content" ObjectID="_1663477969"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7.27</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3.95pt;height:32.6pt" o:ole="">
                  <v:imagedata r:id="rId336" o:title=""/>
                </v:shape>
                <o:OLEObject Type="Embed" ProgID="Equation.3" ShapeID="_x0000_i1182" DrawAspect="Content" ObjectID="_1663477970" r:id="rId337"/>
              </w:object>
            </w:r>
            <w:r w:rsidRPr="00DA468D">
              <w:rPr>
                <w:position w:val="-36"/>
              </w:rPr>
              <w:object w:dxaOrig="4680" w:dyaOrig="800">
                <v:shape id="_x0000_i1183" type="#_x0000_t75" style="width:199.2pt;height:32.6pt" o:ole="">
                  <v:imagedata r:id="rId338" o:title=""/>
                </v:shape>
                <o:OLEObject Type="Embed" ProgID="Equation.3" ShapeID="_x0000_i1183" DrawAspect="Content" ObjectID="_1663477971" r:id="rId339"/>
              </w:object>
            </w:r>
            <w:r w:rsidRPr="00272E48">
              <w:rPr>
                <w:position w:val="-34"/>
              </w:rPr>
              <w:object w:dxaOrig="3660" w:dyaOrig="780">
                <v:shape id="_x0000_i1184" type="#_x0000_t75" style="width:152.95pt;height:33.1pt" o:ole="">
                  <v:imagedata r:id="rId340" o:title=""/>
                </v:shape>
                <o:OLEObject Type="Embed" ProgID="Equation.3" ShapeID="_x0000_i1184" DrawAspect="Content" ObjectID="_1663477972" r:id="rId341"/>
              </w:object>
            </w:r>
            <w:r w:rsidRPr="00DA468D">
              <w:rPr>
                <w:position w:val="-38"/>
              </w:rPr>
              <w:object w:dxaOrig="3960" w:dyaOrig="880">
                <v:shape id="_x0000_i1185" type="#_x0000_t75" style="width:165.55pt;height:37.85pt" o:ole="">
                  <v:imagedata r:id="rId342" o:title=""/>
                </v:shape>
                <o:OLEObject Type="Embed" ProgID="Equation.3" ShapeID="_x0000_i1185" DrawAspect="Content" ObjectID="_1663477973" r:id="rId343"/>
              </w:object>
            </w:r>
            <w:r w:rsidRPr="00DA468D">
              <w:rPr>
                <w:position w:val="-38"/>
              </w:rPr>
              <w:object w:dxaOrig="2880" w:dyaOrig="880">
                <v:shape id="_x0000_i1186" type="#_x0000_t75" style="width:121.4pt;height:37.85pt" o:ole="">
                  <v:imagedata r:id="rId344" o:title=""/>
                </v:shape>
                <o:OLEObject Type="Embed" ProgID="Equation.3" ShapeID="_x0000_i1186" DrawAspect="Content" ObjectID="_1663477974"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433493"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3.2pt;height:39.4pt" o:ole="">
                  <v:imagedata r:id="rId346" o:title=""/>
                </v:shape>
                <o:OLEObject Type="Embed" ProgID="Equation.3" ShapeID="_x0000_i1187" DrawAspect="Content" ObjectID="_1663477975"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1"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7.31</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6pt;height:31pt" o:ole="">
                  <v:imagedata r:id="rId348" o:title=""/>
                </v:shape>
                <o:OLEObject Type="Embed" ProgID="Equation.3" ShapeID="_x0000_i1188" DrawAspect="Content" ObjectID="_1663477976"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2"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2"/>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7.32</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7pt;height:16.3pt" o:ole="">
                  <v:imagedata r:id="rId350" o:title=""/>
                </v:shape>
                <o:OLEObject Type="Embed" ProgID="Equation.3" ShapeID="_x0000_i1189" DrawAspect="Content" ObjectID="_1663477977"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7pt;height:24.7pt" o:ole="">
                  <v:imagedata r:id="rId352" o:title=""/>
                </v:shape>
                <o:OLEObject Type="Embed" ProgID="Equation.3" ShapeID="_x0000_i1190" DrawAspect="Content" ObjectID="_1663477978"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32296">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1.9pt;height:32.05pt" o:ole="">
                  <v:imagedata r:id="rId354" o:title=""/>
                </v:shape>
                <o:OLEObject Type="Embed" ProgID="Equation.3" ShapeID="_x0000_i1191" DrawAspect="Content" ObjectID="_1663477979"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93"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94"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95" w:author="Amicarelli Andrea (RSE)" w:date="2020-04-13T16:29:00Z">
        <w:r w:rsidR="00D617A0" w:rsidRPr="00D617A0">
          <w:rPr>
            <w:rFonts w:ascii="Times New Roman" w:hAnsi="Times New Roman"/>
            <w:sz w:val="24"/>
            <w:szCs w:val="24"/>
          </w:rPr>
          <w:t>for higher pressure peaks</w:t>
        </w:r>
      </w:ins>
      <w:ins w:id="296"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97"/>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79.75pt;height:35.75pt" o:ole="">
                  <v:imagedata r:id="rId356" o:title=""/>
                </v:shape>
                <o:OLEObject Type="Embed" ProgID="Equation.3" ShapeID="_x0000_i1192" DrawAspect="Content" ObjectID="_1663477980" r:id="rId357"/>
              </w:object>
            </w:r>
            <w:commentRangeEnd w:id="297"/>
            <w:r w:rsidR="00A56E56">
              <w:rPr>
                <w:rStyle w:val="Rimandocommento"/>
                <w:rFonts w:ascii="Times New Roman" w:eastAsia="Times New Roman" w:hAnsi="Times New Roman"/>
                <w:szCs w:val="20"/>
                <w:lang w:val="it-IT" w:eastAsia="it-IT"/>
              </w:rPr>
              <w:commentReference w:id="297"/>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6pt;height:19.45pt" o:ole="">
            <v:imagedata r:id="rId358" o:title=""/>
          </v:shape>
          <o:OLEObject Type="Embed" ProgID="Equation.3" ShapeID="_x0000_i1193" DrawAspect="Content" ObjectID="_1663477981"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98"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99"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300"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8pt;height:37.3pt" o:ole="">
                  <v:imagedata r:id="rId360" o:title=""/>
                </v:shape>
                <o:OLEObject Type="Embed" ProgID="Equation.3" ShapeID="_x0000_i1194" DrawAspect="Content" ObjectID="_1663477982"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301"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8.6pt;height:19.45pt" o:ole="">
                  <v:imagedata r:id="rId362" o:title=""/>
                </v:shape>
                <o:OLEObject Type="Embed" ProgID="Equation.3" ShapeID="_x0000_i1195" DrawAspect="Content" ObjectID="_1663477983"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pt;height:37.3pt" o:ole="">
                  <v:imagedata r:id="rId364" o:title=""/>
                </v:shape>
                <o:OLEObject Type="Embed" ProgID="Equation.3" ShapeID="_x0000_i1196" DrawAspect="Content" ObjectID="_1663477984"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302" w:name="_Toc447005694"/>
      <w:bookmarkStart w:id="303" w:name="_Ref448247886"/>
      <w:bookmarkStart w:id="304" w:name="_Toc42155290"/>
      <w:r>
        <w:rPr>
          <w:lang w:val="it-IT"/>
        </w:rPr>
        <w:t>2-interface 3D erosion criterion</w:t>
      </w:r>
      <w:bookmarkEnd w:id="302"/>
      <w:bookmarkEnd w:id="303"/>
      <w:bookmarkEnd w:id="304"/>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32296">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5"/>
          <w:p w:rsidR="002F35B9" w:rsidRPr="00276BBF" w:rsidRDefault="008238C4" w:rsidP="00EB747A">
            <w:pPr>
              <w:jc w:val="center"/>
              <w:rPr>
                <w:sz w:val="24"/>
                <w:szCs w:val="24"/>
              </w:rPr>
            </w:pPr>
            <w:r w:rsidRPr="00AB6FB4">
              <w:rPr>
                <w:position w:val="-68"/>
              </w:rPr>
              <w:object w:dxaOrig="6540" w:dyaOrig="1480">
                <v:shape id="_x0000_i1197" type="#_x0000_t75" style="width:273.8pt;height:64.65pt" o:ole="">
                  <v:imagedata r:id="rId366" o:title=""/>
                </v:shape>
                <o:OLEObject Type="Embed" ProgID="Equation.3" ShapeID="_x0000_i1197" DrawAspect="Content" ObjectID="_1663477985"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06"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6"/>
            <w:commentRangeEnd w:id="305"/>
            <w:r w:rsidR="00AB6FB4">
              <w:rPr>
                <w:rStyle w:val="Rimandocommento"/>
                <w:rFonts w:ascii="Times New Roman" w:eastAsia="Times New Roman" w:hAnsi="Times New Roman"/>
                <w:b w:val="0"/>
                <w:bCs w:val="0"/>
                <w:color w:val="auto"/>
                <w:szCs w:val="20"/>
                <w:lang w:val="it-IT" w:eastAsia="it-IT"/>
              </w:rPr>
              <w:commentReference w:id="305"/>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7"/>
          <w:p w:rsidR="00C70139" w:rsidRPr="00276BBF" w:rsidRDefault="00B23D4C" w:rsidP="00EB747A">
            <w:pPr>
              <w:jc w:val="center"/>
              <w:rPr>
                <w:sz w:val="24"/>
                <w:szCs w:val="24"/>
              </w:rPr>
            </w:pPr>
            <w:r w:rsidRPr="003A306D">
              <w:rPr>
                <w:position w:val="-32"/>
              </w:rPr>
              <w:object w:dxaOrig="1140" w:dyaOrig="700">
                <v:shape id="_x0000_i1198" type="#_x0000_t75" style="width:50.45pt;height:32.05pt" o:ole="">
                  <v:imagedata r:id="rId368" o:title=""/>
                </v:shape>
                <o:OLEObject Type="Embed" ProgID="Equation.3" ShapeID="_x0000_i1198" DrawAspect="Content" ObjectID="_1663477986"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07"/>
            <w:r w:rsidR="00AB6FB4">
              <w:rPr>
                <w:rStyle w:val="Rimandocommento"/>
                <w:rFonts w:ascii="Times New Roman" w:eastAsia="Times New Roman" w:hAnsi="Times New Roman"/>
                <w:b w:val="0"/>
                <w:bCs w:val="0"/>
                <w:color w:val="auto"/>
                <w:szCs w:val="20"/>
                <w:lang w:val="it-IT" w:eastAsia="it-IT"/>
              </w:rPr>
              <w:commentReference w:id="307"/>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proofErr w:type="gramStart"/>
      <w:ins w:id="308" w:author="Amicarelli Andrea (RSE)" w:date="2020-08-06T11:58:00Z">
        <w:r>
          <w:rPr>
            <w:rFonts w:ascii="Times New Roman" w:hAnsi="Times New Roman"/>
            <w:sz w:val="24"/>
            <w:szCs w:val="24"/>
          </w:rPr>
          <w:t>w</w:t>
        </w:r>
      </w:ins>
      <w:ins w:id="309" w:author="Amicarelli Andrea (RSE)" w:date="2020-08-06T11:56:00Z">
        <w:r>
          <w:rPr>
            <w:rFonts w:ascii="Times New Roman" w:hAnsi="Times New Roman"/>
            <w:sz w:val="24"/>
            <w:szCs w:val="24"/>
          </w:rPr>
          <w:t>here</w:t>
        </w:r>
        <w:proofErr w:type="gramEnd"/>
        <w:r>
          <w:rPr>
            <w:rFonts w:ascii="Times New Roman" w:hAnsi="Times New Roman"/>
            <w:sz w:val="24"/>
            <w:szCs w:val="24"/>
          </w:rPr>
          <w:t xml:space="preserve"> </w:t>
        </w:r>
      </w:ins>
      <w:ins w:id="310"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11"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12" w:author="Amicarelli Andrea (RSE)" w:date="2020-08-06T12:00:00Z">
        <w:r w:rsidR="00020B92">
          <w:rPr>
            <w:rFonts w:ascii="Times New Roman" w:hAnsi="Times New Roman"/>
            <w:sz w:val="24"/>
            <w:szCs w:val="24"/>
          </w:rPr>
          <w:t>a</w:t>
        </w:r>
      </w:ins>
      <w:ins w:id="313" w:author="Amicarelli Andrea (RSE)" w:date="2020-08-06T11:58:00Z">
        <w:r>
          <w:rPr>
            <w:rFonts w:ascii="Times New Roman" w:hAnsi="Times New Roman"/>
            <w:sz w:val="24"/>
            <w:szCs w:val="24"/>
          </w:rPr>
          <w:t xml:space="preserve">s </w:t>
        </w:r>
      </w:ins>
      <w:ins w:id="314"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15" w:author="Amicarelli Andrea (RSE)" w:date="2020-08-06T11:57:00Z">
        <w:r>
          <w:rPr>
            <w:rFonts w:ascii="Times New Roman" w:hAnsi="Times New Roman"/>
            <w:sz w:val="24"/>
            <w:szCs w:val="24"/>
          </w:rPr>
          <w:t xml:space="preserve">It is </w:t>
        </w:r>
      </w:ins>
      <w:ins w:id="316" w:author="Amicarelli Andrea (RSE)" w:date="2020-08-06T11:56:00Z">
        <w:r w:rsidRPr="00B23D4C">
          <w:rPr>
            <w:rFonts w:ascii="Times New Roman" w:hAnsi="Times New Roman"/>
            <w:sz w:val="24"/>
            <w:szCs w:val="24"/>
          </w:rPr>
          <w:t xml:space="preserve">a local erosion criterion, </w:t>
        </w:r>
      </w:ins>
      <w:ins w:id="317" w:author="Amicarelli Andrea (RSE)" w:date="2020-08-06T11:57:00Z">
        <w:r>
          <w:rPr>
            <w:rFonts w:ascii="Times New Roman" w:hAnsi="Times New Roman"/>
            <w:sz w:val="24"/>
            <w:szCs w:val="24"/>
          </w:rPr>
          <w:t xml:space="preserve">thus </w:t>
        </w:r>
      </w:ins>
      <w:ins w:id="318" w:author="Amicarelli Andrea (RSE)" w:date="2020-08-06T11:56:00Z">
        <w:r w:rsidRPr="00B23D4C">
          <w:rPr>
            <w:rFonts w:ascii="Times New Roman" w:hAnsi="Times New Roman"/>
            <w:sz w:val="24"/>
            <w:szCs w:val="24"/>
          </w:rPr>
          <w:t xml:space="preserve">roughness </w:t>
        </w:r>
      </w:ins>
      <w:ins w:id="319" w:author="Amicarelli Andrea (RSE)" w:date="2020-08-06T11:57:00Z">
        <w:r>
          <w:rPr>
            <w:rFonts w:ascii="Times New Roman" w:hAnsi="Times New Roman"/>
            <w:sz w:val="24"/>
            <w:szCs w:val="24"/>
          </w:rPr>
          <w:t xml:space="preserve">is computed </w:t>
        </w:r>
      </w:ins>
      <w:ins w:id="320" w:author="Amicarelli Andrea (RSE)" w:date="2020-08-06T11:56:00Z">
        <w:r w:rsidRPr="00B23D4C">
          <w:rPr>
            <w:rFonts w:ascii="Times New Roman" w:hAnsi="Times New Roman"/>
            <w:sz w:val="24"/>
            <w:szCs w:val="24"/>
          </w:rPr>
          <w:t xml:space="preserve">locally, </w:t>
        </w:r>
      </w:ins>
      <w:ins w:id="321" w:author="Amicarelli Andrea (RSE)" w:date="2020-08-06T11:57:00Z">
        <w:r>
          <w:rPr>
            <w:rFonts w:ascii="Times New Roman" w:hAnsi="Times New Roman"/>
            <w:sz w:val="24"/>
            <w:szCs w:val="24"/>
          </w:rPr>
          <w:t xml:space="preserve">instead of adopting a formulation for </w:t>
        </w:r>
      </w:ins>
      <w:ins w:id="322"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020B92">
        <w:rPr>
          <w:rFonts w:ascii="Times New Roman" w:hAnsi="Times New Roman"/>
          <w:noProof/>
          <w:sz w:val="24"/>
          <w:szCs w:val="24"/>
        </w:rPr>
        <w:t>121</w:t>
      </w:r>
      <w:r w:rsidR="00020B92">
        <w:rPr>
          <w:rFonts w:ascii="Times New Roman" w:hAnsi="Times New Roman"/>
          <w:sz w:val="24"/>
          <w:szCs w:val="24"/>
        </w:rPr>
        <w:fldChar w:fldCharType="end"/>
      </w:r>
      <w:ins w:id="323" w:author="Amicarelli Andrea (RSE)" w:date="2020-08-06T11:56:00Z">
        <w:r w:rsidRPr="00B23D4C">
          <w:rPr>
            <w:rFonts w:ascii="Times New Roman" w:hAnsi="Times New Roman"/>
            <w:sz w:val="24"/>
            <w:szCs w:val="24"/>
          </w:rPr>
          <w:t>])</w:t>
        </w:r>
      </w:ins>
      <w:ins w:id="324"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5"/>
          <w:p w:rsidR="00C70139" w:rsidRPr="00756D53" w:rsidRDefault="00020B92" w:rsidP="00AB6FB4">
            <w:pPr>
              <w:jc w:val="center"/>
              <w:rPr>
                <w:sz w:val="24"/>
                <w:szCs w:val="24"/>
              </w:rPr>
            </w:pPr>
            <w:r w:rsidRPr="003A306D">
              <w:rPr>
                <w:position w:val="-56"/>
              </w:rPr>
              <w:object w:dxaOrig="3879" w:dyaOrig="980">
                <v:shape id="_x0000_i1199" type="#_x0000_t75" style="width:167.1pt;height:43.1pt" o:ole="">
                  <v:imagedata r:id="rId370" o:title=""/>
                </v:shape>
                <o:OLEObject Type="Embed" ProgID="Equation.3" ShapeID="_x0000_i1199" DrawAspect="Content" ObjectID="_1663477987"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5"/>
            <w:r w:rsidR="00AB6FB4">
              <w:rPr>
                <w:rStyle w:val="Rimandocommento"/>
                <w:rFonts w:ascii="Times New Roman" w:eastAsia="Times New Roman" w:hAnsi="Times New Roman"/>
                <w:b w:val="0"/>
                <w:bCs w:val="0"/>
                <w:color w:val="auto"/>
                <w:szCs w:val="20"/>
                <w:lang w:val="it-IT" w:eastAsia="it-IT"/>
              </w:rPr>
              <w:commentReference w:id="325"/>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6"/>
          <w:p w:rsidR="00C70139" w:rsidRPr="00276BBF" w:rsidRDefault="008238C4" w:rsidP="00EB747A">
            <w:pPr>
              <w:jc w:val="center"/>
              <w:rPr>
                <w:sz w:val="24"/>
                <w:szCs w:val="24"/>
              </w:rPr>
            </w:pPr>
            <w:r w:rsidRPr="003A306D">
              <w:rPr>
                <w:position w:val="-26"/>
              </w:rPr>
              <w:object w:dxaOrig="1200" w:dyaOrig="720">
                <v:shape id="_x0000_i1200" type="#_x0000_t75" style="width:55.2pt;height:35.2pt" o:ole="">
                  <v:imagedata r:id="rId372" o:title=""/>
                </v:shape>
                <o:OLEObject Type="Embed" ProgID="Equation.3" ShapeID="_x0000_i1200" DrawAspect="Content" ObjectID="_1663477988"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6"/>
            <w:r w:rsidR="008238C4">
              <w:rPr>
                <w:rStyle w:val="Rimandocommento"/>
                <w:rFonts w:ascii="Times New Roman" w:eastAsia="Times New Roman" w:hAnsi="Times New Roman"/>
                <w:b w:val="0"/>
                <w:bCs w:val="0"/>
                <w:color w:val="auto"/>
                <w:szCs w:val="20"/>
                <w:lang w:val="it-IT" w:eastAsia="it-IT"/>
              </w:rPr>
              <w:commentReference w:id="326"/>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7"/>
          <w:p w:rsidR="00C70139" w:rsidRPr="00276BBF" w:rsidRDefault="002F35B9" w:rsidP="00EB747A">
            <w:pPr>
              <w:jc w:val="center"/>
              <w:rPr>
                <w:sz w:val="24"/>
                <w:szCs w:val="24"/>
              </w:rPr>
            </w:pPr>
            <w:r w:rsidRPr="003A306D">
              <w:rPr>
                <w:position w:val="-32"/>
              </w:rPr>
              <w:object w:dxaOrig="3320" w:dyaOrig="700">
                <v:shape id="_x0000_i1201" type="#_x0000_t75" style="width:147.15pt;height:32.05pt" o:ole="">
                  <v:imagedata r:id="rId374" o:title=""/>
                </v:shape>
                <o:OLEObject Type="Embed" ProgID="Equation.3" ShapeID="_x0000_i1201" DrawAspect="Content" ObjectID="_1663477989"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7"/>
            <w:r w:rsidR="002F35B9">
              <w:rPr>
                <w:rStyle w:val="Rimandocommento"/>
                <w:rFonts w:ascii="Times New Roman" w:eastAsia="Times New Roman" w:hAnsi="Times New Roman"/>
                <w:b w:val="0"/>
                <w:bCs w:val="0"/>
                <w:color w:val="auto"/>
                <w:szCs w:val="20"/>
                <w:lang w:val="it-IT" w:eastAsia="it-IT"/>
              </w:rPr>
              <w:commentReference w:id="327"/>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3349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8"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8"/>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32296" w:rsidRPr="00A32296">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33493"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3349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33493"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32296">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3349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33493"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29" w:name="_Toc42155291"/>
      <w:r w:rsidRPr="005D00D6">
        <w:t>A simplified approach for soil liquefaction</w:t>
      </w:r>
      <w:bookmarkEnd w:id="329"/>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2" type="#_x0000_t75" style="width:2in;height:35.75pt" o:ole="">
                  <v:imagedata r:id="rId376" o:title=""/>
                </v:shape>
                <o:OLEObject Type="Embed" ProgID="Equation.3" ShapeID="_x0000_i1202" DrawAspect="Content" ObjectID="_1663477990"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30"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0"/>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7.55</w:t>
      </w:r>
      <w:r w:rsidR="00A32296" w:rsidRPr="00A32296">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3" type="#_x0000_t75" style="width:197.1pt;height:93.55pt" o:ole="">
                  <v:imagedata r:id="rId378" o:title=""/>
                </v:shape>
                <o:OLEObject Type="Embed" ProgID="Equation.3" ShapeID="_x0000_i1203" DrawAspect="Content" ObjectID="_1663477991"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31" w:name="_Ref449963223"/>
      <w:bookmarkStart w:id="332" w:name="_Toc447005702"/>
      <w:bookmarkStart w:id="333" w:name="_Toc4215529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31"/>
      <w:r w:rsidR="00E25FF0" w:rsidRPr="003A5C36">
        <w:rPr>
          <w:rFonts w:ascii="Book Antiqua" w:hAnsi="Book Antiqua"/>
          <w:caps/>
          <w:kern w:val="0"/>
          <w:sz w:val="24"/>
          <w:szCs w:val="24"/>
        </w:rPr>
        <w:t xml:space="preserve"> </w:t>
      </w:r>
      <w:bookmarkEnd w:id="332"/>
      <w:r w:rsidR="00433AD1">
        <w:rPr>
          <w:rFonts w:ascii="Book Antiqua" w:hAnsi="Book Antiqua"/>
          <w:caps/>
          <w:kern w:val="0"/>
          <w:sz w:val="24"/>
          <w:szCs w:val="24"/>
        </w:rPr>
        <w:t>scheme</w:t>
      </w:r>
      <w:bookmarkEnd w:id="333"/>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32296">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34" w:name="_Ref521060122"/>
      <w:bookmarkStart w:id="335" w:name="_Toc42155293"/>
      <w:r w:rsidRPr="004F0A7F">
        <w:t>DB-SPH particle approximation and modifications of the balance equations</w:t>
      </w:r>
      <w:bookmarkEnd w:id="334"/>
      <w:bookmarkEnd w:id="335"/>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4" type="#_x0000_t75" style="width:252.25pt;height:41.5pt" o:ole="">
                  <v:imagedata r:id="rId380" o:title=""/>
                </v:shape>
                <o:OLEObject Type="Embed" ProgID="Equation.3" ShapeID="_x0000_i1204" DrawAspect="Content" ObjectID="_1663477992"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6" w:name="_Ref448227562"/>
            <w:bookmarkStart w:id="337"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36"/>
            <w:r w:rsidRPr="009C316F">
              <w:rPr>
                <w:rFonts w:ascii="Times New Roman" w:eastAsia="Times New Roman" w:hAnsi="Times New Roman"/>
                <w:b w:val="0"/>
                <w:bCs w:val="0"/>
                <w:color w:val="auto"/>
                <w:sz w:val="24"/>
                <w:szCs w:val="24"/>
                <w:lang w:eastAsia="it-IT"/>
              </w:rPr>
              <w:t>)</w:t>
            </w:r>
            <w:bookmarkEnd w:id="337"/>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5" type="#_x0000_t75" style="width:268.05pt;height:39.95pt" o:ole="">
                  <v:imagedata r:id="rId382" o:title=""/>
                </v:shape>
                <o:OLEObject Type="Embed" ProgID="Equation.3" ShapeID="_x0000_i1205" DrawAspect="Content" ObjectID="_1663477993"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8"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38"/>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6" type="#_x0000_t75" style="width:19.95pt;height:17.85pt" o:ole="">
            <v:imagedata r:id="rId384" o:title=""/>
          </v:shape>
          <o:OLEObject Type="Embed" ProgID="Equation.3" ShapeID="_x0000_i1206" DrawAspect="Content" ObjectID="_1663477994"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7" type="#_x0000_t75" style="width:19.95pt;height:17.85pt" o:ole="">
            <v:imagedata r:id="rId386" o:title=""/>
          </v:shape>
          <o:OLEObject Type="Embed" ProgID="Equation.3" ShapeID="_x0000_i1207" DrawAspect="Content" ObjectID="_1663477995"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08" type="#_x0000_t75" style="width:31.55pt;height:26.8pt" o:ole="">
            <v:imagedata r:id="rId388" o:title=""/>
          </v:shape>
          <o:OLEObject Type="Embed" ProgID="Equation.3" ShapeID="_x0000_i1208" DrawAspect="Content" ObjectID="_1663477996"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9" type="#_x0000_t75" style="width:97.25pt;height:39.4pt" o:ole="">
                  <v:imagedata r:id="rId390" o:title=""/>
                </v:shape>
                <o:OLEObject Type="Embed" ProgID="Equation.3" ShapeID="_x0000_i1209" DrawAspect="Content" ObjectID="_1663477997"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10" type="#_x0000_t75" style="width:293.25pt;height:37.85pt" o:ole="">
                  <v:imagedata r:id="rId392" o:title=""/>
                </v:shape>
                <o:OLEObject Type="Embed" ProgID="Equation.3" ShapeID="_x0000_i1210" DrawAspect="Content" ObjectID="_1663477998"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9"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9"/>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11" type="#_x0000_t75" style="width:46.75pt;height:14.2pt" o:ole="">
            <v:imagedata r:id="rId394" o:title=""/>
          </v:shape>
          <o:OLEObject Type="Embed" ProgID="Equation.3" ShapeID="_x0000_i1211" DrawAspect="Content" ObjectID="_1663477999"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val="it-IT" w:eastAsia="it-IT"/>
        </w:rPr>
        <w:t>(</w:t>
      </w:r>
      <w:r w:rsidR="00A32296" w:rsidRPr="00A32296">
        <w:rPr>
          <w:rFonts w:ascii="Times New Roman" w:eastAsia="Times New Roman" w:hAnsi="Times New Roman"/>
          <w:bCs/>
          <w:noProof/>
          <w:sz w:val="24"/>
          <w:szCs w:val="24"/>
          <w:lang w:val="it-IT" w:eastAsia="it-IT"/>
        </w:rPr>
        <w:t>8.5</w:t>
      </w:r>
      <w:r w:rsidR="00A32296" w:rsidRPr="00A32296">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8.6</w:t>
      </w:r>
      <w:r w:rsidR="00A32296" w:rsidRPr="00A32296">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2" type="#_x0000_t75" style="width:195pt;height:32.6pt" o:ole="">
                  <v:imagedata r:id="rId396" o:title=""/>
                </v:shape>
                <o:OLEObject Type="Embed" ProgID="Equation.3" ShapeID="_x0000_i1212" DrawAspect="Content" ObjectID="_1663478000"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40"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40"/>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3" type="#_x0000_t75" style="width:176.05pt;height:34.15pt" o:ole="">
                  <v:imagedata r:id="rId398" o:title=""/>
                </v:shape>
                <o:OLEObject Type="Embed" ProgID="Equation.3" ShapeID="_x0000_i1213" DrawAspect="Content" ObjectID="_1663478001"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1"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1"/>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42" w:name="_Ref521060124"/>
      <w:bookmarkStart w:id="343" w:name="_Toc42155294"/>
      <w:r>
        <w:t>1D Linearized Partial Riemann Solver</w:t>
      </w:r>
      <w:bookmarkEnd w:id="342"/>
      <w:bookmarkEnd w:id="343"/>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4" type="#_x0000_t75" style="width:222.3pt;height:25.25pt" o:ole="">
                  <v:imagedata r:id="rId400" o:title=""/>
                </v:shape>
                <o:OLEObject Type="Embed" ProgID="Equation.3" ShapeID="_x0000_i1214" DrawAspect="Content" ObjectID="_1663478002"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4"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5" type="#_x0000_t75" style="width:247.55pt;height:37.85pt" o:ole="">
                  <v:imagedata r:id="rId402" o:title=""/>
                </v:shape>
                <o:OLEObject Type="Embed" ProgID="Equation.3" ShapeID="_x0000_i1215" DrawAspect="Content" ObjectID="_1663478003"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6" type="#_x0000_t75" style="width:89.85pt;height:52.05pt" o:ole="">
                  <v:imagedata r:id="rId404" o:title=""/>
                </v:shape>
                <o:OLEObject Type="Embed" ProgID="Equation.3" ShapeID="_x0000_i1216" DrawAspect="Content" ObjectID="_1663478004"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45" w:name="_Ref521060126"/>
      <w:bookmarkStart w:id="346" w:name="_Toc42155295"/>
      <w:r>
        <w:t>Semi-particle volume</w:t>
      </w:r>
      <w:bookmarkEnd w:id="345"/>
      <w:bookmarkEnd w:id="346"/>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7" type="#_x0000_t75" style="width:77.8pt;height:17.85pt" o:ole="">
                  <v:imagedata r:id="rId406" o:title=""/>
                </v:shape>
                <o:OLEObject Type="Embed" ProgID="Equation.3" ShapeID="_x0000_i1217" DrawAspect="Content" ObjectID="_1663478005"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8" type="#_x0000_t75" style="width:235.95pt;height:88.3pt" o:ole="">
                  <v:imagedata r:id="rId408" o:title=""/>
                </v:shape>
                <o:OLEObject Type="Embed" ProgID="Equation.3" ShapeID="_x0000_i1218" DrawAspect="Content" ObjectID="_1663478006"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7"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7"/>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9" type="#_x0000_t75" style="width:252.25pt;height:36.8pt" o:ole="">
                  <v:imagedata r:id="rId410" o:title=""/>
                </v:shape>
                <o:OLEObject Type="Embed" ProgID="Equation.3" ShapeID="_x0000_i1219" DrawAspect="Content" ObjectID="_1663478007"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48" w:name="_Ref521060127"/>
      <w:bookmarkStart w:id="349" w:name="_Toc42155296"/>
      <w:r>
        <w:t>DB-SPH inlet and outlet sections</w:t>
      </w:r>
      <w:bookmarkEnd w:id="348"/>
      <w:bookmarkEnd w:id="349"/>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20" type="#_x0000_t75" style="width:25.25pt;height:21.55pt" o:ole="">
            <v:imagedata r:id="rId412" o:title=""/>
          </v:shape>
          <o:OLEObject Type="Embed" ProgID="Equation.3" ShapeID="_x0000_i1220" DrawAspect="Content" ObjectID="_1663478008"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50" w:name="_Ref521060129"/>
      <w:bookmarkStart w:id="351" w:name="_Toc42155297"/>
      <w:r>
        <w:t>Shear stress boundary terms</w:t>
      </w:r>
      <w:bookmarkEnd w:id="350"/>
      <w:bookmarkEnd w:id="351"/>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21" type="#_x0000_t75" style="width:173.45pt;height:33.65pt" o:ole="">
                  <v:imagedata r:id="rId414" o:title=""/>
                </v:shape>
                <o:OLEObject Type="Embed" ProgID="Equation.3" ShapeID="_x0000_i1221" DrawAspect="Content" ObjectID="_1663478009" r:id="rId415"/>
              </w:object>
            </w:r>
          </w:p>
          <w:p w:rsidR="0092480B" w:rsidRPr="00276BBF" w:rsidRDefault="0092480B" w:rsidP="0092480B">
            <w:pPr>
              <w:jc w:val="center"/>
              <w:rPr>
                <w:sz w:val="24"/>
                <w:szCs w:val="24"/>
              </w:rPr>
            </w:pPr>
            <w:r w:rsidRPr="00DA468D">
              <w:rPr>
                <w:position w:val="-30"/>
              </w:rPr>
              <w:object w:dxaOrig="3840" w:dyaOrig="720">
                <v:shape id="_x0000_i1222" type="#_x0000_t75" style="width:162.4pt;height:31.55pt" o:ole="">
                  <v:imagedata r:id="rId416" o:title=""/>
                </v:shape>
                <o:OLEObject Type="Embed" ProgID="Equation.3" ShapeID="_x0000_i1222" DrawAspect="Content" ObjectID="_1663478010" r:id="rId417"/>
              </w:object>
            </w:r>
            <w:r>
              <w:t xml:space="preserve">   </w:t>
            </w:r>
            <w:r w:rsidRPr="00DA468D">
              <w:rPr>
                <w:position w:val="-12"/>
              </w:rPr>
              <w:object w:dxaOrig="1540" w:dyaOrig="360">
                <v:shape id="_x0000_i1223" type="#_x0000_t75" style="width:56.75pt;height:14.2pt" o:ole="">
                  <v:imagedata r:id="rId418" o:title=""/>
                </v:shape>
                <o:OLEObject Type="Embed" ProgID="Equation.3" ShapeID="_x0000_i1223" DrawAspect="Content" ObjectID="_1663478011"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4" type="#_x0000_t75" style="width:190.75pt;height:31.55pt" o:ole="">
                  <v:imagedata r:id="rId420" o:title=""/>
                </v:shape>
                <o:OLEObject Type="Embed" ProgID="Equation.3" ShapeID="_x0000_i1224" DrawAspect="Content" ObjectID="_1663478012" r:id="rId421"/>
              </w:object>
            </w:r>
          </w:p>
          <w:p w:rsidR="0092480B" w:rsidRPr="00276BBF" w:rsidRDefault="0092480B" w:rsidP="0092480B">
            <w:pPr>
              <w:jc w:val="center"/>
              <w:rPr>
                <w:sz w:val="24"/>
                <w:szCs w:val="24"/>
              </w:rPr>
            </w:pPr>
            <w:r w:rsidRPr="00DA468D">
              <w:rPr>
                <w:position w:val="-12"/>
              </w:rPr>
              <w:object w:dxaOrig="2720" w:dyaOrig="360">
                <v:shape id="_x0000_i1225" type="#_x0000_t75" style="width:127.7pt;height:17.35pt" o:ole="">
                  <v:imagedata r:id="rId422" o:title=""/>
                </v:shape>
                <o:OLEObject Type="Embed" ProgID="Equation.3" ShapeID="_x0000_i1225" DrawAspect="Content" ObjectID="_1663478013" r:id="rId423"/>
              </w:object>
            </w:r>
            <w:r w:rsidRPr="00DA468D">
              <w:rPr>
                <w:position w:val="-32"/>
              </w:rPr>
              <w:object w:dxaOrig="1960" w:dyaOrig="740">
                <v:shape id="_x0000_i1226" type="#_x0000_t75" style="width:89.85pt;height:35.2pt" o:ole="">
                  <v:imagedata r:id="rId424" o:title=""/>
                </v:shape>
                <o:OLEObject Type="Embed" ProgID="Equation.3" ShapeID="_x0000_i1226" DrawAspect="Content" ObjectID="_1663478014"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7" type="#_x0000_t75" style="width:89.35pt;height:33.65pt" o:ole="">
                  <v:imagedata r:id="rId426" o:title=""/>
                </v:shape>
                <o:OLEObject Type="Embed" ProgID="Equation.3" ShapeID="_x0000_i1227" DrawAspect="Content" ObjectID="_1663478015"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52"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2"/>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8.15</w:t>
      </w:r>
      <w:r w:rsidR="00A32296" w:rsidRPr="00A32296">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8" type="#_x0000_t75" style="width:175pt;height:33.65pt" o:ole="">
                  <v:imagedata r:id="rId428" o:title=""/>
                </v:shape>
                <o:OLEObject Type="Embed" ProgID="Equation.3" ShapeID="_x0000_i1228" DrawAspect="Content" ObjectID="_1663478016"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9" type="#_x0000_t75" style="width:201.8pt;height:65.15pt" o:ole="">
                  <v:imagedata r:id="rId430" o:title=""/>
                </v:shape>
                <o:OLEObject Type="Embed" ProgID="Equation.3" ShapeID="_x0000_i1229" DrawAspect="Content" ObjectID="_1663478017"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30" type="#_x0000_t75" style="width:119.3pt;height:33.1pt" o:ole="">
                  <v:imagedata r:id="rId432" o:title=""/>
                </v:shape>
                <o:OLEObject Type="Embed" ProgID="Equation.3" ShapeID="_x0000_i1230" DrawAspect="Content" ObjectID="_1663478018" r:id="rId433"/>
              </w:object>
            </w:r>
            <w:r>
              <w:t xml:space="preserve">   </w:t>
            </w:r>
            <w:r w:rsidRPr="00DA468D">
              <w:rPr>
                <w:position w:val="-48"/>
              </w:rPr>
              <w:object w:dxaOrig="2079" w:dyaOrig="1060">
                <v:shape id="_x0000_i1231" type="#_x0000_t75" style="width:87.25pt;height:46.75pt" o:ole="">
                  <v:imagedata r:id="rId434" o:title=""/>
                </v:shape>
                <o:OLEObject Type="Embed" ProgID="Equation.3" ShapeID="_x0000_i1231" DrawAspect="Content" ObjectID="_1663478019"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3" w:name="_Ref449963226"/>
      <w:bookmarkStart w:id="354" w:name="_Toc4215529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53"/>
      <w:bookmarkEnd w:id="354"/>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55"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56"/>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2" type="#_x0000_t75" style="width:177.1pt;height:22.6pt" o:ole="">
                  <v:imagedata r:id="rId436" o:title=""/>
                </v:shape>
                <o:OLEObject Type="Embed" ProgID="Equation.3" ShapeID="_x0000_i1232" DrawAspect="Content" ObjectID="_1663478020"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3" type="#_x0000_t75" style="width:200.75pt;height:37.3pt" o:ole="">
                  <v:imagedata r:id="rId438" o:title=""/>
                </v:shape>
                <o:OLEObject Type="Embed" ProgID="Equation.3" ShapeID="_x0000_i1233" DrawAspect="Content" ObjectID="_1663478021"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4" type="#_x0000_t75" style="width:124.05pt;height:37.3pt" o:ole="">
                  <v:imagedata r:id="rId440" o:title=""/>
                </v:shape>
                <o:OLEObject Type="Embed" ProgID="Equation.3" ShapeID="_x0000_i1234" DrawAspect="Content" ObjectID="_1663478022"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56"/>
            <w:r w:rsidR="00392D18">
              <w:rPr>
                <w:rStyle w:val="Rimandocommento"/>
                <w:rFonts w:ascii="Times New Roman" w:eastAsia="Times New Roman" w:hAnsi="Times New Roman"/>
                <w:b w:val="0"/>
                <w:bCs w:val="0"/>
                <w:color w:val="auto"/>
                <w:szCs w:val="20"/>
                <w:lang w:val="it-IT" w:eastAsia="it-IT"/>
              </w:rPr>
              <w:commentReference w:id="356"/>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5" type="#_x0000_t75" style="width:213.9pt;height:32.05pt" o:ole="">
                  <v:imagedata r:id="rId442" o:title=""/>
                </v:shape>
                <o:OLEObject Type="Embed" ProgID="Equation.3" ShapeID="_x0000_i1235" DrawAspect="Content" ObjectID="_1663478023"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6" type="#_x0000_t75" style="width:97.75pt;height:19.95pt" o:ole="">
                  <v:imagedata r:id="rId444" o:title=""/>
                </v:shape>
                <o:OLEObject Type="Embed" ProgID="Equation.3" ShapeID="_x0000_i1236" DrawAspect="Content" ObjectID="_1663478024"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7" type="#_x0000_t75" style="width:268.55pt;height:32.05pt" o:ole="">
                  <v:imagedata r:id="rId446" o:title=""/>
                </v:shape>
                <o:OLEObject Type="Embed" ProgID="Equation.3" ShapeID="_x0000_i1237" DrawAspect="Content" ObjectID="_1663478025"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8" type="#_x0000_t75" style="width:170.8pt;height:32.05pt" o:ole="">
                  <v:imagedata r:id="rId448" o:title=""/>
                </v:shape>
                <o:OLEObject Type="Embed" ProgID="Equation.3" ShapeID="_x0000_i1238" DrawAspect="Content" ObjectID="_1663478026"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57"/>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9" type="#_x0000_t75" style="width:172.4pt;height:37.85pt" o:ole="">
                  <v:imagedata r:id="rId450" o:title=""/>
                </v:shape>
                <o:OLEObject Type="Embed" ProgID="Equation.3" ShapeID="_x0000_i1239" DrawAspect="Content" ObjectID="_1663478027"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57"/>
            <w:r w:rsidR="00E41549">
              <w:rPr>
                <w:rStyle w:val="Rimandocommento"/>
                <w:rFonts w:ascii="Times New Roman" w:eastAsia="Times New Roman" w:hAnsi="Times New Roman"/>
                <w:b w:val="0"/>
                <w:bCs w:val="0"/>
                <w:color w:val="auto"/>
                <w:szCs w:val="20"/>
                <w:lang w:val="it-IT" w:eastAsia="it-IT"/>
              </w:rPr>
              <w:commentReference w:id="357"/>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40" type="#_x0000_t75" style="width:184.45pt;height:43.6pt" o:ole="">
                  <v:imagedata r:id="rId452" o:title=""/>
                </v:shape>
                <o:OLEObject Type="Embed" ProgID="Equation.3" ShapeID="_x0000_i1240" DrawAspect="Content" ObjectID="_1663478028"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41" type="#_x0000_t75" style="width:90.9pt;height:37.85pt" o:ole="">
                  <v:imagedata r:id="rId454" o:title=""/>
                </v:shape>
                <o:OLEObject Type="Embed" ProgID="Equation.3" ShapeID="_x0000_i1241" DrawAspect="Content" ObjectID="_1663478029"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2" type="#_x0000_t75" style="width:60.45pt;height:15.25pt" o:ole="">
                  <v:imagedata r:id="rId456" o:title=""/>
                </v:shape>
                <o:OLEObject Type="Embed" ProgID="Equation.3" ShapeID="_x0000_i1242" DrawAspect="Content" ObjectID="_1663478030" r:id="rId457"/>
              </w:object>
            </w:r>
            <w:r>
              <w:t xml:space="preserve"> thus </w:t>
            </w:r>
            <w:r w:rsidRPr="007463C6">
              <w:rPr>
                <w:position w:val="-30"/>
              </w:rPr>
              <w:object w:dxaOrig="1140" w:dyaOrig="700">
                <v:shape id="_x0000_i1243" type="#_x0000_t75" style="width:56.75pt;height:37.85pt" o:ole="">
                  <v:imagedata r:id="rId458" o:title=""/>
                </v:shape>
                <o:OLEObject Type="Embed" ProgID="Equation.3" ShapeID="_x0000_i1243" DrawAspect="Content" ObjectID="_1663478031"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4" type="#_x0000_t75" style="width:68.85pt;height:17.35pt" o:ole="">
                  <v:imagedata r:id="rId460" o:title=""/>
                </v:shape>
                <o:OLEObject Type="Embed" ProgID="Equation.3" ShapeID="_x0000_i1244" DrawAspect="Content" ObjectID="_1663478032" r:id="rId461"/>
              </w:object>
            </w:r>
            <w:r>
              <w:t xml:space="preserve"> thus </w:t>
            </w:r>
            <w:r w:rsidRPr="007463C6">
              <w:rPr>
                <w:position w:val="-30"/>
              </w:rPr>
              <w:object w:dxaOrig="1260" w:dyaOrig="700">
                <v:shape id="_x0000_i1245" type="#_x0000_t75" style="width:63.05pt;height:37.85pt" o:ole="">
                  <v:imagedata r:id="rId462" o:title=""/>
                </v:shape>
                <o:OLEObject Type="Embed" ProgID="Equation.3" ShapeID="_x0000_i1245" DrawAspect="Content" ObjectID="_1663478033"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6" type="#_x0000_t75" style="width:82.5pt;height:28.9pt" o:ole="">
                  <v:imagedata r:id="rId464" o:title=""/>
                </v:shape>
                <o:OLEObject Type="Embed" ProgID="Equation.3" ShapeID="_x0000_i1246" DrawAspect="Content" ObjectID="_1663478034"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58"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8"/>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9.10</w:t>
      </w:r>
      <w:r w:rsidR="00A32296" w:rsidRPr="00A32296">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7" type="#_x0000_t75" style="width:130.85pt;height:24.7pt" o:ole="">
                  <v:imagedata r:id="rId466" o:title=""/>
                </v:shape>
                <o:OLEObject Type="Embed" ProgID="Equation.3" ShapeID="_x0000_i1247" DrawAspect="Content" ObjectID="_1663478035"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9" w:name="_Toc42155299"/>
      <w:bookmarkStart w:id="360" w:name="_Toc447794701"/>
      <w:bookmarkStart w:id="361" w:name="_Toc447794780"/>
      <w:bookmarkStart w:id="362" w:name="_Toc447794865"/>
      <w:bookmarkStart w:id="363" w:name="_Toc447794947"/>
      <w:bookmarkStart w:id="364" w:name="_Toc447795350"/>
      <w:bookmarkStart w:id="365"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59"/>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32296">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66" w:name="_Ref520964364"/>
      <w:bookmarkStart w:id="367" w:name="_Toc42155300"/>
      <w:r>
        <w:t>Mathematical model</w:t>
      </w:r>
      <w:r w:rsidR="007822A9">
        <w:t>s</w:t>
      </w:r>
      <w:bookmarkEnd w:id="366"/>
      <w:bookmarkEnd w:id="367"/>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32296">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68" w:name="_Ref509397676"/>
      <w:bookmarkStart w:id="369" w:name="_Toc513184144"/>
      <w:bookmarkStart w:id="370" w:name="_Toc4215530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68"/>
      <w:bookmarkEnd w:id="369"/>
      <w:bookmarkEnd w:id="370"/>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32296">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32296">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8" type="#_x0000_t75" style="width:185.5pt;height:63.05pt" o:ole="">
                  <v:imagedata r:id="rId468" o:title=""/>
                </v:shape>
                <o:OLEObject Type="Embed" ProgID="Equation.3" ShapeID="_x0000_i1248" DrawAspect="Content" ObjectID="_1663478036"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1"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1"/>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9" type="#_x0000_t75" style="width:323.75pt;height:52.55pt" o:ole="">
                  <v:imagedata r:id="rId470" o:title=""/>
                </v:shape>
                <o:OLEObject Type="Embed" ProgID="Equation.3" ShapeID="_x0000_i1249" DrawAspect="Content" ObjectID="_1663478037"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2"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2"/>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32296">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32296">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32296">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10.1</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10.2</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50" type="#_x0000_t75" style="width:191.8pt;height:33.65pt" o:ole="">
                  <v:imagedata r:id="rId472" o:title=""/>
                </v:shape>
                <o:OLEObject Type="Embed" ProgID="Equation.3" ShapeID="_x0000_i1250" DrawAspect="Content" ObjectID="_1663478038"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3"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3"/>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10.3</w:t>
      </w:r>
      <w:r w:rsidR="00A32296" w:rsidRPr="00A32296">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74" w:name="_Ref520966784"/>
      <w:bookmarkStart w:id="375" w:name="_Toc42155302"/>
      <w:r>
        <w:rPr>
          <w:lang w:val="en-GB"/>
        </w:rPr>
        <w:t>Flood-induced damage to the components of the electrical substations</w:t>
      </w:r>
      <w:bookmarkEnd w:id="374"/>
      <w:bookmarkEnd w:id="375"/>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51" type="#_x0000_t75" style="width:108.8pt;height:20.5pt" o:ole="">
                  <v:imagedata r:id="rId474" o:title=""/>
                </v:shape>
                <o:OLEObject Type="Embed" ProgID="Equation.3" ShapeID="_x0000_i1251" DrawAspect="Content" ObjectID="_1663478039"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2" type="#_x0000_t75" style="width:240.2pt;height:56.75pt" o:ole="">
                  <v:imagedata r:id="rId476" o:title=""/>
                </v:shape>
                <o:OLEObject Type="Embed" ProgID="Equation.3" ShapeID="_x0000_i1252" DrawAspect="Content" ObjectID="_1663478040"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3" type="#_x0000_t75" style="width:235.45pt;height:56.75pt" o:ole="">
                  <v:imagedata r:id="rId478" o:title=""/>
                </v:shape>
                <o:OLEObject Type="Embed" ProgID="Equation.3" ShapeID="_x0000_i1253" DrawAspect="Content" ObjectID="_1663478041"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32296">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4" type="#_x0000_t75" style="width:370.5pt;height:94.05pt" o:ole="">
                  <v:imagedata r:id="rId480" o:title=""/>
                </v:shape>
                <o:OLEObject Type="Embed" ProgID="Equation.3" ShapeID="_x0000_i1254" DrawAspect="Content" ObjectID="_1663478042"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76" w:name="_Ref509496397"/>
      <w:bookmarkStart w:id="377" w:name="_Toc513184146"/>
      <w:bookmarkStart w:id="378" w:name="_Toc42155303"/>
      <w:r>
        <w:t>The numerical model</w:t>
      </w:r>
      <w:bookmarkEnd w:id="376"/>
      <w:bookmarkEnd w:id="377"/>
      <w:r w:rsidR="00652F0F">
        <w:t>s</w:t>
      </w:r>
      <w:bookmarkEnd w:id="378"/>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9" w:name="_Toc4215530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79"/>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11</w:t>
      </w:r>
      <w:r w:rsidR="00A32296" w:rsidRPr="00B2376C">
        <w:rPr>
          <w:rFonts w:ascii="Times New Roman" w:hAnsi="Times New Roman"/>
        </w:rPr>
        <w:t>.</w:t>
      </w:r>
      <w:r w:rsidR="00A32296">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32296">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32296">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32296">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32296">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32296">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32296">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380" w:author="Amicarelli Andrea (RSE)" w:date="2020-04-13T14:25:00Z">
        <w:r w:rsidDel="00020A50">
          <w:rPr>
            <w:rFonts w:ascii="Times New Roman" w:hAnsi="Times New Roman"/>
            <w:sz w:val="24"/>
            <w:szCs w:val="24"/>
          </w:rPr>
          <w:delText>sediment removal from water reservoirs</w:delText>
        </w:r>
      </w:del>
      <w:ins w:id="381"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382"/>
            <w:r>
              <w:rPr>
                <w:noProof/>
                <w:position w:val="-10"/>
                <w:sz w:val="16"/>
                <w:szCs w:val="16"/>
                <w:lang w:val="it-IT" w:eastAsia="it-IT"/>
              </w:rPr>
              <w:lastRenderedPageBreak/>
              <w:drawing>
                <wp:inline distT="0" distB="0" distL="0" distR="0" wp14:anchorId="0CF85B29" wp14:editId="2ECDDA8F">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382"/>
            <w:r>
              <w:rPr>
                <w:rStyle w:val="Rimandocommento"/>
                <w:rFonts w:ascii="Times New Roman" w:eastAsia="Times New Roman" w:hAnsi="Times New Roman"/>
                <w:szCs w:val="20"/>
                <w:lang w:val="it-IT" w:eastAsia="it-IT"/>
              </w:rPr>
              <w:commentReference w:id="382"/>
            </w:r>
          </w:p>
        </w:tc>
      </w:tr>
    </w:tbl>
    <w:p w:rsidR="00A20D8F" w:rsidRPr="00903A00" w:rsidRDefault="00A20D8F" w:rsidP="00A20D8F">
      <w:pPr>
        <w:spacing w:after="0" w:line="240" w:lineRule="auto"/>
        <w:jc w:val="center"/>
        <w:rPr>
          <w:rFonts w:ascii="Times New Roman" w:hAnsi="Times New Roman"/>
          <w:szCs w:val="24"/>
        </w:rPr>
      </w:pPr>
      <w:bookmarkStart w:id="383"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383"/>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32296">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32296">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32296">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32296">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32296">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32296">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84" w:name="_Toc42155305"/>
      <w:r w:rsidRPr="00276BBF">
        <w:rPr>
          <w:rFonts w:ascii="Book Antiqua" w:hAnsi="Book Antiqua"/>
          <w:caps/>
          <w:kern w:val="0"/>
          <w:sz w:val="24"/>
          <w:szCs w:val="24"/>
        </w:rPr>
        <w:lastRenderedPageBreak/>
        <w:t>Developer guide</w:t>
      </w:r>
      <w:bookmarkEnd w:id="360"/>
      <w:bookmarkEnd w:id="361"/>
      <w:bookmarkEnd w:id="362"/>
      <w:bookmarkEnd w:id="363"/>
      <w:bookmarkEnd w:id="364"/>
      <w:bookmarkEnd w:id="365"/>
      <w:bookmarkEnd w:id="384"/>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 xml:space="preserve">The developer guide is represented by </w:t>
      </w:r>
      <w:proofErr w:type="gramStart"/>
      <w:r>
        <w:rPr>
          <w:rFonts w:ascii="Times New Roman" w:hAnsi="Times New Roman"/>
          <w:sz w:val="24"/>
          <w:szCs w:val="24"/>
          <w:lang w:val="it-IT"/>
        </w:rPr>
        <w:t>the</w:t>
      </w:r>
      <w:proofErr w:type="gramEnd"/>
      <w:r>
        <w:rPr>
          <w:rFonts w:ascii="Times New Roman" w:hAnsi="Times New Roman"/>
          <w:sz w:val="24"/>
          <w:szCs w:val="24"/>
          <w:lang w:val="it-IT"/>
        </w:rPr>
        <w:t xml:space="preserv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385" w:name="_Toc447005718"/>
      <w:bookmarkStart w:id="386" w:name="_Ref521064725"/>
      <w:bookmarkStart w:id="387" w:name="_Toc42155306"/>
      <w:r w:rsidRPr="00BC142A">
        <w:t>SPHERA v.</w:t>
      </w:r>
      <w:r w:rsidR="00652F0F">
        <w:t>9</w:t>
      </w:r>
      <w:r w:rsidRPr="00BC142A">
        <w:t>.0</w:t>
      </w:r>
      <w:r w:rsidR="00D163B6">
        <w:t>.0</w:t>
      </w:r>
      <w:r w:rsidRPr="00BC142A">
        <w:t xml:space="preserve">: </w:t>
      </w:r>
      <w:r w:rsidR="00BC142A" w:rsidRPr="00BC142A">
        <w:t>synthetic description of the program units</w:t>
      </w:r>
      <w:bookmarkEnd w:id="385"/>
      <w:bookmarkEnd w:id="386"/>
      <w:bookmarkEnd w:id="38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388" w:name="_Toc447005719"/>
      <w:bookmarkStart w:id="389" w:name="_Toc42155307"/>
      <w:r w:rsidRPr="00BC142A">
        <w:rPr>
          <w:lang w:val="en-GB"/>
        </w:rPr>
        <w:t xml:space="preserve">Program units for the boundary conditions </w:t>
      </w:r>
      <w:r w:rsidR="00EC217D" w:rsidRPr="00BC142A">
        <w:rPr>
          <w:lang w:val="en-GB"/>
        </w:rPr>
        <w:t>(“BC”)</w:t>
      </w:r>
      <w:bookmarkEnd w:id="388"/>
      <w:bookmarkEnd w:id="389"/>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90" w:name="_Toc447005720"/>
      <w:bookmarkStart w:id="391" w:name="_Toc42155308"/>
      <w:r>
        <w:rPr>
          <w:lang w:val="en-GB"/>
        </w:rPr>
        <w:t>Progr</w:t>
      </w:r>
      <w:r w:rsidRPr="00BC142A">
        <w:rPr>
          <w:lang w:val="en-GB"/>
        </w:rPr>
        <w:t>am units for the continuity equation</w:t>
      </w:r>
      <w:bookmarkEnd w:id="390"/>
      <w:bookmarkEnd w:id="391"/>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92" w:name="_Toc447005721"/>
      <w:bookmarkStart w:id="393" w:name="_Toc42155309"/>
      <w:r w:rsidRPr="00BC142A">
        <w:rPr>
          <w:lang w:val="en-GB"/>
        </w:rPr>
        <w:t>Program units for the momentum equation</w:t>
      </w:r>
      <w:bookmarkEnd w:id="392"/>
      <w:bookmarkEnd w:id="393"/>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394" w:name="_Toc447005722"/>
      <w:bookmarkStart w:id="395" w:name="_Toc4215531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394"/>
      <w:bookmarkEnd w:id="395"/>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396" w:name="_Toc447005723"/>
      <w:bookmarkStart w:id="397" w:name="_Toc42155311"/>
      <w:r w:rsidRPr="00855EEB">
        <w:t>Program units for the constitutive equation</w:t>
      </w:r>
      <w:bookmarkEnd w:id="396"/>
      <w:bookmarkEnd w:id="397"/>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398"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w:t>
      </w:r>
      <w:r w:rsidR="00131662" w:rsidRPr="00ED6D25">
        <w:rPr>
          <w:rFonts w:ascii="Times New Roman" w:hAnsi="Times New Roman"/>
          <w:szCs w:val="24"/>
          <w:lang w:val="it-IT"/>
        </w:rPr>
        <w:fldChar w:fldCharType="end"/>
      </w:r>
      <w:bookmarkEnd w:id="398"/>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399"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2</w:t>
      </w:r>
      <w:r w:rsidR="00131662" w:rsidRPr="00ED6D25">
        <w:rPr>
          <w:rFonts w:ascii="Times New Roman" w:hAnsi="Times New Roman"/>
          <w:szCs w:val="24"/>
          <w:lang w:val="it-IT"/>
        </w:rPr>
        <w:fldChar w:fldCharType="end"/>
      </w:r>
      <w:bookmarkEnd w:id="399"/>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400"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3</w:t>
      </w:r>
      <w:r w:rsidR="00131662" w:rsidRPr="00ED6D25">
        <w:rPr>
          <w:rFonts w:ascii="Times New Roman" w:hAnsi="Times New Roman"/>
          <w:szCs w:val="24"/>
          <w:lang w:val="it-IT"/>
        </w:rPr>
        <w:fldChar w:fldCharType="end"/>
      </w:r>
      <w:bookmarkEnd w:id="400"/>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401"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4</w:t>
      </w:r>
      <w:r w:rsidR="00131662" w:rsidRPr="00ED6D25">
        <w:rPr>
          <w:rFonts w:ascii="Times New Roman" w:hAnsi="Times New Roman"/>
          <w:szCs w:val="24"/>
          <w:lang w:val="it-IT"/>
        </w:rPr>
        <w:fldChar w:fldCharType="end"/>
      </w:r>
      <w:bookmarkEnd w:id="401"/>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402"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5</w:t>
      </w:r>
      <w:r w:rsidR="00131662" w:rsidRPr="00ED6D25">
        <w:rPr>
          <w:rFonts w:ascii="Times New Roman" w:hAnsi="Times New Roman"/>
          <w:szCs w:val="24"/>
          <w:lang w:val="it-IT"/>
        </w:rPr>
        <w:fldChar w:fldCharType="end"/>
      </w:r>
      <w:bookmarkEnd w:id="402"/>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403" w:name="_Toc447005724"/>
      <w:bookmarkStart w:id="404" w:name="_Toc42155312"/>
      <w:r w:rsidRPr="00724131">
        <w:rPr>
          <w:lang w:val="en-GB"/>
        </w:rPr>
        <w:t>Program units for the boundary treatment scheme DB-SPH</w:t>
      </w:r>
      <w:bookmarkEnd w:id="403"/>
      <w:bookmarkEnd w:id="404"/>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05" w:name="_Toc447005725"/>
      <w:bookmarkStart w:id="406" w:name="_Toc42155313"/>
      <w:r w:rsidRPr="00756D53">
        <w:rPr>
          <w:lang w:val="en-GB"/>
        </w:rPr>
        <w:t>Program units for the erosion criterion</w:t>
      </w:r>
      <w:bookmarkEnd w:id="405"/>
      <w:bookmarkEnd w:id="406"/>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07" w:name="_Toc447005726"/>
      <w:bookmarkStart w:id="408" w:name="_Toc4215531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07"/>
      <w:bookmarkEnd w:id="408"/>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09"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6</w:t>
      </w:r>
      <w:r w:rsidR="00131662" w:rsidRPr="00ED6D25">
        <w:rPr>
          <w:rFonts w:ascii="Times New Roman" w:hAnsi="Times New Roman"/>
          <w:szCs w:val="24"/>
          <w:lang w:val="it-IT"/>
        </w:rPr>
        <w:fldChar w:fldCharType="end"/>
      </w:r>
      <w:bookmarkEnd w:id="409"/>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10"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7</w:t>
      </w:r>
      <w:r w:rsidR="00131662" w:rsidRPr="00ED6D25">
        <w:rPr>
          <w:rFonts w:ascii="Times New Roman" w:hAnsi="Times New Roman"/>
          <w:szCs w:val="24"/>
          <w:lang w:val="it-IT"/>
        </w:rPr>
        <w:fldChar w:fldCharType="end"/>
      </w:r>
      <w:bookmarkEnd w:id="410"/>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11"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8</w:t>
      </w:r>
      <w:r w:rsidR="00131662" w:rsidRPr="00ED6D25">
        <w:rPr>
          <w:rFonts w:ascii="Times New Roman" w:hAnsi="Times New Roman"/>
          <w:szCs w:val="24"/>
          <w:lang w:val="it-IT"/>
        </w:rPr>
        <w:fldChar w:fldCharType="end"/>
      </w:r>
      <w:bookmarkEnd w:id="411"/>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12" w:name="_Toc447005727"/>
      <w:bookmarkStart w:id="413" w:name="_Toc42155315"/>
      <w:r w:rsidRPr="00980132">
        <w:rPr>
          <w:lang w:val="en-GB"/>
        </w:rPr>
        <w:t>Program units for the initial conditions</w:t>
      </w:r>
      <w:r w:rsidR="00ED6D25" w:rsidRPr="00980132">
        <w:rPr>
          <w:lang w:val="en-GB"/>
        </w:rPr>
        <w:t xml:space="preserve"> (IC)</w:t>
      </w:r>
      <w:bookmarkEnd w:id="412"/>
      <w:bookmarkEnd w:id="413"/>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14" w:name="_Toc447005728"/>
      <w:bookmarkStart w:id="415" w:name="_Toc42155316"/>
      <w:r w:rsidRPr="001F3C55">
        <w:rPr>
          <w:lang w:val="en-GB"/>
        </w:rPr>
        <w:t>Draft program units for the turbulent dispersion of granular material</w:t>
      </w:r>
      <w:bookmarkEnd w:id="414"/>
      <w:bookmarkEnd w:id="415"/>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16" w:name="_Toc447005729"/>
      <w:bookmarkStart w:id="417" w:name="_Toc42155317"/>
      <w:r w:rsidRPr="001F3C55">
        <w:rPr>
          <w:lang w:val="en-GB"/>
        </w:rPr>
        <w:t>Program units for the main algorithms</w:t>
      </w:r>
      <w:bookmarkEnd w:id="416"/>
      <w:bookmarkEnd w:id="417"/>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18"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9</w:t>
      </w:r>
      <w:r w:rsidR="00131662" w:rsidRPr="00ED6D25">
        <w:rPr>
          <w:rFonts w:ascii="Times New Roman" w:hAnsi="Times New Roman"/>
          <w:szCs w:val="24"/>
          <w:lang w:val="it-IT"/>
        </w:rPr>
        <w:fldChar w:fldCharType="end"/>
      </w:r>
      <w:bookmarkEnd w:id="418"/>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19"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10</w:t>
      </w:r>
      <w:r w:rsidR="00131662" w:rsidRPr="00ED6D25">
        <w:rPr>
          <w:rFonts w:ascii="Times New Roman" w:hAnsi="Times New Roman"/>
          <w:szCs w:val="24"/>
          <w:lang w:val="it-IT"/>
        </w:rPr>
        <w:fldChar w:fldCharType="end"/>
      </w:r>
      <w:bookmarkEnd w:id="419"/>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20" w:name="_Toc447005730"/>
      <w:bookmarkStart w:id="421" w:name="_Toc42155318"/>
      <w:r w:rsidRPr="00276BBF">
        <w:t>Modul</w:t>
      </w:r>
      <w:bookmarkEnd w:id="420"/>
      <w:r w:rsidR="00010640">
        <w:t>es</w:t>
      </w:r>
      <w:bookmarkEnd w:id="421"/>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22" w:name="_Toc447005731"/>
      <w:bookmarkStart w:id="423" w:name="_Toc42155319"/>
      <w:r w:rsidRPr="00980132">
        <w:rPr>
          <w:lang w:val="en-GB"/>
        </w:rPr>
        <w:t>Program units for the neighbouring search, the smoothing operators and the interface detection</w:t>
      </w:r>
      <w:bookmarkEnd w:id="422"/>
      <w:r w:rsidRPr="00980132">
        <w:rPr>
          <w:lang w:val="en-GB"/>
        </w:rPr>
        <w:t>.</w:t>
      </w:r>
      <w:bookmarkEnd w:id="423"/>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32296" w:rsidRPr="00A32296">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24" w:name="_Toc447005732"/>
      <w:bookmarkStart w:id="425" w:name="_Toc42155320"/>
      <w:r>
        <w:t>Program units for post-processing</w:t>
      </w:r>
      <w:bookmarkEnd w:id="424"/>
      <w:bookmarkEnd w:id="425"/>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26" w:author="Amicarelli Andrea (RSE)" w:date="2020-04-13T16:20:00Z">
        <w:r w:rsidRPr="00A979D9" w:rsidDel="0026104E">
          <w:rPr>
            <w:lang w:val="en-GB"/>
          </w:rPr>
          <w:delText xml:space="preserve">2D </w:delText>
        </w:r>
      </w:del>
      <w:ins w:id="427"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28"/>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28"/>
      <w:r>
        <w:rPr>
          <w:rStyle w:val="Rimandocommento"/>
          <w:szCs w:val="20"/>
        </w:rPr>
        <w:commentReference w:id="428"/>
      </w:r>
    </w:p>
    <w:p w:rsidR="007216CE" w:rsidRPr="007216CE" w:rsidRDefault="007216CE" w:rsidP="007216CE">
      <w:pPr>
        <w:spacing w:after="0" w:line="240" w:lineRule="auto"/>
        <w:jc w:val="both"/>
        <w:rPr>
          <w:ins w:id="429" w:author="Amicarelli Andrea (RSE)" w:date="2020-04-13T16:55:00Z"/>
          <w:rFonts w:ascii="Times New Roman" w:hAnsi="Times New Roman"/>
          <w:sz w:val="24"/>
          <w:szCs w:val="24"/>
        </w:rPr>
      </w:pPr>
      <w:ins w:id="430"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31" w:name="_Toc447005733"/>
      <w:bookmarkStart w:id="432" w:name="_Toc42155321"/>
      <w:r>
        <w:t xml:space="preserve">Program units for </w:t>
      </w:r>
      <w:r w:rsidR="0063576B" w:rsidRPr="00276BBF">
        <w:t>pre-processing</w:t>
      </w:r>
      <w:bookmarkEnd w:id="431"/>
      <w:bookmarkEnd w:id="432"/>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33"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lang w:val="fr-FR"/>
        </w:rPr>
        <w:t>11</w:t>
      </w:r>
      <w:r w:rsidRPr="00ED6D25">
        <w:rPr>
          <w:rFonts w:ascii="Times New Roman" w:hAnsi="Times New Roman"/>
          <w:szCs w:val="24"/>
          <w:lang w:val="fr-FR"/>
        </w:rPr>
        <w:fldChar w:fldCharType="end"/>
      </w:r>
      <w:bookmarkEnd w:id="433"/>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34"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bookmarkEnd w:id="434"/>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35"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13</w:t>
      </w:r>
      <w:r w:rsidR="00131662" w:rsidRPr="00ED6D25">
        <w:rPr>
          <w:rFonts w:ascii="Times New Roman" w:hAnsi="Times New Roman"/>
          <w:szCs w:val="24"/>
          <w:lang w:val="it-IT"/>
        </w:rPr>
        <w:fldChar w:fldCharType="end"/>
      </w:r>
      <w:bookmarkEnd w:id="435"/>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36"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14</w:t>
      </w:r>
      <w:r w:rsidR="00131662" w:rsidRPr="00ED6D25">
        <w:rPr>
          <w:rFonts w:ascii="Times New Roman" w:hAnsi="Times New Roman"/>
          <w:szCs w:val="24"/>
          <w:lang w:val="it-IT"/>
        </w:rPr>
        <w:fldChar w:fldCharType="end"/>
      </w:r>
      <w:bookmarkEnd w:id="436"/>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37"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15</w:t>
      </w:r>
      <w:r w:rsidR="00131662" w:rsidRPr="00ED6D25">
        <w:rPr>
          <w:rFonts w:ascii="Times New Roman" w:hAnsi="Times New Roman"/>
          <w:szCs w:val="24"/>
          <w:lang w:val="it-IT"/>
        </w:rPr>
        <w:fldChar w:fldCharType="end"/>
      </w:r>
      <w:bookmarkEnd w:id="437"/>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38"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16</w:t>
      </w:r>
      <w:r w:rsidR="00131662" w:rsidRPr="00ED6D25">
        <w:rPr>
          <w:rFonts w:ascii="Times New Roman" w:hAnsi="Times New Roman"/>
          <w:szCs w:val="24"/>
          <w:lang w:val="it-IT"/>
        </w:rPr>
        <w:fldChar w:fldCharType="end"/>
      </w:r>
      <w:bookmarkEnd w:id="438"/>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39" w:name="_Toc447005734"/>
      <w:bookmarkStart w:id="440" w:name="_Toc42155322"/>
      <w:r w:rsidRPr="00980132">
        <w:rPr>
          <w:lang w:val="en-GB"/>
        </w:rPr>
        <w:t xml:space="preserve">Program units for the boundary treatment scheme </w:t>
      </w:r>
      <w:r w:rsidR="0063576B" w:rsidRPr="00980132">
        <w:rPr>
          <w:lang w:val="en-GB"/>
        </w:rPr>
        <w:t>SA-SPH</w:t>
      </w:r>
      <w:bookmarkEnd w:id="439"/>
      <w:bookmarkEnd w:id="440"/>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41" w:name="_Toc447005735"/>
      <w:r w:rsidRPr="00980132">
        <w:rPr>
          <w:rFonts w:ascii="Times New Roman" w:hAnsi="Times New Roman"/>
          <w:b/>
          <w:i/>
          <w:lang w:val="en-GB"/>
        </w:rPr>
        <w:t>Program units for managing Fortran character variables</w:t>
      </w:r>
      <w:bookmarkEnd w:id="441"/>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42" w:name="_Toc447005736"/>
      <w:bookmarkStart w:id="443" w:name="_Toc42155323"/>
      <w:r>
        <w:t>Program units for time integration</w:t>
      </w:r>
      <w:bookmarkEnd w:id="442"/>
      <w:bookmarkEnd w:id="443"/>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44" w:name="_Ref521064729"/>
      <w:bookmarkStart w:id="445" w:name="_Toc42155324"/>
      <w:r w:rsidRPr="00276BBF">
        <w:t>Style formatting</w:t>
      </w:r>
      <w:bookmarkEnd w:id="444"/>
      <w:bookmarkEnd w:id="445"/>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46" w:name="_Ref521064837"/>
      <w:bookmarkStart w:id="447" w:name="_Toc42155325"/>
      <w:r>
        <w:t>Modifications with respect to SPHERA v.8.0</w:t>
      </w:r>
      <w:bookmarkEnd w:id="446"/>
      <w:bookmarkEnd w:id="447"/>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48" w:name="_Toc447794702"/>
      <w:bookmarkStart w:id="449" w:name="_Toc447794781"/>
      <w:bookmarkStart w:id="450" w:name="_Toc447794866"/>
      <w:bookmarkStart w:id="451" w:name="_Toc447794948"/>
      <w:bookmarkStart w:id="452" w:name="_Toc447795351"/>
      <w:bookmarkStart w:id="453" w:name="_Toc447795458"/>
      <w:bookmarkStart w:id="454" w:name="_Toc42155326"/>
      <w:r w:rsidRPr="00276BBF">
        <w:rPr>
          <w:rFonts w:ascii="Book Antiqua" w:hAnsi="Book Antiqua"/>
          <w:caps/>
          <w:kern w:val="0"/>
          <w:sz w:val="24"/>
          <w:szCs w:val="24"/>
        </w:rPr>
        <w:lastRenderedPageBreak/>
        <w:t>User guide</w:t>
      </w:r>
      <w:bookmarkEnd w:id="448"/>
      <w:bookmarkEnd w:id="449"/>
      <w:bookmarkEnd w:id="450"/>
      <w:bookmarkEnd w:id="451"/>
      <w:bookmarkEnd w:id="452"/>
      <w:bookmarkEnd w:id="453"/>
      <w:bookmarkEnd w:id="454"/>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32296">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32296">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55" w:name="_Ref449960094"/>
      <w:bookmarkStart w:id="456" w:name="_Toc42155327"/>
      <w:r w:rsidRPr="00276BBF">
        <w:t>Installation</w:t>
      </w:r>
      <w:bookmarkEnd w:id="455"/>
      <w:bookmarkEnd w:id="456"/>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57" w:author="Amicarelli Andrea (RSE)" w:date="2020-04-13T17:01:00Z">
        <w:r w:rsidRPr="003A306D">
          <w:rPr>
            <w:rFonts w:ascii="Times New Roman" w:hAnsi="Times New Roman"/>
            <w:sz w:val="24"/>
          </w:rPr>
          <w:t>The Makefile (under the folder “src”) allows compiling SPHERA under different configurations</w:t>
        </w:r>
      </w:ins>
      <w:ins w:id="458"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32296" w:rsidRPr="00ED6D25">
        <w:rPr>
          <w:rFonts w:ascii="Times New Roman" w:hAnsi="Times New Roman"/>
        </w:rPr>
        <w:t xml:space="preserve">Table </w:t>
      </w:r>
      <w:r w:rsidR="00A32296">
        <w:rPr>
          <w:rFonts w:ascii="Times New Roman" w:hAnsi="Times New Roman"/>
          <w:noProof/>
        </w:rPr>
        <w:t>13</w:t>
      </w:r>
      <w:r w:rsidR="00A32296" w:rsidRPr="00ED6D25">
        <w:rPr>
          <w:rFonts w:ascii="Times New Roman" w:hAnsi="Times New Roman"/>
        </w:rPr>
        <w:t>.</w:t>
      </w:r>
      <w:r w:rsidR="00A32296">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59" w:author="Amicarelli Andrea (RSE)" w:date="2020-04-20T17:08:00Z">
        <w:r w:rsidR="00374F6E">
          <w:rPr>
            <w:rFonts w:ascii="Times New Roman" w:hAnsi="Times New Roman"/>
            <w:sz w:val="24"/>
          </w:rPr>
          <w:t xml:space="preserve">SPHERA is optimized by means of the </w:t>
        </w:r>
      </w:ins>
      <w:ins w:id="460" w:author="Amicarelli Andrea (RSE)" w:date="2020-05-05T17:33:00Z">
        <w:r w:rsidR="00374F6E">
          <w:rPr>
            <w:rFonts w:ascii="Times New Roman" w:hAnsi="Times New Roman"/>
            <w:sz w:val="24"/>
          </w:rPr>
          <w:t>following features: preprocessor directives</w:t>
        </w:r>
      </w:ins>
      <w:ins w:id="461" w:author="Amicarelli Andrea (RSE)" w:date="2020-05-05T17:34:00Z">
        <w:r w:rsidR="00374F6E">
          <w:rPr>
            <w:rFonts w:ascii="Times New Roman" w:hAnsi="Times New Roman"/>
            <w:sz w:val="24"/>
          </w:rPr>
          <w:t xml:space="preserve"> (two macros</w:t>
        </w:r>
      </w:ins>
      <w:ins w:id="462" w:author="Amicarelli Andrea (RSE)" w:date="2020-05-05T17:36:00Z">
        <w:r w:rsidR="00374F6E">
          <w:rPr>
            <w:rFonts w:ascii="Times New Roman" w:hAnsi="Times New Roman"/>
            <w:sz w:val="24"/>
          </w:rPr>
          <w:t xml:space="preserve"> are active</w:t>
        </w:r>
      </w:ins>
      <w:ins w:id="463" w:author="Amicarelli Andrea (RSE)" w:date="2020-05-05T17:34:00Z">
        <w:r w:rsidR="00374F6E">
          <w:rPr>
            <w:rFonts w:ascii="Times New Roman" w:hAnsi="Times New Roman"/>
            <w:sz w:val="24"/>
          </w:rPr>
          <w:t>)</w:t>
        </w:r>
      </w:ins>
      <w:ins w:id="464" w:author="Amicarelli Andrea (RSE)" w:date="2020-05-05T17:33:00Z">
        <w:r w:rsidR="00374F6E">
          <w:rPr>
            <w:rFonts w:ascii="Times New Roman" w:hAnsi="Times New Roman"/>
            <w:sz w:val="24"/>
          </w:rPr>
          <w:t xml:space="preserve">; </w:t>
        </w:r>
      </w:ins>
      <w:ins w:id="465"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466" w:name="_Ref39594325"/>
      <w:commentRangeStart w:id="467"/>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466"/>
      <w:commentRangeEnd w:id="467"/>
      <w:r w:rsidR="00374F6E">
        <w:rPr>
          <w:rStyle w:val="Rimandocommento"/>
          <w:rFonts w:ascii="Times New Roman" w:eastAsia="Times New Roman" w:hAnsi="Times New Roman"/>
          <w:szCs w:val="20"/>
          <w:lang w:val="it-IT" w:eastAsia="it-IT"/>
        </w:rPr>
        <w:commentReference w:id="467"/>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468" w:name="_Toc447005737"/>
      <w:bookmarkStart w:id="469" w:name="_Ref449960092"/>
      <w:bookmarkStart w:id="470" w:name="_Toc42155328"/>
      <w:r w:rsidRPr="00F546CD">
        <w:t xml:space="preserve">Commented template of the main input file of </w:t>
      </w:r>
      <w:r w:rsidR="00863855" w:rsidRPr="00F546CD">
        <w:t>SPHERA v.</w:t>
      </w:r>
      <w:r w:rsidR="00652F0F">
        <w:t>9</w:t>
      </w:r>
      <w:r w:rsidR="00863855" w:rsidRPr="00F546CD">
        <w:t>.0</w:t>
      </w:r>
      <w:bookmarkEnd w:id="468"/>
      <w:bookmarkEnd w:id="469"/>
      <w:r w:rsidR="00225A8D">
        <w:t>.0</w:t>
      </w:r>
      <w:bookmarkEnd w:id="470"/>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EA2957">
        <w:rPr>
          <w:rFonts w:ascii="Times New Roman" w:hAnsi="Times New Roman"/>
          <w:sz w:val="24"/>
          <w:szCs w:val="24"/>
        </w:rPr>
        <w:t xml:space="preserve">Figure </w:t>
      </w:r>
      <w:r w:rsidR="00A32296">
        <w:rPr>
          <w:rFonts w:ascii="Times New Roman" w:hAnsi="Times New Roman"/>
          <w:noProof/>
          <w:sz w:val="24"/>
          <w:szCs w:val="24"/>
        </w:rPr>
        <w:t>13</w:t>
      </w:r>
      <w:r w:rsidR="00A32296" w:rsidRPr="00EA2957">
        <w:rPr>
          <w:rFonts w:ascii="Times New Roman" w:hAnsi="Times New Roman"/>
          <w:noProof/>
          <w:sz w:val="24"/>
          <w:szCs w:val="24"/>
        </w:rPr>
        <w:t>.</w:t>
      </w:r>
      <w:r w:rsidR="00A32296">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471"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2</w:t>
      </w:r>
      <w:r w:rsidRPr="00ED6D25">
        <w:rPr>
          <w:rFonts w:ascii="Times New Roman" w:hAnsi="Times New Roman"/>
        </w:rPr>
        <w:fldChar w:fldCharType="end"/>
      </w:r>
      <w:bookmarkEnd w:id="471"/>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472"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32296">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32296">
        <w:rPr>
          <w:rFonts w:ascii="Times New Roman" w:hAnsi="Times New Roman"/>
          <w:noProof/>
          <w:sz w:val="24"/>
          <w:szCs w:val="24"/>
        </w:rPr>
        <w:t>1</w:t>
      </w:r>
      <w:r w:rsidRPr="00276BBF">
        <w:rPr>
          <w:rFonts w:ascii="Times New Roman" w:hAnsi="Times New Roman"/>
          <w:sz w:val="24"/>
          <w:szCs w:val="24"/>
        </w:rPr>
        <w:fldChar w:fldCharType="end"/>
      </w:r>
      <w:bookmarkEnd w:id="472"/>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473" w:name="_Ref521064938"/>
      <w:bookmarkStart w:id="474" w:name="_Toc42155329"/>
      <w:bookmarkStart w:id="475" w:name="_Toc447794704"/>
      <w:bookmarkStart w:id="476" w:name="_Toc447794783"/>
      <w:bookmarkStart w:id="477" w:name="_Toc447794868"/>
      <w:bookmarkStart w:id="478" w:name="_Toc447794950"/>
      <w:bookmarkStart w:id="479" w:name="_Toc447795353"/>
      <w:bookmarkStart w:id="480" w:name="_Toc447795460"/>
      <w:bookmarkStart w:id="481" w:name="_Toc441248326"/>
      <w:bookmarkStart w:id="482" w:name="_Toc447005716"/>
      <w:bookmarkStart w:id="483" w:name="_Toc447794703"/>
      <w:bookmarkStart w:id="484" w:name="_Toc447794782"/>
      <w:bookmarkStart w:id="485" w:name="_Toc447794867"/>
      <w:bookmarkStart w:id="486" w:name="_Toc447794949"/>
      <w:bookmarkStart w:id="487" w:name="_Toc447795352"/>
      <w:bookmarkStart w:id="488" w:name="_Toc447795459"/>
      <w:r w:rsidRPr="00062990">
        <w:rPr>
          <w:lang w:val="it-IT"/>
        </w:rPr>
        <w:t>Tutorials</w:t>
      </w:r>
      <w:bookmarkEnd w:id="473"/>
      <w:bookmarkEnd w:id="474"/>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489" w:name="_Toc4215533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489"/>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490" w:name="_Toc4215533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490"/>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491" w:name="_Toc4215533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491"/>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492" w:name="_Toc42155333"/>
      <w:r w:rsidRPr="00062990">
        <w:rPr>
          <w:lang w:val="en-GB"/>
        </w:rPr>
        <w:t>“</w:t>
      </w:r>
      <w:r w:rsidR="00CE765D" w:rsidRPr="00062990">
        <w:rPr>
          <w:lang w:val="en-GB"/>
        </w:rPr>
        <w:t>db_2bodies</w:t>
      </w:r>
      <w:r w:rsidR="00E47D3F">
        <w:rPr>
          <w:lang w:val="en-GB"/>
        </w:rPr>
        <w:t>”</w:t>
      </w:r>
      <w:bookmarkEnd w:id="492"/>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493" w:name="_Toc42155334"/>
      <w:r w:rsidRPr="00062990">
        <w:rPr>
          <w:lang w:val="en-GB"/>
        </w:rPr>
        <w:lastRenderedPageBreak/>
        <w:t>“</w:t>
      </w:r>
      <w:r w:rsidR="00CE765D" w:rsidRPr="00062990">
        <w:rPr>
          <w:lang w:val="en-GB"/>
        </w:rPr>
        <w:t>db_2D_demo</w:t>
      </w:r>
      <w:r w:rsidRPr="00062990">
        <w:rPr>
          <w:lang w:val="en-GB"/>
        </w:rPr>
        <w:t>”</w:t>
      </w:r>
      <w:bookmarkEnd w:id="493"/>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494" w:name="_Toc42155335"/>
      <w:r w:rsidRPr="00062990">
        <w:rPr>
          <w:lang w:val="en-GB"/>
        </w:rPr>
        <w:t>“db_Alpe_Gera”</w:t>
      </w:r>
      <w:bookmarkEnd w:id="494"/>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495" w:name="_Toc42155336"/>
      <w:r w:rsidRPr="00062990">
        <w:rPr>
          <w:lang w:val="en-GB"/>
        </w:rPr>
        <w:t>“db_Alpe_Gera_Lanzada_substations”</w:t>
      </w:r>
      <w:bookmarkEnd w:id="495"/>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496" w:name="_Toc42155337"/>
      <w:r w:rsidRPr="00062990">
        <w:rPr>
          <w:lang w:val="en-GB"/>
        </w:rPr>
        <w:t>“</w:t>
      </w:r>
      <w:r w:rsidR="00CE765D" w:rsidRPr="00062990">
        <w:rPr>
          <w:lang w:val="en-GB"/>
        </w:rPr>
        <w:t>db_body_exp_UniBas</w:t>
      </w:r>
      <w:r w:rsidRPr="00062990">
        <w:rPr>
          <w:lang w:val="en-GB"/>
        </w:rPr>
        <w:t>”</w:t>
      </w:r>
      <w:bookmarkEnd w:id="496"/>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497" w:name="_Toc42155338"/>
      <w:r w:rsidRPr="00062990">
        <w:rPr>
          <w:lang w:val="en-GB"/>
        </w:rPr>
        <w:t>“</w:t>
      </w:r>
      <w:r w:rsidR="00B17B54" w:rsidRPr="00062990">
        <w:rPr>
          <w:lang w:val="en-GB"/>
        </w:rPr>
        <w:t>db_ICOLD</w:t>
      </w:r>
      <w:r w:rsidRPr="00062990">
        <w:rPr>
          <w:lang w:val="en-GB"/>
        </w:rPr>
        <w:t>”</w:t>
      </w:r>
      <w:bookmarkEnd w:id="497"/>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498" w:name="_Toc4215533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498"/>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499" w:name="_Toc42155340"/>
      <w:r w:rsidRPr="00062990">
        <w:rPr>
          <w:lang w:val="en-GB"/>
        </w:rPr>
        <w:t>“</w:t>
      </w:r>
      <w:r w:rsidR="00CE765D" w:rsidRPr="00062990">
        <w:rPr>
          <w:lang w:val="en-GB"/>
        </w:rPr>
        <w:t>db_squat_obstacle</w:t>
      </w:r>
      <w:r w:rsidRPr="00062990">
        <w:rPr>
          <w:lang w:val="en-GB"/>
        </w:rPr>
        <w:t>”</w:t>
      </w:r>
      <w:bookmarkEnd w:id="499"/>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500" w:name="_Toc42155341"/>
      <w:r w:rsidRPr="00062990">
        <w:rPr>
          <w:lang w:val="en-GB"/>
        </w:rPr>
        <w:t>“d</w:t>
      </w:r>
      <w:r w:rsidR="00CE765D" w:rsidRPr="00062990">
        <w:rPr>
          <w:lang w:val="en-GB"/>
        </w:rPr>
        <w:t>b_tall_obstacle</w:t>
      </w:r>
      <w:r w:rsidRPr="00062990">
        <w:rPr>
          <w:lang w:val="en-GB"/>
        </w:rPr>
        <w:t>”</w:t>
      </w:r>
      <w:bookmarkEnd w:id="500"/>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01" w:name="_Toc42155342"/>
      <w:r w:rsidRPr="00062990">
        <w:rPr>
          <w:lang w:val="en-GB"/>
        </w:rPr>
        <w:t>“</w:t>
      </w:r>
      <w:r w:rsidR="00CE765D" w:rsidRPr="00062990">
        <w:rPr>
          <w:lang w:val="en-GB"/>
        </w:rPr>
        <w:t>dike_breach_2D_expSchHag12JHR_ID22</w:t>
      </w:r>
      <w:r w:rsidRPr="00062990">
        <w:rPr>
          <w:lang w:val="en-GB"/>
        </w:rPr>
        <w:t>”</w:t>
      </w:r>
      <w:bookmarkEnd w:id="501"/>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02" w:name="_Toc42155343"/>
      <w:r w:rsidRPr="00062990">
        <w:rPr>
          <w:lang w:val="en-GB"/>
        </w:rPr>
        <w:t>“</w:t>
      </w:r>
      <w:r w:rsidR="00CE765D" w:rsidRPr="00062990">
        <w:rPr>
          <w:lang w:val="en-GB"/>
        </w:rPr>
        <w:t>edb_2D_demo</w:t>
      </w:r>
      <w:r w:rsidRPr="00062990">
        <w:rPr>
          <w:lang w:val="en-GB"/>
        </w:rPr>
        <w:t>”</w:t>
      </w:r>
      <w:bookmarkEnd w:id="502"/>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503" w:name="_Toc42155344"/>
      <w:r w:rsidRPr="00062990">
        <w:rPr>
          <w:lang w:val="en-GB"/>
        </w:rPr>
        <w:t>“</w:t>
      </w:r>
      <w:r w:rsidR="00CE765D" w:rsidRPr="00062990">
        <w:rPr>
          <w:lang w:val="en-GB"/>
        </w:rPr>
        <w:t>edb_2D_FraCap02</w:t>
      </w:r>
      <w:r w:rsidRPr="00062990">
        <w:rPr>
          <w:lang w:val="en-GB"/>
        </w:rPr>
        <w:t>”</w:t>
      </w:r>
      <w:bookmarkEnd w:id="503"/>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04" w:name="_Toc42155345"/>
      <w:r w:rsidRPr="00062990">
        <w:rPr>
          <w:lang w:val="en-GB"/>
        </w:rPr>
        <w:t>“</w:t>
      </w:r>
      <w:r w:rsidR="00CE765D" w:rsidRPr="00062990">
        <w:rPr>
          <w:lang w:val="en-GB"/>
        </w:rPr>
        <w:t>edb_2D_FraCap02_Taipei</w:t>
      </w:r>
      <w:r w:rsidRPr="00062990">
        <w:rPr>
          <w:lang w:val="en-GB"/>
        </w:rPr>
        <w:t>”</w:t>
      </w:r>
      <w:bookmarkEnd w:id="504"/>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5" w:name="_Toc42155346"/>
      <w:r w:rsidRPr="00062990">
        <w:rPr>
          <w:lang w:val="en-GB"/>
        </w:rPr>
        <w:t>“</w:t>
      </w:r>
      <w:r w:rsidR="00CE765D" w:rsidRPr="00062990">
        <w:rPr>
          <w:lang w:val="en-GB"/>
        </w:rPr>
        <w:t>edb_2D_Spi05</w:t>
      </w:r>
      <w:r w:rsidRPr="00062990">
        <w:rPr>
          <w:lang w:val="en-GB"/>
        </w:rPr>
        <w:t>”</w:t>
      </w:r>
      <w:bookmarkEnd w:id="505"/>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6" w:name="_Toc42155347"/>
      <w:r w:rsidRPr="00062990">
        <w:rPr>
          <w:lang w:val="en-GB"/>
        </w:rPr>
        <w:t>“</w:t>
      </w:r>
      <w:r w:rsidR="00CE765D" w:rsidRPr="00062990">
        <w:rPr>
          <w:lang w:val="en-GB"/>
        </w:rPr>
        <w:t>edb_ICOLD</w:t>
      </w:r>
      <w:r w:rsidRPr="00062990">
        <w:rPr>
          <w:lang w:val="en-GB"/>
        </w:rPr>
        <w:t>”</w:t>
      </w:r>
      <w:bookmarkEnd w:id="506"/>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7" w:name="_Toc42155348"/>
      <w:r w:rsidRPr="00062990">
        <w:rPr>
          <w:lang w:val="en-GB"/>
        </w:rPr>
        <w:t>“</w:t>
      </w:r>
      <w:r w:rsidR="00CE765D" w:rsidRPr="00062990">
        <w:rPr>
          <w:lang w:val="en-GB"/>
        </w:rPr>
        <w:t>edb_KarlSand</w:t>
      </w:r>
      <w:r w:rsidRPr="00062990">
        <w:rPr>
          <w:lang w:val="en-GB"/>
        </w:rPr>
        <w:t>”</w:t>
      </w:r>
      <w:bookmarkEnd w:id="507"/>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8" w:name="_Toc42155349"/>
      <w:r w:rsidRPr="00062990">
        <w:rPr>
          <w:lang w:val="en-GB"/>
        </w:rPr>
        <w:t>“</w:t>
      </w:r>
      <w:r w:rsidR="00CE765D" w:rsidRPr="00062990">
        <w:rPr>
          <w:lang w:val="en-GB"/>
        </w:rPr>
        <w:t>edb_Pon10</w:t>
      </w:r>
      <w:r w:rsidRPr="00062990">
        <w:rPr>
          <w:lang w:val="en-GB"/>
        </w:rPr>
        <w:t>”</w:t>
      </w:r>
      <w:bookmarkEnd w:id="508"/>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09" w:name="_Toc42155350"/>
      <w:r w:rsidRPr="00062990">
        <w:rPr>
          <w:lang w:val="en-GB"/>
        </w:rPr>
        <w:t>“floating_cube_stability”</w:t>
      </w:r>
      <w:bookmarkEnd w:id="509"/>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10" w:name="_Toc42155351"/>
      <w:r w:rsidRPr="00062990">
        <w:rPr>
          <w:lang w:val="en-GB"/>
        </w:rPr>
        <w:t>“</w:t>
      </w:r>
      <w:r w:rsidR="000F061E" w:rsidRPr="00062990">
        <w:rPr>
          <w:lang w:val="en-GB"/>
        </w:rPr>
        <w:t>flushin</w:t>
      </w:r>
      <w:r w:rsidR="00CE765D" w:rsidRPr="00062990">
        <w:rPr>
          <w:lang w:val="en-GB"/>
        </w:rPr>
        <w:t>g_2D</w:t>
      </w:r>
      <w:r w:rsidRPr="00062990">
        <w:rPr>
          <w:lang w:val="en-GB"/>
        </w:rPr>
        <w:t>”</w:t>
      </w:r>
      <w:bookmarkEnd w:id="510"/>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11"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12" w:name="_Toc42155352"/>
      <w:r w:rsidRPr="00062990">
        <w:rPr>
          <w:lang w:val="en-GB"/>
        </w:rPr>
        <w:t>“</w:t>
      </w:r>
      <w:r w:rsidR="000F061E" w:rsidRPr="00062990">
        <w:rPr>
          <w:lang w:val="en-GB"/>
        </w:rPr>
        <w:t>flushing_3D</w:t>
      </w:r>
      <w:r w:rsidRPr="00062990">
        <w:rPr>
          <w:lang w:val="en-GB"/>
        </w:rPr>
        <w:t>”</w:t>
      </w:r>
      <w:bookmarkEnd w:id="512"/>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13" w:name="_Toc42155353"/>
      <w:r w:rsidRPr="00062990">
        <w:rPr>
          <w:lang w:val="en-GB"/>
        </w:rPr>
        <w:t>“</w:t>
      </w:r>
      <w:r w:rsidR="00CE765D" w:rsidRPr="00062990">
        <w:rPr>
          <w:lang w:val="en-GB"/>
        </w:rPr>
        <w:t>jet_plate</w:t>
      </w:r>
      <w:r w:rsidRPr="00062990">
        <w:rPr>
          <w:lang w:val="en-GB"/>
        </w:rPr>
        <w:t>”</w:t>
      </w:r>
      <w:bookmarkEnd w:id="513"/>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14" w:name="_Toc42155354"/>
      <w:r w:rsidRPr="00062990">
        <w:rPr>
          <w:lang w:val="en-GB"/>
        </w:rPr>
        <w:t>“</w:t>
      </w:r>
      <w:r w:rsidR="00CE765D" w:rsidRPr="00062990">
        <w:rPr>
          <w:lang w:val="en-GB"/>
        </w:rPr>
        <w:t>rectangular_side_weir_Fr_0_491</w:t>
      </w:r>
      <w:r w:rsidRPr="00062990">
        <w:rPr>
          <w:lang w:val="en-GB"/>
        </w:rPr>
        <w:t>”</w:t>
      </w:r>
      <w:bookmarkEnd w:id="514"/>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15" w:name="_Toc42155355"/>
      <w:r w:rsidRPr="00062990">
        <w:rPr>
          <w:lang w:val="en-GB"/>
        </w:rPr>
        <w:t>“</w:t>
      </w:r>
      <w:r w:rsidR="00CE765D" w:rsidRPr="00062990">
        <w:rPr>
          <w:lang w:val="en-GB"/>
        </w:rPr>
        <w:t>San_Fernando_Lower_van_Norman_dam_liquefaction</w:t>
      </w:r>
      <w:r w:rsidRPr="00062990">
        <w:rPr>
          <w:lang w:val="en-GB"/>
        </w:rPr>
        <w:t>”</w:t>
      </w:r>
      <w:bookmarkEnd w:id="515"/>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16" w:name="_Toc42155356"/>
      <w:r w:rsidRPr="00062990">
        <w:rPr>
          <w:lang w:val="en-GB"/>
        </w:rPr>
        <w:t>“</w:t>
      </w:r>
      <w:r w:rsidR="000F061E" w:rsidRPr="00062990">
        <w:rPr>
          <w:lang w:val="en-GB"/>
        </w:rPr>
        <w:t>sloshing_tank_TbyTn_0_78</w:t>
      </w:r>
      <w:r w:rsidRPr="00062990">
        <w:rPr>
          <w:lang w:val="en-GB"/>
        </w:rPr>
        <w:t>”</w:t>
      </w:r>
      <w:bookmarkEnd w:id="516"/>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17" w:name="_Toc42155357"/>
      <w:r w:rsidRPr="00062990">
        <w:rPr>
          <w:lang w:val="en-GB"/>
        </w:rPr>
        <w:t>“</w:t>
      </w:r>
      <w:r w:rsidR="000F061E" w:rsidRPr="00062990">
        <w:rPr>
          <w:lang w:val="en-GB"/>
        </w:rPr>
        <w:t>sloshing_tank_TbyTn_1_07</w:t>
      </w:r>
      <w:r w:rsidRPr="00062990">
        <w:rPr>
          <w:lang w:val="en-GB"/>
        </w:rPr>
        <w:t>”</w:t>
      </w:r>
      <w:bookmarkEnd w:id="517"/>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18" w:name="_Toc42155358"/>
      <w:r w:rsidRPr="00062990">
        <w:rPr>
          <w:lang w:val="en-GB"/>
        </w:rPr>
        <w:t>“</w:t>
      </w:r>
      <w:r w:rsidR="00CE765D" w:rsidRPr="00062990">
        <w:rPr>
          <w:lang w:val="en-GB"/>
        </w:rPr>
        <w:t>spherical_Couette_flows</w:t>
      </w:r>
      <w:r w:rsidRPr="00062990">
        <w:rPr>
          <w:lang w:val="en-GB"/>
        </w:rPr>
        <w:t>”</w:t>
      </w:r>
      <w:bookmarkEnd w:id="518"/>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19" w:name="_Toc4215535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19"/>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20" w:name="_Toc42155360"/>
      <w:r w:rsidRPr="00062990">
        <w:rPr>
          <w:lang w:val="en-GB"/>
        </w:rPr>
        <w:t>“</w:t>
      </w:r>
      <w:r w:rsidR="000F061E" w:rsidRPr="00062990">
        <w:rPr>
          <w:lang w:val="en-GB"/>
        </w:rPr>
        <w:t>submerged_landslide</w:t>
      </w:r>
      <w:r w:rsidRPr="00062990">
        <w:rPr>
          <w:lang w:val="en-GB"/>
        </w:rPr>
        <w:t>”</w:t>
      </w:r>
      <w:bookmarkEnd w:id="520"/>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21" w:name="_Toc42155361"/>
      <w:r w:rsidRPr="00062990">
        <w:rPr>
          <w:lang w:val="en-GB"/>
        </w:rPr>
        <w:t>“</w:t>
      </w:r>
      <w:r w:rsidR="00B17B54" w:rsidRPr="00062990">
        <w:rPr>
          <w:lang w:val="en-GB"/>
        </w:rPr>
        <w:t>still_water_tank</w:t>
      </w:r>
      <w:r w:rsidRPr="00062990">
        <w:rPr>
          <w:lang w:val="en-GB"/>
        </w:rPr>
        <w:t>”</w:t>
      </w:r>
      <w:bookmarkEnd w:id="521"/>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22" w:name="_Toc42155362"/>
      <w:r w:rsidRPr="00062990">
        <w:rPr>
          <w:lang w:val="en-GB"/>
        </w:rPr>
        <w:t>“</w:t>
      </w:r>
      <w:r w:rsidR="00CE765D" w:rsidRPr="00062990">
        <w:rPr>
          <w:lang w:val="en-GB"/>
        </w:rPr>
        <w:t>wave_motion_for_WaveSAX</w:t>
      </w:r>
      <w:r w:rsidRPr="00062990">
        <w:rPr>
          <w:lang w:val="en-GB"/>
        </w:rPr>
        <w:t>”</w:t>
      </w:r>
      <w:bookmarkEnd w:id="522"/>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23" w:name="_Toc42155363"/>
      <w:r w:rsidRPr="00062990">
        <w:rPr>
          <w:lang w:val="en-GB"/>
        </w:rPr>
        <w:t>“</w:t>
      </w:r>
      <w:r w:rsidR="00CE765D" w:rsidRPr="00062990">
        <w:rPr>
          <w:lang w:val="en-GB"/>
        </w:rPr>
        <w:t>wedges_falls_on_still_water</w:t>
      </w:r>
      <w:r w:rsidRPr="00062990">
        <w:rPr>
          <w:lang w:val="en-GB"/>
        </w:rPr>
        <w:t>”</w:t>
      </w:r>
      <w:bookmarkEnd w:id="523"/>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4" w:name="_Toc447794706"/>
      <w:bookmarkStart w:id="525" w:name="_Toc447794785"/>
      <w:bookmarkStart w:id="526" w:name="_Toc447794870"/>
      <w:bookmarkStart w:id="527" w:name="_Toc447794952"/>
      <w:bookmarkStart w:id="528" w:name="_Toc447795355"/>
      <w:bookmarkStart w:id="529" w:name="_Toc447795462"/>
      <w:bookmarkStart w:id="530" w:name="_Toc4215536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r w:rsidRPr="00276BBF">
        <w:rPr>
          <w:rFonts w:ascii="Book Antiqua" w:hAnsi="Book Antiqua"/>
          <w:caps/>
          <w:kern w:val="0"/>
          <w:sz w:val="24"/>
          <w:szCs w:val="24"/>
        </w:rPr>
        <w:lastRenderedPageBreak/>
        <w:t>SPHERA acknowledgments</w:t>
      </w:r>
      <w:bookmarkEnd w:id="524"/>
      <w:bookmarkEnd w:id="525"/>
      <w:bookmarkEnd w:id="526"/>
      <w:bookmarkEnd w:id="527"/>
      <w:bookmarkEnd w:id="528"/>
      <w:bookmarkEnd w:id="529"/>
      <w:bookmarkEnd w:id="530"/>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531"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w:t>
      </w:r>
      <w:r w:rsidR="00365B0B">
        <w:rPr>
          <w:rFonts w:ascii="Times New Roman" w:hAnsi="Times New Roman"/>
          <w:sz w:val="24"/>
          <w:szCs w:val="24"/>
        </w:rPr>
        <w:t xml:space="preserve"> the Department Director Michel</w:t>
      </w:r>
      <w:r w:rsidRPr="006C0892">
        <w:rPr>
          <w:rFonts w:ascii="Times New Roman" w:hAnsi="Times New Roman"/>
          <w:sz w:val="24"/>
          <w:szCs w:val="24"/>
        </w:rPr>
        <w:t xml:space="preserve"> de Nigris, the Deputy Director and Project Manager Antonella Frigerio, </w:t>
      </w:r>
      <w:r w:rsidR="00F33DE7">
        <w:rPr>
          <w:rFonts w:ascii="Times New Roman" w:hAnsi="Times New Roman"/>
          <w:sz w:val="24"/>
        </w:rPr>
        <w:t xml:space="preserve">the Project Manager Francesco Apadula (since 2020) </w:t>
      </w:r>
      <w:r w:rsidRPr="006C0892">
        <w:rPr>
          <w:rFonts w:ascii="Times New Roman" w:hAnsi="Times New Roman"/>
          <w:sz w:val="24"/>
          <w:szCs w:val="24"/>
        </w:rPr>
        <w:t>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2" w:name="_Toc447794707"/>
      <w:bookmarkStart w:id="533" w:name="_Toc447794786"/>
      <w:bookmarkStart w:id="534" w:name="_Toc447794871"/>
      <w:bookmarkStart w:id="535" w:name="_Toc447794953"/>
      <w:bookmarkStart w:id="536" w:name="_Toc447795356"/>
      <w:bookmarkStart w:id="537" w:name="_Toc447795463"/>
      <w:bookmarkStart w:id="538" w:name="_Toc42155365"/>
      <w:r w:rsidRPr="00276BBF">
        <w:rPr>
          <w:rFonts w:ascii="Book Antiqua" w:hAnsi="Book Antiqua"/>
          <w:caps/>
          <w:kern w:val="0"/>
          <w:sz w:val="24"/>
          <w:szCs w:val="24"/>
        </w:rPr>
        <w:lastRenderedPageBreak/>
        <w:t>SPHERA registration</w:t>
      </w:r>
      <w:bookmarkEnd w:id="532"/>
      <w:bookmarkEnd w:id="533"/>
      <w:bookmarkEnd w:id="534"/>
      <w:bookmarkEnd w:id="535"/>
      <w:bookmarkEnd w:id="536"/>
      <w:bookmarkEnd w:id="537"/>
      <w:bookmarkEnd w:id="538"/>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9" w:name="_Toc42155366"/>
      <w:bookmarkStart w:id="540" w:name="_Ref341105863"/>
      <w:r w:rsidRPr="006C2568">
        <w:rPr>
          <w:rFonts w:ascii="Book Antiqua" w:hAnsi="Book Antiqua"/>
          <w:caps/>
          <w:kern w:val="0"/>
          <w:sz w:val="24"/>
          <w:szCs w:val="24"/>
        </w:rPr>
        <w:lastRenderedPageBreak/>
        <w:t>References</w:t>
      </w:r>
      <w:bookmarkEnd w:id="539"/>
    </w:p>
    <w:p w:rsidR="001D07BE" w:rsidRPr="005A2068" w:rsidRDefault="001D07BE" w:rsidP="001D07BE">
      <w:pPr>
        <w:pStyle w:val="Amicarellibiblio"/>
      </w:pPr>
      <w:bookmarkStart w:id="541" w:name="_Ref355092535"/>
      <w:bookmarkEnd w:id="540"/>
      <w:r w:rsidRPr="005A2068">
        <w:t>Adami S., X.Y. Hu, N.A. Adams; 2012; A generalized wall boundary condition for smoothed particle hydrodynamics; Journal of Computational Physics, 231:7057–7075.</w:t>
      </w:r>
      <w:bookmarkEnd w:id="541"/>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42" w:name="_Ref520967512"/>
      <w:bookmarkStart w:id="543"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42"/>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43"/>
    </w:p>
    <w:p w:rsidR="00417A02" w:rsidRDefault="00417A02" w:rsidP="003A5C36">
      <w:pPr>
        <w:pStyle w:val="Amicarellibiblio"/>
      </w:pPr>
      <w:bookmarkStart w:id="544" w:name="_Ref448247883"/>
      <w:r w:rsidRPr="00417A02">
        <w:t xml:space="preserve">Amicarelli A., G. Agate, </w:t>
      </w:r>
      <w:r>
        <w:t xml:space="preserve">2014; </w:t>
      </w:r>
      <w:r w:rsidRPr="00417A02">
        <w:t>SPH modelling of granular flows, 9th SPHERIC ERCOFTAC International ERCOFTAC Workshop:17-24, Paris</w:t>
      </w:r>
      <w:bookmarkEnd w:id="544"/>
    </w:p>
    <w:p w:rsidR="007F28CF" w:rsidRDefault="007F28CF" w:rsidP="007F28CF">
      <w:pPr>
        <w:pStyle w:val="Amicarellibiblio"/>
      </w:pPr>
      <w:bookmarkStart w:id="545" w:name="_Ref392757051"/>
      <w:bookmarkStart w:id="546" w:name="_Ref447811096"/>
      <w:r w:rsidRPr="005A2068">
        <w:t>Amicarelli A., G. Agate, R. Guandalini; 2013; A 3D Fully Lagrangian Smoothed Particle</w:t>
      </w:r>
      <w:bookmarkEnd w:id="545"/>
      <w:r>
        <w:t xml:space="preserve"> </w:t>
      </w:r>
      <w:r w:rsidRPr="005A2068">
        <w:t>Hydrodynamics model with both volume and surface discrete elements; International Journal for Numerical Methods in Engineering, 95: 419–450, DOI: 10.1002/nme.4514.</w:t>
      </w:r>
      <w:bookmarkEnd w:id="546"/>
    </w:p>
    <w:p w:rsidR="00DA6063" w:rsidRPr="0095351B" w:rsidRDefault="00DA6063" w:rsidP="00DA6063">
      <w:pPr>
        <w:pStyle w:val="Amicarellibiblio"/>
      </w:pPr>
      <w:bookmarkStart w:id="547" w:name="_Ref520967925"/>
      <w:bookmarkStart w:id="548"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47"/>
    </w:p>
    <w:p w:rsidR="009F3AAC" w:rsidRDefault="009F3AAC" w:rsidP="007F28CF">
      <w:pPr>
        <w:pStyle w:val="Amicarellibiblio"/>
      </w:pPr>
      <w:bookmarkStart w:id="549"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48"/>
      <w:bookmarkEnd w:id="549"/>
    </w:p>
    <w:p w:rsidR="009F4EB5" w:rsidRPr="008F6FC8" w:rsidRDefault="00CF4C3E" w:rsidP="008F6FC8">
      <w:pPr>
        <w:pStyle w:val="Amicarellibiblio"/>
      </w:pPr>
      <w:bookmarkStart w:id="550"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50"/>
    </w:p>
    <w:p w:rsidR="001D07BE" w:rsidRPr="005A2068" w:rsidRDefault="001D07BE" w:rsidP="001D07BE">
      <w:pPr>
        <w:pStyle w:val="Amicarellibiblio"/>
      </w:pPr>
      <w:bookmarkStart w:id="551" w:name="_Ref341167858"/>
      <w:r w:rsidRPr="005A2068">
        <w:t>Amicarelli A., J.-C. Marongiu, F. Leboeuf, J. Leduc, J. Caro; 2011; SPH truncation error in estimating a 3D function; Computers &amp; Fluids, 44:279-296.</w:t>
      </w:r>
      <w:bookmarkEnd w:id="551"/>
      <w:r w:rsidRPr="005A2068">
        <w:t xml:space="preserve"> </w:t>
      </w:r>
    </w:p>
    <w:p w:rsidR="001D07BE" w:rsidRDefault="001D07BE" w:rsidP="001D07BE">
      <w:pPr>
        <w:pStyle w:val="Amicarellibiblio"/>
      </w:pPr>
      <w:bookmarkStart w:id="552"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52"/>
      <w:r w:rsidRPr="005A2068">
        <w:t xml:space="preserve"> </w:t>
      </w:r>
    </w:p>
    <w:p w:rsidR="003A7E14" w:rsidRPr="005A2068" w:rsidRDefault="003A7E14" w:rsidP="003A7E14">
      <w:pPr>
        <w:pStyle w:val="Amicarellibiblio"/>
      </w:pPr>
      <w:bookmarkStart w:id="553" w:name="_Ref341106915"/>
      <w:r w:rsidRPr="005A2068">
        <w:t>Anghileri M., L.M.L. Castelletti, E. Francesconi, A. Milanese, M. Pittofrati; 2011; Rigid body water impact - experimental tests and numerical simulations using the SPH method; International Journal of Impact Engineering, 38:141-151.</w:t>
      </w:r>
      <w:bookmarkEnd w:id="553"/>
    </w:p>
    <w:p w:rsidR="00A3103F" w:rsidRPr="005A2068" w:rsidRDefault="00A3103F" w:rsidP="00A3103F">
      <w:pPr>
        <w:pStyle w:val="Amicarellibiblio"/>
      </w:pPr>
      <w:bookmarkStart w:id="554" w:name="_Ref353446435"/>
      <w:bookmarkStart w:id="555"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554"/>
      <w:bookmarkEnd w:id="555"/>
    </w:p>
    <w:p w:rsidR="0065632F" w:rsidRDefault="0065632F" w:rsidP="0065632F">
      <w:pPr>
        <w:pStyle w:val="Amicarellibiblio"/>
      </w:pPr>
      <w:bookmarkStart w:id="556" w:name="_Ref355102495"/>
      <w:bookmarkStart w:id="557" w:name="_Ref416452881"/>
      <w:r w:rsidRPr="005A2068">
        <w:t>Antuono M, Colagrossi A, Marrone S, Lugni C.; 2011; Propagation of gravity waves through a SPH</w:t>
      </w:r>
      <w:bookmarkEnd w:id="556"/>
      <w:r w:rsidRPr="005A2068">
        <w:t xml:space="preserve"> scheme with numerical diffusive terms; Computer Physics Communications, 182(4):866-877.</w:t>
      </w:r>
      <w:bookmarkEnd w:id="557"/>
    </w:p>
    <w:bookmarkStart w:id="558"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558"/>
    </w:p>
    <w:p w:rsidR="00100196" w:rsidRDefault="00100196" w:rsidP="00100196">
      <w:pPr>
        <w:pStyle w:val="Amicarellibiblio"/>
      </w:pPr>
      <w:bookmarkStart w:id="559" w:name="_Ref520374383"/>
      <w:r w:rsidRPr="00100196">
        <w:t>Armstrong L.M., S. Gu, K.H. Luo; 2010; Study of wall-to-bed heat transfer in a bubbling fluidised bed using the kinetic theory of granular flow; International Journal of Heat and Mass Transfer, 53(21-22):4949-4959.</w:t>
      </w:r>
      <w:bookmarkEnd w:id="559"/>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60" w:name="_Ref327274323"/>
      <w:r w:rsidRPr="005A2068">
        <w:t>Basa M., N.J. Quinlan, M. Lastiwka; 2009; Robustness and accuracy of SPH formulations for viscous flow; International Journal for Numerical Methods in Fluids, 60(10):1127-1148.</w:t>
      </w:r>
      <w:bookmarkEnd w:id="560"/>
    </w:p>
    <w:bookmarkStart w:id="561"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61"/>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62"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562"/>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63" w:name="_Toc348440833"/>
      <w:bookmarkStart w:id="564" w:name="_Toc348441011"/>
      <w:bookmarkStart w:id="565" w:name="_Toc348441426"/>
      <w:bookmarkStart w:id="566" w:name="_Toc348453245"/>
      <w:r w:rsidRPr="004B071E">
        <w:t>Capone T., A. Panizzo, J.J. Monaghan; 2010; SPH modelling of water waves generated by submarine landslides; Journal of Hydraulic Research, 48, Extra Issue (2010), pp. 80–84.</w:t>
      </w:r>
      <w:bookmarkEnd w:id="563"/>
      <w:bookmarkEnd w:id="564"/>
      <w:bookmarkEnd w:id="565"/>
      <w:bookmarkEnd w:id="566"/>
    </w:p>
    <w:p w:rsidR="004B071E" w:rsidRPr="004B071E" w:rsidRDefault="004B071E" w:rsidP="00FB5588">
      <w:pPr>
        <w:pStyle w:val="Amicarellibiblio"/>
      </w:pPr>
      <w:bookmarkStart w:id="567" w:name="_Ref448248240"/>
      <w:r w:rsidRPr="004B071E">
        <w:t>Chauchat J., M. Médale; 2010; A three-dimensional numerical model for incompressible two-phase flow of a granular bed submitted to a laminar shearing flow; Comput. Methods Appl. Mech. Engrg. 199: 439–449.</w:t>
      </w:r>
      <w:bookmarkEnd w:id="567"/>
    </w:p>
    <w:p w:rsidR="0070405D" w:rsidRDefault="0070405D" w:rsidP="0065632F">
      <w:pPr>
        <w:pStyle w:val="Amicarellibiblio"/>
      </w:pPr>
      <w:bookmarkStart w:id="568" w:name="_Ref520906114"/>
      <w:r w:rsidRPr="0070405D">
        <w:t>Chow M., L. Taylor, M. Chow; 1996; Time of outage restoration analysis in distribution systems; IEEE Transactions on Power Delivery. 11(3):1652-1658.</w:t>
      </w:r>
      <w:bookmarkEnd w:id="568"/>
    </w:p>
    <w:p w:rsidR="0065632F" w:rsidRPr="005A2068" w:rsidRDefault="00433493" w:rsidP="0065632F">
      <w:pPr>
        <w:pStyle w:val="Amicarellibiblio"/>
      </w:pPr>
      <w:hyperlink r:id="rId492" w:history="1">
        <w:bookmarkStart w:id="569" w:name="_Ref326849350"/>
        <w:r w:rsidR="0065632F" w:rsidRPr="005A2068">
          <w:t>Colagrossi A, Landrini M.; 2003; Numerical simulation of interfacial flows by smoothed particle Hydrodynamics; Journal of Computational Physics, 191(2):448-475.</w:t>
        </w:r>
        <w:bookmarkEnd w:id="569"/>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570" w:name="_Ref520905439"/>
      <w:bookmarkStart w:id="571" w:name="_Ref520292351"/>
      <w:r w:rsidRPr="00242D54">
        <w:t>Crawford M., S. Seidel; 2013; Weathering the storm: building business resilience to climate change. Center for climate and energy solutions: Arlington, VA.</w:t>
      </w:r>
      <w:bookmarkEnd w:id="570"/>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571"/>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572"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572"/>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573" w:name="_Ref341105389"/>
      <w:r w:rsidRPr="005A2068">
        <w:t>Di Monaco A., S. Manenti, M. Gallati, S. Sibilla, G. Agate, R. Guandalini; 2011; SPH modeling of solid boundaries through a semi-analytic approach. Engineering Applications of Computational Fluid Mechanics, 5(1):1–15.</w:t>
      </w:r>
      <w:bookmarkEnd w:id="573"/>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574" w:name="_Ref520297567"/>
      <w:r w:rsidRPr="00187CC4">
        <w:t>Engage Digitizer (Mitchell et al.), https://github.com/markummitchell/engauge-digitizer</w:t>
      </w:r>
      <w:bookmarkEnd w:id="574"/>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575"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575"/>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576" w:name="_Ref392881892"/>
      <w:r w:rsidRPr="005A2068">
        <w:t>Ferrari A., M. Dumbser, E. F. Toro, A. Armanini; 2009; A new 3D parallel SPH scheme for free surface flows; Computers &amp; Fluids, 38:1203-1217.</w:t>
      </w:r>
      <w:bookmarkEnd w:id="576"/>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577" w:name="_Ref520369088"/>
      <w:bookmarkStart w:id="578" w:name="_Ref414469083"/>
      <w:r w:rsidRPr="00BD2AA1">
        <w:t>Free Software Foundation http://www.fsf.org/</w:t>
      </w:r>
      <w:bookmarkEnd w:id="577"/>
    </w:p>
    <w:p w:rsidR="001D07BE" w:rsidRPr="005A2068" w:rsidRDefault="00433493"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578"/>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579" w:name="_Ref520292018"/>
      <w:r w:rsidRPr="00126070">
        <w:t xml:space="preserve">GDAL (OSGEO); </w:t>
      </w:r>
      <w:hyperlink r:id="rId519" w:history="1">
        <w:r w:rsidRPr="00126070">
          <w:t>https://github.com/OSGeo/gdal</w:t>
        </w:r>
      </w:hyperlink>
      <w:bookmarkEnd w:id="579"/>
    </w:p>
    <w:p w:rsidR="00034CDC" w:rsidRDefault="00034CDC" w:rsidP="009B0157">
      <w:pPr>
        <w:pStyle w:val="Amicarellibiblio"/>
      </w:pPr>
      <w:bookmarkStart w:id="580" w:name="_Ref520298700"/>
      <w:bookmarkStart w:id="581" w:name="_Ref520298375"/>
      <w:r w:rsidRPr="00034CDC">
        <w:t>gdb (GNU, Free Software Foundation), https://www.gnu.org/software/gdb/</w:t>
      </w:r>
      <w:bookmarkEnd w:id="580"/>
    </w:p>
    <w:p w:rsidR="009B0157" w:rsidRPr="009B0157" w:rsidRDefault="009B0157" w:rsidP="009B0157">
      <w:pPr>
        <w:pStyle w:val="Amicarellibiblio"/>
      </w:pPr>
      <w:r w:rsidRPr="009B0157">
        <w:t>gedit (GNOME Foundation), https://wiki.gnome.org/Apps/Gedit</w:t>
      </w:r>
      <w:bookmarkEnd w:id="581"/>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582" w:name="_Ref520368865"/>
      <w:bookmarkStart w:id="583" w:name="_Ref520298441"/>
      <w:bookmarkStart w:id="584" w:name="_Ref520297260"/>
      <w:bookmarkStart w:id="585" w:name="_Ref345062922"/>
      <w:r w:rsidRPr="0026738A">
        <w:rPr>
          <w:lang w:val="fr-FR"/>
        </w:rPr>
        <w:t xml:space="preserve">Git (Torvalds et al.), </w:t>
      </w:r>
      <w:hyperlink r:id="rId521" w:history="1">
        <w:r w:rsidRPr="0026738A">
          <w:rPr>
            <w:lang w:val="fr-FR"/>
          </w:rPr>
          <w:t>https://github.com/git/git</w:t>
        </w:r>
      </w:hyperlink>
      <w:bookmarkEnd w:id="582"/>
    </w:p>
    <w:p w:rsidR="0026738A" w:rsidRDefault="0026738A" w:rsidP="0026738A">
      <w:pPr>
        <w:pStyle w:val="Amicarellibiblio"/>
      </w:pPr>
      <w:bookmarkStart w:id="586" w:name="_Ref520368866"/>
      <w:r w:rsidRPr="0026738A">
        <w:t>GitHub; GitHub Inc.; www.github.com</w:t>
      </w:r>
      <w:bookmarkEnd w:id="586"/>
    </w:p>
    <w:p w:rsidR="00EF14C3" w:rsidRDefault="00EF14C3" w:rsidP="00B2376C">
      <w:pPr>
        <w:pStyle w:val="Amicarellibiblio"/>
      </w:pPr>
      <w:r w:rsidRPr="00EF14C3">
        <w:t>gfortran (GNU, Free Software Foundation), http://gcc.gnu.org/fortran/</w:t>
      </w:r>
      <w:bookmarkEnd w:id="583"/>
    </w:p>
    <w:p w:rsidR="00EF14C3" w:rsidRDefault="00EF14C3" w:rsidP="00B2376C">
      <w:pPr>
        <w:pStyle w:val="Amicarellibiblio"/>
      </w:pPr>
      <w:bookmarkStart w:id="587" w:name="_Ref520298593"/>
      <w:r w:rsidRPr="00EF14C3">
        <w:t>GNU Make (GNU, Free Software Foundation), https://www.gnu.org/software/make/</w:t>
      </w:r>
      <w:bookmarkEnd w:id="587"/>
    </w:p>
    <w:p w:rsidR="00B2376C" w:rsidRPr="00B2376C" w:rsidRDefault="00B2376C" w:rsidP="00B2376C">
      <w:pPr>
        <w:pStyle w:val="Amicarellibiblio"/>
      </w:pPr>
      <w:r w:rsidRPr="00B2376C">
        <w:t>Gnuplot (Williams &amp; Kelley), http://www.gnuplot.info/</w:t>
      </w:r>
      <w:bookmarkEnd w:id="584"/>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585"/>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588" w:name="_Ref520298796"/>
      <w:bookmarkStart w:id="589" w:name="_Ref395621260"/>
      <w:r w:rsidRPr="00034CDC">
        <w:t>gprof (GNU, Free Software Foundation), http://sourceware.org/binutils/docs/gprof/</w:t>
      </w:r>
      <w:bookmarkEnd w:id="588"/>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589"/>
      <w:r w:rsidRPr="004B071E">
        <w:t>191-197.</w:t>
      </w:r>
    </w:p>
    <w:p w:rsidR="001D07BE" w:rsidRPr="005A2068" w:rsidRDefault="001D07BE" w:rsidP="001D07BE">
      <w:pPr>
        <w:pStyle w:val="Amicarellibiblio"/>
      </w:pPr>
      <w:bookmarkStart w:id="590" w:name="_Ref353446866"/>
      <w:r w:rsidRPr="005A2068">
        <w:t>Grenier N., M. Antuono, A. Colagrossi, D. Le Touzé, B. Alessandrini; 2009; An Hamiltonian interface SPH formulation for multi-fluid and free surface flows. Journal of Computational Physics, 228:8380–8393.</w:t>
      </w:r>
      <w:bookmarkEnd w:id="590"/>
    </w:p>
    <w:p w:rsidR="00635928" w:rsidRPr="005D00D6" w:rsidRDefault="00635928" w:rsidP="00FB5588">
      <w:pPr>
        <w:pStyle w:val="Amicarellibiblio"/>
        <w:rPr>
          <w:lang w:val="it-IT"/>
        </w:rPr>
      </w:pPr>
      <w:bookmarkStart w:id="591" w:name="_Ref520297992"/>
      <w:bookmarkStart w:id="592" w:name="_Ref520297384"/>
      <w:r w:rsidRPr="005D00D6">
        <w:rPr>
          <w:lang w:val="it-IT"/>
        </w:rPr>
        <w:t>Grid Interpolator v.1.0 (RSE SpA); Amicarelli A.; FOSS; https://github.com/AndreaAmicarelliRSE/Grid_Interpolator</w:t>
      </w:r>
      <w:bookmarkEnd w:id="591"/>
    </w:p>
    <w:p w:rsidR="003D6B50" w:rsidRDefault="003D6B50" w:rsidP="00FB5588">
      <w:pPr>
        <w:pStyle w:val="Amicarellibiblio"/>
      </w:pPr>
      <w:r w:rsidRPr="003D6B50">
        <w:t>GSView (Ghostgum Software Pty Ltd)</w:t>
      </w:r>
      <w:hyperlink r:id="rId522" w:tooltip="Email to this author" w:history="1">
        <w:r w:rsidRPr="003D6B50">
          <w:t>,</w:t>
        </w:r>
      </w:hyperlink>
      <w:bookmarkStart w:id="593" w:name="corrAuthorTitle"/>
      <w:bookmarkEnd w:id="593"/>
      <w:r w:rsidRPr="003D6B50">
        <w:t xml:space="preserve"> </w:t>
      </w:r>
      <w:hyperlink r:id="rId523" w:history="1">
        <w:r w:rsidRPr="003D6B50">
          <w:t>https://www.ghostscript.com/</w:t>
        </w:r>
      </w:hyperlink>
      <w:bookmarkEnd w:id="592"/>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594" w:name="_Ref341106958"/>
      <w:bookmarkStart w:id="595" w:name="_Ref341106957"/>
      <w:r w:rsidRPr="005A2068">
        <w:t>Hashemi M.R., R. Fatehi, M.T. Manzari; 2012; A modified SPH method for simulating motion of rigid bodies in Newtonian fluid flows; International Journal of Non-Linear Mechanics, 47:626–638.</w:t>
      </w:r>
      <w:bookmarkEnd w:id="594"/>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595"/>
    </w:p>
    <w:p w:rsidR="003A7E14" w:rsidRPr="005A2068" w:rsidRDefault="003A7E14" w:rsidP="003A7E14">
      <w:pPr>
        <w:pStyle w:val="Amicarellibiblio"/>
      </w:pPr>
      <w:bookmarkStart w:id="596" w:name="_Ref341161712"/>
      <w:r w:rsidRPr="005A2068">
        <w:t>Hay A., A. Leroyer, M. Visonneau; 2006; H-adaptive Navier–Stokes simulations of free-surface flows around</w:t>
      </w:r>
      <w:bookmarkEnd w:id="596"/>
      <w:r w:rsidRPr="005A2068">
        <w:t xml:space="preserve"> moving bodies; J Mar Sci Technol, 11:1–18. </w:t>
      </w:r>
    </w:p>
    <w:p w:rsidR="003101E5" w:rsidRPr="003101E5" w:rsidRDefault="003101E5" w:rsidP="003101E5">
      <w:pPr>
        <w:pStyle w:val="Amicarellibiblio"/>
      </w:pPr>
      <w:bookmarkStart w:id="597" w:name="_Ref520905115"/>
      <w:r w:rsidRPr="003101E5">
        <w:t>Hazus-MH; 2011; Technical Manual, Multi-hazard Loss Estimation Methodology, Flood Model; Department of Homeland Security, Federal Emergency Management Agency, Mitigation Division, Washington, D.C.</w:t>
      </w:r>
      <w:bookmarkEnd w:id="597"/>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598" w:name="_Ref520905322"/>
      <w:r w:rsidRPr="006A2E7E">
        <w:t>Holmes M.; 2015; Water infrastructure vulnerability due to dependency on third party infrastructure sectors; School of Civil Engineering and Geosciences, Newcastle University, May 2015; Doctorate thesis.</w:t>
      </w:r>
      <w:bookmarkEnd w:id="598"/>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599" w:name="_Ref520298107"/>
      <w:r w:rsidRPr="004C6594">
        <w:t>Image Magick (ImageMagick Studio LLC), https://www.imagemagick.org</w:t>
      </w:r>
      <w:bookmarkEnd w:id="599"/>
    </w:p>
    <w:p w:rsidR="0041312A" w:rsidRPr="0041312A" w:rsidRDefault="0041312A" w:rsidP="0041312A">
      <w:pPr>
        <w:pStyle w:val="Amicarellibiblio"/>
      </w:pPr>
      <w:bookmarkStart w:id="600" w:name="_Ref485633420"/>
      <w:r w:rsidRPr="0041312A">
        <w:t xml:space="preserve">Intel Corporation, </w:t>
      </w:r>
      <w:hyperlink r:id="rId524" w:history="1">
        <w:r w:rsidRPr="0041312A">
          <w:t>www.intel.com</w:t>
        </w:r>
      </w:hyperlink>
      <w:bookmarkEnd w:id="600"/>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01" w:name="_Ref341107029"/>
      <w:r w:rsidRPr="005A2068">
        <w:t>Kajtar J.B.; J. J. Monaghan; 2010; On the dynamics of swimming linked bodies. European Journal of Mechanics B/Fluids, 29:377-386.</w:t>
      </w:r>
      <w:bookmarkEnd w:id="601"/>
    </w:p>
    <w:p w:rsidR="003A7E14" w:rsidRPr="005A2068" w:rsidRDefault="003A7E14" w:rsidP="003A7E14">
      <w:pPr>
        <w:pStyle w:val="Amicarellibiblio"/>
      </w:pPr>
      <w:bookmarkStart w:id="602" w:name="_Ref341107030"/>
      <w:r w:rsidRPr="005A2068">
        <w:t>Kajtar J.B.; J.J. Monaghan; 2012; On the swimming of fish like bodies near free and fixed boundaries; European Journal of Mechanics B/Fluids, 33:1–13.</w:t>
      </w:r>
      <w:bookmarkEnd w:id="602"/>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03"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603"/>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604"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604"/>
    </w:p>
    <w:p w:rsidR="00E77347" w:rsidRPr="00E77347" w:rsidRDefault="00E77347" w:rsidP="00FB5588">
      <w:pPr>
        <w:pStyle w:val="Amicarellibiblio"/>
      </w:pPr>
      <w:bookmarkStart w:id="605" w:name="_Ref520379750"/>
      <w:r w:rsidRPr="00E77347">
        <w:t>Kumaran V.; 2015; Kinetic theory for sheared granular flows; C. R. Physique 16:51-61.</w:t>
      </w:r>
      <w:bookmarkEnd w:id="605"/>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06" w:name="_Toc348440830"/>
      <w:bookmarkStart w:id="607" w:name="_Toc348440919"/>
      <w:bookmarkStart w:id="608" w:name="_Toc348441008"/>
      <w:bookmarkStart w:id="609" w:name="_Toc348441423"/>
      <w:bookmarkStart w:id="610" w:name="_Toc348453242"/>
      <w:r w:rsidRPr="003A7E14">
        <w:rPr>
          <w:lang w:val="it-IT"/>
        </w:rPr>
        <w:t xml:space="preserve">Lajeunesse E, Mangeney-Castelnau a, Vilotte JP. </w:t>
      </w:r>
      <w:r w:rsidRPr="004B071E">
        <w:t>Spreading of a granular mass on a horizontal plane. Physics of Fluids 2004; 16(7):2371, doi:10.1063/1.1736611.</w:t>
      </w:r>
      <w:bookmarkEnd w:id="606"/>
      <w:bookmarkEnd w:id="607"/>
      <w:bookmarkEnd w:id="608"/>
      <w:bookmarkEnd w:id="609"/>
      <w:bookmarkEnd w:id="610"/>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11" w:name="_Ref353447086"/>
      <w:r w:rsidRPr="005A2068">
        <w:t>Liu MB, Liu GR.; 2010; Smoothed Particle Hydrodynamics (SPH): an Overview and Recent Developments; Arch Comput Methods Eng, 17:25–76.</w:t>
      </w:r>
      <w:bookmarkEnd w:id="611"/>
    </w:p>
    <w:p w:rsidR="001D07BE" w:rsidRPr="005A2068" w:rsidRDefault="001D07BE" w:rsidP="001D07BE">
      <w:pPr>
        <w:pStyle w:val="Amicarellibiblio"/>
      </w:pPr>
      <w:bookmarkStart w:id="612" w:name="_Ref353447176"/>
      <w:r w:rsidRPr="005A2068">
        <w:t>Liu M.B., G.R. Liu, K.Y. Lam; 2003; Constructing smoothing functions in smoothed particle hydrodynamics with applications; Journal of Computational and Applied Mathematics, 155:263-284.</w:t>
      </w:r>
      <w:bookmarkEnd w:id="612"/>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13"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13"/>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14" w:name="_Toc348440831"/>
      <w:bookmarkStart w:id="615" w:name="_Toc348440920"/>
      <w:bookmarkStart w:id="616" w:name="_Toc348441009"/>
      <w:bookmarkStart w:id="617" w:name="_Toc348441424"/>
      <w:bookmarkStart w:id="618" w:name="_Toc348453243"/>
      <w:r w:rsidRPr="004B071E">
        <w:t>Lube G, Huppert HE, Sparks RSJ, Hallworth Ma. Axisymmetric collapses of granular columns. Journal of Fluid Mechanics, Jun 2004; 508:175–199, doi:10.1017/S0022112004009036.</w:t>
      </w:r>
      <w:bookmarkEnd w:id="614"/>
      <w:bookmarkEnd w:id="615"/>
      <w:bookmarkEnd w:id="616"/>
      <w:bookmarkEnd w:id="617"/>
      <w:bookmarkEnd w:id="618"/>
    </w:p>
    <w:p w:rsidR="004B071E" w:rsidRPr="005D00D6" w:rsidRDefault="004B071E" w:rsidP="00FB5588">
      <w:pPr>
        <w:pStyle w:val="Amicarellibiblio"/>
      </w:pPr>
      <w:bookmarkStart w:id="619"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19"/>
    </w:p>
    <w:p w:rsidR="0093217A" w:rsidRPr="005D00D6" w:rsidRDefault="0093217A" w:rsidP="00FB5588">
      <w:pPr>
        <w:pStyle w:val="Amicarellibiblio"/>
      </w:pPr>
      <w:bookmarkStart w:id="620" w:name="_Ref520906215"/>
      <w:bookmarkStart w:id="621" w:name="_Ref447811118"/>
      <w:r w:rsidRPr="005D00D6">
        <w:t>Maliszewski P., C. Perrings; 2012; Factors in the resilience of electrical power distribution infrastructures; Applied Geography, 32:668-679.</w:t>
      </w:r>
      <w:bookmarkEnd w:id="620"/>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21"/>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22"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622"/>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23" w:name="_Ref520379157"/>
      <w:bookmarkStart w:id="624"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23"/>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24"/>
    </w:p>
    <w:p w:rsidR="0065632F" w:rsidRDefault="0065632F" w:rsidP="00FB5588">
      <w:pPr>
        <w:pStyle w:val="Amicarellibiblio"/>
      </w:pPr>
      <w:bookmarkStart w:id="625" w:name="_Ref355102506"/>
      <w:r w:rsidRPr="005A2068">
        <w:t>Marrone S, Colagrossi A, Antuono M, Lugni C, Tulin M.P.: 2011; A 2D+t SPH model to study the breaking wave pattern generated by fast ships; Journal of Fluids and Structures, 27:1199-1215.</w:t>
      </w:r>
      <w:bookmarkEnd w:id="625"/>
    </w:p>
    <w:p w:rsidR="001D07BE" w:rsidRPr="005D00D6" w:rsidRDefault="001D07BE" w:rsidP="00FB5588">
      <w:pPr>
        <w:pStyle w:val="Amicarellibiblio"/>
      </w:pPr>
      <w:bookmarkStart w:id="626"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26"/>
      <w:r w:rsidRPr="005D00D6">
        <w:t xml:space="preserve"> </w:t>
      </w:r>
    </w:p>
    <w:p w:rsidR="001D07BE" w:rsidRPr="005D00D6" w:rsidRDefault="001D07BE" w:rsidP="00FB5588">
      <w:pPr>
        <w:pStyle w:val="Amicarellibiblio"/>
      </w:pPr>
      <w:bookmarkStart w:id="627" w:name="_Ref392147289"/>
      <w:r w:rsidRPr="005D00D6">
        <w:t>Mayrhofer A., B.D. Rogers, D. Violeau, M. Ferrand; 2013; Investigation of wall bounded flows using SPH and the uni fied semi-analytical wall boundary conditions; Computer Physics Communications, 184: 2515–2527.</w:t>
      </w:r>
      <w:bookmarkEnd w:id="627"/>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28" w:name="_Ref510167128"/>
      <w:bookmarkStart w:id="629"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28"/>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29"/>
    </w:p>
    <w:p w:rsidR="00FB5588" w:rsidRPr="005D00D6" w:rsidRDefault="00FB5588" w:rsidP="00FB5588">
      <w:pPr>
        <w:pStyle w:val="Amicarellibiblio"/>
      </w:pPr>
      <w:bookmarkStart w:id="630" w:name="_Ref392881894"/>
      <w:r w:rsidRPr="005D00D6">
        <w:t>Molteni D., A. Colagrossi; 2009; A simple procedure to improve the pressure evaluation in hydrodynamic context using the SPH; Computer Physics Communications, 180:861–872.</w:t>
      </w:r>
      <w:bookmarkEnd w:id="630"/>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31" w:name="_Ref341105676"/>
      <w:r w:rsidRPr="005D00D6">
        <w:t xml:space="preserve">Monaghan JJ. Smoothed particle hydrodynamics; 2005; Rep. Prog. </w:t>
      </w:r>
      <w:r w:rsidRPr="003B63B4">
        <w:rPr>
          <w:lang w:val="it-IT"/>
        </w:rPr>
        <w:t>Phys., 68:1703–1759.</w:t>
      </w:r>
      <w:bookmarkEnd w:id="631"/>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32" w:name="_Ref355093271"/>
      <w:r w:rsidRPr="005A2068">
        <w:t>Monaghan J.J., J.B. Kajtar; 2009; SPH particle boundary forces for arbitrary boundaries. Computer Physics Communications, 180:1811–1820.</w:t>
      </w:r>
      <w:bookmarkEnd w:id="632"/>
    </w:p>
    <w:p w:rsidR="00614AF7" w:rsidRPr="005A2068" w:rsidRDefault="00614AF7" w:rsidP="00614AF7">
      <w:pPr>
        <w:pStyle w:val="Amicarellibiblio"/>
      </w:pPr>
      <w:bookmarkStart w:id="633" w:name="_Ref341106801"/>
      <w:r w:rsidRPr="005A2068">
        <w:t>Monaghan J.J., A. Kos, N. Issa; 2003; Fluid motion generated by impact; Journal of Waterway, Port, Coastal and Ocean</w:t>
      </w:r>
      <w:bookmarkEnd w:id="633"/>
      <w:r w:rsidRPr="005A2068">
        <w:t xml:space="preserve"> Engineering, 129:250–259.</w:t>
      </w:r>
    </w:p>
    <w:p w:rsidR="004B071E" w:rsidRPr="004B071E" w:rsidRDefault="00433493"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34" w:name="_Ref449949176"/>
      <w:r w:rsidRPr="004B071E">
        <w:t>Morrison F. A.; 2013; An Introduction to Fluid Mechanics, Cambridge University Press, New York.</w:t>
      </w:r>
      <w:bookmarkEnd w:id="634"/>
    </w:p>
    <w:p w:rsidR="004B071E" w:rsidRPr="004B071E" w:rsidRDefault="00433493"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433493"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35"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35"/>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36" w:name="_Ref341106852"/>
      <w:r w:rsidRPr="005A2068">
        <w:t>Omidvar P., P.K. Stansby, B.D. Rogers; 2012; SPH for 3D floating bodies using variable mass particle distribution; International Journal for Numerical Methods in Fluids, 72(4):427-452; DOI: 10.1002/fld.3749</w:t>
      </w:r>
      <w:bookmarkEnd w:id="636"/>
    </w:p>
    <w:p w:rsidR="003A7E14" w:rsidRPr="005A2068" w:rsidRDefault="003A7E14" w:rsidP="003A7E14">
      <w:pPr>
        <w:pStyle w:val="Amicarellibiblio"/>
      </w:pPr>
      <w:bookmarkStart w:id="637"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37"/>
    </w:p>
    <w:p w:rsidR="007F28CF" w:rsidRPr="005A2068" w:rsidRDefault="007F28CF" w:rsidP="007F28CF">
      <w:pPr>
        <w:pStyle w:val="Amicarellibiblio"/>
      </w:pPr>
      <w:bookmarkStart w:id="638" w:name="_Ref341107075"/>
      <w:r w:rsidRPr="005A2068">
        <w:t>Oger G., M. Doring, B. Alessandrini, P. Ferrant; 2006; Impulse-based rigid body interaction</w:t>
      </w:r>
      <w:bookmarkEnd w:id="638"/>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39" w:name="_Ref520296263"/>
      <w:bookmarkStart w:id="640" w:name="_Ref520292527"/>
      <w:r w:rsidRPr="00903A00">
        <w:t>OpenFOAM (OpenCFD Ltd), https://github.com/OpenFOAM/OpenFOAM-dev, https://github.com/isoAdvector/isoAdvector</w:t>
      </w:r>
      <w:bookmarkEnd w:id="639"/>
    </w:p>
    <w:p w:rsidR="0079794E" w:rsidRPr="0079794E" w:rsidRDefault="0079794E" w:rsidP="00FB5588">
      <w:pPr>
        <w:pStyle w:val="Amicarellibiblio"/>
      </w:pPr>
      <w:r w:rsidRPr="0079794E">
        <w:t>Paraview (Kitware), https://github.com/Kitware/ParaView</w:t>
      </w:r>
      <w:bookmarkEnd w:id="640"/>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41" w:name="_Ref392152861"/>
      <w:bookmarkStart w:id="642" w:name="_Ref341167074"/>
      <w:r w:rsidRPr="005A2068">
        <w:t>Patel M.H., R. Vignjevic, J.C.  Campbell;  2009; An SPH Technique for Evaluating the Behaviour of Ships In Extreme Ocean Waves; International Journal of Maritime Engineering, 151:39-47.</w:t>
      </w:r>
      <w:bookmarkEnd w:id="641"/>
      <w:r w:rsidRPr="005A2068">
        <w:t xml:space="preserve"> </w:t>
      </w:r>
    </w:p>
    <w:p w:rsidR="001D07BE" w:rsidRPr="005A2068" w:rsidRDefault="001D07BE" w:rsidP="001D07BE">
      <w:pPr>
        <w:pStyle w:val="Amicarellibiblio"/>
      </w:pPr>
      <w:bookmarkStart w:id="643" w:name="_Ref341167488"/>
      <w:r w:rsidRPr="005A2068">
        <w:t>Pastor M., B. Haddad, G. Sorbino, S. Cuomo, V. Drempetic; 2009; A depth-integrated, coupled SPH model for flow-like landslides and related phenomena; Int. J. Numer. Anal. Meth. Geomech., 33:143–172.</w:t>
      </w:r>
      <w:bookmarkEnd w:id="643"/>
    </w:p>
    <w:bookmarkEnd w:id="642"/>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44" w:name="_Ref520295993"/>
      <w:r w:rsidRPr="00EC7AD1">
        <w:rPr>
          <w:lang w:val="it-IT"/>
        </w:rPr>
        <w:t>ply2SPHERA_perimeter v.1.0 (RSE SpA); Amicarelli A.; FOSS; https://github.com/AndreaAmicarelliRSE/ply2SPHERA_perimeter</w:t>
      </w:r>
      <w:bookmarkEnd w:id="644"/>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45" w:name="_Ref392885315"/>
      <w:r w:rsidRPr="005A2068">
        <w:t xml:space="preserve">Price, D.J.; 2012; </w:t>
      </w:r>
      <w:hyperlink r:id="rId542" w:history="1">
        <w:r w:rsidRPr="005A2068">
          <w:t>Smoothed Particle Hydrodynamics and Magnetohydrodynamics</w:t>
        </w:r>
      </w:hyperlink>
      <w:r w:rsidRPr="005A2068">
        <w:t>; J. Comp. Phys., 231(3): 759-794.</w:t>
      </w:r>
      <w:bookmarkEnd w:id="645"/>
    </w:p>
    <w:bookmarkStart w:id="646"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46"/>
    </w:p>
    <w:p w:rsidR="004B071E" w:rsidRDefault="004B071E" w:rsidP="00FB5588">
      <w:pPr>
        <w:pStyle w:val="Amicarellibiblio"/>
      </w:pPr>
      <w:bookmarkStart w:id="647"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647"/>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48" w:name="_Ref449706167"/>
      <w:r w:rsidRPr="005C72CA">
        <w:t>Randles R. W., L.D. Libertsky; 1996; Smoothed Particle Hydrodynamics. Some recent improvements and applications; Comput. Methods Appl. Mech. Engrg., 139:375-408.</w:t>
      </w:r>
      <w:bookmarkEnd w:id="648"/>
    </w:p>
    <w:p w:rsidR="002E52A9" w:rsidRDefault="002E52A9" w:rsidP="00FB5588">
      <w:pPr>
        <w:pStyle w:val="Amicarellibiblio"/>
      </w:pPr>
      <w:bookmarkStart w:id="649" w:name="_Ref520906464"/>
      <w:r w:rsidRPr="002E52A9">
        <w:t>Reed D.; 2008; Electric utility distribution analysis for extreme winds; Journal of wind engineering and industrial aerodynamics, 96(1):123-140.</w:t>
      </w:r>
      <w:bookmarkEnd w:id="649"/>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50"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50"/>
    </w:p>
    <w:p w:rsidR="004B071E" w:rsidRPr="008F6E4C" w:rsidRDefault="004B071E" w:rsidP="00FB5588">
      <w:pPr>
        <w:pStyle w:val="Amicarellibiblio"/>
      </w:pPr>
      <w:bookmarkStart w:id="651" w:name="_Toc348440832"/>
      <w:bookmarkStart w:id="652" w:name="_Toc348440921"/>
      <w:bookmarkStart w:id="653" w:name="_Toc348441010"/>
      <w:bookmarkStart w:id="654" w:name="_Toc348441425"/>
      <w:bookmarkStart w:id="655"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51"/>
      <w:bookmarkEnd w:id="652"/>
      <w:bookmarkEnd w:id="653"/>
      <w:bookmarkEnd w:id="654"/>
      <w:bookmarkEnd w:id="655"/>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56" w:name="_Ref520368768"/>
      <w:r w:rsidRPr="008F6E4C">
        <w:t>Scalasca (Forschungszentrum Jülich &amp; TU Darmstadt), http://www.scalasca.org/</w:t>
      </w:r>
      <w:bookmarkEnd w:id="656"/>
    </w:p>
    <w:p w:rsidR="00116C36" w:rsidRDefault="00116C36" w:rsidP="00FB5588">
      <w:pPr>
        <w:pStyle w:val="Amicarellibiblio"/>
      </w:pPr>
      <w:bookmarkStart w:id="657" w:name="_Ref520379408"/>
      <w:r w:rsidRPr="00116C36">
        <w:t>Schaeffer D.G.; 1987; Instability in the Evolution Equations Describing Incompressible Granular Flow; Journal of Differential Equations, 66:19-50.</w:t>
      </w:r>
      <w:bookmarkEnd w:id="657"/>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58" w:name="_Ref449949045"/>
      <w:r w:rsidRPr="004B071E">
        <w:t>Seminara, G., L. Solari, G. Parker; 2002; Bed load at low Shields stress on arbitrarily sloping beds: Failure of the Bagnold hypothesis: Water Resour. Res. 38(11): 1249, doi:10.1029/2001WR000681.</w:t>
      </w:r>
      <w:bookmarkEnd w:id="658"/>
    </w:p>
    <w:p w:rsidR="003A7E14" w:rsidRPr="005A2068" w:rsidRDefault="003A7E14" w:rsidP="003A7E14">
      <w:pPr>
        <w:pStyle w:val="Amicarellibiblio"/>
      </w:pPr>
      <w:bookmarkStart w:id="659" w:name="_Ref341105412"/>
      <w:r w:rsidRPr="005A2068">
        <w:t>Seungtaik O., K. Younghee, R. Byung-Seok; 2009; Impulse-based Boundary Force (IBF). Computer, animation and virtual worlds, 20:215–224.</w:t>
      </w:r>
      <w:bookmarkEnd w:id="659"/>
    </w:p>
    <w:p w:rsidR="00A3103F" w:rsidRPr="005A2068" w:rsidRDefault="00A3103F" w:rsidP="00A3103F">
      <w:pPr>
        <w:pStyle w:val="Amicarellibiblio"/>
      </w:pPr>
      <w:bookmarkStart w:id="660" w:name="_Ref353447499"/>
      <w:r w:rsidRPr="005A2068">
        <w:t>Shao J.R., H.Q. Li, G.R. Liu, M.B. Liu; 2012; An improved SPH method for modeling liquid sloshing dynamics; Computers and Structures, 100-101:18–26.</w:t>
      </w:r>
      <w:bookmarkEnd w:id="660"/>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661"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661"/>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662"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662"/>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663" w:name="_Ref448250470"/>
      <w:r w:rsidRPr="004B071E">
        <w:t>Souto-Iglesias A., L. Delorme, L. Pérez-Rojas, S. Abril-Pérez; 2006; Liquid moment amplitude assessment in sloshing type problems with smooth particle hydrodynamics; Ocean Engineering, 33, 1462–1484.</w:t>
      </w:r>
      <w:bookmarkEnd w:id="663"/>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664" w:name="_Ref353447624"/>
      <w:r w:rsidRPr="005A2068">
        <w:t>Souto Iglesias A., L. Perez Rojas, R.Z. Rodriguez; 2004 ; Simulation of anti-roll tanks and sloshing type</w:t>
      </w:r>
      <w:bookmarkEnd w:id="664"/>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665" w:name="_Ref520279298"/>
      <w:r w:rsidRPr="00665FCE">
        <w:t xml:space="preserve">SRTM3/DTED1 (USGS); </w:t>
      </w:r>
      <w:hyperlink r:id="rId548" w:history="1">
        <w:r w:rsidRPr="00665FCE">
          <w:t>http://earthexplorer.usgs.gov/</w:t>
        </w:r>
      </w:hyperlink>
      <w:bookmarkEnd w:id="665"/>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433493"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666" w:name="_Ref520371203"/>
      <w:r w:rsidRPr="00AA5D0A">
        <w:t>TotalView (Rogue Wave Software), https://www.roguewave.com/products-services/totalview</w:t>
      </w:r>
      <w:bookmarkEnd w:id="666"/>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667"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667"/>
    </w:p>
    <w:p w:rsidR="0065632F" w:rsidRDefault="0065632F" w:rsidP="0065632F">
      <w:pPr>
        <w:pStyle w:val="Amicarellibiblio"/>
      </w:pPr>
      <w:bookmarkStart w:id="668" w:name="_Ref353451683"/>
      <w:r w:rsidRPr="005A2068">
        <w:t>Vacondio R, Rogers BD, Stansby P, Mignosa P.; 2012; SPH Modeling of Shallow Flow with Open Boundaries for Practical Flood Simulation; J.</w:t>
      </w:r>
      <w:r w:rsidRPr="00FB5588">
        <w:t xml:space="preserve"> Hydraul. Eng., 138(6):530–541.</w:t>
      </w:r>
      <w:bookmarkEnd w:id="668"/>
      <w:r w:rsidRPr="00FB5588">
        <w:t xml:space="preserve"> </w:t>
      </w:r>
    </w:p>
    <w:p w:rsidR="00034CDC" w:rsidRDefault="00034CDC" w:rsidP="003A7E14">
      <w:pPr>
        <w:pStyle w:val="Amicarellibiblio"/>
      </w:pPr>
      <w:bookmarkStart w:id="669" w:name="_Ref520298892"/>
      <w:bookmarkStart w:id="670" w:name="_Ref414546693"/>
      <w:r w:rsidRPr="00034CDC">
        <w:t>Valgrind (Valgrind Developers), http://valgrind.org/</w:t>
      </w:r>
      <w:bookmarkEnd w:id="669"/>
    </w:p>
    <w:p w:rsidR="003A7E14" w:rsidRPr="005A2068" w:rsidRDefault="00433493"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670"/>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671" w:name="_Ref47607582"/>
      <w:r w:rsidRPr="004B071E">
        <w:t>Van Rijn L.C.; 1982; The prediction of Bed-Forms and Alluvial Roughness; Report, Delft Hydraulics laboratory; The Netherlands.</w:t>
      </w:r>
      <w:bookmarkEnd w:id="671"/>
    </w:p>
    <w:p w:rsidR="004B071E" w:rsidRPr="004B071E" w:rsidRDefault="004B071E" w:rsidP="00FB5588">
      <w:pPr>
        <w:pStyle w:val="Amicarellibiblio"/>
      </w:pPr>
      <w:bookmarkStart w:id="672" w:name="_Ref449947422"/>
      <w:r w:rsidRPr="004B071E">
        <w:t>Van Rijn L.C.; 1993; Principles of sediment transport in rivers, estuaries, and coastal seas; Aqua Publications.</w:t>
      </w:r>
      <w:bookmarkEnd w:id="672"/>
    </w:p>
    <w:p w:rsidR="0065632F" w:rsidRDefault="0065632F" w:rsidP="0065632F">
      <w:pPr>
        <w:pStyle w:val="Amicarellibiblio"/>
      </w:pPr>
      <w:bookmarkStart w:id="673" w:name="_Ref353451977"/>
      <w:r w:rsidRPr="005A2068">
        <w:t>Vaughan G.L.; 2009; The SPH equations for fluids. International Journal for Numerical Methods in Engineering, 79:1392–1418.</w:t>
      </w:r>
      <w:bookmarkEnd w:id="673"/>
      <w:r w:rsidRPr="005A2068">
        <w:t xml:space="preserve"> </w:t>
      </w:r>
    </w:p>
    <w:p w:rsidR="001D07BE" w:rsidRDefault="001D07BE" w:rsidP="001D07BE">
      <w:pPr>
        <w:pStyle w:val="Amicarellibiblio"/>
      </w:pPr>
      <w:bookmarkStart w:id="674" w:name="_Ref341105485"/>
      <w:r w:rsidRPr="005A2068">
        <w:t>Vila J.P.; 1999; On particle weighted methods and Smooth Particle Hydrodynamics; Mathematical Models and Methods in Applied Sciences, 9(2):161-209.</w:t>
      </w:r>
      <w:bookmarkEnd w:id="674"/>
    </w:p>
    <w:p w:rsidR="003A7E14" w:rsidRPr="004B071E" w:rsidRDefault="003A7E14" w:rsidP="003A7E14">
      <w:pPr>
        <w:pStyle w:val="Amicarellibiblio"/>
      </w:pPr>
      <w:r w:rsidRPr="004B071E">
        <w:t>Violeau D.; 2012; Fluid mechanics and the SPH method: theory and applications. Oxford University Press, Oxford.</w:t>
      </w:r>
    </w:p>
    <w:bookmarkStart w:id="675"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675"/>
    </w:p>
    <w:p w:rsidR="009B0157" w:rsidRPr="009B0157" w:rsidRDefault="009B0157" w:rsidP="009B0157">
      <w:pPr>
        <w:pStyle w:val="Amicarellibiblio"/>
      </w:pPr>
      <w:bookmarkStart w:id="676" w:name="_Ref485728379"/>
      <w:r w:rsidRPr="009B0157">
        <w:lastRenderedPageBreak/>
        <w:t>Virtual Dub (Avery Lee), http://www.virtualdub.org/</w:t>
      </w:r>
      <w:bookmarkEnd w:id="676"/>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677" w:name="_Ref341162248"/>
      <w:r w:rsidRPr="005A2068">
        <w:t>Xu L., A.W. Troesch, R. Petterson; 1998; Asymmetric hydrodynamic impact and dynamic response of vessels; Proceedings of 17th International Conference on Offshore Mechanics and Arctic Engineering, 98-320.</w:t>
      </w:r>
      <w:bookmarkEnd w:id="677"/>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678"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678"/>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79" w:name="_Toc447794708"/>
      <w:bookmarkStart w:id="680" w:name="_Toc447794787"/>
      <w:bookmarkStart w:id="681" w:name="_Toc447794872"/>
      <w:bookmarkStart w:id="682" w:name="_Toc447794954"/>
      <w:bookmarkStart w:id="683" w:name="_Toc447795357"/>
      <w:bookmarkStart w:id="684" w:name="_Toc447795464"/>
      <w:bookmarkStart w:id="685" w:name="_Toc42155367"/>
      <w:r w:rsidRPr="00276BBF">
        <w:rPr>
          <w:rFonts w:ascii="Book Antiqua" w:hAnsi="Book Antiqua"/>
          <w:caps/>
          <w:kern w:val="0"/>
          <w:sz w:val="24"/>
          <w:szCs w:val="24"/>
        </w:rPr>
        <w:lastRenderedPageBreak/>
        <w:t>GNU Free Documentation License</w:t>
      </w:r>
      <w:bookmarkEnd w:id="679"/>
      <w:bookmarkEnd w:id="680"/>
      <w:bookmarkEnd w:id="681"/>
      <w:bookmarkEnd w:id="682"/>
      <w:bookmarkEnd w:id="683"/>
      <w:bookmarkEnd w:id="684"/>
      <w:bookmarkEnd w:id="685"/>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Amicarelli Andrea (RSE)" w:date="2020-04-13T17:27:00Z" w:initials="AA(">
    <w:p w:rsidR="00517C93" w:rsidRDefault="00517C93">
      <w:pPr>
        <w:pStyle w:val="Testocommento"/>
      </w:pPr>
      <w:r>
        <w:rPr>
          <w:rStyle w:val="Rimandocommento"/>
        </w:rPr>
        <w:annotationRef/>
      </w:r>
      <w:r>
        <w:t>modified</w:t>
      </w:r>
    </w:p>
  </w:comment>
  <w:comment w:id="69" w:author="Amicarelli Andrea (RSE)" w:date="2020-04-13T16:21:00Z" w:initials="AA(">
    <w:p w:rsidR="00517C93" w:rsidRDefault="00517C93">
      <w:pPr>
        <w:pStyle w:val="Testocommento"/>
      </w:pPr>
      <w:r>
        <w:rPr>
          <w:rStyle w:val="Rimandocommento"/>
        </w:rPr>
        <w:annotationRef/>
      </w:r>
      <w:r>
        <w:t>modified</w:t>
      </w:r>
    </w:p>
  </w:comment>
  <w:comment w:id="74" w:author="Amicarelli Andrea (RSE)" w:date="2020-04-13T15:13:00Z" w:initials="AA(">
    <w:p w:rsidR="00517C93" w:rsidRDefault="00517C93">
      <w:pPr>
        <w:pStyle w:val="Testocommento"/>
      </w:pPr>
      <w:r>
        <w:rPr>
          <w:rStyle w:val="Rimandocommento"/>
        </w:rPr>
        <w:annotationRef/>
      </w:r>
      <w:r>
        <w:t>modified</w:t>
      </w:r>
    </w:p>
  </w:comment>
  <w:comment w:id="76" w:author="Amicarelli Andrea (RSE)" w:date="2020-04-13T14:42:00Z" w:initials="AA(">
    <w:p w:rsidR="00517C93" w:rsidRDefault="00517C93">
      <w:pPr>
        <w:pStyle w:val="Testocommento"/>
      </w:pPr>
      <w:r>
        <w:rPr>
          <w:rStyle w:val="Rimandocommento"/>
        </w:rPr>
        <w:annotationRef/>
      </w:r>
      <w:r>
        <w:t>modified</w:t>
      </w:r>
    </w:p>
  </w:comment>
  <w:comment w:id="82" w:author="Amicarelli Andrea (RSE)" w:date="2020-04-13T15:00:00Z" w:initials="AA(">
    <w:p w:rsidR="00517C93" w:rsidRDefault="00517C93">
      <w:pPr>
        <w:pStyle w:val="Testocommento"/>
      </w:pPr>
      <w:r>
        <w:rPr>
          <w:rStyle w:val="Rimandocommento"/>
        </w:rPr>
        <w:annotationRef/>
      </w:r>
      <w:r>
        <w:t>new</w:t>
      </w:r>
    </w:p>
  </w:comment>
  <w:comment w:id="91" w:author="Amicarelli Andrea (RSE)" w:date="2020-06-04T09:26:00Z" w:initials="AA(">
    <w:p w:rsidR="00517C93" w:rsidRDefault="00517C93">
      <w:pPr>
        <w:pStyle w:val="Testocommento"/>
      </w:pPr>
      <w:r>
        <w:rPr>
          <w:rStyle w:val="Rimandocommento"/>
        </w:rPr>
        <w:annotationRef/>
      </w:r>
      <w:r>
        <w:t>modified</w:t>
      </w:r>
    </w:p>
  </w:comment>
  <w:comment w:id="110" w:author="Amicarelli Andrea (RSE)" w:date="2020-06-04T09:26:00Z" w:initials="AA(">
    <w:p w:rsidR="00517C93" w:rsidRDefault="00517C93">
      <w:pPr>
        <w:pStyle w:val="Testocommento"/>
      </w:pPr>
      <w:r>
        <w:rPr>
          <w:rStyle w:val="Rimandocommento"/>
        </w:rPr>
        <w:annotationRef/>
      </w:r>
      <w:r>
        <w:t>modified</w:t>
      </w:r>
    </w:p>
  </w:comment>
  <w:comment w:id="129" w:author="Amicarelli Andrea (RSE)" w:date="2020-06-04T09:40:00Z" w:initials="AA(">
    <w:p w:rsidR="00517C93" w:rsidRDefault="00517C93">
      <w:pPr>
        <w:pStyle w:val="Testocommento"/>
      </w:pPr>
      <w:r>
        <w:rPr>
          <w:rStyle w:val="Rimandocommento"/>
        </w:rPr>
        <w:annotationRef/>
      </w:r>
      <w:r>
        <w:t>modified</w:t>
      </w:r>
    </w:p>
  </w:comment>
  <w:comment w:id="171" w:author="Amicarelli Andrea (RSE)" w:date="2020-04-13T11:47:00Z" w:initials="AA(">
    <w:p w:rsidR="00517C93" w:rsidRDefault="00517C93">
      <w:pPr>
        <w:pStyle w:val="Testocommento"/>
      </w:pPr>
      <w:r>
        <w:rPr>
          <w:rStyle w:val="Rimandocommento"/>
        </w:rPr>
        <w:annotationRef/>
      </w:r>
      <w:r>
        <w:t>modified</w:t>
      </w:r>
    </w:p>
  </w:comment>
  <w:comment w:id="187" w:author="Amicarelli Andrea (RSE)" w:date="2020-09-14T18:06:00Z" w:initials="AA(">
    <w:p w:rsidR="00517C93" w:rsidRDefault="00517C93">
      <w:pPr>
        <w:pStyle w:val="Testocommento"/>
      </w:pPr>
      <w:r>
        <w:rPr>
          <w:rStyle w:val="Rimandocommento"/>
        </w:rPr>
        <w:annotationRef/>
      </w:r>
      <w:r>
        <w:t>New discussion</w:t>
      </w:r>
    </w:p>
  </w:comment>
  <w:comment w:id="209" w:author="Amicarelli Andrea (RSE)" w:date="2020-04-13T10:23:00Z" w:initials="AA(">
    <w:p w:rsidR="00517C93" w:rsidRDefault="00517C93">
      <w:pPr>
        <w:pStyle w:val="Testocommento"/>
      </w:pPr>
      <w:r>
        <w:rPr>
          <w:rStyle w:val="Rimandocommento"/>
        </w:rPr>
        <w:annotationRef/>
      </w:r>
      <w:proofErr w:type="gramStart"/>
      <w:r>
        <w:rPr>
          <w:rStyle w:val="Rimandocommento"/>
        </w:rPr>
        <w:t>modification</w:t>
      </w:r>
      <w:proofErr w:type="gramEnd"/>
    </w:p>
  </w:comment>
  <w:comment w:id="236" w:author="Amicarelli Andrea (RSE)" w:date="2020-04-13T11:34:00Z" w:initials="AA(">
    <w:p w:rsidR="00517C93" w:rsidRDefault="00517C93">
      <w:pPr>
        <w:pStyle w:val="Testocommento"/>
      </w:pPr>
      <w:r>
        <w:rPr>
          <w:rStyle w:val="Rimandocommento"/>
        </w:rPr>
        <w:annotationRef/>
      </w:r>
      <w:r>
        <w:t>new</w:t>
      </w:r>
    </w:p>
  </w:comment>
  <w:comment w:id="237" w:author="Amicarelli Andrea (RSE)" w:date="2020-04-13T10:30:00Z" w:initials="AA(">
    <w:p w:rsidR="00517C93" w:rsidRDefault="00517C93">
      <w:pPr>
        <w:pStyle w:val="Testocommento"/>
      </w:pPr>
      <w:r>
        <w:rPr>
          <w:rStyle w:val="Rimandocommento"/>
        </w:rPr>
        <w:annotationRef/>
      </w:r>
      <w:r>
        <w:t>modified</w:t>
      </w:r>
    </w:p>
  </w:comment>
  <w:comment w:id="239" w:author="Amicarelli Andrea (RSE)" w:date="2020-04-13T10:34:00Z" w:initials="AA(">
    <w:p w:rsidR="00517C93" w:rsidRDefault="00517C93">
      <w:pPr>
        <w:pStyle w:val="Testocommento"/>
      </w:pPr>
      <w:r>
        <w:rPr>
          <w:rStyle w:val="Rimandocommento"/>
        </w:rPr>
        <w:annotationRef/>
      </w:r>
      <w:r>
        <w:t>modified</w:t>
      </w:r>
    </w:p>
  </w:comment>
  <w:comment w:id="240" w:author="Amicarelli Andrea (RSE)" w:date="2020-04-13T10:33:00Z" w:initials="AA(">
    <w:p w:rsidR="00517C93" w:rsidRDefault="00517C93">
      <w:pPr>
        <w:pStyle w:val="Testocommento"/>
      </w:pPr>
      <w:r>
        <w:rPr>
          <w:rStyle w:val="Rimandocommento"/>
        </w:rPr>
        <w:annotationRef/>
      </w:r>
      <w:r>
        <w:t>modified</w:t>
      </w:r>
    </w:p>
  </w:comment>
  <w:comment w:id="248" w:author="Amicarelli Andrea (RSE)" w:date="2020-04-13T11:30:00Z" w:initials="AA(">
    <w:p w:rsidR="00517C93" w:rsidRDefault="00517C93">
      <w:pPr>
        <w:pStyle w:val="Testocommento"/>
      </w:pPr>
      <w:r>
        <w:rPr>
          <w:rStyle w:val="Rimandocommento"/>
        </w:rPr>
        <w:annotationRef/>
      </w:r>
      <w:r>
        <w:t>new</w:t>
      </w:r>
    </w:p>
  </w:comment>
  <w:comment w:id="251" w:author="Amicarelli Andrea (RSE)" w:date="2020-04-13T15:34:00Z" w:initials="AA(">
    <w:p w:rsidR="00517C93" w:rsidRDefault="00517C93">
      <w:pPr>
        <w:pStyle w:val="Testocommento"/>
      </w:pPr>
      <w:r>
        <w:rPr>
          <w:rStyle w:val="Rimandocommento"/>
        </w:rPr>
        <w:annotationRef/>
      </w:r>
      <w:r>
        <w:t>new</w:t>
      </w:r>
    </w:p>
  </w:comment>
  <w:comment w:id="253" w:author="Amicarelli Andrea (RSE)" w:date="2020-04-13T15:46:00Z" w:initials="AA(">
    <w:p w:rsidR="00517C93" w:rsidRDefault="00517C93">
      <w:pPr>
        <w:pStyle w:val="Testocommento"/>
      </w:pPr>
      <w:r>
        <w:rPr>
          <w:rStyle w:val="Rimandocommento"/>
        </w:rPr>
        <w:annotationRef/>
      </w:r>
      <w:r>
        <w:t>new</w:t>
      </w:r>
    </w:p>
  </w:comment>
  <w:comment w:id="257" w:author="Amicarelli Andrea (RSE)" w:date="2020-04-13T11:31:00Z" w:initials="AA(">
    <w:p w:rsidR="00517C93" w:rsidRDefault="00517C93">
      <w:pPr>
        <w:pStyle w:val="Testocommento"/>
      </w:pPr>
      <w:r>
        <w:rPr>
          <w:rStyle w:val="Rimandocommento"/>
        </w:rPr>
        <w:annotationRef/>
      </w:r>
      <w:r>
        <w:t>new</w:t>
      </w:r>
    </w:p>
  </w:comment>
  <w:comment w:id="261" w:author="Amicarelli Andrea (RSE)" w:date="2020-04-13T11:44:00Z" w:initials="AA(">
    <w:p w:rsidR="00517C93" w:rsidRDefault="00517C93">
      <w:pPr>
        <w:pStyle w:val="Testocommento"/>
      </w:pPr>
      <w:r>
        <w:rPr>
          <w:rStyle w:val="Rimandocommento"/>
        </w:rPr>
        <w:annotationRef/>
      </w:r>
      <w:r>
        <w:t>modified</w:t>
      </w:r>
    </w:p>
  </w:comment>
  <w:comment w:id="284" w:author="Amicarelli Andrea (RSE)" w:date="2020-04-13T12:01:00Z" w:initials="AA(">
    <w:p w:rsidR="00517C93" w:rsidRDefault="00517C93">
      <w:pPr>
        <w:pStyle w:val="Testocommento"/>
      </w:pPr>
      <w:r>
        <w:rPr>
          <w:rStyle w:val="Rimandocommento"/>
        </w:rPr>
        <w:annotationRef/>
      </w:r>
      <w:r>
        <w:t>new format</w:t>
      </w:r>
    </w:p>
  </w:comment>
  <w:comment w:id="297" w:author="Amicarelli Andrea (RSE)" w:date="2020-04-13T16:28:00Z" w:initials="AA(">
    <w:p w:rsidR="00517C93" w:rsidRDefault="00517C93">
      <w:pPr>
        <w:pStyle w:val="Testocommento"/>
      </w:pPr>
      <w:r>
        <w:rPr>
          <w:rStyle w:val="Rimandocommento"/>
        </w:rPr>
        <w:annotationRef/>
      </w:r>
      <w:r>
        <w:t>modified</w:t>
      </w:r>
    </w:p>
  </w:comment>
  <w:comment w:id="305" w:author="Amicarelli Andrea (RSE)" w:date="2020-04-13T17:24:00Z" w:initials="AA(">
    <w:p w:rsidR="00517C93" w:rsidRDefault="00517C93">
      <w:pPr>
        <w:pStyle w:val="Testocommento"/>
      </w:pPr>
      <w:r>
        <w:rPr>
          <w:rStyle w:val="Rimandocommento"/>
        </w:rPr>
        <w:annotationRef/>
      </w:r>
      <w:r>
        <w:t>modified</w:t>
      </w:r>
    </w:p>
  </w:comment>
  <w:comment w:id="307" w:author="Amicarelli Andrea (RSE)" w:date="2020-08-06T11:56:00Z" w:initials="AA(">
    <w:p w:rsidR="00517C93" w:rsidRDefault="00517C93">
      <w:pPr>
        <w:pStyle w:val="Testocommento"/>
      </w:pPr>
      <w:r>
        <w:rPr>
          <w:rStyle w:val="Rimandocommento"/>
        </w:rPr>
        <w:annotationRef/>
      </w:r>
      <w:proofErr w:type="gramStart"/>
      <w:r>
        <w:t>modified</w:t>
      </w:r>
      <w:proofErr w:type="gramEnd"/>
    </w:p>
  </w:comment>
  <w:comment w:id="325" w:author="Amicarelli Andrea (RSE)" w:date="2020-04-13T17:24:00Z" w:initials="AA(">
    <w:p w:rsidR="00517C93" w:rsidRDefault="00517C93">
      <w:pPr>
        <w:pStyle w:val="Testocommento"/>
      </w:pPr>
      <w:r>
        <w:rPr>
          <w:rStyle w:val="Rimandocommento"/>
        </w:rPr>
        <w:annotationRef/>
      </w:r>
      <w:r>
        <w:t>format modified</w:t>
      </w:r>
    </w:p>
  </w:comment>
  <w:comment w:id="326" w:author="Amicarelli Andrea (RSE)" w:date="2020-04-13T17:25:00Z" w:initials="AA(">
    <w:p w:rsidR="00517C93" w:rsidRDefault="00517C93">
      <w:pPr>
        <w:pStyle w:val="Testocommento"/>
      </w:pPr>
      <w:r>
        <w:rPr>
          <w:rStyle w:val="Rimandocommento"/>
        </w:rPr>
        <w:annotationRef/>
      </w:r>
      <w:r>
        <w:t>format modified</w:t>
      </w:r>
    </w:p>
  </w:comment>
  <w:comment w:id="327" w:author="Amicarelli Andrea (RSE)" w:date="2020-04-13T17:23:00Z" w:initials="AA(">
    <w:p w:rsidR="00517C93" w:rsidRDefault="00517C93">
      <w:pPr>
        <w:pStyle w:val="Testocommento"/>
      </w:pPr>
      <w:r>
        <w:rPr>
          <w:rStyle w:val="Rimandocommento"/>
        </w:rPr>
        <w:annotationRef/>
      </w:r>
      <w:r>
        <w:t>modified format</w:t>
      </w:r>
    </w:p>
  </w:comment>
  <w:comment w:id="356" w:author="Amicarelli Andrea (RSE)" w:date="2020-04-13T16:22:00Z" w:initials="AA(">
    <w:p w:rsidR="00517C93" w:rsidRDefault="00517C93">
      <w:pPr>
        <w:pStyle w:val="Testocommento"/>
      </w:pPr>
      <w:r>
        <w:rPr>
          <w:rStyle w:val="Rimandocommento"/>
        </w:rPr>
        <w:annotationRef/>
      </w:r>
      <w:r>
        <w:t>modified</w:t>
      </w:r>
    </w:p>
  </w:comment>
  <w:comment w:id="357" w:author="Amicarelli Andrea (RSE)" w:date="2020-04-13T17:26:00Z" w:initials="AA(">
    <w:p w:rsidR="00517C93" w:rsidRDefault="00517C93">
      <w:pPr>
        <w:pStyle w:val="Testocommento"/>
      </w:pPr>
      <w:r>
        <w:rPr>
          <w:rStyle w:val="Rimandocommento"/>
        </w:rPr>
        <w:annotationRef/>
      </w:r>
      <w:r>
        <w:t>modified</w:t>
      </w:r>
    </w:p>
  </w:comment>
  <w:comment w:id="382" w:author="Amicarelli Andrea (RSE)" w:date="2020-04-13T16:19:00Z" w:initials="AA(">
    <w:p w:rsidR="00517C93" w:rsidRDefault="00517C93">
      <w:pPr>
        <w:pStyle w:val="Testocommento"/>
      </w:pPr>
      <w:r>
        <w:rPr>
          <w:rStyle w:val="Rimandocommento"/>
        </w:rPr>
        <w:annotationRef/>
      </w:r>
      <w:r>
        <w:t>modified</w:t>
      </w:r>
    </w:p>
  </w:comment>
  <w:comment w:id="428" w:author="Amicarelli Andrea (RSE)" w:date="2020-04-13T16:03:00Z" w:initials="AA(">
    <w:p w:rsidR="00517C93" w:rsidRDefault="00517C93">
      <w:pPr>
        <w:pStyle w:val="Testocommento"/>
      </w:pPr>
      <w:r>
        <w:rPr>
          <w:rStyle w:val="Rimandocommento"/>
        </w:rPr>
        <w:annotationRef/>
      </w:r>
      <w:r>
        <w:t>new</w:t>
      </w:r>
    </w:p>
  </w:comment>
  <w:comment w:id="467" w:author="Amicarelli Andrea (RSE)" w:date="2020-05-05T18:04:00Z" w:initials="AA(">
    <w:p w:rsidR="00517C93" w:rsidRDefault="00517C93">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493" w:rsidRDefault="00433493" w:rsidP="00C966BA">
      <w:pPr>
        <w:spacing w:after="0" w:line="240" w:lineRule="auto"/>
      </w:pPr>
      <w:r>
        <w:separator/>
      </w:r>
    </w:p>
  </w:endnote>
  <w:endnote w:type="continuationSeparator" w:id="0">
    <w:p w:rsidR="00433493" w:rsidRDefault="00433493"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517C93" w:rsidRDefault="00517C93">
        <w:pPr>
          <w:pStyle w:val="Pidipagina"/>
          <w:jc w:val="center"/>
        </w:pPr>
        <w:r>
          <w:fldChar w:fldCharType="begin"/>
        </w:r>
        <w:r>
          <w:instrText>PAGE   \* MERGEFORMAT</w:instrText>
        </w:r>
        <w:r>
          <w:fldChar w:fldCharType="separate"/>
        </w:r>
        <w:r w:rsidR="000C3886">
          <w:rPr>
            <w:noProof/>
          </w:rPr>
          <w:t>8</w:t>
        </w:r>
        <w:r>
          <w:fldChar w:fldCharType="end"/>
        </w:r>
      </w:p>
    </w:sdtContent>
  </w:sdt>
  <w:p w:rsidR="00517C93" w:rsidRDefault="00517C9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493" w:rsidRDefault="00433493" w:rsidP="00C966BA">
      <w:pPr>
        <w:spacing w:after="0" w:line="240" w:lineRule="auto"/>
      </w:pPr>
      <w:r>
        <w:separator/>
      </w:r>
    </w:p>
  </w:footnote>
  <w:footnote w:type="continuationSeparator" w:id="0">
    <w:p w:rsidR="00433493" w:rsidRDefault="00433493"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3886"/>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609C"/>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63B4"/>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17C93"/>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2977"/>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6E7F"/>
    <w:rsid w:val="007D780D"/>
    <w:rsid w:val="007E2B1C"/>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3F1A"/>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1C4B"/>
    <w:rsid w:val="00BE23F4"/>
    <w:rsid w:val="00BE32E1"/>
    <w:rsid w:val="00BF3BA0"/>
    <w:rsid w:val="00BF5938"/>
    <w:rsid w:val="00C0089F"/>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2A33"/>
    <w:rsid w:val="00D55652"/>
    <w:rsid w:val="00D55C70"/>
    <w:rsid w:val="00D60B27"/>
    <w:rsid w:val="00D616DA"/>
    <w:rsid w:val="00D617A0"/>
    <w:rsid w:val="00D64F0F"/>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A0BBB"/>
    <w:rsid w:val="00FB0BAA"/>
    <w:rsid w:val="00FB5588"/>
    <w:rsid w:val="00FC592D"/>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ECF6A273-3036-46F8-AAD4-31261C87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131</Pages>
  <Words>54202</Words>
  <Characters>308952</Characters>
  <Application>Microsoft Office Word</Application>
  <DocSecurity>0</DocSecurity>
  <Lines>2574</Lines>
  <Paragraphs>724</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362430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214</cp:revision>
  <cp:lastPrinted>2018-08-07T09:31:00Z</cp:lastPrinted>
  <dcterms:created xsi:type="dcterms:W3CDTF">2018-08-01T10:44:00Z</dcterms:created>
  <dcterms:modified xsi:type="dcterms:W3CDTF">2020-10-06T06:20:00Z</dcterms:modified>
</cp:coreProperties>
</file>