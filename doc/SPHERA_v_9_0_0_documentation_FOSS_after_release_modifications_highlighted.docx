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F63662"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39592538" w:history="1">
        <w:r w:rsidR="00F63662" w:rsidRPr="00AC5CF0">
          <w:rPr>
            <w:rStyle w:val="Collegamentoipertestuale"/>
            <w:rFonts w:ascii="Book Antiqua" w:hAnsi="Book Antiqua"/>
            <w:caps/>
            <w:noProof/>
          </w:rPr>
          <w:t>1. Description and references</w:t>
        </w:r>
        <w:r w:rsidR="00F63662">
          <w:rPr>
            <w:noProof/>
            <w:webHidden/>
          </w:rPr>
          <w:tab/>
        </w:r>
        <w:r w:rsidR="00F63662">
          <w:rPr>
            <w:noProof/>
            <w:webHidden/>
          </w:rPr>
          <w:fldChar w:fldCharType="begin"/>
        </w:r>
        <w:r w:rsidR="00F63662">
          <w:rPr>
            <w:noProof/>
            <w:webHidden/>
          </w:rPr>
          <w:instrText xml:space="preserve"> PAGEREF _Toc39592538 \h </w:instrText>
        </w:r>
        <w:r w:rsidR="00F63662">
          <w:rPr>
            <w:noProof/>
            <w:webHidden/>
          </w:rPr>
        </w:r>
        <w:r w:rsidR="00F63662">
          <w:rPr>
            <w:noProof/>
            <w:webHidden/>
          </w:rPr>
          <w:fldChar w:fldCharType="separate"/>
        </w:r>
        <w:r w:rsidR="00F63662">
          <w:rPr>
            <w:noProof/>
            <w:webHidden/>
          </w:rPr>
          <w:t>4</w:t>
        </w:r>
        <w:r w:rsidR="00F63662">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39" w:history="1">
        <w:r w:rsidRPr="00AC5CF0">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_Toc39592539 \h </w:instrText>
        </w:r>
        <w:r>
          <w:rPr>
            <w:noProof/>
            <w:webHidden/>
          </w:rPr>
        </w:r>
        <w:r>
          <w:rPr>
            <w:noProof/>
            <w:webHidden/>
          </w:rPr>
          <w:fldChar w:fldCharType="separate"/>
        </w:r>
        <w:r>
          <w:rPr>
            <w:noProof/>
            <w:webHidden/>
          </w:rPr>
          <w:t>6</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40" w:history="1">
        <w:r w:rsidRPr="00AC5CF0">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_Toc39592540 \h </w:instrText>
        </w:r>
        <w:r>
          <w:rPr>
            <w:noProof/>
            <w:webHidden/>
          </w:rPr>
        </w:r>
        <w:r>
          <w:rPr>
            <w:noProof/>
            <w:webHidden/>
          </w:rPr>
          <w:fldChar w:fldCharType="separate"/>
        </w:r>
        <w:r>
          <w:rPr>
            <w:noProof/>
            <w:webHidden/>
          </w:rPr>
          <w:t>7</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41" w:history="1">
        <w:r w:rsidRPr="00AC5CF0">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_Toc39592541 \h </w:instrText>
        </w:r>
        <w:r>
          <w:rPr>
            <w:noProof/>
            <w:webHidden/>
          </w:rPr>
        </w:r>
        <w:r>
          <w:rPr>
            <w:noProof/>
            <w:webHidden/>
          </w:rPr>
          <w:fldChar w:fldCharType="separate"/>
        </w:r>
        <w:r>
          <w:rPr>
            <w:noProof/>
            <w:webHidden/>
          </w:rPr>
          <w:t>8</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42" w:history="1">
        <w:r w:rsidRPr="00AC5CF0">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_Toc39592542 \h </w:instrText>
        </w:r>
        <w:r>
          <w:rPr>
            <w:noProof/>
            <w:webHidden/>
          </w:rPr>
        </w:r>
        <w:r>
          <w:rPr>
            <w:noProof/>
            <w:webHidden/>
          </w:rPr>
          <w:fldChar w:fldCharType="separate"/>
        </w:r>
        <w:r>
          <w:rPr>
            <w:noProof/>
            <w:webHidden/>
          </w:rPr>
          <w:t>9</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43" w:history="1">
        <w:r w:rsidRPr="00AC5CF0">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_Toc39592543 \h </w:instrText>
        </w:r>
        <w:r>
          <w:rPr>
            <w:noProof/>
            <w:webHidden/>
          </w:rPr>
        </w:r>
        <w:r>
          <w:rPr>
            <w:noProof/>
            <w:webHidden/>
          </w:rPr>
          <w:fldChar w:fldCharType="separate"/>
        </w:r>
        <w:r>
          <w:rPr>
            <w:noProof/>
            <w:webHidden/>
          </w:rPr>
          <w:t>16</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4" w:history="1">
        <w:r w:rsidRPr="00AC5CF0">
          <w:rPr>
            <w:rStyle w:val="Collegamentoipertestuale"/>
            <w:noProof/>
          </w:rPr>
          <w:t>6.1.</w:t>
        </w:r>
        <w:r>
          <w:rPr>
            <w:rFonts w:asciiTheme="minorHAnsi" w:eastAsiaTheme="minorEastAsia" w:hAnsiTheme="minorHAnsi" w:cstheme="minorBidi"/>
            <w:noProof/>
            <w:sz w:val="22"/>
            <w:lang w:val="it-IT" w:eastAsia="it-IT"/>
          </w:rPr>
          <w:tab/>
        </w:r>
        <w:r w:rsidRPr="00AC5CF0">
          <w:rPr>
            <w:rStyle w:val="Collegamentoipertestuale"/>
            <w:noProof/>
          </w:rPr>
          <w:t>Smoothed Particle Hydrodynamics (SPH)</w:t>
        </w:r>
        <w:r>
          <w:rPr>
            <w:noProof/>
            <w:webHidden/>
          </w:rPr>
          <w:tab/>
        </w:r>
        <w:r>
          <w:rPr>
            <w:noProof/>
            <w:webHidden/>
          </w:rPr>
          <w:fldChar w:fldCharType="begin"/>
        </w:r>
        <w:r>
          <w:rPr>
            <w:noProof/>
            <w:webHidden/>
          </w:rPr>
          <w:instrText xml:space="preserve"> PAGEREF _Toc39592544 \h </w:instrText>
        </w:r>
        <w:r>
          <w:rPr>
            <w:noProof/>
            <w:webHidden/>
          </w:rPr>
        </w:r>
        <w:r>
          <w:rPr>
            <w:noProof/>
            <w:webHidden/>
          </w:rPr>
          <w:fldChar w:fldCharType="separate"/>
        </w:r>
        <w:r>
          <w:rPr>
            <w:noProof/>
            <w:webHidden/>
          </w:rPr>
          <w:t>16</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5" w:history="1">
        <w:r w:rsidRPr="00AC5CF0">
          <w:rPr>
            <w:rStyle w:val="Collegamentoipertestuale"/>
            <w:noProof/>
          </w:rPr>
          <w:t>6.2.</w:t>
        </w:r>
        <w:r>
          <w:rPr>
            <w:rFonts w:asciiTheme="minorHAnsi" w:eastAsiaTheme="minorEastAsia" w:hAnsiTheme="minorHAnsi" w:cstheme="minorBidi"/>
            <w:noProof/>
            <w:sz w:val="22"/>
            <w:lang w:val="it-IT" w:eastAsia="it-IT"/>
          </w:rPr>
          <w:tab/>
        </w:r>
        <w:r w:rsidRPr="00AC5CF0">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_Toc39592545 \h </w:instrText>
        </w:r>
        <w:r>
          <w:rPr>
            <w:noProof/>
            <w:webHidden/>
          </w:rPr>
        </w:r>
        <w:r>
          <w:rPr>
            <w:noProof/>
            <w:webHidden/>
          </w:rPr>
          <w:fldChar w:fldCharType="separate"/>
        </w:r>
        <w:r>
          <w:rPr>
            <w:noProof/>
            <w:webHidden/>
          </w:rPr>
          <w:t>17</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6" w:history="1">
        <w:r w:rsidRPr="00AC5CF0">
          <w:rPr>
            <w:rStyle w:val="Collegamentoipertestuale"/>
            <w:noProof/>
          </w:rPr>
          <w:t>6.3.</w:t>
        </w:r>
        <w:r>
          <w:rPr>
            <w:rFonts w:asciiTheme="minorHAnsi" w:eastAsiaTheme="minorEastAsia" w:hAnsiTheme="minorHAnsi" w:cstheme="minorBidi"/>
            <w:noProof/>
            <w:sz w:val="22"/>
            <w:lang w:val="it-IT" w:eastAsia="it-IT"/>
          </w:rPr>
          <w:tab/>
        </w:r>
        <w:r w:rsidRPr="00AC5CF0">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_Toc39592546 \h </w:instrText>
        </w:r>
        <w:r>
          <w:rPr>
            <w:noProof/>
            <w:webHidden/>
          </w:rPr>
        </w:r>
        <w:r>
          <w:rPr>
            <w:noProof/>
            <w:webHidden/>
          </w:rPr>
          <w:fldChar w:fldCharType="separate"/>
        </w:r>
        <w:r>
          <w:rPr>
            <w:noProof/>
            <w:webHidden/>
          </w:rPr>
          <w:t>20</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7" w:history="1">
        <w:r w:rsidRPr="00AC5CF0">
          <w:rPr>
            <w:rStyle w:val="Collegamentoipertestuale"/>
            <w:noProof/>
          </w:rPr>
          <w:t>6.4.</w:t>
        </w:r>
        <w:r>
          <w:rPr>
            <w:rFonts w:asciiTheme="minorHAnsi" w:eastAsiaTheme="minorEastAsia" w:hAnsiTheme="minorHAnsi" w:cstheme="minorBidi"/>
            <w:noProof/>
            <w:sz w:val="22"/>
            <w:lang w:val="it-IT" w:eastAsia="it-IT"/>
          </w:rPr>
          <w:tab/>
        </w:r>
        <w:r w:rsidRPr="00AC5CF0">
          <w:rPr>
            <w:rStyle w:val="Collegamentoipertestuale"/>
            <w:noProof/>
          </w:rPr>
          <w:t>Improving 3D rotations</w:t>
        </w:r>
        <w:r>
          <w:rPr>
            <w:noProof/>
            <w:webHidden/>
          </w:rPr>
          <w:tab/>
        </w:r>
        <w:r>
          <w:rPr>
            <w:noProof/>
            <w:webHidden/>
          </w:rPr>
          <w:fldChar w:fldCharType="begin"/>
        </w:r>
        <w:r>
          <w:rPr>
            <w:noProof/>
            <w:webHidden/>
          </w:rPr>
          <w:instrText xml:space="preserve"> PAGEREF _Toc39592547 \h </w:instrText>
        </w:r>
        <w:r>
          <w:rPr>
            <w:noProof/>
            <w:webHidden/>
          </w:rPr>
        </w:r>
        <w:r>
          <w:rPr>
            <w:noProof/>
            <w:webHidden/>
          </w:rPr>
          <w:fldChar w:fldCharType="separate"/>
        </w:r>
        <w:r>
          <w:rPr>
            <w:noProof/>
            <w:webHidden/>
          </w:rPr>
          <w:t>22</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8" w:history="1">
        <w:r w:rsidRPr="00AC5CF0">
          <w:rPr>
            <w:rStyle w:val="Collegamentoipertestuale"/>
            <w:noProof/>
          </w:rPr>
          <w:t>6.1.</w:t>
        </w:r>
        <w:r>
          <w:rPr>
            <w:rFonts w:asciiTheme="minorHAnsi" w:eastAsiaTheme="minorEastAsia" w:hAnsiTheme="minorHAnsi" w:cstheme="minorBidi"/>
            <w:noProof/>
            <w:sz w:val="22"/>
            <w:lang w:val="it-IT" w:eastAsia="it-IT"/>
          </w:rPr>
          <w:tab/>
        </w:r>
        <w:r w:rsidRPr="00AC5CF0">
          <w:rPr>
            <w:rStyle w:val="Collegamentoipertestuale"/>
            <w:noProof/>
          </w:rPr>
          <w:t>Reaction forces</w:t>
        </w:r>
        <w:r>
          <w:rPr>
            <w:noProof/>
            <w:webHidden/>
          </w:rPr>
          <w:tab/>
        </w:r>
        <w:r>
          <w:rPr>
            <w:noProof/>
            <w:webHidden/>
          </w:rPr>
          <w:fldChar w:fldCharType="begin"/>
        </w:r>
        <w:r>
          <w:rPr>
            <w:noProof/>
            <w:webHidden/>
          </w:rPr>
          <w:instrText xml:space="preserve"> PAGEREF _Toc39592548 \h </w:instrText>
        </w:r>
        <w:r>
          <w:rPr>
            <w:noProof/>
            <w:webHidden/>
          </w:rPr>
        </w:r>
        <w:r>
          <w:rPr>
            <w:noProof/>
            <w:webHidden/>
          </w:rPr>
          <w:fldChar w:fldCharType="separate"/>
        </w:r>
        <w:r>
          <w:rPr>
            <w:noProof/>
            <w:webHidden/>
          </w:rPr>
          <w:t>24</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49" w:history="1">
        <w:r w:rsidRPr="00AC5CF0">
          <w:rPr>
            <w:rStyle w:val="Collegamentoipertestuale"/>
            <w:noProof/>
          </w:rPr>
          <w:t>6.2.</w:t>
        </w:r>
        <w:r>
          <w:rPr>
            <w:rFonts w:asciiTheme="minorHAnsi" w:eastAsiaTheme="minorEastAsia" w:hAnsiTheme="minorHAnsi" w:cstheme="minorBidi"/>
            <w:noProof/>
            <w:sz w:val="22"/>
            <w:lang w:val="it-IT" w:eastAsia="it-IT"/>
          </w:rPr>
          <w:tab/>
        </w:r>
        <w:r w:rsidRPr="00AC5CF0">
          <w:rPr>
            <w:rStyle w:val="Collegamentoipertestuale"/>
            <w:noProof/>
          </w:rPr>
          <w:t>Sliding friction force</w:t>
        </w:r>
        <w:r>
          <w:rPr>
            <w:noProof/>
            <w:webHidden/>
          </w:rPr>
          <w:tab/>
        </w:r>
        <w:r>
          <w:rPr>
            <w:noProof/>
            <w:webHidden/>
          </w:rPr>
          <w:fldChar w:fldCharType="begin"/>
        </w:r>
        <w:r>
          <w:rPr>
            <w:noProof/>
            <w:webHidden/>
          </w:rPr>
          <w:instrText xml:space="preserve"> PAGEREF _Toc39592549 \h </w:instrText>
        </w:r>
        <w:r>
          <w:rPr>
            <w:noProof/>
            <w:webHidden/>
          </w:rPr>
        </w:r>
        <w:r>
          <w:rPr>
            <w:noProof/>
            <w:webHidden/>
          </w:rPr>
          <w:fldChar w:fldCharType="separate"/>
        </w:r>
        <w:r>
          <w:rPr>
            <w:noProof/>
            <w:webHidden/>
          </w:rPr>
          <w:t>25</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50" w:history="1">
        <w:r w:rsidRPr="00AC5CF0">
          <w:rPr>
            <w:rStyle w:val="Collegamentoipertestuale"/>
            <w:noProof/>
            <w:lang w:val="en-GB"/>
          </w:rPr>
          <w:t>6.2.1.</w:t>
        </w:r>
        <w:r>
          <w:rPr>
            <w:rFonts w:asciiTheme="minorHAnsi" w:eastAsiaTheme="minorEastAsia" w:hAnsiTheme="minorHAnsi" w:cstheme="minorBidi"/>
            <w:noProof/>
            <w:sz w:val="22"/>
            <w:szCs w:val="22"/>
          </w:rPr>
          <w:tab/>
        </w:r>
        <w:r w:rsidRPr="00AC5CF0">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_Toc39592550 \h </w:instrText>
        </w:r>
        <w:r>
          <w:rPr>
            <w:noProof/>
            <w:webHidden/>
          </w:rPr>
        </w:r>
        <w:r>
          <w:rPr>
            <w:noProof/>
            <w:webHidden/>
          </w:rPr>
          <w:fldChar w:fldCharType="separate"/>
        </w:r>
        <w:r>
          <w:rPr>
            <w:noProof/>
            <w:webHidden/>
          </w:rPr>
          <w:t>25</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51" w:history="1">
        <w:r w:rsidRPr="00AC5CF0">
          <w:rPr>
            <w:rStyle w:val="Collegamentoipertestuale"/>
            <w:noProof/>
            <w:lang w:val="en-GB"/>
          </w:rPr>
          <w:t>6.2.2.</w:t>
        </w:r>
        <w:r>
          <w:rPr>
            <w:rFonts w:asciiTheme="minorHAnsi" w:eastAsiaTheme="minorEastAsia" w:hAnsiTheme="minorHAnsi" w:cstheme="minorBidi"/>
            <w:noProof/>
            <w:sz w:val="22"/>
            <w:szCs w:val="22"/>
          </w:rPr>
          <w:tab/>
        </w:r>
        <w:r w:rsidRPr="00AC5CF0">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_Toc39592551 \h </w:instrText>
        </w:r>
        <w:r>
          <w:rPr>
            <w:noProof/>
            <w:webHidden/>
          </w:rPr>
        </w:r>
        <w:r>
          <w:rPr>
            <w:noProof/>
            <w:webHidden/>
          </w:rPr>
          <w:fldChar w:fldCharType="separate"/>
        </w:r>
        <w:r>
          <w:rPr>
            <w:noProof/>
            <w:webHidden/>
          </w:rPr>
          <w:t>25</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52" w:history="1">
        <w:r w:rsidRPr="00AC5CF0">
          <w:rPr>
            <w:rStyle w:val="Collegamentoipertestuale"/>
            <w:noProof/>
            <w:lang w:val="en-GB"/>
          </w:rPr>
          <w:t>6.2.3.</w:t>
        </w:r>
        <w:r>
          <w:rPr>
            <w:rFonts w:asciiTheme="minorHAnsi" w:eastAsiaTheme="minorEastAsia" w:hAnsiTheme="minorHAnsi" w:cstheme="minorBidi"/>
            <w:noProof/>
            <w:sz w:val="22"/>
            <w:szCs w:val="22"/>
          </w:rPr>
          <w:tab/>
        </w:r>
        <w:r w:rsidRPr="00AC5CF0">
          <w:rPr>
            <w:rStyle w:val="Collegamentoipertestuale"/>
            <w:noProof/>
            <w:lang w:val="en-GB"/>
          </w:rPr>
          <w:t>Submerged stage</w:t>
        </w:r>
        <w:r>
          <w:rPr>
            <w:noProof/>
            <w:webHidden/>
          </w:rPr>
          <w:tab/>
        </w:r>
        <w:r>
          <w:rPr>
            <w:noProof/>
            <w:webHidden/>
          </w:rPr>
          <w:fldChar w:fldCharType="begin"/>
        </w:r>
        <w:r>
          <w:rPr>
            <w:noProof/>
            <w:webHidden/>
          </w:rPr>
          <w:instrText xml:space="preserve"> PAGEREF _Toc39592552 \h </w:instrText>
        </w:r>
        <w:r>
          <w:rPr>
            <w:noProof/>
            <w:webHidden/>
          </w:rPr>
        </w:r>
        <w:r>
          <w:rPr>
            <w:noProof/>
            <w:webHidden/>
          </w:rPr>
          <w:fldChar w:fldCharType="separate"/>
        </w:r>
        <w:r>
          <w:rPr>
            <w:noProof/>
            <w:webHidden/>
          </w:rPr>
          <w:t>26</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53" w:history="1">
        <w:r w:rsidRPr="00AC5CF0">
          <w:rPr>
            <w:rStyle w:val="Collegamentoipertestuale"/>
            <w:noProof/>
          </w:rPr>
          <w:t>6.3.</w:t>
        </w:r>
        <w:r>
          <w:rPr>
            <w:rFonts w:asciiTheme="minorHAnsi" w:eastAsiaTheme="minorEastAsia" w:hAnsiTheme="minorHAnsi" w:cstheme="minorBidi"/>
            <w:noProof/>
            <w:sz w:val="22"/>
            <w:lang w:val="it-IT" w:eastAsia="it-IT"/>
          </w:rPr>
          <w:tab/>
        </w:r>
        <w:r w:rsidRPr="00AC5CF0">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_Toc39592553 \h </w:instrText>
        </w:r>
        <w:r>
          <w:rPr>
            <w:noProof/>
            <w:webHidden/>
          </w:rPr>
        </w:r>
        <w:r>
          <w:rPr>
            <w:noProof/>
            <w:webHidden/>
          </w:rPr>
          <w:fldChar w:fldCharType="separate"/>
        </w:r>
        <w:r>
          <w:rPr>
            <w:noProof/>
            <w:webHidden/>
          </w:rPr>
          <w:t>26</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54" w:history="1">
        <w:r w:rsidRPr="00AC5CF0">
          <w:rPr>
            <w:rStyle w:val="Collegamentoipertestuale"/>
            <w:noProof/>
            <w:lang w:val="en-GB"/>
          </w:rPr>
          <w:t>6.3.1.</w:t>
        </w:r>
        <w:r>
          <w:rPr>
            <w:rFonts w:asciiTheme="minorHAnsi" w:eastAsiaTheme="minorEastAsia" w:hAnsiTheme="minorHAnsi" w:cstheme="minorBidi"/>
            <w:noProof/>
            <w:sz w:val="22"/>
            <w:szCs w:val="22"/>
          </w:rPr>
          <w:tab/>
        </w:r>
        <w:r w:rsidRPr="00AC5CF0">
          <w:rPr>
            <w:rStyle w:val="Collegamentoipertestuale"/>
            <w:noProof/>
            <w:lang w:val="en-GB"/>
          </w:rPr>
          <w:t>Aerial stage</w:t>
        </w:r>
        <w:r>
          <w:rPr>
            <w:noProof/>
            <w:webHidden/>
          </w:rPr>
          <w:tab/>
        </w:r>
        <w:r>
          <w:rPr>
            <w:noProof/>
            <w:webHidden/>
          </w:rPr>
          <w:fldChar w:fldCharType="begin"/>
        </w:r>
        <w:r>
          <w:rPr>
            <w:noProof/>
            <w:webHidden/>
          </w:rPr>
          <w:instrText xml:space="preserve"> PAGEREF _Toc39592554 \h </w:instrText>
        </w:r>
        <w:r>
          <w:rPr>
            <w:noProof/>
            <w:webHidden/>
          </w:rPr>
        </w:r>
        <w:r>
          <w:rPr>
            <w:noProof/>
            <w:webHidden/>
          </w:rPr>
          <w:fldChar w:fldCharType="separate"/>
        </w:r>
        <w:r>
          <w:rPr>
            <w:noProof/>
            <w:webHidden/>
          </w:rPr>
          <w:t>26</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55" w:history="1">
        <w:r w:rsidRPr="00AC5CF0">
          <w:rPr>
            <w:rStyle w:val="Collegamentoipertestuale"/>
            <w:noProof/>
            <w:lang w:val="en-GB"/>
          </w:rPr>
          <w:t>6.3.2.</w:t>
        </w:r>
        <w:r>
          <w:rPr>
            <w:rFonts w:asciiTheme="minorHAnsi" w:eastAsiaTheme="minorEastAsia" w:hAnsiTheme="minorHAnsi" w:cstheme="minorBidi"/>
            <w:noProof/>
            <w:sz w:val="22"/>
            <w:szCs w:val="22"/>
          </w:rPr>
          <w:tab/>
        </w:r>
        <w:r w:rsidRPr="00AC5CF0">
          <w:rPr>
            <w:rStyle w:val="Collegamentoipertestuale"/>
            <w:noProof/>
            <w:lang w:val="en-GB"/>
          </w:rPr>
          <w:t>Submerged stage</w:t>
        </w:r>
        <w:r>
          <w:rPr>
            <w:noProof/>
            <w:webHidden/>
          </w:rPr>
          <w:tab/>
        </w:r>
        <w:r>
          <w:rPr>
            <w:noProof/>
            <w:webHidden/>
          </w:rPr>
          <w:fldChar w:fldCharType="begin"/>
        </w:r>
        <w:r>
          <w:rPr>
            <w:noProof/>
            <w:webHidden/>
          </w:rPr>
          <w:instrText xml:space="preserve"> PAGEREF _Toc39592555 \h </w:instrText>
        </w:r>
        <w:r>
          <w:rPr>
            <w:noProof/>
            <w:webHidden/>
          </w:rPr>
        </w:r>
        <w:r>
          <w:rPr>
            <w:noProof/>
            <w:webHidden/>
          </w:rPr>
          <w:fldChar w:fldCharType="separate"/>
        </w:r>
        <w:r>
          <w:rPr>
            <w:noProof/>
            <w:webHidden/>
          </w:rPr>
          <w:t>27</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56" w:history="1">
        <w:r w:rsidRPr="00AC5CF0">
          <w:rPr>
            <w:rStyle w:val="Collegamentoipertestuale"/>
            <w:noProof/>
          </w:rPr>
          <w:t>6.4.</w:t>
        </w:r>
        <w:r>
          <w:rPr>
            <w:rFonts w:asciiTheme="minorHAnsi" w:eastAsiaTheme="minorEastAsia" w:hAnsiTheme="minorHAnsi" w:cstheme="minorBidi"/>
            <w:noProof/>
            <w:sz w:val="22"/>
            <w:lang w:val="it-IT" w:eastAsia="it-IT"/>
          </w:rPr>
          <w:tab/>
        </w:r>
        <w:r w:rsidRPr="00AC5CF0">
          <w:rPr>
            <w:rStyle w:val="Collegamentoipertestuale"/>
            <w:noProof/>
          </w:rPr>
          <w:t>Fluid-body interaction terms</w:t>
        </w:r>
        <w:r>
          <w:rPr>
            <w:noProof/>
            <w:webHidden/>
          </w:rPr>
          <w:tab/>
        </w:r>
        <w:r>
          <w:rPr>
            <w:noProof/>
            <w:webHidden/>
          </w:rPr>
          <w:fldChar w:fldCharType="begin"/>
        </w:r>
        <w:r>
          <w:rPr>
            <w:noProof/>
            <w:webHidden/>
          </w:rPr>
          <w:instrText xml:space="preserve"> PAGEREF _Toc39592556 \h </w:instrText>
        </w:r>
        <w:r>
          <w:rPr>
            <w:noProof/>
            <w:webHidden/>
          </w:rPr>
        </w:r>
        <w:r>
          <w:rPr>
            <w:noProof/>
            <w:webHidden/>
          </w:rPr>
          <w:fldChar w:fldCharType="separate"/>
        </w:r>
        <w:r>
          <w:rPr>
            <w:noProof/>
            <w:webHidden/>
          </w:rPr>
          <w:t>27</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57" w:history="1">
        <w:r w:rsidRPr="00AC5CF0">
          <w:rPr>
            <w:rStyle w:val="Collegamentoipertestuale"/>
            <w:noProof/>
          </w:rPr>
          <w:t>6.5.</w:t>
        </w:r>
        <w:r>
          <w:rPr>
            <w:rFonts w:asciiTheme="minorHAnsi" w:eastAsiaTheme="minorEastAsia" w:hAnsiTheme="minorHAnsi" w:cstheme="minorBidi"/>
            <w:noProof/>
            <w:sz w:val="22"/>
            <w:lang w:val="it-IT" w:eastAsia="it-IT"/>
          </w:rPr>
          <w:tab/>
        </w:r>
        <w:r w:rsidRPr="00AC5CF0">
          <w:rPr>
            <w:rStyle w:val="Collegamentoipertestuale"/>
            <w:noProof/>
          </w:rPr>
          <w:t>Solid-solid interaction terms</w:t>
        </w:r>
        <w:r>
          <w:rPr>
            <w:noProof/>
            <w:webHidden/>
          </w:rPr>
          <w:tab/>
        </w:r>
        <w:r>
          <w:rPr>
            <w:noProof/>
            <w:webHidden/>
          </w:rPr>
          <w:fldChar w:fldCharType="begin"/>
        </w:r>
        <w:r>
          <w:rPr>
            <w:noProof/>
            <w:webHidden/>
          </w:rPr>
          <w:instrText xml:space="preserve"> PAGEREF _Toc39592557 \h </w:instrText>
        </w:r>
        <w:r>
          <w:rPr>
            <w:noProof/>
            <w:webHidden/>
          </w:rPr>
        </w:r>
        <w:r>
          <w:rPr>
            <w:noProof/>
            <w:webHidden/>
          </w:rPr>
          <w:fldChar w:fldCharType="separate"/>
        </w:r>
        <w:r>
          <w:rPr>
            <w:noProof/>
            <w:webHidden/>
          </w:rPr>
          <w:t>31</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58" w:history="1">
        <w:r w:rsidRPr="00AC5CF0">
          <w:rPr>
            <w:rStyle w:val="Collegamentoipertestuale"/>
            <w:noProof/>
          </w:rPr>
          <w:t>6.6.</w:t>
        </w:r>
        <w:r>
          <w:rPr>
            <w:rFonts w:asciiTheme="minorHAnsi" w:eastAsiaTheme="minorEastAsia" w:hAnsiTheme="minorHAnsi" w:cstheme="minorBidi"/>
            <w:noProof/>
            <w:sz w:val="22"/>
            <w:lang w:val="it-IT" w:eastAsia="it-IT"/>
          </w:rPr>
          <w:tab/>
        </w:r>
        <w:r w:rsidRPr="00AC5CF0">
          <w:rPr>
            <w:rStyle w:val="Collegamentoipertestuale"/>
            <w:noProof/>
          </w:rPr>
          <w:t>Normal restitution coefficient</w:t>
        </w:r>
        <w:r>
          <w:rPr>
            <w:noProof/>
            <w:webHidden/>
          </w:rPr>
          <w:tab/>
        </w:r>
        <w:r>
          <w:rPr>
            <w:noProof/>
            <w:webHidden/>
          </w:rPr>
          <w:fldChar w:fldCharType="begin"/>
        </w:r>
        <w:r>
          <w:rPr>
            <w:noProof/>
            <w:webHidden/>
          </w:rPr>
          <w:instrText xml:space="preserve"> PAGEREF _Toc39592558 \h </w:instrText>
        </w:r>
        <w:r>
          <w:rPr>
            <w:noProof/>
            <w:webHidden/>
          </w:rPr>
        </w:r>
        <w:r>
          <w:rPr>
            <w:noProof/>
            <w:webHidden/>
          </w:rPr>
          <w:fldChar w:fldCharType="separate"/>
        </w:r>
        <w:r>
          <w:rPr>
            <w:noProof/>
            <w:webHidden/>
          </w:rPr>
          <w:t>33</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59" w:history="1">
        <w:r w:rsidRPr="00AC5CF0">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_Toc39592559 \h </w:instrText>
        </w:r>
        <w:r>
          <w:rPr>
            <w:noProof/>
            <w:webHidden/>
          </w:rPr>
        </w:r>
        <w:r>
          <w:rPr>
            <w:noProof/>
            <w:webHidden/>
          </w:rPr>
          <w:fldChar w:fldCharType="separate"/>
        </w:r>
        <w:r>
          <w:rPr>
            <w:noProof/>
            <w:webHidden/>
          </w:rPr>
          <w:t>34</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0" w:history="1">
        <w:r w:rsidRPr="00AC5CF0">
          <w:rPr>
            <w:rStyle w:val="Collegamentoipertestuale"/>
            <w:noProof/>
          </w:rPr>
          <w:t>7.1.</w:t>
        </w:r>
        <w:r>
          <w:rPr>
            <w:rFonts w:asciiTheme="minorHAnsi" w:eastAsiaTheme="minorEastAsia" w:hAnsiTheme="minorHAnsi" w:cstheme="minorBidi"/>
            <w:noProof/>
            <w:sz w:val="22"/>
            <w:lang w:val="it-IT" w:eastAsia="it-IT"/>
          </w:rPr>
          <w:tab/>
        </w:r>
        <w:r w:rsidRPr="00AC5CF0">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_Toc39592560 \h </w:instrText>
        </w:r>
        <w:r>
          <w:rPr>
            <w:noProof/>
            <w:webHidden/>
          </w:rPr>
        </w:r>
        <w:r>
          <w:rPr>
            <w:noProof/>
            <w:webHidden/>
          </w:rPr>
          <w:fldChar w:fldCharType="separate"/>
        </w:r>
        <w:r>
          <w:rPr>
            <w:noProof/>
            <w:webHidden/>
          </w:rPr>
          <w:t>34</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1" w:history="1">
        <w:r w:rsidRPr="00AC5CF0">
          <w:rPr>
            <w:rStyle w:val="Collegamentoipertestuale"/>
            <w:noProof/>
            <w:lang w:val="it-IT"/>
          </w:rPr>
          <w:t>7.2.</w:t>
        </w:r>
        <w:r>
          <w:rPr>
            <w:rFonts w:asciiTheme="minorHAnsi" w:eastAsiaTheme="minorEastAsia" w:hAnsiTheme="minorHAnsi" w:cstheme="minorBidi"/>
            <w:noProof/>
            <w:sz w:val="22"/>
            <w:lang w:val="it-IT" w:eastAsia="it-IT"/>
          </w:rPr>
          <w:tab/>
        </w:r>
        <w:r w:rsidRPr="00AC5CF0">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_Toc39592561 \h </w:instrText>
        </w:r>
        <w:r>
          <w:rPr>
            <w:noProof/>
            <w:webHidden/>
          </w:rPr>
        </w:r>
        <w:r>
          <w:rPr>
            <w:noProof/>
            <w:webHidden/>
          </w:rPr>
          <w:fldChar w:fldCharType="separate"/>
        </w:r>
        <w:r>
          <w:rPr>
            <w:noProof/>
            <w:webHidden/>
          </w:rPr>
          <w:t>39</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2" w:history="1">
        <w:r w:rsidRPr="00AC5CF0">
          <w:rPr>
            <w:rStyle w:val="Collegamentoipertestuale"/>
            <w:noProof/>
          </w:rPr>
          <w:t>7.3.</w:t>
        </w:r>
        <w:r>
          <w:rPr>
            <w:rFonts w:asciiTheme="minorHAnsi" w:eastAsiaTheme="minorEastAsia" w:hAnsiTheme="minorHAnsi" w:cstheme="minorBidi"/>
            <w:noProof/>
            <w:sz w:val="22"/>
            <w:lang w:val="it-IT" w:eastAsia="it-IT"/>
          </w:rPr>
          <w:tab/>
        </w:r>
        <w:r w:rsidRPr="00AC5CF0">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_Toc39592562 \h </w:instrText>
        </w:r>
        <w:r>
          <w:rPr>
            <w:noProof/>
            <w:webHidden/>
          </w:rPr>
        </w:r>
        <w:r>
          <w:rPr>
            <w:noProof/>
            <w:webHidden/>
          </w:rPr>
          <w:fldChar w:fldCharType="separate"/>
        </w:r>
        <w:r>
          <w:rPr>
            <w:noProof/>
            <w:webHidden/>
          </w:rPr>
          <w:t>42</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63" w:history="1">
        <w:r w:rsidRPr="00AC5CF0">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_Toc39592563 \h </w:instrText>
        </w:r>
        <w:r>
          <w:rPr>
            <w:noProof/>
            <w:webHidden/>
          </w:rPr>
        </w:r>
        <w:r>
          <w:rPr>
            <w:noProof/>
            <w:webHidden/>
          </w:rPr>
          <w:fldChar w:fldCharType="separate"/>
        </w:r>
        <w:r>
          <w:rPr>
            <w:noProof/>
            <w:webHidden/>
          </w:rPr>
          <w:t>44</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4" w:history="1">
        <w:r w:rsidRPr="00AC5CF0">
          <w:rPr>
            <w:rStyle w:val="Collegamentoipertestuale"/>
            <w:noProof/>
          </w:rPr>
          <w:t>8.1.</w:t>
        </w:r>
        <w:r>
          <w:rPr>
            <w:rFonts w:asciiTheme="minorHAnsi" w:eastAsiaTheme="minorEastAsia" w:hAnsiTheme="minorHAnsi" w:cstheme="minorBidi"/>
            <w:noProof/>
            <w:sz w:val="22"/>
            <w:lang w:val="it-IT" w:eastAsia="it-IT"/>
          </w:rPr>
          <w:tab/>
        </w:r>
        <w:r w:rsidRPr="00AC5CF0">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_Toc39592564 \h </w:instrText>
        </w:r>
        <w:r>
          <w:rPr>
            <w:noProof/>
            <w:webHidden/>
          </w:rPr>
        </w:r>
        <w:r>
          <w:rPr>
            <w:noProof/>
            <w:webHidden/>
          </w:rPr>
          <w:fldChar w:fldCharType="separate"/>
        </w:r>
        <w:r>
          <w:rPr>
            <w:noProof/>
            <w:webHidden/>
          </w:rPr>
          <w:t>44</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5" w:history="1">
        <w:r w:rsidRPr="00AC5CF0">
          <w:rPr>
            <w:rStyle w:val="Collegamentoipertestuale"/>
            <w:noProof/>
          </w:rPr>
          <w:t>8.2.</w:t>
        </w:r>
        <w:r>
          <w:rPr>
            <w:rFonts w:asciiTheme="minorHAnsi" w:eastAsiaTheme="minorEastAsia" w:hAnsiTheme="minorHAnsi" w:cstheme="minorBidi"/>
            <w:noProof/>
            <w:sz w:val="22"/>
            <w:lang w:val="it-IT" w:eastAsia="it-IT"/>
          </w:rPr>
          <w:tab/>
        </w:r>
        <w:r w:rsidRPr="00AC5CF0">
          <w:rPr>
            <w:rStyle w:val="Collegamentoipertestuale"/>
            <w:noProof/>
          </w:rPr>
          <w:t>1D Linearized Partial Riemann Solver</w:t>
        </w:r>
        <w:r>
          <w:rPr>
            <w:noProof/>
            <w:webHidden/>
          </w:rPr>
          <w:tab/>
        </w:r>
        <w:r>
          <w:rPr>
            <w:noProof/>
            <w:webHidden/>
          </w:rPr>
          <w:fldChar w:fldCharType="begin"/>
        </w:r>
        <w:r>
          <w:rPr>
            <w:noProof/>
            <w:webHidden/>
          </w:rPr>
          <w:instrText xml:space="preserve"> PAGEREF _Toc39592565 \h </w:instrText>
        </w:r>
        <w:r>
          <w:rPr>
            <w:noProof/>
            <w:webHidden/>
          </w:rPr>
        </w:r>
        <w:r>
          <w:rPr>
            <w:noProof/>
            <w:webHidden/>
          </w:rPr>
          <w:fldChar w:fldCharType="separate"/>
        </w:r>
        <w:r>
          <w:rPr>
            <w:noProof/>
            <w:webHidden/>
          </w:rPr>
          <w:t>46</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6" w:history="1">
        <w:r w:rsidRPr="00AC5CF0">
          <w:rPr>
            <w:rStyle w:val="Collegamentoipertestuale"/>
            <w:noProof/>
          </w:rPr>
          <w:t>8.3.</w:t>
        </w:r>
        <w:r>
          <w:rPr>
            <w:rFonts w:asciiTheme="minorHAnsi" w:eastAsiaTheme="minorEastAsia" w:hAnsiTheme="minorHAnsi" w:cstheme="minorBidi"/>
            <w:noProof/>
            <w:sz w:val="22"/>
            <w:lang w:val="it-IT" w:eastAsia="it-IT"/>
          </w:rPr>
          <w:tab/>
        </w:r>
        <w:r w:rsidRPr="00AC5CF0">
          <w:rPr>
            <w:rStyle w:val="Collegamentoipertestuale"/>
            <w:noProof/>
          </w:rPr>
          <w:t>Semi-particle volume</w:t>
        </w:r>
        <w:r>
          <w:rPr>
            <w:noProof/>
            <w:webHidden/>
          </w:rPr>
          <w:tab/>
        </w:r>
        <w:r>
          <w:rPr>
            <w:noProof/>
            <w:webHidden/>
          </w:rPr>
          <w:fldChar w:fldCharType="begin"/>
        </w:r>
        <w:r>
          <w:rPr>
            <w:noProof/>
            <w:webHidden/>
          </w:rPr>
          <w:instrText xml:space="preserve"> PAGEREF _Toc39592566 \h </w:instrText>
        </w:r>
        <w:r>
          <w:rPr>
            <w:noProof/>
            <w:webHidden/>
          </w:rPr>
        </w:r>
        <w:r>
          <w:rPr>
            <w:noProof/>
            <w:webHidden/>
          </w:rPr>
          <w:fldChar w:fldCharType="separate"/>
        </w:r>
        <w:r>
          <w:rPr>
            <w:noProof/>
            <w:webHidden/>
          </w:rPr>
          <w:t>46</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7" w:history="1">
        <w:r w:rsidRPr="00AC5CF0">
          <w:rPr>
            <w:rStyle w:val="Collegamentoipertestuale"/>
            <w:noProof/>
          </w:rPr>
          <w:t>8.4.</w:t>
        </w:r>
        <w:r>
          <w:rPr>
            <w:rFonts w:asciiTheme="minorHAnsi" w:eastAsiaTheme="minorEastAsia" w:hAnsiTheme="minorHAnsi" w:cstheme="minorBidi"/>
            <w:noProof/>
            <w:sz w:val="22"/>
            <w:lang w:val="it-IT" w:eastAsia="it-IT"/>
          </w:rPr>
          <w:tab/>
        </w:r>
        <w:r w:rsidRPr="00AC5CF0">
          <w:rPr>
            <w:rStyle w:val="Collegamentoipertestuale"/>
            <w:noProof/>
          </w:rPr>
          <w:t>DB-SPH inlet and outlet sections</w:t>
        </w:r>
        <w:r>
          <w:rPr>
            <w:noProof/>
            <w:webHidden/>
          </w:rPr>
          <w:tab/>
        </w:r>
        <w:r>
          <w:rPr>
            <w:noProof/>
            <w:webHidden/>
          </w:rPr>
          <w:fldChar w:fldCharType="begin"/>
        </w:r>
        <w:r>
          <w:rPr>
            <w:noProof/>
            <w:webHidden/>
          </w:rPr>
          <w:instrText xml:space="preserve"> PAGEREF _Toc39592567 \h </w:instrText>
        </w:r>
        <w:r>
          <w:rPr>
            <w:noProof/>
            <w:webHidden/>
          </w:rPr>
        </w:r>
        <w:r>
          <w:rPr>
            <w:noProof/>
            <w:webHidden/>
          </w:rPr>
          <w:fldChar w:fldCharType="separate"/>
        </w:r>
        <w:r>
          <w:rPr>
            <w:noProof/>
            <w:webHidden/>
          </w:rPr>
          <w:t>47</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68" w:history="1">
        <w:r w:rsidRPr="00AC5CF0">
          <w:rPr>
            <w:rStyle w:val="Collegamentoipertestuale"/>
            <w:noProof/>
          </w:rPr>
          <w:t>8.5.</w:t>
        </w:r>
        <w:r>
          <w:rPr>
            <w:rFonts w:asciiTheme="minorHAnsi" w:eastAsiaTheme="minorEastAsia" w:hAnsiTheme="minorHAnsi" w:cstheme="minorBidi"/>
            <w:noProof/>
            <w:sz w:val="22"/>
            <w:lang w:val="it-IT" w:eastAsia="it-IT"/>
          </w:rPr>
          <w:tab/>
        </w:r>
        <w:r w:rsidRPr="00AC5CF0">
          <w:rPr>
            <w:rStyle w:val="Collegamentoipertestuale"/>
            <w:noProof/>
          </w:rPr>
          <w:t>Shear stress boundary terms</w:t>
        </w:r>
        <w:r>
          <w:rPr>
            <w:noProof/>
            <w:webHidden/>
          </w:rPr>
          <w:tab/>
        </w:r>
        <w:r>
          <w:rPr>
            <w:noProof/>
            <w:webHidden/>
          </w:rPr>
          <w:fldChar w:fldCharType="begin"/>
        </w:r>
        <w:r>
          <w:rPr>
            <w:noProof/>
            <w:webHidden/>
          </w:rPr>
          <w:instrText xml:space="preserve"> PAGEREF _Toc39592568 \h </w:instrText>
        </w:r>
        <w:r>
          <w:rPr>
            <w:noProof/>
            <w:webHidden/>
          </w:rPr>
        </w:r>
        <w:r>
          <w:rPr>
            <w:noProof/>
            <w:webHidden/>
          </w:rPr>
          <w:fldChar w:fldCharType="separate"/>
        </w:r>
        <w:r>
          <w:rPr>
            <w:noProof/>
            <w:webHidden/>
          </w:rPr>
          <w:t>47</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69" w:history="1">
        <w:r w:rsidRPr="00AC5CF0">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_Toc39592569 \h </w:instrText>
        </w:r>
        <w:r>
          <w:rPr>
            <w:noProof/>
            <w:webHidden/>
          </w:rPr>
        </w:r>
        <w:r>
          <w:rPr>
            <w:noProof/>
            <w:webHidden/>
          </w:rPr>
          <w:fldChar w:fldCharType="separate"/>
        </w:r>
        <w:r>
          <w:rPr>
            <w:noProof/>
            <w:webHidden/>
          </w:rPr>
          <w:t>49</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70" w:history="1">
        <w:r w:rsidRPr="00AC5CF0">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_Toc39592570 \h </w:instrText>
        </w:r>
        <w:r>
          <w:rPr>
            <w:noProof/>
            <w:webHidden/>
          </w:rPr>
        </w:r>
        <w:r>
          <w:rPr>
            <w:noProof/>
            <w:webHidden/>
          </w:rPr>
          <w:fldChar w:fldCharType="separate"/>
        </w:r>
        <w:r>
          <w:rPr>
            <w:noProof/>
            <w:webHidden/>
          </w:rPr>
          <w:t>51</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71" w:history="1">
        <w:r w:rsidRPr="00AC5CF0">
          <w:rPr>
            <w:rStyle w:val="Collegamentoipertestuale"/>
            <w:noProof/>
          </w:rPr>
          <w:t>10.1.</w:t>
        </w:r>
        <w:r>
          <w:rPr>
            <w:rFonts w:asciiTheme="minorHAnsi" w:eastAsiaTheme="minorEastAsia" w:hAnsiTheme="minorHAnsi" w:cstheme="minorBidi"/>
            <w:noProof/>
            <w:sz w:val="22"/>
            <w:lang w:val="it-IT" w:eastAsia="it-IT"/>
          </w:rPr>
          <w:tab/>
        </w:r>
        <w:r w:rsidRPr="00AC5CF0">
          <w:rPr>
            <w:rStyle w:val="Collegamentoipertestuale"/>
            <w:noProof/>
          </w:rPr>
          <w:t>Mathematical models</w:t>
        </w:r>
        <w:r>
          <w:rPr>
            <w:noProof/>
            <w:webHidden/>
          </w:rPr>
          <w:tab/>
        </w:r>
        <w:r>
          <w:rPr>
            <w:noProof/>
            <w:webHidden/>
          </w:rPr>
          <w:fldChar w:fldCharType="begin"/>
        </w:r>
        <w:r>
          <w:rPr>
            <w:noProof/>
            <w:webHidden/>
          </w:rPr>
          <w:instrText xml:space="preserve"> PAGEREF _Toc39592571 \h </w:instrText>
        </w:r>
        <w:r>
          <w:rPr>
            <w:noProof/>
            <w:webHidden/>
          </w:rPr>
        </w:r>
        <w:r>
          <w:rPr>
            <w:noProof/>
            <w:webHidden/>
          </w:rPr>
          <w:fldChar w:fldCharType="separate"/>
        </w:r>
        <w:r>
          <w:rPr>
            <w:noProof/>
            <w:webHidden/>
          </w:rPr>
          <w:t>51</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72" w:history="1">
        <w:r w:rsidRPr="00AC5CF0">
          <w:rPr>
            <w:rStyle w:val="Collegamentoipertestuale"/>
            <w:noProof/>
            <w:lang w:val="en-GB"/>
          </w:rPr>
          <w:t>10.1.1.</w:t>
        </w:r>
        <w:r>
          <w:rPr>
            <w:rFonts w:asciiTheme="minorHAnsi" w:eastAsiaTheme="minorEastAsia" w:hAnsiTheme="minorHAnsi" w:cstheme="minorBidi"/>
            <w:noProof/>
            <w:sz w:val="22"/>
            <w:szCs w:val="22"/>
          </w:rPr>
          <w:tab/>
        </w:r>
        <w:r w:rsidRPr="00AC5CF0">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_Toc39592572 \h </w:instrText>
        </w:r>
        <w:r>
          <w:rPr>
            <w:noProof/>
            <w:webHidden/>
          </w:rPr>
        </w:r>
        <w:r>
          <w:rPr>
            <w:noProof/>
            <w:webHidden/>
          </w:rPr>
          <w:fldChar w:fldCharType="separate"/>
        </w:r>
        <w:r>
          <w:rPr>
            <w:noProof/>
            <w:webHidden/>
          </w:rPr>
          <w:t>51</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73" w:history="1">
        <w:r w:rsidRPr="00AC5CF0">
          <w:rPr>
            <w:rStyle w:val="Collegamentoipertestuale"/>
            <w:noProof/>
            <w:lang w:val="en-GB"/>
          </w:rPr>
          <w:t>10.1.2.</w:t>
        </w:r>
        <w:r>
          <w:rPr>
            <w:rFonts w:asciiTheme="minorHAnsi" w:eastAsiaTheme="minorEastAsia" w:hAnsiTheme="minorHAnsi" w:cstheme="minorBidi"/>
            <w:noProof/>
            <w:sz w:val="22"/>
            <w:szCs w:val="22"/>
          </w:rPr>
          <w:tab/>
        </w:r>
        <w:r w:rsidRPr="00AC5CF0">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_Toc39592573 \h </w:instrText>
        </w:r>
        <w:r>
          <w:rPr>
            <w:noProof/>
            <w:webHidden/>
          </w:rPr>
        </w:r>
        <w:r>
          <w:rPr>
            <w:noProof/>
            <w:webHidden/>
          </w:rPr>
          <w:fldChar w:fldCharType="separate"/>
        </w:r>
        <w:r>
          <w:rPr>
            <w:noProof/>
            <w:webHidden/>
          </w:rPr>
          <w:t>52</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74" w:history="1">
        <w:r w:rsidRPr="00AC5CF0">
          <w:rPr>
            <w:rStyle w:val="Collegamentoipertestuale"/>
            <w:noProof/>
          </w:rPr>
          <w:t>10.2.</w:t>
        </w:r>
        <w:r>
          <w:rPr>
            <w:rFonts w:asciiTheme="minorHAnsi" w:eastAsiaTheme="minorEastAsia" w:hAnsiTheme="minorHAnsi" w:cstheme="minorBidi"/>
            <w:noProof/>
            <w:sz w:val="22"/>
            <w:lang w:val="it-IT" w:eastAsia="it-IT"/>
          </w:rPr>
          <w:tab/>
        </w:r>
        <w:r w:rsidRPr="00AC5CF0">
          <w:rPr>
            <w:rStyle w:val="Collegamentoipertestuale"/>
            <w:noProof/>
          </w:rPr>
          <w:t>The numerical models</w:t>
        </w:r>
        <w:r>
          <w:rPr>
            <w:noProof/>
            <w:webHidden/>
          </w:rPr>
          <w:tab/>
        </w:r>
        <w:r>
          <w:rPr>
            <w:noProof/>
            <w:webHidden/>
          </w:rPr>
          <w:fldChar w:fldCharType="begin"/>
        </w:r>
        <w:r>
          <w:rPr>
            <w:noProof/>
            <w:webHidden/>
          </w:rPr>
          <w:instrText xml:space="preserve"> PAGEREF _Toc39592574 \h </w:instrText>
        </w:r>
        <w:r>
          <w:rPr>
            <w:noProof/>
            <w:webHidden/>
          </w:rPr>
        </w:r>
        <w:r>
          <w:rPr>
            <w:noProof/>
            <w:webHidden/>
          </w:rPr>
          <w:fldChar w:fldCharType="separate"/>
        </w:r>
        <w:r>
          <w:rPr>
            <w:noProof/>
            <w:webHidden/>
          </w:rPr>
          <w:t>53</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75" w:history="1">
        <w:r w:rsidRPr="00AC5CF0">
          <w:rPr>
            <w:rStyle w:val="Collegamentoipertestuale"/>
            <w:rFonts w:ascii="Book Antiqua" w:hAnsi="Book Antiqua"/>
            <w:caps/>
            <w:noProof/>
          </w:rPr>
          <w:t>11. The modelling chain</w:t>
        </w:r>
        <w:r>
          <w:rPr>
            <w:noProof/>
            <w:webHidden/>
          </w:rPr>
          <w:tab/>
        </w:r>
        <w:r>
          <w:rPr>
            <w:noProof/>
            <w:webHidden/>
          </w:rPr>
          <w:fldChar w:fldCharType="begin"/>
        </w:r>
        <w:r>
          <w:rPr>
            <w:noProof/>
            <w:webHidden/>
          </w:rPr>
          <w:instrText xml:space="preserve"> PAGEREF _Toc39592575 \h </w:instrText>
        </w:r>
        <w:r>
          <w:rPr>
            <w:noProof/>
            <w:webHidden/>
          </w:rPr>
        </w:r>
        <w:r>
          <w:rPr>
            <w:noProof/>
            <w:webHidden/>
          </w:rPr>
          <w:fldChar w:fldCharType="separate"/>
        </w:r>
        <w:r>
          <w:rPr>
            <w:noProof/>
            <w:webHidden/>
          </w:rPr>
          <w:t>54</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76" w:history="1">
        <w:r w:rsidRPr="00AC5CF0">
          <w:rPr>
            <w:rStyle w:val="Collegamentoipertestuale"/>
            <w:rFonts w:ascii="Book Antiqua" w:hAnsi="Book Antiqua"/>
            <w:caps/>
            <w:noProof/>
          </w:rPr>
          <w:t>12. Developer guide</w:t>
        </w:r>
        <w:r>
          <w:rPr>
            <w:noProof/>
            <w:webHidden/>
          </w:rPr>
          <w:tab/>
        </w:r>
        <w:r>
          <w:rPr>
            <w:noProof/>
            <w:webHidden/>
          </w:rPr>
          <w:fldChar w:fldCharType="begin"/>
        </w:r>
        <w:r>
          <w:rPr>
            <w:noProof/>
            <w:webHidden/>
          </w:rPr>
          <w:instrText xml:space="preserve"> PAGEREF _Toc39592576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77" w:history="1">
        <w:r w:rsidRPr="00AC5CF0">
          <w:rPr>
            <w:rStyle w:val="Collegamentoipertestuale"/>
            <w:noProof/>
          </w:rPr>
          <w:t>12.1.</w:t>
        </w:r>
        <w:r>
          <w:rPr>
            <w:rFonts w:asciiTheme="minorHAnsi" w:eastAsiaTheme="minorEastAsia" w:hAnsiTheme="minorHAnsi" w:cstheme="minorBidi"/>
            <w:noProof/>
            <w:sz w:val="22"/>
            <w:lang w:val="it-IT" w:eastAsia="it-IT"/>
          </w:rPr>
          <w:tab/>
        </w:r>
        <w:r w:rsidRPr="00AC5CF0">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_Toc39592577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78" w:history="1">
        <w:r w:rsidRPr="00AC5CF0">
          <w:rPr>
            <w:rStyle w:val="Collegamentoipertestuale"/>
            <w:noProof/>
            <w:lang w:val="en-GB"/>
          </w:rPr>
          <w:t>12.1.1.</w:t>
        </w:r>
        <w:r>
          <w:rPr>
            <w:rFonts w:asciiTheme="minorHAnsi" w:eastAsiaTheme="minorEastAsia" w:hAnsiTheme="minorHAnsi" w:cstheme="minorBidi"/>
            <w:noProof/>
            <w:sz w:val="22"/>
            <w:szCs w:val="22"/>
          </w:rPr>
          <w:tab/>
        </w:r>
        <w:r w:rsidRPr="00AC5CF0">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_Toc39592578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79" w:history="1">
        <w:r w:rsidRPr="00AC5CF0">
          <w:rPr>
            <w:rStyle w:val="Collegamentoipertestuale"/>
            <w:noProof/>
            <w:lang w:val="en-GB"/>
          </w:rPr>
          <w:t>12.1.2.</w:t>
        </w:r>
        <w:r>
          <w:rPr>
            <w:rFonts w:asciiTheme="minorHAnsi" w:eastAsiaTheme="minorEastAsia" w:hAnsiTheme="minorHAnsi" w:cstheme="minorBidi"/>
            <w:noProof/>
            <w:sz w:val="22"/>
            <w:szCs w:val="22"/>
          </w:rPr>
          <w:tab/>
        </w:r>
        <w:r w:rsidRPr="00AC5CF0">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_Toc39592579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0" w:history="1">
        <w:r w:rsidRPr="00AC5CF0">
          <w:rPr>
            <w:rStyle w:val="Collegamentoipertestuale"/>
            <w:noProof/>
            <w:lang w:val="en-GB"/>
          </w:rPr>
          <w:t>12.1.3.</w:t>
        </w:r>
        <w:r>
          <w:rPr>
            <w:rFonts w:asciiTheme="minorHAnsi" w:eastAsiaTheme="minorEastAsia" w:hAnsiTheme="minorHAnsi" w:cstheme="minorBidi"/>
            <w:noProof/>
            <w:sz w:val="22"/>
            <w:szCs w:val="22"/>
          </w:rPr>
          <w:tab/>
        </w:r>
        <w:r w:rsidRPr="00AC5CF0">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_Toc39592580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1" w:history="1">
        <w:r w:rsidRPr="00AC5CF0">
          <w:rPr>
            <w:rStyle w:val="Collegamentoipertestuale"/>
            <w:noProof/>
            <w:lang w:val="en-GB"/>
          </w:rPr>
          <w:t>12.1.4.</w:t>
        </w:r>
        <w:r>
          <w:rPr>
            <w:rFonts w:asciiTheme="minorHAnsi" w:eastAsiaTheme="minorEastAsia" w:hAnsiTheme="minorHAnsi" w:cstheme="minorBidi"/>
            <w:noProof/>
            <w:sz w:val="22"/>
            <w:szCs w:val="22"/>
          </w:rPr>
          <w:tab/>
        </w:r>
        <w:r w:rsidRPr="00AC5CF0">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_Toc39592581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2" w:history="1">
        <w:r w:rsidRPr="00AC5CF0">
          <w:rPr>
            <w:rStyle w:val="Collegamentoipertestuale"/>
            <w:noProof/>
          </w:rPr>
          <w:t>12.1.5.</w:t>
        </w:r>
        <w:r>
          <w:rPr>
            <w:rFonts w:asciiTheme="minorHAnsi" w:eastAsiaTheme="minorEastAsia" w:hAnsiTheme="minorHAnsi" w:cstheme="minorBidi"/>
            <w:noProof/>
            <w:sz w:val="22"/>
            <w:szCs w:val="22"/>
          </w:rPr>
          <w:tab/>
        </w:r>
        <w:r w:rsidRPr="00AC5CF0">
          <w:rPr>
            <w:rStyle w:val="Collegamentoipertestuale"/>
            <w:noProof/>
          </w:rPr>
          <w:t>Program units for the constitutive equation</w:t>
        </w:r>
        <w:r>
          <w:rPr>
            <w:noProof/>
            <w:webHidden/>
          </w:rPr>
          <w:tab/>
        </w:r>
        <w:r>
          <w:rPr>
            <w:noProof/>
            <w:webHidden/>
          </w:rPr>
          <w:fldChar w:fldCharType="begin"/>
        </w:r>
        <w:r>
          <w:rPr>
            <w:noProof/>
            <w:webHidden/>
          </w:rPr>
          <w:instrText xml:space="preserve"> PAGEREF _Toc39592582 \h </w:instrText>
        </w:r>
        <w:r>
          <w:rPr>
            <w:noProof/>
            <w:webHidden/>
          </w:rPr>
        </w:r>
        <w:r>
          <w:rPr>
            <w:noProof/>
            <w:webHidden/>
          </w:rPr>
          <w:fldChar w:fldCharType="separate"/>
        </w:r>
        <w:r>
          <w:rPr>
            <w:noProof/>
            <w:webHidden/>
          </w:rPr>
          <w:t>57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3" w:history="1">
        <w:r w:rsidRPr="00AC5CF0">
          <w:rPr>
            <w:rStyle w:val="Collegamentoipertestuale"/>
            <w:noProof/>
            <w:lang w:val="en-GB"/>
          </w:rPr>
          <w:t>12.1.6.</w:t>
        </w:r>
        <w:r>
          <w:rPr>
            <w:rFonts w:asciiTheme="minorHAnsi" w:eastAsiaTheme="minorEastAsia" w:hAnsiTheme="minorHAnsi" w:cstheme="minorBidi"/>
            <w:noProof/>
            <w:sz w:val="22"/>
            <w:szCs w:val="22"/>
          </w:rPr>
          <w:tab/>
        </w:r>
        <w:r w:rsidRPr="00AC5CF0">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_Toc39592583 \h </w:instrText>
        </w:r>
        <w:r>
          <w:rPr>
            <w:noProof/>
            <w:webHidden/>
          </w:rPr>
        </w:r>
        <w:r>
          <w:rPr>
            <w:noProof/>
            <w:webHidden/>
          </w:rPr>
          <w:fldChar w:fldCharType="separate"/>
        </w:r>
        <w:r>
          <w:rPr>
            <w:noProof/>
            <w:webHidden/>
          </w:rPr>
          <w:t>58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4" w:history="1">
        <w:r w:rsidRPr="00AC5CF0">
          <w:rPr>
            <w:rStyle w:val="Collegamentoipertestuale"/>
            <w:noProof/>
            <w:lang w:val="en-GB"/>
          </w:rPr>
          <w:t>12.1.7.</w:t>
        </w:r>
        <w:r>
          <w:rPr>
            <w:rFonts w:asciiTheme="minorHAnsi" w:eastAsiaTheme="minorEastAsia" w:hAnsiTheme="minorHAnsi" w:cstheme="minorBidi"/>
            <w:noProof/>
            <w:sz w:val="22"/>
            <w:szCs w:val="22"/>
          </w:rPr>
          <w:tab/>
        </w:r>
        <w:r w:rsidRPr="00AC5CF0">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_Toc39592584 \h </w:instrText>
        </w:r>
        <w:r>
          <w:rPr>
            <w:noProof/>
            <w:webHidden/>
          </w:rPr>
        </w:r>
        <w:r>
          <w:rPr>
            <w:noProof/>
            <w:webHidden/>
          </w:rPr>
          <w:fldChar w:fldCharType="separate"/>
        </w:r>
        <w:r>
          <w:rPr>
            <w:noProof/>
            <w:webHidden/>
          </w:rPr>
          <w:t>59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5" w:history="1">
        <w:r w:rsidRPr="00AC5CF0">
          <w:rPr>
            <w:rStyle w:val="Collegamentoipertestuale"/>
            <w:noProof/>
            <w:lang w:val="en-GB"/>
          </w:rPr>
          <w:t>12.1.8.</w:t>
        </w:r>
        <w:r>
          <w:rPr>
            <w:rFonts w:asciiTheme="minorHAnsi" w:eastAsiaTheme="minorEastAsia" w:hAnsiTheme="minorHAnsi" w:cstheme="minorBidi"/>
            <w:noProof/>
            <w:sz w:val="22"/>
            <w:szCs w:val="22"/>
          </w:rPr>
          <w:tab/>
        </w:r>
        <w:r w:rsidRPr="00AC5CF0">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_Toc39592585 \h </w:instrText>
        </w:r>
        <w:r>
          <w:rPr>
            <w:noProof/>
            <w:webHidden/>
          </w:rPr>
        </w:r>
        <w:r>
          <w:rPr>
            <w:noProof/>
            <w:webHidden/>
          </w:rPr>
          <w:fldChar w:fldCharType="separate"/>
        </w:r>
        <w:r>
          <w:rPr>
            <w:noProof/>
            <w:webHidden/>
          </w:rPr>
          <w:t>59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6" w:history="1">
        <w:r w:rsidRPr="00AC5CF0">
          <w:rPr>
            <w:rStyle w:val="Collegamentoipertestuale"/>
            <w:noProof/>
            <w:lang w:val="en-GB"/>
          </w:rPr>
          <w:t>12.1.9.</w:t>
        </w:r>
        <w:r>
          <w:rPr>
            <w:rFonts w:asciiTheme="minorHAnsi" w:eastAsiaTheme="minorEastAsia" w:hAnsiTheme="minorHAnsi" w:cstheme="minorBidi"/>
            <w:noProof/>
            <w:sz w:val="22"/>
            <w:szCs w:val="22"/>
          </w:rPr>
          <w:tab/>
        </w:r>
        <w:r w:rsidRPr="00AC5CF0">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_Toc39592586 \h </w:instrText>
        </w:r>
        <w:r>
          <w:rPr>
            <w:noProof/>
            <w:webHidden/>
          </w:rPr>
        </w:r>
        <w:r>
          <w:rPr>
            <w:noProof/>
            <w:webHidden/>
          </w:rPr>
          <w:fldChar w:fldCharType="separate"/>
        </w:r>
        <w:r>
          <w:rPr>
            <w:noProof/>
            <w:webHidden/>
          </w:rPr>
          <w:t>61</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7" w:history="1">
        <w:r w:rsidRPr="00AC5CF0">
          <w:rPr>
            <w:rStyle w:val="Collegamentoipertestuale"/>
            <w:noProof/>
            <w:lang w:val="en-GB"/>
          </w:rPr>
          <w:t>12.1.10.</w:t>
        </w:r>
        <w:r>
          <w:rPr>
            <w:rFonts w:asciiTheme="minorHAnsi" w:eastAsiaTheme="minorEastAsia" w:hAnsiTheme="minorHAnsi" w:cstheme="minorBidi"/>
            <w:noProof/>
            <w:sz w:val="22"/>
            <w:szCs w:val="22"/>
          </w:rPr>
          <w:tab/>
        </w:r>
        <w:r w:rsidRPr="00AC5CF0">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_Toc39592587 \h </w:instrText>
        </w:r>
        <w:r>
          <w:rPr>
            <w:noProof/>
            <w:webHidden/>
          </w:rPr>
        </w:r>
        <w:r>
          <w:rPr>
            <w:noProof/>
            <w:webHidden/>
          </w:rPr>
          <w:fldChar w:fldCharType="separate"/>
        </w:r>
        <w:r>
          <w:rPr>
            <w:noProof/>
            <w:webHidden/>
          </w:rPr>
          <w:t>61</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8" w:history="1">
        <w:r w:rsidRPr="00AC5CF0">
          <w:rPr>
            <w:rStyle w:val="Collegamentoipertestuale"/>
            <w:noProof/>
            <w:lang w:val="en-GB"/>
          </w:rPr>
          <w:t>12.1.11.</w:t>
        </w:r>
        <w:r>
          <w:rPr>
            <w:rFonts w:asciiTheme="minorHAnsi" w:eastAsiaTheme="minorEastAsia" w:hAnsiTheme="minorHAnsi" w:cstheme="minorBidi"/>
            <w:noProof/>
            <w:sz w:val="22"/>
            <w:szCs w:val="22"/>
          </w:rPr>
          <w:tab/>
        </w:r>
        <w:r w:rsidRPr="00AC5CF0">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_Toc39592588 \h </w:instrText>
        </w:r>
        <w:r>
          <w:rPr>
            <w:noProof/>
            <w:webHidden/>
          </w:rPr>
        </w:r>
        <w:r>
          <w:rPr>
            <w:noProof/>
            <w:webHidden/>
          </w:rPr>
          <w:fldChar w:fldCharType="separate"/>
        </w:r>
        <w:r>
          <w:rPr>
            <w:noProof/>
            <w:webHidden/>
          </w:rPr>
          <w:t>61</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89" w:history="1">
        <w:r w:rsidRPr="00AC5CF0">
          <w:rPr>
            <w:rStyle w:val="Collegamentoipertestuale"/>
            <w:noProof/>
          </w:rPr>
          <w:t>12.1.12.</w:t>
        </w:r>
        <w:r>
          <w:rPr>
            <w:rFonts w:asciiTheme="minorHAnsi" w:eastAsiaTheme="minorEastAsia" w:hAnsiTheme="minorHAnsi" w:cstheme="minorBidi"/>
            <w:noProof/>
            <w:sz w:val="22"/>
            <w:szCs w:val="22"/>
          </w:rPr>
          <w:tab/>
        </w:r>
        <w:r w:rsidRPr="00AC5CF0">
          <w:rPr>
            <w:rStyle w:val="Collegamentoipertestuale"/>
            <w:noProof/>
          </w:rPr>
          <w:t>Modules</w:t>
        </w:r>
        <w:r>
          <w:rPr>
            <w:noProof/>
            <w:webHidden/>
          </w:rPr>
          <w:tab/>
        </w:r>
        <w:r>
          <w:rPr>
            <w:noProof/>
            <w:webHidden/>
          </w:rPr>
          <w:fldChar w:fldCharType="begin"/>
        </w:r>
        <w:r>
          <w:rPr>
            <w:noProof/>
            <w:webHidden/>
          </w:rPr>
          <w:instrText xml:space="preserve"> PAGEREF _Toc39592589 \h </w:instrText>
        </w:r>
        <w:r>
          <w:rPr>
            <w:noProof/>
            <w:webHidden/>
          </w:rPr>
        </w:r>
        <w:r>
          <w:rPr>
            <w:noProof/>
            <w:webHidden/>
          </w:rPr>
          <w:fldChar w:fldCharType="separate"/>
        </w:r>
        <w:r>
          <w:rPr>
            <w:noProof/>
            <w:webHidden/>
          </w:rPr>
          <w:t>62</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90" w:history="1">
        <w:r w:rsidRPr="00AC5CF0">
          <w:rPr>
            <w:rStyle w:val="Collegamentoipertestuale"/>
            <w:noProof/>
            <w:lang w:val="en-GB"/>
          </w:rPr>
          <w:t>12.1.13.</w:t>
        </w:r>
        <w:r>
          <w:rPr>
            <w:rFonts w:asciiTheme="minorHAnsi" w:eastAsiaTheme="minorEastAsia" w:hAnsiTheme="minorHAnsi" w:cstheme="minorBidi"/>
            <w:noProof/>
            <w:sz w:val="22"/>
            <w:szCs w:val="22"/>
          </w:rPr>
          <w:tab/>
        </w:r>
        <w:r w:rsidRPr="00AC5CF0">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_Toc39592590 \h </w:instrText>
        </w:r>
        <w:r>
          <w:rPr>
            <w:noProof/>
            <w:webHidden/>
          </w:rPr>
        </w:r>
        <w:r>
          <w:rPr>
            <w:noProof/>
            <w:webHidden/>
          </w:rPr>
          <w:fldChar w:fldCharType="separate"/>
        </w:r>
        <w:r>
          <w:rPr>
            <w:noProof/>
            <w:webHidden/>
          </w:rPr>
          <w:t>62</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91" w:history="1">
        <w:r w:rsidRPr="00AC5CF0">
          <w:rPr>
            <w:rStyle w:val="Collegamentoipertestuale"/>
            <w:noProof/>
          </w:rPr>
          <w:t>12.1.14.</w:t>
        </w:r>
        <w:r>
          <w:rPr>
            <w:rFonts w:asciiTheme="minorHAnsi" w:eastAsiaTheme="minorEastAsia" w:hAnsiTheme="minorHAnsi" w:cstheme="minorBidi"/>
            <w:noProof/>
            <w:sz w:val="22"/>
            <w:szCs w:val="22"/>
          </w:rPr>
          <w:tab/>
        </w:r>
        <w:r w:rsidRPr="00AC5CF0">
          <w:rPr>
            <w:rStyle w:val="Collegamentoipertestuale"/>
            <w:noProof/>
          </w:rPr>
          <w:t>Program units for post-processing</w:t>
        </w:r>
        <w:r>
          <w:rPr>
            <w:noProof/>
            <w:webHidden/>
          </w:rPr>
          <w:tab/>
        </w:r>
        <w:r>
          <w:rPr>
            <w:noProof/>
            <w:webHidden/>
          </w:rPr>
          <w:fldChar w:fldCharType="begin"/>
        </w:r>
        <w:r>
          <w:rPr>
            <w:noProof/>
            <w:webHidden/>
          </w:rPr>
          <w:instrText xml:space="preserve"> PAGEREF _Toc39592591 \h </w:instrText>
        </w:r>
        <w:r>
          <w:rPr>
            <w:noProof/>
            <w:webHidden/>
          </w:rPr>
        </w:r>
        <w:r>
          <w:rPr>
            <w:noProof/>
            <w:webHidden/>
          </w:rPr>
          <w:fldChar w:fldCharType="separate"/>
        </w:r>
        <w:r>
          <w:rPr>
            <w:noProof/>
            <w:webHidden/>
          </w:rPr>
          <w:t>62</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92" w:history="1">
        <w:r w:rsidRPr="00AC5CF0">
          <w:rPr>
            <w:rStyle w:val="Collegamentoipertestuale"/>
            <w:noProof/>
          </w:rPr>
          <w:t>12.1.15.</w:t>
        </w:r>
        <w:r>
          <w:rPr>
            <w:rFonts w:asciiTheme="minorHAnsi" w:eastAsiaTheme="minorEastAsia" w:hAnsiTheme="minorHAnsi" w:cstheme="minorBidi"/>
            <w:noProof/>
            <w:sz w:val="22"/>
            <w:szCs w:val="22"/>
          </w:rPr>
          <w:tab/>
        </w:r>
        <w:r w:rsidRPr="00AC5CF0">
          <w:rPr>
            <w:rStyle w:val="Collegamentoipertestuale"/>
            <w:noProof/>
          </w:rPr>
          <w:t>Program units for pre-processing</w:t>
        </w:r>
        <w:r>
          <w:rPr>
            <w:noProof/>
            <w:webHidden/>
          </w:rPr>
          <w:tab/>
        </w:r>
        <w:r>
          <w:rPr>
            <w:noProof/>
            <w:webHidden/>
          </w:rPr>
          <w:fldChar w:fldCharType="begin"/>
        </w:r>
        <w:r>
          <w:rPr>
            <w:noProof/>
            <w:webHidden/>
          </w:rPr>
          <w:instrText xml:space="preserve"> PAGEREF _Toc39592592 \h </w:instrText>
        </w:r>
        <w:r>
          <w:rPr>
            <w:noProof/>
            <w:webHidden/>
          </w:rPr>
        </w:r>
        <w:r>
          <w:rPr>
            <w:noProof/>
            <w:webHidden/>
          </w:rPr>
          <w:fldChar w:fldCharType="separate"/>
        </w:r>
        <w:r>
          <w:rPr>
            <w:noProof/>
            <w:webHidden/>
          </w:rPr>
          <w:t>62</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93" w:history="1">
        <w:r w:rsidRPr="00AC5CF0">
          <w:rPr>
            <w:rStyle w:val="Collegamentoipertestuale"/>
            <w:noProof/>
            <w:lang w:val="en-GB"/>
          </w:rPr>
          <w:t>12.1.16.</w:t>
        </w:r>
        <w:r>
          <w:rPr>
            <w:rFonts w:asciiTheme="minorHAnsi" w:eastAsiaTheme="minorEastAsia" w:hAnsiTheme="minorHAnsi" w:cstheme="minorBidi"/>
            <w:noProof/>
            <w:sz w:val="22"/>
            <w:szCs w:val="22"/>
          </w:rPr>
          <w:tab/>
        </w:r>
        <w:r w:rsidRPr="00AC5CF0">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_Toc39592593 \h </w:instrText>
        </w:r>
        <w:r>
          <w:rPr>
            <w:noProof/>
            <w:webHidden/>
          </w:rPr>
        </w:r>
        <w:r>
          <w:rPr>
            <w:noProof/>
            <w:webHidden/>
          </w:rPr>
          <w:fldChar w:fldCharType="separate"/>
        </w:r>
        <w:r>
          <w:rPr>
            <w:noProof/>
            <w:webHidden/>
          </w:rPr>
          <w:t>67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594" w:history="1">
        <w:r w:rsidRPr="00AC5CF0">
          <w:rPr>
            <w:rStyle w:val="Collegamentoipertestuale"/>
            <w:noProof/>
          </w:rPr>
          <w:t>12.1.18.</w:t>
        </w:r>
        <w:r>
          <w:rPr>
            <w:rFonts w:asciiTheme="minorHAnsi" w:eastAsiaTheme="minorEastAsia" w:hAnsiTheme="minorHAnsi" w:cstheme="minorBidi"/>
            <w:noProof/>
            <w:sz w:val="22"/>
            <w:szCs w:val="22"/>
          </w:rPr>
          <w:tab/>
        </w:r>
        <w:r w:rsidRPr="00AC5CF0">
          <w:rPr>
            <w:rStyle w:val="Collegamentoipertestuale"/>
            <w:noProof/>
          </w:rPr>
          <w:t>Program units for time integration</w:t>
        </w:r>
        <w:r>
          <w:rPr>
            <w:noProof/>
            <w:webHidden/>
          </w:rPr>
          <w:tab/>
        </w:r>
        <w:r>
          <w:rPr>
            <w:noProof/>
            <w:webHidden/>
          </w:rPr>
          <w:fldChar w:fldCharType="begin"/>
        </w:r>
        <w:r>
          <w:rPr>
            <w:noProof/>
            <w:webHidden/>
          </w:rPr>
          <w:instrText xml:space="preserve"> PAGEREF _Toc39592594 \h </w:instrText>
        </w:r>
        <w:r>
          <w:rPr>
            <w:noProof/>
            <w:webHidden/>
          </w:rPr>
        </w:r>
        <w:r>
          <w:rPr>
            <w:noProof/>
            <w:webHidden/>
          </w:rPr>
          <w:fldChar w:fldCharType="separate"/>
        </w:r>
        <w:r>
          <w:rPr>
            <w:noProof/>
            <w:webHidden/>
          </w:rPr>
          <w:t>68</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95" w:history="1">
        <w:r w:rsidRPr="00AC5CF0">
          <w:rPr>
            <w:rStyle w:val="Collegamentoipertestuale"/>
            <w:noProof/>
          </w:rPr>
          <w:t>12.2.</w:t>
        </w:r>
        <w:r>
          <w:rPr>
            <w:rFonts w:asciiTheme="minorHAnsi" w:eastAsiaTheme="minorEastAsia" w:hAnsiTheme="minorHAnsi" w:cstheme="minorBidi"/>
            <w:noProof/>
            <w:sz w:val="22"/>
            <w:lang w:val="it-IT" w:eastAsia="it-IT"/>
          </w:rPr>
          <w:tab/>
        </w:r>
        <w:r w:rsidRPr="00AC5CF0">
          <w:rPr>
            <w:rStyle w:val="Collegamentoipertestuale"/>
            <w:noProof/>
          </w:rPr>
          <w:t>Style formatting</w:t>
        </w:r>
        <w:r>
          <w:rPr>
            <w:noProof/>
            <w:webHidden/>
          </w:rPr>
          <w:tab/>
        </w:r>
        <w:r>
          <w:rPr>
            <w:noProof/>
            <w:webHidden/>
          </w:rPr>
          <w:fldChar w:fldCharType="begin"/>
        </w:r>
        <w:r>
          <w:rPr>
            <w:noProof/>
            <w:webHidden/>
          </w:rPr>
          <w:instrText xml:space="preserve"> PAGEREF _Toc39592595 \h </w:instrText>
        </w:r>
        <w:r>
          <w:rPr>
            <w:noProof/>
            <w:webHidden/>
          </w:rPr>
        </w:r>
        <w:r>
          <w:rPr>
            <w:noProof/>
            <w:webHidden/>
          </w:rPr>
          <w:fldChar w:fldCharType="separate"/>
        </w:r>
        <w:r>
          <w:rPr>
            <w:noProof/>
            <w:webHidden/>
          </w:rPr>
          <w:t>68</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96" w:history="1">
        <w:r w:rsidRPr="00AC5CF0">
          <w:rPr>
            <w:rStyle w:val="Collegamentoipertestuale"/>
            <w:noProof/>
          </w:rPr>
          <w:t>12.3.</w:t>
        </w:r>
        <w:r>
          <w:rPr>
            <w:rFonts w:asciiTheme="minorHAnsi" w:eastAsiaTheme="minorEastAsia" w:hAnsiTheme="minorHAnsi" w:cstheme="minorBidi"/>
            <w:noProof/>
            <w:sz w:val="22"/>
            <w:lang w:val="it-IT" w:eastAsia="it-IT"/>
          </w:rPr>
          <w:tab/>
        </w:r>
        <w:r w:rsidRPr="00AC5CF0">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_Toc39592596 \h </w:instrText>
        </w:r>
        <w:r>
          <w:rPr>
            <w:noProof/>
            <w:webHidden/>
          </w:rPr>
        </w:r>
        <w:r>
          <w:rPr>
            <w:noProof/>
            <w:webHidden/>
          </w:rPr>
          <w:fldChar w:fldCharType="separate"/>
        </w:r>
        <w:r>
          <w:rPr>
            <w:noProof/>
            <w:webHidden/>
          </w:rPr>
          <w:t>68</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597" w:history="1">
        <w:r w:rsidRPr="00AC5CF0">
          <w:rPr>
            <w:rStyle w:val="Collegamentoipertestuale"/>
            <w:rFonts w:ascii="Book Antiqua" w:hAnsi="Book Antiqua"/>
            <w:caps/>
            <w:noProof/>
          </w:rPr>
          <w:t>13. User guide</w:t>
        </w:r>
        <w:r>
          <w:rPr>
            <w:noProof/>
            <w:webHidden/>
          </w:rPr>
          <w:tab/>
        </w:r>
        <w:r>
          <w:rPr>
            <w:noProof/>
            <w:webHidden/>
          </w:rPr>
          <w:fldChar w:fldCharType="begin"/>
        </w:r>
        <w:r>
          <w:rPr>
            <w:noProof/>
            <w:webHidden/>
          </w:rPr>
          <w:instrText xml:space="preserve"> PAGEREF _Toc39592597 \h </w:instrText>
        </w:r>
        <w:r>
          <w:rPr>
            <w:noProof/>
            <w:webHidden/>
          </w:rPr>
        </w:r>
        <w:r>
          <w:rPr>
            <w:noProof/>
            <w:webHidden/>
          </w:rPr>
          <w:fldChar w:fldCharType="separate"/>
        </w:r>
        <w:r>
          <w:rPr>
            <w:noProof/>
            <w:webHidden/>
          </w:rPr>
          <w:t>92</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98" w:history="1">
        <w:r w:rsidRPr="00AC5CF0">
          <w:rPr>
            <w:rStyle w:val="Collegamentoipertestuale"/>
            <w:noProof/>
          </w:rPr>
          <w:t>13.1.</w:t>
        </w:r>
        <w:r>
          <w:rPr>
            <w:rFonts w:asciiTheme="minorHAnsi" w:eastAsiaTheme="minorEastAsia" w:hAnsiTheme="minorHAnsi" w:cstheme="minorBidi"/>
            <w:noProof/>
            <w:sz w:val="22"/>
            <w:lang w:val="it-IT" w:eastAsia="it-IT"/>
          </w:rPr>
          <w:tab/>
        </w:r>
        <w:r w:rsidRPr="00AC5CF0">
          <w:rPr>
            <w:rStyle w:val="Collegamentoipertestuale"/>
            <w:noProof/>
          </w:rPr>
          <w:t>Installation</w:t>
        </w:r>
        <w:r>
          <w:rPr>
            <w:noProof/>
            <w:webHidden/>
          </w:rPr>
          <w:tab/>
        </w:r>
        <w:r>
          <w:rPr>
            <w:noProof/>
            <w:webHidden/>
          </w:rPr>
          <w:fldChar w:fldCharType="begin"/>
        </w:r>
        <w:r>
          <w:rPr>
            <w:noProof/>
            <w:webHidden/>
          </w:rPr>
          <w:instrText xml:space="preserve"> PAGEREF _Toc39592598 \h </w:instrText>
        </w:r>
        <w:r>
          <w:rPr>
            <w:noProof/>
            <w:webHidden/>
          </w:rPr>
        </w:r>
        <w:r>
          <w:rPr>
            <w:noProof/>
            <w:webHidden/>
          </w:rPr>
          <w:fldChar w:fldCharType="separate"/>
        </w:r>
        <w:r>
          <w:rPr>
            <w:noProof/>
            <w:webHidden/>
          </w:rPr>
          <w:t>92</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599" w:history="1">
        <w:r w:rsidRPr="00AC5CF0">
          <w:rPr>
            <w:rStyle w:val="Collegamentoipertestuale"/>
            <w:noProof/>
          </w:rPr>
          <w:t>13.2.</w:t>
        </w:r>
        <w:r>
          <w:rPr>
            <w:rFonts w:asciiTheme="minorHAnsi" w:eastAsiaTheme="minorEastAsia" w:hAnsiTheme="minorHAnsi" w:cstheme="minorBidi"/>
            <w:noProof/>
            <w:sz w:val="22"/>
            <w:lang w:val="it-IT" w:eastAsia="it-IT"/>
          </w:rPr>
          <w:tab/>
        </w:r>
        <w:r w:rsidRPr="00AC5CF0">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_Toc39592599 \h </w:instrText>
        </w:r>
        <w:r>
          <w:rPr>
            <w:noProof/>
            <w:webHidden/>
          </w:rPr>
        </w:r>
        <w:r>
          <w:rPr>
            <w:noProof/>
            <w:webHidden/>
          </w:rPr>
          <w:fldChar w:fldCharType="separate"/>
        </w:r>
        <w:r>
          <w:rPr>
            <w:noProof/>
            <w:webHidden/>
          </w:rPr>
          <w:t>93</w:t>
        </w:r>
        <w:r>
          <w:rPr>
            <w:noProof/>
            <w:webHidden/>
          </w:rPr>
          <w:fldChar w:fldCharType="end"/>
        </w:r>
      </w:hyperlink>
    </w:p>
    <w:p w:rsidR="00F63662" w:rsidRDefault="00F63662">
      <w:pPr>
        <w:pStyle w:val="Sommario2"/>
        <w:tabs>
          <w:tab w:val="left" w:pos="660"/>
          <w:tab w:val="right" w:pos="9628"/>
        </w:tabs>
        <w:rPr>
          <w:rFonts w:asciiTheme="minorHAnsi" w:eastAsiaTheme="minorEastAsia" w:hAnsiTheme="minorHAnsi" w:cstheme="minorBidi"/>
          <w:noProof/>
          <w:sz w:val="22"/>
          <w:lang w:val="it-IT" w:eastAsia="it-IT"/>
        </w:rPr>
      </w:pPr>
      <w:hyperlink w:anchor="_Toc39592600" w:history="1">
        <w:r w:rsidRPr="00AC5CF0">
          <w:rPr>
            <w:rStyle w:val="Collegamentoipertestuale"/>
            <w:noProof/>
            <w:lang w:val="it-IT"/>
          </w:rPr>
          <w:t>13.3.</w:t>
        </w:r>
        <w:r>
          <w:rPr>
            <w:rFonts w:asciiTheme="minorHAnsi" w:eastAsiaTheme="minorEastAsia" w:hAnsiTheme="minorHAnsi" w:cstheme="minorBidi"/>
            <w:noProof/>
            <w:sz w:val="22"/>
            <w:lang w:val="it-IT" w:eastAsia="it-IT"/>
          </w:rPr>
          <w:tab/>
        </w:r>
        <w:r w:rsidRPr="00AC5CF0">
          <w:rPr>
            <w:rStyle w:val="Collegamentoipertestuale"/>
            <w:noProof/>
            <w:lang w:val="it-IT"/>
          </w:rPr>
          <w:t>Tutorials</w:t>
        </w:r>
        <w:r>
          <w:rPr>
            <w:noProof/>
            <w:webHidden/>
          </w:rPr>
          <w:tab/>
        </w:r>
        <w:r>
          <w:rPr>
            <w:noProof/>
            <w:webHidden/>
          </w:rPr>
          <w:fldChar w:fldCharType="begin"/>
        </w:r>
        <w:r>
          <w:rPr>
            <w:noProof/>
            <w:webHidden/>
          </w:rPr>
          <w:instrText xml:space="preserve"> PAGEREF _Toc39592600 \h </w:instrText>
        </w:r>
        <w:r>
          <w:rPr>
            <w:noProof/>
            <w:webHidden/>
          </w:rPr>
        </w:r>
        <w:r>
          <w:rPr>
            <w:noProof/>
            <w:webHidden/>
          </w:rPr>
          <w:fldChar w:fldCharType="separate"/>
        </w:r>
        <w:r>
          <w:rPr>
            <w:noProof/>
            <w:webHidden/>
          </w:rPr>
          <w:t>107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1" w:history="1">
        <w:r w:rsidRPr="00AC5CF0">
          <w:rPr>
            <w:rStyle w:val="Collegamentoipertestuale"/>
            <w:noProof/>
            <w:lang w:val="en-GB"/>
          </w:rPr>
          <w:t>13.3.1.</w:t>
        </w:r>
        <w:r>
          <w:rPr>
            <w:rFonts w:asciiTheme="minorHAnsi" w:eastAsiaTheme="minorEastAsia" w:hAnsiTheme="minorHAnsi" w:cstheme="minorBidi"/>
            <w:noProof/>
            <w:sz w:val="22"/>
            <w:szCs w:val="22"/>
          </w:rPr>
          <w:tab/>
        </w:r>
        <w:r w:rsidRPr="00AC5CF0">
          <w:rPr>
            <w:rStyle w:val="Collegamentoipertestuale"/>
            <w:noProof/>
            <w:lang w:val="en-GB"/>
          </w:rPr>
          <w:t>“body_body_impacts”</w:t>
        </w:r>
        <w:r>
          <w:rPr>
            <w:noProof/>
            <w:webHidden/>
          </w:rPr>
          <w:tab/>
        </w:r>
        <w:r>
          <w:rPr>
            <w:noProof/>
            <w:webHidden/>
          </w:rPr>
          <w:fldChar w:fldCharType="begin"/>
        </w:r>
        <w:r>
          <w:rPr>
            <w:noProof/>
            <w:webHidden/>
          </w:rPr>
          <w:instrText xml:space="preserve"> PAGEREF _Toc39592601 \h </w:instrText>
        </w:r>
        <w:r>
          <w:rPr>
            <w:noProof/>
            <w:webHidden/>
          </w:rPr>
        </w:r>
        <w:r>
          <w:rPr>
            <w:noProof/>
            <w:webHidden/>
          </w:rPr>
          <w:fldChar w:fldCharType="separate"/>
        </w:r>
        <w:r>
          <w:rPr>
            <w:noProof/>
            <w:webHidden/>
          </w:rPr>
          <w:t>107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2" w:history="1">
        <w:r w:rsidRPr="00AC5CF0">
          <w:rPr>
            <w:rStyle w:val="Collegamentoipertestuale"/>
            <w:noProof/>
            <w:lang w:val="en-GB"/>
          </w:rPr>
          <w:t>13.3.2.</w:t>
        </w:r>
        <w:r>
          <w:rPr>
            <w:rFonts w:asciiTheme="minorHAnsi" w:eastAsiaTheme="minorEastAsia" w:hAnsiTheme="minorHAnsi" w:cstheme="minorBidi"/>
            <w:noProof/>
            <w:sz w:val="22"/>
            <w:szCs w:val="22"/>
          </w:rPr>
          <w:tab/>
        </w:r>
        <w:r w:rsidRPr="00AC5CF0">
          <w:rPr>
            <w:rStyle w:val="Collegamentoipertestuale"/>
            <w:noProof/>
            <w:lang w:val="en-GB"/>
          </w:rPr>
          <w:t>“body_boundary_impacts”</w:t>
        </w:r>
        <w:r>
          <w:rPr>
            <w:noProof/>
            <w:webHidden/>
          </w:rPr>
          <w:tab/>
        </w:r>
        <w:r>
          <w:rPr>
            <w:noProof/>
            <w:webHidden/>
          </w:rPr>
          <w:fldChar w:fldCharType="begin"/>
        </w:r>
        <w:r>
          <w:rPr>
            <w:noProof/>
            <w:webHidden/>
          </w:rPr>
          <w:instrText xml:space="preserve"> PAGEREF _Toc39592602 \h </w:instrText>
        </w:r>
        <w:r>
          <w:rPr>
            <w:noProof/>
            <w:webHidden/>
          </w:rPr>
        </w:r>
        <w:r>
          <w:rPr>
            <w:noProof/>
            <w:webHidden/>
          </w:rPr>
          <w:fldChar w:fldCharType="separate"/>
        </w:r>
        <w:r>
          <w:rPr>
            <w:noProof/>
            <w:webHidden/>
          </w:rPr>
          <w:t>107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3" w:history="1">
        <w:r w:rsidRPr="00AC5CF0">
          <w:rPr>
            <w:rStyle w:val="Collegamentoipertestuale"/>
            <w:noProof/>
            <w:lang w:val="en-GB"/>
          </w:rPr>
          <w:t>13.3.3.</w:t>
        </w:r>
        <w:r>
          <w:rPr>
            <w:rFonts w:asciiTheme="minorHAnsi" w:eastAsiaTheme="minorEastAsia" w:hAnsiTheme="minorHAnsi" w:cstheme="minorBidi"/>
            <w:noProof/>
            <w:sz w:val="22"/>
            <w:szCs w:val="22"/>
          </w:rPr>
          <w:tab/>
        </w:r>
        <w:r w:rsidRPr="00AC5CF0">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_Toc39592603 \h </w:instrText>
        </w:r>
        <w:r>
          <w:rPr>
            <w:noProof/>
            <w:webHidden/>
          </w:rPr>
        </w:r>
        <w:r>
          <w:rPr>
            <w:noProof/>
            <w:webHidden/>
          </w:rPr>
          <w:fldChar w:fldCharType="separate"/>
        </w:r>
        <w:r>
          <w:rPr>
            <w:noProof/>
            <w:webHidden/>
          </w:rPr>
          <w:t>107</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4" w:history="1">
        <w:r w:rsidRPr="00AC5CF0">
          <w:rPr>
            <w:rStyle w:val="Collegamentoipertestuale"/>
            <w:noProof/>
            <w:lang w:val="en-GB"/>
          </w:rPr>
          <w:t>13.3.4.</w:t>
        </w:r>
        <w:r>
          <w:rPr>
            <w:rFonts w:asciiTheme="minorHAnsi" w:eastAsiaTheme="minorEastAsia" w:hAnsiTheme="minorHAnsi" w:cstheme="minorBidi"/>
            <w:noProof/>
            <w:sz w:val="22"/>
            <w:szCs w:val="22"/>
          </w:rPr>
          <w:tab/>
        </w:r>
        <w:r w:rsidRPr="00AC5CF0">
          <w:rPr>
            <w:rStyle w:val="Collegamentoipertestuale"/>
            <w:noProof/>
            <w:lang w:val="en-GB"/>
          </w:rPr>
          <w:t>“db_2bodies”</w:t>
        </w:r>
        <w:r>
          <w:rPr>
            <w:noProof/>
            <w:webHidden/>
          </w:rPr>
          <w:tab/>
        </w:r>
        <w:r>
          <w:rPr>
            <w:noProof/>
            <w:webHidden/>
          </w:rPr>
          <w:fldChar w:fldCharType="begin"/>
        </w:r>
        <w:r>
          <w:rPr>
            <w:noProof/>
            <w:webHidden/>
          </w:rPr>
          <w:instrText xml:space="preserve"> PAGEREF _Toc39592604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5" w:history="1">
        <w:r w:rsidRPr="00AC5CF0">
          <w:rPr>
            <w:rStyle w:val="Collegamentoipertestuale"/>
            <w:noProof/>
            <w:lang w:val="en-GB"/>
          </w:rPr>
          <w:t>13.3.5.</w:t>
        </w:r>
        <w:r>
          <w:rPr>
            <w:rFonts w:asciiTheme="minorHAnsi" w:eastAsiaTheme="minorEastAsia" w:hAnsiTheme="minorHAnsi" w:cstheme="minorBidi"/>
            <w:noProof/>
            <w:sz w:val="22"/>
            <w:szCs w:val="22"/>
          </w:rPr>
          <w:tab/>
        </w:r>
        <w:r w:rsidRPr="00AC5CF0">
          <w:rPr>
            <w:rStyle w:val="Collegamentoipertestuale"/>
            <w:noProof/>
            <w:lang w:val="en-GB"/>
          </w:rPr>
          <w:t>“db_2D_demo”</w:t>
        </w:r>
        <w:r>
          <w:rPr>
            <w:noProof/>
            <w:webHidden/>
          </w:rPr>
          <w:tab/>
        </w:r>
        <w:r>
          <w:rPr>
            <w:noProof/>
            <w:webHidden/>
          </w:rPr>
          <w:fldChar w:fldCharType="begin"/>
        </w:r>
        <w:r>
          <w:rPr>
            <w:noProof/>
            <w:webHidden/>
          </w:rPr>
          <w:instrText xml:space="preserve"> PAGEREF _Toc39592605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6" w:history="1">
        <w:r w:rsidRPr="00AC5CF0">
          <w:rPr>
            <w:rStyle w:val="Collegamentoipertestuale"/>
            <w:noProof/>
            <w:lang w:val="en-GB"/>
          </w:rPr>
          <w:t>13.3.6.</w:t>
        </w:r>
        <w:r>
          <w:rPr>
            <w:rFonts w:asciiTheme="minorHAnsi" w:eastAsiaTheme="minorEastAsia" w:hAnsiTheme="minorHAnsi" w:cstheme="minorBidi"/>
            <w:noProof/>
            <w:sz w:val="22"/>
            <w:szCs w:val="22"/>
          </w:rPr>
          <w:tab/>
        </w:r>
        <w:r w:rsidRPr="00AC5CF0">
          <w:rPr>
            <w:rStyle w:val="Collegamentoipertestuale"/>
            <w:noProof/>
            <w:lang w:val="en-GB"/>
          </w:rPr>
          <w:t>“db_Alpe_Gera”</w:t>
        </w:r>
        <w:r>
          <w:rPr>
            <w:noProof/>
            <w:webHidden/>
          </w:rPr>
          <w:tab/>
        </w:r>
        <w:r>
          <w:rPr>
            <w:noProof/>
            <w:webHidden/>
          </w:rPr>
          <w:fldChar w:fldCharType="begin"/>
        </w:r>
        <w:r>
          <w:rPr>
            <w:noProof/>
            <w:webHidden/>
          </w:rPr>
          <w:instrText xml:space="preserve"> PAGEREF _Toc39592606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7" w:history="1">
        <w:r w:rsidRPr="00AC5CF0">
          <w:rPr>
            <w:rStyle w:val="Collegamentoipertestuale"/>
            <w:noProof/>
            <w:lang w:val="en-GB"/>
          </w:rPr>
          <w:t>13.3.7.</w:t>
        </w:r>
        <w:r>
          <w:rPr>
            <w:rFonts w:asciiTheme="minorHAnsi" w:eastAsiaTheme="minorEastAsia" w:hAnsiTheme="minorHAnsi" w:cstheme="minorBidi"/>
            <w:noProof/>
            <w:sz w:val="22"/>
            <w:szCs w:val="22"/>
          </w:rPr>
          <w:tab/>
        </w:r>
        <w:r w:rsidRPr="00AC5CF0">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_Toc39592607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8" w:history="1">
        <w:r w:rsidRPr="00AC5CF0">
          <w:rPr>
            <w:rStyle w:val="Collegamentoipertestuale"/>
            <w:noProof/>
            <w:lang w:val="en-GB"/>
          </w:rPr>
          <w:t>13.3.8.</w:t>
        </w:r>
        <w:r>
          <w:rPr>
            <w:rFonts w:asciiTheme="minorHAnsi" w:eastAsiaTheme="minorEastAsia" w:hAnsiTheme="minorHAnsi" w:cstheme="minorBidi"/>
            <w:noProof/>
            <w:sz w:val="22"/>
            <w:szCs w:val="22"/>
          </w:rPr>
          <w:tab/>
        </w:r>
        <w:r w:rsidRPr="00AC5CF0">
          <w:rPr>
            <w:rStyle w:val="Collegamentoipertestuale"/>
            <w:noProof/>
            <w:lang w:val="en-GB"/>
          </w:rPr>
          <w:t>“db_body_exp_UniBas”</w:t>
        </w:r>
        <w:r>
          <w:rPr>
            <w:noProof/>
            <w:webHidden/>
          </w:rPr>
          <w:tab/>
        </w:r>
        <w:r>
          <w:rPr>
            <w:noProof/>
            <w:webHidden/>
          </w:rPr>
          <w:fldChar w:fldCharType="begin"/>
        </w:r>
        <w:r>
          <w:rPr>
            <w:noProof/>
            <w:webHidden/>
          </w:rPr>
          <w:instrText xml:space="preserve"> PAGEREF _Toc39592608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09" w:history="1">
        <w:r w:rsidRPr="00AC5CF0">
          <w:rPr>
            <w:rStyle w:val="Collegamentoipertestuale"/>
            <w:noProof/>
            <w:lang w:val="en-GB"/>
          </w:rPr>
          <w:t>13.3.9.</w:t>
        </w:r>
        <w:r>
          <w:rPr>
            <w:rFonts w:asciiTheme="minorHAnsi" w:eastAsiaTheme="minorEastAsia" w:hAnsiTheme="minorHAnsi" w:cstheme="minorBidi"/>
            <w:noProof/>
            <w:sz w:val="22"/>
            <w:szCs w:val="22"/>
          </w:rPr>
          <w:tab/>
        </w:r>
        <w:r w:rsidRPr="00AC5CF0">
          <w:rPr>
            <w:rStyle w:val="Collegamentoipertestuale"/>
            <w:noProof/>
            <w:lang w:val="en-GB"/>
          </w:rPr>
          <w:t>“db_ICOLD”</w:t>
        </w:r>
        <w:r>
          <w:rPr>
            <w:noProof/>
            <w:webHidden/>
          </w:rPr>
          <w:tab/>
        </w:r>
        <w:r>
          <w:rPr>
            <w:noProof/>
            <w:webHidden/>
          </w:rPr>
          <w:fldChar w:fldCharType="begin"/>
        </w:r>
        <w:r>
          <w:rPr>
            <w:noProof/>
            <w:webHidden/>
          </w:rPr>
          <w:instrText xml:space="preserve"> PAGEREF _Toc39592609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0" w:history="1">
        <w:r w:rsidRPr="00AC5CF0">
          <w:rPr>
            <w:rStyle w:val="Collegamentoipertestuale"/>
            <w:noProof/>
            <w:lang w:val="en-GB"/>
          </w:rPr>
          <w:t>13.3.10.</w:t>
        </w:r>
        <w:r>
          <w:rPr>
            <w:rFonts w:asciiTheme="minorHAnsi" w:eastAsiaTheme="minorEastAsia" w:hAnsiTheme="minorHAnsi" w:cstheme="minorBidi"/>
            <w:noProof/>
            <w:sz w:val="22"/>
            <w:szCs w:val="22"/>
          </w:rPr>
          <w:tab/>
        </w:r>
        <w:r w:rsidRPr="00AC5CF0">
          <w:rPr>
            <w:rStyle w:val="Collegamentoipertestuale"/>
            <w:noProof/>
            <w:lang w:val="en-GB"/>
          </w:rPr>
          <w:t>“db_multi_body”</w:t>
        </w:r>
        <w:r>
          <w:rPr>
            <w:noProof/>
            <w:webHidden/>
          </w:rPr>
          <w:tab/>
        </w:r>
        <w:r>
          <w:rPr>
            <w:noProof/>
            <w:webHidden/>
          </w:rPr>
          <w:fldChar w:fldCharType="begin"/>
        </w:r>
        <w:r>
          <w:rPr>
            <w:noProof/>
            <w:webHidden/>
          </w:rPr>
          <w:instrText xml:space="preserve"> PAGEREF _Toc39592610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1" w:history="1">
        <w:r w:rsidRPr="00AC5CF0">
          <w:rPr>
            <w:rStyle w:val="Collegamentoipertestuale"/>
            <w:noProof/>
            <w:lang w:val="en-GB"/>
          </w:rPr>
          <w:t>13.3.11.</w:t>
        </w:r>
        <w:r>
          <w:rPr>
            <w:rFonts w:asciiTheme="minorHAnsi" w:eastAsiaTheme="minorEastAsia" w:hAnsiTheme="minorHAnsi" w:cstheme="minorBidi"/>
            <w:noProof/>
            <w:sz w:val="22"/>
            <w:szCs w:val="22"/>
          </w:rPr>
          <w:tab/>
        </w:r>
        <w:r w:rsidRPr="00AC5CF0">
          <w:rPr>
            <w:rStyle w:val="Collegamentoipertestuale"/>
            <w:noProof/>
            <w:lang w:val="en-GB"/>
          </w:rPr>
          <w:t>“db_squat_obstacle”</w:t>
        </w:r>
        <w:r>
          <w:rPr>
            <w:noProof/>
            <w:webHidden/>
          </w:rPr>
          <w:tab/>
        </w:r>
        <w:r>
          <w:rPr>
            <w:noProof/>
            <w:webHidden/>
          </w:rPr>
          <w:fldChar w:fldCharType="begin"/>
        </w:r>
        <w:r>
          <w:rPr>
            <w:noProof/>
            <w:webHidden/>
          </w:rPr>
          <w:instrText xml:space="preserve"> PAGEREF _Toc39592611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2" w:history="1">
        <w:r w:rsidRPr="00AC5CF0">
          <w:rPr>
            <w:rStyle w:val="Collegamentoipertestuale"/>
            <w:noProof/>
            <w:lang w:val="en-GB"/>
          </w:rPr>
          <w:t>13.3.12.</w:t>
        </w:r>
        <w:r>
          <w:rPr>
            <w:rFonts w:asciiTheme="minorHAnsi" w:eastAsiaTheme="minorEastAsia" w:hAnsiTheme="minorHAnsi" w:cstheme="minorBidi"/>
            <w:noProof/>
            <w:sz w:val="22"/>
            <w:szCs w:val="22"/>
          </w:rPr>
          <w:tab/>
        </w:r>
        <w:r w:rsidRPr="00AC5CF0">
          <w:rPr>
            <w:rStyle w:val="Collegamentoipertestuale"/>
            <w:noProof/>
            <w:lang w:val="en-GB"/>
          </w:rPr>
          <w:t>“db_tall_obstacle”</w:t>
        </w:r>
        <w:r>
          <w:rPr>
            <w:noProof/>
            <w:webHidden/>
          </w:rPr>
          <w:tab/>
        </w:r>
        <w:r>
          <w:rPr>
            <w:noProof/>
            <w:webHidden/>
          </w:rPr>
          <w:fldChar w:fldCharType="begin"/>
        </w:r>
        <w:r>
          <w:rPr>
            <w:noProof/>
            <w:webHidden/>
          </w:rPr>
          <w:instrText xml:space="preserve"> PAGEREF _Toc39592612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3" w:history="1">
        <w:r w:rsidRPr="00AC5CF0">
          <w:rPr>
            <w:rStyle w:val="Collegamentoipertestuale"/>
            <w:noProof/>
            <w:lang w:val="en-GB"/>
          </w:rPr>
          <w:t>13.3.13.</w:t>
        </w:r>
        <w:r>
          <w:rPr>
            <w:rFonts w:asciiTheme="minorHAnsi" w:eastAsiaTheme="minorEastAsia" w:hAnsiTheme="minorHAnsi" w:cstheme="minorBidi"/>
            <w:noProof/>
            <w:sz w:val="22"/>
            <w:szCs w:val="22"/>
          </w:rPr>
          <w:tab/>
        </w:r>
        <w:r w:rsidRPr="00AC5CF0">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_Toc39592613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4" w:history="1">
        <w:r w:rsidRPr="00AC5CF0">
          <w:rPr>
            <w:rStyle w:val="Collegamentoipertestuale"/>
            <w:noProof/>
            <w:lang w:val="en-GB"/>
          </w:rPr>
          <w:t>13.3.14.</w:t>
        </w:r>
        <w:r>
          <w:rPr>
            <w:rFonts w:asciiTheme="minorHAnsi" w:eastAsiaTheme="minorEastAsia" w:hAnsiTheme="minorHAnsi" w:cstheme="minorBidi"/>
            <w:noProof/>
            <w:sz w:val="22"/>
            <w:szCs w:val="22"/>
          </w:rPr>
          <w:tab/>
        </w:r>
        <w:r w:rsidRPr="00AC5CF0">
          <w:rPr>
            <w:rStyle w:val="Collegamentoipertestuale"/>
            <w:noProof/>
            <w:lang w:val="en-GB"/>
          </w:rPr>
          <w:t>“edb_2D_demo”</w:t>
        </w:r>
        <w:r>
          <w:rPr>
            <w:noProof/>
            <w:webHidden/>
          </w:rPr>
          <w:tab/>
        </w:r>
        <w:r>
          <w:rPr>
            <w:noProof/>
            <w:webHidden/>
          </w:rPr>
          <w:fldChar w:fldCharType="begin"/>
        </w:r>
        <w:r>
          <w:rPr>
            <w:noProof/>
            <w:webHidden/>
          </w:rPr>
          <w:instrText xml:space="preserve"> PAGEREF _Toc39592614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5" w:history="1">
        <w:r w:rsidRPr="00AC5CF0">
          <w:rPr>
            <w:rStyle w:val="Collegamentoipertestuale"/>
            <w:noProof/>
            <w:lang w:val="en-GB"/>
          </w:rPr>
          <w:t>13.3.15.</w:t>
        </w:r>
        <w:r>
          <w:rPr>
            <w:rFonts w:asciiTheme="minorHAnsi" w:eastAsiaTheme="minorEastAsia" w:hAnsiTheme="minorHAnsi" w:cstheme="minorBidi"/>
            <w:noProof/>
            <w:sz w:val="22"/>
            <w:szCs w:val="22"/>
          </w:rPr>
          <w:tab/>
        </w:r>
        <w:r w:rsidRPr="00AC5CF0">
          <w:rPr>
            <w:rStyle w:val="Collegamentoipertestuale"/>
            <w:noProof/>
            <w:lang w:val="en-GB"/>
          </w:rPr>
          <w:t>“edb_2D_FraCap02”</w:t>
        </w:r>
        <w:r>
          <w:rPr>
            <w:noProof/>
            <w:webHidden/>
          </w:rPr>
          <w:tab/>
        </w:r>
        <w:r>
          <w:rPr>
            <w:noProof/>
            <w:webHidden/>
          </w:rPr>
          <w:fldChar w:fldCharType="begin"/>
        </w:r>
        <w:r>
          <w:rPr>
            <w:noProof/>
            <w:webHidden/>
          </w:rPr>
          <w:instrText xml:space="preserve"> PAGEREF _Toc39592615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6" w:history="1">
        <w:r w:rsidRPr="00AC5CF0">
          <w:rPr>
            <w:rStyle w:val="Collegamentoipertestuale"/>
            <w:noProof/>
            <w:lang w:val="en-GB"/>
          </w:rPr>
          <w:t>13.3.16.</w:t>
        </w:r>
        <w:r>
          <w:rPr>
            <w:rFonts w:asciiTheme="minorHAnsi" w:eastAsiaTheme="minorEastAsia" w:hAnsiTheme="minorHAnsi" w:cstheme="minorBidi"/>
            <w:noProof/>
            <w:sz w:val="22"/>
            <w:szCs w:val="22"/>
          </w:rPr>
          <w:tab/>
        </w:r>
        <w:r w:rsidRPr="00AC5CF0">
          <w:rPr>
            <w:rStyle w:val="Collegamentoipertestuale"/>
            <w:noProof/>
            <w:lang w:val="en-GB"/>
          </w:rPr>
          <w:t>“edb_2D_FraCap02_Taipei”</w:t>
        </w:r>
        <w:r>
          <w:rPr>
            <w:noProof/>
            <w:webHidden/>
          </w:rPr>
          <w:tab/>
        </w:r>
        <w:r>
          <w:rPr>
            <w:noProof/>
            <w:webHidden/>
          </w:rPr>
          <w:fldChar w:fldCharType="begin"/>
        </w:r>
        <w:r>
          <w:rPr>
            <w:noProof/>
            <w:webHidden/>
          </w:rPr>
          <w:instrText xml:space="preserve"> PAGEREF _Toc39592616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7" w:history="1">
        <w:r w:rsidRPr="00AC5CF0">
          <w:rPr>
            <w:rStyle w:val="Collegamentoipertestuale"/>
            <w:noProof/>
            <w:lang w:val="en-GB"/>
          </w:rPr>
          <w:t>13.3.17.</w:t>
        </w:r>
        <w:r>
          <w:rPr>
            <w:rFonts w:asciiTheme="minorHAnsi" w:eastAsiaTheme="minorEastAsia" w:hAnsiTheme="minorHAnsi" w:cstheme="minorBidi"/>
            <w:noProof/>
            <w:sz w:val="22"/>
            <w:szCs w:val="22"/>
          </w:rPr>
          <w:tab/>
        </w:r>
        <w:r w:rsidRPr="00AC5CF0">
          <w:rPr>
            <w:rStyle w:val="Collegamentoipertestuale"/>
            <w:noProof/>
            <w:lang w:val="en-GB"/>
          </w:rPr>
          <w:t>“edb_2D_Spi05”</w:t>
        </w:r>
        <w:r>
          <w:rPr>
            <w:noProof/>
            <w:webHidden/>
          </w:rPr>
          <w:tab/>
        </w:r>
        <w:r>
          <w:rPr>
            <w:noProof/>
            <w:webHidden/>
          </w:rPr>
          <w:fldChar w:fldCharType="begin"/>
        </w:r>
        <w:r>
          <w:rPr>
            <w:noProof/>
            <w:webHidden/>
          </w:rPr>
          <w:instrText xml:space="preserve"> PAGEREF _Toc39592617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8" w:history="1">
        <w:r w:rsidRPr="00AC5CF0">
          <w:rPr>
            <w:rStyle w:val="Collegamentoipertestuale"/>
            <w:noProof/>
            <w:lang w:val="en-GB"/>
          </w:rPr>
          <w:t>13.3.18.</w:t>
        </w:r>
        <w:r>
          <w:rPr>
            <w:rFonts w:asciiTheme="minorHAnsi" w:eastAsiaTheme="minorEastAsia" w:hAnsiTheme="minorHAnsi" w:cstheme="minorBidi"/>
            <w:noProof/>
            <w:sz w:val="22"/>
            <w:szCs w:val="22"/>
          </w:rPr>
          <w:tab/>
        </w:r>
        <w:r w:rsidRPr="00AC5CF0">
          <w:rPr>
            <w:rStyle w:val="Collegamentoipertestuale"/>
            <w:noProof/>
            <w:lang w:val="en-GB"/>
          </w:rPr>
          <w:t>“edb_ICOLD”</w:t>
        </w:r>
        <w:r>
          <w:rPr>
            <w:noProof/>
            <w:webHidden/>
          </w:rPr>
          <w:tab/>
        </w:r>
        <w:r>
          <w:rPr>
            <w:noProof/>
            <w:webHidden/>
          </w:rPr>
          <w:fldChar w:fldCharType="begin"/>
        </w:r>
        <w:r>
          <w:rPr>
            <w:noProof/>
            <w:webHidden/>
          </w:rPr>
          <w:instrText xml:space="preserve"> PAGEREF _Toc39592618 \h </w:instrText>
        </w:r>
        <w:r>
          <w:rPr>
            <w:noProof/>
            <w:webHidden/>
          </w:rPr>
        </w:r>
        <w:r>
          <w:rPr>
            <w:noProof/>
            <w:webHidden/>
          </w:rPr>
          <w:fldChar w:fldCharType="separate"/>
        </w:r>
        <w:r>
          <w:rPr>
            <w:noProof/>
            <w:webHidden/>
          </w:rPr>
          <w:t>108</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19" w:history="1">
        <w:r w:rsidRPr="00AC5CF0">
          <w:rPr>
            <w:rStyle w:val="Collegamentoipertestuale"/>
            <w:noProof/>
            <w:lang w:val="en-GB"/>
          </w:rPr>
          <w:t>13.3.19.</w:t>
        </w:r>
        <w:r>
          <w:rPr>
            <w:rFonts w:asciiTheme="minorHAnsi" w:eastAsiaTheme="minorEastAsia" w:hAnsiTheme="minorHAnsi" w:cstheme="minorBidi"/>
            <w:noProof/>
            <w:sz w:val="22"/>
            <w:szCs w:val="22"/>
          </w:rPr>
          <w:tab/>
        </w:r>
        <w:r w:rsidRPr="00AC5CF0">
          <w:rPr>
            <w:rStyle w:val="Collegamentoipertestuale"/>
            <w:noProof/>
            <w:lang w:val="en-GB"/>
          </w:rPr>
          <w:t>“edb_KarlSand”</w:t>
        </w:r>
        <w:r>
          <w:rPr>
            <w:noProof/>
            <w:webHidden/>
          </w:rPr>
          <w:tab/>
        </w:r>
        <w:r>
          <w:rPr>
            <w:noProof/>
            <w:webHidden/>
          </w:rPr>
          <w:fldChar w:fldCharType="begin"/>
        </w:r>
        <w:r>
          <w:rPr>
            <w:noProof/>
            <w:webHidden/>
          </w:rPr>
          <w:instrText xml:space="preserve"> PAGEREF _Toc39592619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0" w:history="1">
        <w:r w:rsidRPr="00AC5CF0">
          <w:rPr>
            <w:rStyle w:val="Collegamentoipertestuale"/>
            <w:noProof/>
            <w:lang w:val="en-GB"/>
          </w:rPr>
          <w:t>13.3.20.</w:t>
        </w:r>
        <w:r>
          <w:rPr>
            <w:rFonts w:asciiTheme="minorHAnsi" w:eastAsiaTheme="minorEastAsia" w:hAnsiTheme="minorHAnsi" w:cstheme="minorBidi"/>
            <w:noProof/>
            <w:sz w:val="22"/>
            <w:szCs w:val="22"/>
          </w:rPr>
          <w:tab/>
        </w:r>
        <w:r w:rsidRPr="00AC5CF0">
          <w:rPr>
            <w:rStyle w:val="Collegamentoipertestuale"/>
            <w:noProof/>
            <w:lang w:val="en-GB"/>
          </w:rPr>
          <w:t>“edb_Pon10”</w:t>
        </w:r>
        <w:r>
          <w:rPr>
            <w:noProof/>
            <w:webHidden/>
          </w:rPr>
          <w:tab/>
        </w:r>
        <w:r>
          <w:rPr>
            <w:noProof/>
            <w:webHidden/>
          </w:rPr>
          <w:fldChar w:fldCharType="begin"/>
        </w:r>
        <w:r>
          <w:rPr>
            <w:noProof/>
            <w:webHidden/>
          </w:rPr>
          <w:instrText xml:space="preserve"> PAGEREF _Toc39592620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1" w:history="1">
        <w:r w:rsidRPr="00AC5CF0">
          <w:rPr>
            <w:rStyle w:val="Collegamentoipertestuale"/>
            <w:noProof/>
            <w:lang w:val="en-GB"/>
          </w:rPr>
          <w:t>13.3.21.</w:t>
        </w:r>
        <w:r>
          <w:rPr>
            <w:rFonts w:asciiTheme="minorHAnsi" w:eastAsiaTheme="minorEastAsia" w:hAnsiTheme="minorHAnsi" w:cstheme="minorBidi"/>
            <w:noProof/>
            <w:sz w:val="22"/>
            <w:szCs w:val="22"/>
          </w:rPr>
          <w:tab/>
        </w:r>
        <w:r w:rsidRPr="00AC5CF0">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_Toc39592621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2" w:history="1">
        <w:r w:rsidRPr="00AC5CF0">
          <w:rPr>
            <w:rStyle w:val="Collegamentoipertestuale"/>
            <w:noProof/>
            <w:lang w:val="en-GB"/>
          </w:rPr>
          <w:t>13.3.22.</w:t>
        </w:r>
        <w:r>
          <w:rPr>
            <w:rFonts w:asciiTheme="minorHAnsi" w:eastAsiaTheme="minorEastAsia" w:hAnsiTheme="minorHAnsi" w:cstheme="minorBidi"/>
            <w:noProof/>
            <w:sz w:val="22"/>
            <w:szCs w:val="22"/>
          </w:rPr>
          <w:tab/>
        </w:r>
        <w:r w:rsidRPr="00AC5CF0">
          <w:rPr>
            <w:rStyle w:val="Collegamentoipertestuale"/>
            <w:noProof/>
            <w:lang w:val="en-GB"/>
          </w:rPr>
          <w:t>“flushing_2D”</w:t>
        </w:r>
        <w:r>
          <w:rPr>
            <w:noProof/>
            <w:webHidden/>
          </w:rPr>
          <w:tab/>
        </w:r>
        <w:r>
          <w:rPr>
            <w:noProof/>
            <w:webHidden/>
          </w:rPr>
          <w:fldChar w:fldCharType="begin"/>
        </w:r>
        <w:r>
          <w:rPr>
            <w:noProof/>
            <w:webHidden/>
          </w:rPr>
          <w:instrText xml:space="preserve"> PAGEREF _Toc39592622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3" w:history="1">
        <w:r w:rsidRPr="00AC5CF0">
          <w:rPr>
            <w:rStyle w:val="Collegamentoipertestuale"/>
            <w:noProof/>
            <w:lang w:val="en-GB"/>
          </w:rPr>
          <w:t>13.3.23.</w:t>
        </w:r>
        <w:r>
          <w:rPr>
            <w:rFonts w:asciiTheme="minorHAnsi" w:eastAsiaTheme="minorEastAsia" w:hAnsiTheme="minorHAnsi" w:cstheme="minorBidi"/>
            <w:noProof/>
            <w:sz w:val="22"/>
            <w:szCs w:val="22"/>
          </w:rPr>
          <w:tab/>
        </w:r>
        <w:r w:rsidRPr="00AC5CF0">
          <w:rPr>
            <w:rStyle w:val="Collegamentoipertestuale"/>
            <w:noProof/>
            <w:lang w:val="en-GB"/>
          </w:rPr>
          <w:t>“flushing_3D”</w:t>
        </w:r>
        <w:r>
          <w:rPr>
            <w:noProof/>
            <w:webHidden/>
          </w:rPr>
          <w:tab/>
        </w:r>
        <w:r>
          <w:rPr>
            <w:noProof/>
            <w:webHidden/>
          </w:rPr>
          <w:fldChar w:fldCharType="begin"/>
        </w:r>
        <w:r>
          <w:rPr>
            <w:noProof/>
            <w:webHidden/>
          </w:rPr>
          <w:instrText xml:space="preserve"> PAGEREF _Toc39592623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4" w:history="1">
        <w:r w:rsidRPr="00AC5CF0">
          <w:rPr>
            <w:rStyle w:val="Collegamentoipertestuale"/>
            <w:noProof/>
            <w:lang w:val="en-GB"/>
          </w:rPr>
          <w:t>13.3.24.</w:t>
        </w:r>
        <w:r>
          <w:rPr>
            <w:rFonts w:asciiTheme="minorHAnsi" w:eastAsiaTheme="minorEastAsia" w:hAnsiTheme="minorHAnsi" w:cstheme="minorBidi"/>
            <w:noProof/>
            <w:sz w:val="22"/>
            <w:szCs w:val="22"/>
          </w:rPr>
          <w:tab/>
        </w:r>
        <w:r w:rsidRPr="00AC5CF0">
          <w:rPr>
            <w:rStyle w:val="Collegamentoipertestuale"/>
            <w:noProof/>
            <w:lang w:val="en-GB"/>
          </w:rPr>
          <w:t>“jet_plate”</w:t>
        </w:r>
        <w:r>
          <w:rPr>
            <w:noProof/>
            <w:webHidden/>
          </w:rPr>
          <w:tab/>
        </w:r>
        <w:r>
          <w:rPr>
            <w:noProof/>
            <w:webHidden/>
          </w:rPr>
          <w:fldChar w:fldCharType="begin"/>
        </w:r>
        <w:r>
          <w:rPr>
            <w:noProof/>
            <w:webHidden/>
          </w:rPr>
          <w:instrText xml:space="preserve"> PAGEREF _Toc39592624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5" w:history="1">
        <w:r w:rsidRPr="00AC5CF0">
          <w:rPr>
            <w:rStyle w:val="Collegamentoipertestuale"/>
            <w:noProof/>
            <w:lang w:val="en-GB"/>
          </w:rPr>
          <w:t>13.3.25.</w:t>
        </w:r>
        <w:r>
          <w:rPr>
            <w:rFonts w:asciiTheme="minorHAnsi" w:eastAsiaTheme="minorEastAsia" w:hAnsiTheme="minorHAnsi" w:cstheme="minorBidi"/>
            <w:noProof/>
            <w:sz w:val="22"/>
            <w:szCs w:val="22"/>
          </w:rPr>
          <w:tab/>
        </w:r>
        <w:r w:rsidRPr="00AC5CF0">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_Toc39592625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6" w:history="1">
        <w:r w:rsidRPr="00AC5CF0">
          <w:rPr>
            <w:rStyle w:val="Collegamentoipertestuale"/>
            <w:noProof/>
            <w:lang w:val="en-GB"/>
          </w:rPr>
          <w:t>13.3.26.</w:t>
        </w:r>
        <w:r>
          <w:rPr>
            <w:rFonts w:asciiTheme="minorHAnsi" w:eastAsiaTheme="minorEastAsia" w:hAnsiTheme="minorHAnsi" w:cstheme="minorBidi"/>
            <w:noProof/>
            <w:sz w:val="22"/>
            <w:szCs w:val="22"/>
          </w:rPr>
          <w:tab/>
        </w:r>
        <w:r w:rsidRPr="00AC5CF0">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_Toc39592626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7" w:history="1">
        <w:r w:rsidRPr="00AC5CF0">
          <w:rPr>
            <w:rStyle w:val="Collegamentoipertestuale"/>
            <w:noProof/>
            <w:lang w:val="en-GB"/>
          </w:rPr>
          <w:t>13.3.27.</w:t>
        </w:r>
        <w:r>
          <w:rPr>
            <w:rFonts w:asciiTheme="minorHAnsi" w:eastAsiaTheme="minorEastAsia" w:hAnsiTheme="minorHAnsi" w:cstheme="minorBidi"/>
            <w:noProof/>
            <w:sz w:val="22"/>
            <w:szCs w:val="22"/>
          </w:rPr>
          <w:tab/>
        </w:r>
        <w:r w:rsidRPr="00AC5CF0">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_Toc39592627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8" w:history="1">
        <w:r w:rsidRPr="00AC5CF0">
          <w:rPr>
            <w:rStyle w:val="Collegamentoipertestuale"/>
            <w:noProof/>
            <w:lang w:val="en-GB"/>
          </w:rPr>
          <w:t>13.3.28.</w:t>
        </w:r>
        <w:r>
          <w:rPr>
            <w:rFonts w:asciiTheme="minorHAnsi" w:eastAsiaTheme="minorEastAsia" w:hAnsiTheme="minorHAnsi" w:cstheme="minorBidi"/>
            <w:noProof/>
            <w:sz w:val="22"/>
            <w:szCs w:val="22"/>
          </w:rPr>
          <w:tab/>
        </w:r>
        <w:r w:rsidRPr="00AC5CF0">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_Toc39592628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29" w:history="1">
        <w:r w:rsidRPr="00AC5CF0">
          <w:rPr>
            <w:rStyle w:val="Collegamentoipertestuale"/>
            <w:noProof/>
            <w:lang w:val="en-GB"/>
          </w:rPr>
          <w:t>13.3.29.</w:t>
        </w:r>
        <w:r>
          <w:rPr>
            <w:rFonts w:asciiTheme="minorHAnsi" w:eastAsiaTheme="minorEastAsia" w:hAnsiTheme="minorHAnsi" w:cstheme="minorBidi"/>
            <w:noProof/>
            <w:sz w:val="22"/>
            <w:szCs w:val="22"/>
          </w:rPr>
          <w:tab/>
        </w:r>
        <w:r w:rsidRPr="00AC5CF0">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_Toc39592629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30" w:history="1">
        <w:r w:rsidRPr="00AC5CF0">
          <w:rPr>
            <w:rStyle w:val="Collegamentoipertestuale"/>
            <w:noProof/>
            <w:lang w:val="en-GB"/>
          </w:rPr>
          <w:t>13.3.30.</w:t>
        </w:r>
        <w:r>
          <w:rPr>
            <w:rFonts w:asciiTheme="minorHAnsi" w:eastAsiaTheme="minorEastAsia" w:hAnsiTheme="minorHAnsi" w:cstheme="minorBidi"/>
            <w:noProof/>
            <w:sz w:val="22"/>
            <w:szCs w:val="22"/>
          </w:rPr>
          <w:tab/>
        </w:r>
        <w:r w:rsidRPr="00AC5CF0">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_Toc39592630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31" w:history="1">
        <w:r w:rsidRPr="00AC5CF0">
          <w:rPr>
            <w:rStyle w:val="Collegamentoipertestuale"/>
            <w:noProof/>
            <w:lang w:val="en-GB"/>
          </w:rPr>
          <w:t>13.3.31.</w:t>
        </w:r>
        <w:r>
          <w:rPr>
            <w:rFonts w:asciiTheme="minorHAnsi" w:eastAsiaTheme="minorEastAsia" w:hAnsiTheme="minorHAnsi" w:cstheme="minorBidi"/>
            <w:noProof/>
            <w:sz w:val="22"/>
            <w:szCs w:val="22"/>
          </w:rPr>
          <w:tab/>
        </w:r>
        <w:r w:rsidRPr="00AC5CF0">
          <w:rPr>
            <w:rStyle w:val="Collegamentoipertestuale"/>
            <w:noProof/>
            <w:lang w:val="en-GB"/>
          </w:rPr>
          <w:t>“submerged_landslide”</w:t>
        </w:r>
        <w:r>
          <w:rPr>
            <w:noProof/>
            <w:webHidden/>
          </w:rPr>
          <w:tab/>
        </w:r>
        <w:r>
          <w:rPr>
            <w:noProof/>
            <w:webHidden/>
          </w:rPr>
          <w:fldChar w:fldCharType="begin"/>
        </w:r>
        <w:r>
          <w:rPr>
            <w:noProof/>
            <w:webHidden/>
          </w:rPr>
          <w:instrText xml:space="preserve"> PAGEREF _Toc39592631 \h </w:instrText>
        </w:r>
        <w:r>
          <w:rPr>
            <w:noProof/>
            <w:webHidden/>
          </w:rPr>
        </w:r>
        <w:r>
          <w:rPr>
            <w:noProof/>
            <w:webHidden/>
          </w:rPr>
          <w:fldChar w:fldCharType="separate"/>
        </w:r>
        <w:r>
          <w:rPr>
            <w:noProof/>
            <w:webHidden/>
          </w:rPr>
          <w:t>109</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32" w:history="1">
        <w:r w:rsidRPr="00AC5CF0">
          <w:rPr>
            <w:rStyle w:val="Collegamentoipertestuale"/>
            <w:noProof/>
            <w:lang w:val="en-GB"/>
          </w:rPr>
          <w:t>13.3.32.</w:t>
        </w:r>
        <w:r>
          <w:rPr>
            <w:rFonts w:asciiTheme="minorHAnsi" w:eastAsiaTheme="minorEastAsia" w:hAnsiTheme="minorHAnsi" w:cstheme="minorBidi"/>
            <w:noProof/>
            <w:sz w:val="22"/>
            <w:szCs w:val="22"/>
          </w:rPr>
          <w:tab/>
        </w:r>
        <w:r w:rsidRPr="00AC5CF0">
          <w:rPr>
            <w:rStyle w:val="Collegamentoipertestuale"/>
            <w:noProof/>
            <w:lang w:val="en-GB"/>
          </w:rPr>
          <w:t>“still_water_tank”</w:t>
        </w:r>
        <w:r>
          <w:rPr>
            <w:noProof/>
            <w:webHidden/>
          </w:rPr>
          <w:tab/>
        </w:r>
        <w:r>
          <w:rPr>
            <w:noProof/>
            <w:webHidden/>
          </w:rPr>
          <w:fldChar w:fldCharType="begin"/>
        </w:r>
        <w:r>
          <w:rPr>
            <w:noProof/>
            <w:webHidden/>
          </w:rPr>
          <w:instrText xml:space="preserve"> PAGEREF _Toc39592632 \h </w:instrText>
        </w:r>
        <w:r>
          <w:rPr>
            <w:noProof/>
            <w:webHidden/>
          </w:rPr>
        </w:r>
        <w:r>
          <w:rPr>
            <w:noProof/>
            <w:webHidden/>
          </w:rPr>
          <w:fldChar w:fldCharType="separate"/>
        </w:r>
        <w:r>
          <w:rPr>
            <w:noProof/>
            <w:webHidden/>
          </w:rPr>
          <w:t>110</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33" w:history="1">
        <w:r w:rsidRPr="00AC5CF0">
          <w:rPr>
            <w:rStyle w:val="Collegamentoipertestuale"/>
            <w:noProof/>
            <w:lang w:val="en-GB"/>
          </w:rPr>
          <w:t>13.3.33.</w:t>
        </w:r>
        <w:r>
          <w:rPr>
            <w:rFonts w:asciiTheme="minorHAnsi" w:eastAsiaTheme="minorEastAsia" w:hAnsiTheme="minorHAnsi" w:cstheme="minorBidi"/>
            <w:noProof/>
            <w:sz w:val="22"/>
            <w:szCs w:val="22"/>
          </w:rPr>
          <w:tab/>
        </w:r>
        <w:r w:rsidRPr="00AC5CF0">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_Toc39592633 \h </w:instrText>
        </w:r>
        <w:r>
          <w:rPr>
            <w:noProof/>
            <w:webHidden/>
          </w:rPr>
        </w:r>
        <w:r>
          <w:rPr>
            <w:noProof/>
            <w:webHidden/>
          </w:rPr>
          <w:fldChar w:fldCharType="separate"/>
        </w:r>
        <w:r>
          <w:rPr>
            <w:noProof/>
            <w:webHidden/>
          </w:rPr>
          <w:t>110</w:t>
        </w:r>
        <w:r>
          <w:rPr>
            <w:noProof/>
            <w:webHidden/>
          </w:rPr>
          <w:fldChar w:fldCharType="end"/>
        </w:r>
      </w:hyperlink>
    </w:p>
    <w:p w:rsidR="00F63662" w:rsidRDefault="00F63662">
      <w:pPr>
        <w:pStyle w:val="Sommario3"/>
        <w:tabs>
          <w:tab w:val="left" w:pos="880"/>
          <w:tab w:val="right" w:pos="9628"/>
        </w:tabs>
        <w:rPr>
          <w:rFonts w:asciiTheme="minorHAnsi" w:eastAsiaTheme="minorEastAsia" w:hAnsiTheme="minorHAnsi" w:cstheme="minorBidi"/>
          <w:noProof/>
          <w:sz w:val="22"/>
          <w:szCs w:val="22"/>
        </w:rPr>
      </w:pPr>
      <w:hyperlink w:anchor="_Toc39592634" w:history="1">
        <w:r w:rsidRPr="00AC5CF0">
          <w:rPr>
            <w:rStyle w:val="Collegamentoipertestuale"/>
            <w:noProof/>
            <w:lang w:val="en-GB"/>
          </w:rPr>
          <w:t>13.3.34.</w:t>
        </w:r>
        <w:r>
          <w:rPr>
            <w:rFonts w:asciiTheme="minorHAnsi" w:eastAsiaTheme="minorEastAsia" w:hAnsiTheme="minorHAnsi" w:cstheme="minorBidi"/>
            <w:noProof/>
            <w:sz w:val="22"/>
            <w:szCs w:val="22"/>
          </w:rPr>
          <w:tab/>
        </w:r>
        <w:r w:rsidRPr="00AC5CF0">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_Toc39592634 \h </w:instrText>
        </w:r>
        <w:r>
          <w:rPr>
            <w:noProof/>
            <w:webHidden/>
          </w:rPr>
        </w:r>
        <w:r>
          <w:rPr>
            <w:noProof/>
            <w:webHidden/>
          </w:rPr>
          <w:fldChar w:fldCharType="separate"/>
        </w:r>
        <w:r>
          <w:rPr>
            <w:noProof/>
            <w:webHidden/>
          </w:rPr>
          <w:t>110</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635" w:history="1">
        <w:r w:rsidRPr="00AC5CF0">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_Toc39592635 \h </w:instrText>
        </w:r>
        <w:r>
          <w:rPr>
            <w:noProof/>
            <w:webHidden/>
          </w:rPr>
        </w:r>
        <w:r>
          <w:rPr>
            <w:noProof/>
            <w:webHidden/>
          </w:rPr>
          <w:fldChar w:fldCharType="separate"/>
        </w:r>
        <w:r>
          <w:rPr>
            <w:noProof/>
            <w:webHidden/>
          </w:rPr>
          <w:t>111</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636" w:history="1">
        <w:r w:rsidRPr="00AC5CF0">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_Toc39592636 \h </w:instrText>
        </w:r>
        <w:r>
          <w:rPr>
            <w:noProof/>
            <w:webHidden/>
          </w:rPr>
        </w:r>
        <w:r>
          <w:rPr>
            <w:noProof/>
            <w:webHidden/>
          </w:rPr>
          <w:fldChar w:fldCharType="separate"/>
        </w:r>
        <w:r>
          <w:rPr>
            <w:noProof/>
            <w:webHidden/>
          </w:rPr>
          <w:t>113</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637" w:history="1">
        <w:r w:rsidRPr="00AC5CF0">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_Toc39592637 \h </w:instrText>
        </w:r>
        <w:r>
          <w:rPr>
            <w:noProof/>
            <w:webHidden/>
          </w:rPr>
        </w:r>
        <w:r>
          <w:rPr>
            <w:noProof/>
            <w:webHidden/>
          </w:rPr>
          <w:fldChar w:fldCharType="separate"/>
        </w:r>
        <w:r>
          <w:rPr>
            <w:noProof/>
            <w:webHidden/>
          </w:rPr>
          <w:t>114</w:t>
        </w:r>
        <w:r>
          <w:rPr>
            <w:noProof/>
            <w:webHidden/>
          </w:rPr>
          <w:fldChar w:fldCharType="end"/>
        </w:r>
      </w:hyperlink>
    </w:p>
    <w:p w:rsidR="00F63662" w:rsidRDefault="00F63662">
      <w:pPr>
        <w:pStyle w:val="Sommario1"/>
        <w:tabs>
          <w:tab w:val="right" w:pos="9628"/>
        </w:tabs>
        <w:rPr>
          <w:rFonts w:asciiTheme="minorHAnsi" w:eastAsiaTheme="minorEastAsia" w:hAnsiTheme="minorHAnsi" w:cstheme="minorBidi"/>
          <w:noProof/>
          <w:sz w:val="22"/>
          <w:lang w:val="it-IT" w:eastAsia="it-IT"/>
        </w:rPr>
      </w:pPr>
      <w:hyperlink w:anchor="_Toc39592638" w:history="1">
        <w:r w:rsidRPr="00AC5CF0">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_Toc39592638 \h </w:instrText>
        </w:r>
        <w:r>
          <w:rPr>
            <w:noProof/>
            <w:webHidden/>
          </w:rPr>
        </w:r>
        <w:r>
          <w:rPr>
            <w:noProof/>
            <w:webHidden/>
          </w:rPr>
          <w:fldChar w:fldCharType="separate"/>
        </w:r>
        <w:r>
          <w:rPr>
            <w:noProof/>
            <w:webHidden/>
          </w:rPr>
          <w:t>122</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39592538"/>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F63662">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F63662">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F63662">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F63662">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F63662">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F63662" w:rsidRPr="00ED6D25">
        <w:rPr>
          <w:rFonts w:ascii="Times New Roman" w:hAnsi="Times New Roman"/>
        </w:rPr>
        <w:t xml:space="preserve">Table </w:t>
      </w:r>
      <w:r w:rsidR="00F63662">
        <w:rPr>
          <w:rFonts w:ascii="Times New Roman" w:hAnsi="Times New Roman"/>
          <w:noProof/>
        </w:rPr>
        <w:t>1</w:t>
      </w:r>
      <w:r w:rsidR="00F63662" w:rsidRPr="00ED6D25">
        <w:rPr>
          <w:rFonts w:ascii="Times New Roman" w:hAnsi="Times New Roman"/>
        </w:rPr>
        <w:t>.</w:t>
      </w:r>
      <w:r w:rsidR="00F63662">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63662">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63662">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39592539"/>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39592540"/>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39592541"/>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39592542"/>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F63662">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F63662">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F63662" w:rsidRPr="00F63662">
        <w:rPr>
          <w:rFonts w:ascii="Times New Roman" w:hAnsi="Times New Roman"/>
          <w:sz w:val="24"/>
          <w:szCs w:val="24"/>
        </w:rPr>
        <w:t xml:space="preserve">Figure </w:t>
      </w:r>
      <w:r w:rsidR="00F63662" w:rsidRPr="00F63662">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page </w:t>
        </w:r>
        <w:r w:rsidR="00067DD9" w:rsidRPr="00067DD9">
          <w:rPr>
            <w:rFonts w:ascii="Times New Roman" w:hAnsi="Times New Roman"/>
            <w:sz w:val="24"/>
            <w:szCs w:val="24"/>
          </w:rPr>
          <w:t xml:space="preserve"> https://github.com/AndreaAmicarelliRSE/SPHERA/settings/notifications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F63662" w:rsidRPr="00F63662">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F63662">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F63662">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3"/>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39592543"/>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F63662">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39592544"/>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50208174"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F63662">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63662" w:rsidRPr="00F63662">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50208175"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F63662">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F63662" w:rsidRPr="00F63662">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50208176"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6.3</w:t>
      </w:r>
      <w:r w:rsidR="00F63662" w:rsidRPr="00F63662">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F63662">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F63662">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F63662">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F63662">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39592545"/>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F63662">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F63662">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50208177"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1.55pt" o:ole="">
                  <v:imagedata r:id="rId24" o:title=""/>
                </v:shape>
                <o:OLEObject Type="Embed" ProgID="Equation.3" ShapeID="_x0000_i1030" DrawAspect="Content" ObjectID="_1650208178"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50208179"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F63662" w:rsidRPr="00F63662">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5pt;height:40.45pt" o:ole="">
                  <v:imagedata r:id="rId28" o:title=""/>
                </v:shape>
                <o:OLEObject Type="Embed" ProgID="Equation.3" ShapeID="_x0000_i1032" DrawAspect="Content" ObjectID="_1650208180"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7pt;height:34.15pt" o:ole="">
                  <v:imagedata r:id="rId31" o:title=""/>
                </v:shape>
                <o:OLEObject Type="Embed" ProgID="Equation.3" ShapeID="_x0000_i1033" DrawAspect="Content" ObjectID="_1650208181"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50208182"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50208183"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50208184"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50208185"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45pt;height:60.45pt" o:ole="">
                    <v:imagedata r:id="rId41" o:title=""/>
                  </v:shape>
                  <o:OLEObject Type="Embed" ProgID="Equation.3" ShapeID="_x0000_i1038" DrawAspect="Content" ObjectID="_1650208186"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50208187"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8.9pt" o:ole="">
                  <v:imagedata r:id="rId45" o:title=""/>
                </v:shape>
                <o:OLEObject Type="Embed" ProgID="Equation.3" ShapeID="_x0000_i1040" DrawAspect="Content" ObjectID="_1650208188"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50208189"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8.9pt" o:ole="">
                  <v:imagedata r:id="rId49" o:title=""/>
                </v:shape>
                <o:OLEObject Type="Embed" ProgID="Equation.3" ShapeID="_x0000_i1042" DrawAspect="Content" ObjectID="_1650208190"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9.1pt;height:19.95pt" o:ole="">
                  <v:imagedata r:id="rId51" o:title=""/>
                </v:shape>
                <o:OLEObject Type="Embed" ProgID="Equation.3" ShapeID="_x0000_i1043" DrawAspect="Content" ObjectID="_1650208191"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8.9pt" o:ole="">
                  <v:imagedata r:id="rId53" o:title=""/>
                </v:shape>
                <o:OLEObject Type="Embed" ProgID="Equation.3" ShapeID="_x0000_i1044" DrawAspect="Content" ObjectID="_1650208192"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50208193"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50208194"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50208195"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40.45pt" o:ole="">
                  <v:imagedata r:id="rId61" o:title=""/>
                </v:shape>
                <o:OLEObject Type="Embed" ProgID="Equation.3" ShapeID="_x0000_i1048" DrawAspect="Content" ObjectID="_1650208196"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40.45pt" o:ole="">
                  <v:imagedata r:id="rId63" o:title=""/>
                </v:shape>
                <o:OLEObject Type="Embed" ProgID="Equation.3" ShapeID="_x0000_i1049" DrawAspect="Content" ObjectID="_1650208197"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50208198"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F63662">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F63662">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50208199"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F63662" w:rsidRPr="00F63662">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50208200"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50208201"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50208202"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r w:rsidRPr="00897949">
        <w:rPr>
          <w:rFonts w:ascii="Times New Roman" w:hAnsi="Times New Roman"/>
          <w:lang w:val="en-GB"/>
        </w:rPr>
        <w:t>is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F63662">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8.9pt;height:33.65pt" o:ole="">
                  <v:imagedata r:id="rId75" o:title=""/>
                </v:shape>
                <o:OLEObject Type="Embed" ProgID="Equation.3" ShapeID="_x0000_i1055" DrawAspect="Content" ObjectID="_1650208203"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50208204"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50208205"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6.7pt;height:19.95pt" o:ole="">
                  <v:imagedata r:id="rId81" o:title=""/>
                </v:shape>
                <o:OLEObject Type="Embed" ProgID="Equation.3" ShapeID="_x0000_i1058" DrawAspect="Content" ObjectID="_1650208206"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39592546"/>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F63662">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Euler-Newton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50208207" r:id="rId84"/>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060" type="#_x0000_t75" style="width:64.65pt;height:31.55pt" o:ole="">
                  <v:imagedata r:id="rId85" o:title=""/>
                </v:shape>
                <o:OLEObject Type="Embed" ProgID="Equation.3" ShapeID="_x0000_i1060" DrawAspect="Content" ObjectID="_1650208208" r:id="rId86"/>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80" w:dyaOrig="700">
                <v:shape id="_x0000_i1061" type="#_x0000_t75" style="width:248.6pt;height:34.7pt" o:ole="">
                  <v:imagedata r:id="rId87" o:title=""/>
                </v:shape>
                <o:OLEObject Type="Embed" ProgID="Equation.3" ShapeID="_x0000_i1061" DrawAspect="Content" ObjectID="_1650208209" r:id="rId88"/>
              </w:object>
            </w:r>
            <w:r w:rsidRPr="00276BBF">
              <w:rPr>
                <w:rFonts w:ascii="Times New Roman" w:hAnsi="Times New Roman"/>
                <w:position w:val="-30"/>
                <w:sz w:val="24"/>
                <w:szCs w:val="24"/>
              </w:rPr>
              <w:object w:dxaOrig="3400" w:dyaOrig="660">
                <v:shape id="_x0000_i1062" type="#_x0000_t75" style="width:170.8pt;height:32.6pt" o:ole="">
                  <v:imagedata r:id="rId89" o:title=""/>
                </v:shape>
                <o:OLEObject Type="Embed" ProgID="Equation.3" ShapeID="_x0000_i1062" DrawAspect="Content" ObjectID="_1650208210" r:id="rId90"/>
              </w:object>
            </w:r>
          </w:p>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063" type="#_x0000_t75" style="width:47.8pt;height:31.55pt" o:ole="">
                  <v:imagedata r:id="rId91" o:title=""/>
                </v:shape>
                <o:OLEObject Type="Embed" ProgID="Equation.3" ShapeID="_x0000_i1063" DrawAspect="Content" ObjectID="_1650208211" r:id="rId92"/>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4" w:name="_Ref44823247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4"/>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Corpotesto"/>
        <w:spacing w:after="0" w:line="240" w:lineRule="auto"/>
        <w:ind w:firstLine="0"/>
        <w:rPr>
          <w:sz w:val="24"/>
          <w:szCs w:val="24"/>
        </w:rPr>
      </w:pP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two </w:t>
      </w:r>
      <w:r w:rsidR="00DD2AB0">
        <w:rPr>
          <w:rFonts w:ascii="Times New Roman" w:hAnsi="Times New Roman"/>
          <w:lang w:val="en-GB"/>
        </w:rPr>
        <w:t>formulas</w:t>
      </w:r>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 the balance equations for the momentum and the time law for the position of the body barycentre (</w:t>
      </w:r>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 The </w:t>
      </w:r>
      <w:r w:rsidRPr="00276BBF">
        <w:rPr>
          <w:rFonts w:ascii="Times New Roman" w:hAnsi="Times New Roman"/>
          <w:lang w:val="en-GB"/>
        </w:rPr>
        <w:lastRenderedPageBreak/>
        <w:t xml:space="preserve">last two formulas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 the balance equation of the angular momentum (</w:t>
      </w:r>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 and the time evolution of the solid orientation (</w:t>
      </w:r>
      <w:r w:rsidRPr="003F4AE4">
        <w:rPr>
          <w:rFonts w:ascii="Symbol" w:hAnsi="Symbol"/>
          <w:i/>
          <w:u w:val="single"/>
          <w:lang w:val="en-GB"/>
        </w:rPr>
        <w:t></w:t>
      </w:r>
      <w:r w:rsidRPr="00276BBF">
        <w:rPr>
          <w:rFonts w:ascii="Times New Roman" w:hAnsi="Times New Roman"/>
          <w:lang w:val="en-GB"/>
        </w:rPr>
        <w:t xml:space="preserve"> is the vector of the a</w:t>
      </w:r>
      <w:r w:rsidR="003F4AE4">
        <w:rPr>
          <w:rFonts w:ascii="Times New Roman" w:hAnsi="Times New Roman"/>
          <w:lang w:val="en-GB"/>
        </w:rPr>
        <w:t>ngles lying between the body axe</w:t>
      </w:r>
      <w:r w:rsidRPr="00276BBF">
        <w:rPr>
          <w:rFonts w:ascii="Times New Roman" w:hAnsi="Times New Roman"/>
          <w:lang w:val="en-GB"/>
        </w:rPr>
        <w:t xml:space="preserve">s and the global reference system).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4" type="#_x0000_t75" style="width:15.25pt;height:22.05pt" o:ole="">
            <v:imagedata r:id="rId93" o:title=""/>
          </v:shape>
          <o:OLEObject Type="Embed" ProgID="Equation.3" ShapeID="_x0000_i1064" DrawAspect="Content" ObjectID="_1650208212" r:id="rId94"/>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79" w:dyaOrig="1640">
                <v:shape id="_x0000_i1065" type="#_x0000_t75" style="width:283.8pt;height:82.5pt" o:ole="">
                  <v:imagedata r:id="rId95" o:title=""/>
                </v:shape>
                <o:OLEObject Type="Embed" ProgID="Equation.3" ShapeID="_x0000_i1065" DrawAspect="Content" ObjectID="_1650208213"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25</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5"/>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9E60BA" w:rsidRDefault="009E60BA" w:rsidP="00E705B5">
      <w:pPr>
        <w:pStyle w:val="Normale1"/>
        <w:spacing w:line="240" w:lineRule="auto"/>
        <w:jc w:val="both"/>
        <w:rPr>
          <w:rFonts w:ascii="Times New Roman" w:hAnsi="Times New Roman"/>
          <w:lang w:val="en-GB"/>
        </w:rPr>
      </w:pPr>
    </w:p>
    <w:p w:rsidR="009E60BA" w:rsidRDefault="009E60BA" w:rsidP="009E60BA">
      <w:pPr>
        <w:pStyle w:val="Normale1"/>
        <w:spacing w:line="240" w:lineRule="auto"/>
        <w:jc w:val="both"/>
        <w:rPr>
          <w:ins w:id="86" w:author="Amicarelli Andrea (RSE)" w:date="2020-04-13T14:21:00Z"/>
          <w:rFonts w:ascii="Times New Roman" w:hAnsi="Times New Roman"/>
          <w:lang w:val="en-GB"/>
        </w:rPr>
      </w:pPr>
      <w:ins w:id="87" w:author="Amicarelli Andrea (RSE)" w:date="2020-04-13T14:21:00Z">
        <w:r>
          <w:rPr>
            <w:rFonts w:ascii="Times New Roman" w:hAnsi="Times New Roman"/>
            <w:lang w:val="en-GB"/>
          </w:rPr>
          <w:t xml:space="preserve">One considers the final formulation of the third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(6.24)</w:t>
      </w:r>
      <w:r>
        <w:rPr>
          <w:rFonts w:ascii="Times New Roman" w:hAnsi="Times New Roman"/>
          <w:lang w:val="en-GB"/>
        </w:rPr>
        <w:fldChar w:fldCharType="end"/>
      </w:r>
      <w:ins w:id="88" w:author="Amicarelli Andrea (RSE)" w:date="2020-04-13T14:21:00Z">
        <w:r w:rsidRPr="009E60BA">
          <w:rPr>
            <w:rFonts w:ascii="Times New Roman" w:hAnsi="Times New Roman"/>
            <w:lang w:val="en-GB"/>
          </w:rPr>
          <w:t xml:space="preserve"> </w:t>
        </w:r>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orque-free/induced precession. The minor effect of the torque-free term on a torque-induced precession is called nutation.</w:t>
        </w:r>
        <w:r>
          <w:rPr>
            <w:rFonts w:ascii="Times New Roman" w:hAnsi="Times New Roman"/>
            <w:lang w:val="en-GB"/>
          </w:rPr>
          <w:t xml:space="preserve"> One notices that any </w:t>
        </w:r>
        <w:r w:rsidRPr="009E60BA">
          <w:rPr>
            <w:rFonts w:ascii="Times New Roman" w:hAnsi="Times New Roman"/>
            <w:lang w:val="en-GB"/>
          </w:rPr>
          <w:t xml:space="preserve">torque-free precession is blocked </w:t>
        </w:r>
        <w:r>
          <w:rPr>
            <w:rFonts w:ascii="Times New Roman" w:hAnsi="Times New Roman"/>
            <w:lang w:val="en-GB"/>
          </w:rPr>
          <w:t xml:space="preserve">if the body rotates </w:t>
        </w:r>
        <w:r w:rsidRPr="009E60BA">
          <w:rPr>
            <w:rFonts w:ascii="Times New Roman" w:hAnsi="Times New Roman"/>
            <w:lang w:val="en-GB"/>
          </w:rPr>
          <w:t xml:space="preserve">around one of </w:t>
        </w:r>
        <w:r>
          <w:rPr>
            <w:rFonts w:ascii="Times New Roman" w:hAnsi="Times New Roman"/>
            <w:lang w:val="en-GB"/>
          </w:rPr>
          <w:t xml:space="preserve">its </w:t>
        </w:r>
        <w:r w:rsidRPr="009E60BA">
          <w:rPr>
            <w:rFonts w:ascii="Times New Roman" w:hAnsi="Times New Roman"/>
            <w:lang w:val="en-GB"/>
          </w:rPr>
          <w:t>axes</w:t>
        </w:r>
        <w:r>
          <w:rPr>
            <w:rFonts w:ascii="Times New Roman" w:hAnsi="Times New Roman"/>
            <w:lang w:val="en-GB"/>
          </w:rPr>
          <w:t>.</w:t>
        </w:r>
      </w:ins>
    </w:p>
    <w:p w:rsidR="009E60BA" w:rsidRPr="00276BBF" w:rsidRDefault="009E60BA"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9"/>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6" type="#_x0000_t75" style="width:150.85pt;height:17.35pt" o:ole="">
                  <v:imagedata r:id="rId97" o:title=""/>
                </v:shape>
                <o:OLEObject Type="Embed" ProgID="Equation.3" ShapeID="_x0000_i1066" DrawAspect="Content" ObjectID="_1650208214"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90"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0"/>
            <w:r w:rsidRPr="008007FF">
              <w:rPr>
                <w:rFonts w:ascii="Times New Roman" w:eastAsia="Times New Roman" w:hAnsi="Times New Roman"/>
                <w:b w:val="0"/>
                <w:bCs w:val="0"/>
                <w:color w:val="auto"/>
                <w:sz w:val="24"/>
                <w:szCs w:val="24"/>
                <w:lang w:eastAsia="it-IT"/>
              </w:rPr>
              <w:t xml:space="preserve"> </w:t>
            </w:r>
            <w:commentRangeEnd w:id="89"/>
            <w:r w:rsidR="008A206F">
              <w:rPr>
                <w:rStyle w:val="Rimandocommento"/>
                <w:rFonts w:ascii="Times New Roman" w:eastAsia="Times New Roman" w:hAnsi="Times New Roman"/>
                <w:b w:val="0"/>
                <w:bCs w:val="0"/>
                <w:color w:val="auto"/>
                <w:szCs w:val="20"/>
                <w:lang w:val="it-IT" w:eastAsia="it-IT"/>
              </w:rPr>
              <w:commentReference w:id="89"/>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F63662">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7" type="#_x0000_t75" style="width:79.35pt;height:26.8pt" o:ole="">
                  <v:imagedata r:id="rId99" o:title=""/>
                </v:shape>
                <o:OLEObject Type="Embed" ProgID="Equation.3" ShapeID="_x0000_i1067" DrawAspect="Content" ObjectID="_1650208215"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F63662" w:rsidRPr="00F63662">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F63662">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F63662">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8" type="#_x0000_t75" style="width:91.45pt;height:27.35pt" o:ole="">
                  <v:imagedata r:id="rId101" o:title=""/>
                </v:shape>
                <o:OLEObject Type="Embed" ProgID="Equation.3" ShapeID="_x0000_i1068" DrawAspect="Content" ObjectID="_1650208216"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6.24</w:t>
      </w:r>
      <w:r w:rsidR="00F63662" w:rsidRPr="00F63662">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9" type="#_x0000_t75" style="width:91.95pt;height:19.95pt" o:ole="">
                  <v:imagedata r:id="rId103" o:title=""/>
                </v:shape>
                <o:OLEObject Type="Embed" ProgID="Equation.3" ShapeID="_x0000_i1069" DrawAspect="Content" ObjectID="_1650208217"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70" type="#_x0000_t75" style="width:19.45pt;height:17.35pt" o:ole="">
            <v:imagedata r:id="rId105" o:title=""/>
          </v:shape>
          <o:OLEObject Type="Embed" ProgID="Equation.3" ShapeID="_x0000_i1070" DrawAspect="Content" ObjectID="_1650208218"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71" type="#_x0000_t75" style="width:283.25pt;height:19.95pt" o:ole="">
                  <v:imagedata r:id="rId107" o:title=""/>
                </v:shape>
                <o:OLEObject Type="Embed" ProgID="Equation.3" ShapeID="_x0000_i1071" DrawAspect="Content" ObjectID="_1650208219"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72" type="#_x0000_t75" style="width:155.05pt;height:20.5pt" o:ole="">
                  <v:imagedata r:id="rId109" o:title=""/>
                </v:shape>
                <o:OLEObject Type="Embed" ProgID="Equation.3" ShapeID="_x0000_i1072" DrawAspect="Content" ObjectID="_1650208220"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73" type="#_x0000_t75" style="width:142.95pt;height:49.95pt" o:ole="">
                  <v:imagedata r:id="rId111" o:title=""/>
                </v:shape>
                <o:OLEObject Type="Embed" ProgID="Equation.3" ShapeID="_x0000_i1073" DrawAspect="Content" ObjectID="_1650208221"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74" type="#_x0000_t75" style="width:140.3pt;height:50.45pt" o:ole="">
                  <v:imagedata r:id="rId113" o:title=""/>
                </v:shape>
                <o:OLEObject Type="Embed" ProgID="Equation.3" ShapeID="_x0000_i1074" DrawAspect="Content" ObjectID="_1650208222"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5" type="#_x0000_t75" style="width:137.15pt;height:47.8pt" o:ole="">
                  <v:imagedata r:id="rId115" o:title=""/>
                </v:shape>
                <o:OLEObject Type="Embed" ProgID="Equation.3" ShapeID="_x0000_i1075" DrawAspect="Content" ObjectID="_1650208223"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91" w:author="Amicarelli Andrea (RSE)" w:date="2020-04-13T11:56:00Z"/>
          <w:rFonts w:ascii="Times New Roman" w:hAnsi="Times New Roman"/>
          <w:lang w:val="en-GB"/>
        </w:rPr>
      </w:pPr>
      <w:ins w:id="92" w:author="Amicarelli Andrea (RSE)" w:date="2020-04-13T11:56:00Z">
        <w:r>
          <w:rPr>
            <w:rFonts w:ascii="Times New Roman" w:hAnsi="Times New Roman"/>
            <w:lang w:val="en-GB"/>
          </w:rPr>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93" w:name="_Ref521058256"/>
      <w:bookmarkStart w:id="94" w:name="_Toc39592547"/>
      <w:r>
        <w:t>Improving 3D rotations</w:t>
      </w:r>
      <w:bookmarkEnd w:id="93"/>
      <w:bookmarkEnd w:id="94"/>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6" type="#_x0000_t75" style="width:47.8pt;height:31.55pt" o:ole="">
                  <v:imagedata r:id="rId91" o:title=""/>
                </v:shape>
                <o:OLEObject Type="Embed" ProgID="Equation.3" ShapeID="_x0000_i1076" DrawAspect="Content" ObjectID="_1650208224"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7" type="#_x0000_t75" style="width:67.8pt;height:22.05pt" o:ole="">
                  <v:imagedata r:id="rId118" o:title=""/>
                </v:shape>
                <o:OLEObject Type="Embed" ProgID="Equation.3" ShapeID="_x0000_i1077" DrawAspect="Content" ObjectID="_1650208225"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95"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95"/>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F63662" w:rsidRPr="00BC1AE1">
        <w:rPr>
          <w:rFonts w:ascii="Times New Roman" w:hAnsi="Times New Roman"/>
        </w:rPr>
        <w:t>(</w:t>
      </w:r>
      <w:r w:rsidR="00F63662" w:rsidRPr="00F63662">
        <w:rPr>
          <w:rFonts w:ascii="Times New Roman" w:hAnsi="Times New Roman"/>
          <w:bCs/>
          <w:noProof/>
        </w:rPr>
        <w:t>6.31</w:t>
      </w:r>
      <w:r w:rsidR="00F63662" w:rsidRPr="00BC1AE1">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8" type="#_x0000_t75" style="width:96.2pt;height:34.7pt" o:ole="">
                  <v:imagedata r:id="rId120" o:title=""/>
                </v:shape>
                <o:OLEObject Type="Embed" ProgID="Equation.3" ShapeID="_x0000_i1078" DrawAspect="Content" ObjectID="_1650208226"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lastRenderedPageBreak/>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9" type="#_x0000_t75" style="width:229.15pt;height:22.05pt" o:ole="">
                  <v:imagedata r:id="rId122" o:title=""/>
                </v:shape>
                <o:OLEObject Type="Embed" ProgID="Equation.3" ShapeID="_x0000_i1079" DrawAspect="Content" ObjectID="_1650208227"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80" type="#_x0000_t75" style="width:166.6pt;height:57.8pt" o:ole="">
                  <v:imagedata r:id="rId124" o:title=""/>
                </v:shape>
                <o:OLEObject Type="Embed" ProgID="Equation.3" ShapeID="_x0000_i1080" DrawAspect="Content" ObjectID="_1650208228"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81" type="#_x0000_t75" style="width:438.3pt;height:52.05pt" o:ole="">
                  <v:imagedata r:id="rId126" o:title=""/>
                </v:shape>
                <o:OLEObject Type="Embed" ProgID="Equation.3" ShapeID="_x0000_i1081" DrawAspect="Content" ObjectID="_1650208229"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96" w:author="Amicarelli Andrea (RSE)" w:date="2020-04-13T14:27:00Z"/>
          <w:rFonts w:ascii="Times New Roman" w:hAnsi="Times New Roman"/>
          <w:lang w:val="en-GB"/>
        </w:rPr>
      </w:pPr>
      <w:ins w:id="97"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82" type="#_x0000_t75" style="width:62pt;height:19.95pt" o:ole="">
                  <v:imagedata r:id="rId128" o:title=""/>
                </v:shape>
                <o:OLEObject Type="Embed" ProgID="Equation.3" ShapeID="_x0000_i1082" DrawAspect="Content" ObjectID="_1650208230"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83" type="#_x0000_t75" style="width:46.75pt;height:41.5pt" o:ole="">
                  <v:imagedata r:id="rId130" o:title=""/>
                </v:shape>
                <o:OLEObject Type="Embed" ProgID="Equation.3" ShapeID="_x0000_i1083" DrawAspect="Content" ObjectID="_1650208231"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84" type="#_x0000_t75" style="width:55.7pt;height:23.1pt" o:ole="">
                  <v:imagedata r:id="rId132" o:title=""/>
                </v:shape>
                <o:OLEObject Type="Embed" ProgID="Equation.3" ShapeID="_x0000_i1084" DrawAspect="Content" ObjectID="_1650208232"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5" type="#_x0000_t75" style="width:64.65pt;height:39.95pt" o:ole="">
                  <v:imagedata r:id="rId134" o:title=""/>
                </v:shape>
                <o:OLEObject Type="Embed" ProgID="Equation.3" ShapeID="_x0000_i1085" DrawAspect="Content" ObjectID="_1650208233"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6" type="#_x0000_t75" style="width:92.5pt;height:46.25pt" o:ole="">
                  <v:imagedata r:id="rId136" o:title=""/>
                </v:shape>
                <o:OLEObject Type="Embed" ProgID="Equation.3" ShapeID="_x0000_i1086" DrawAspect="Content" ObjectID="_1650208234" r:id="rId137"/>
              </w:object>
            </w:r>
            <w:r>
              <w:rPr>
                <w:sz w:val="20"/>
                <w:szCs w:val="20"/>
              </w:rPr>
              <w:t xml:space="preserve">, but don’t use </w:t>
            </w:r>
            <w:r w:rsidRPr="00BB467A">
              <w:rPr>
                <w:position w:val="-40"/>
                <w:sz w:val="20"/>
                <w:szCs w:val="20"/>
              </w:rPr>
              <w:object w:dxaOrig="2100" w:dyaOrig="920">
                <v:shape id="_x0000_i1087" type="#_x0000_t75" style="width:105.1pt;height:46.25pt" o:ole="">
                  <v:imagedata r:id="rId138" o:title=""/>
                </v:shape>
                <o:OLEObject Type="Embed" ProgID="Equation.3" ShapeID="_x0000_i1087" DrawAspect="Content" ObjectID="_1650208235"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8" type="#_x0000_t75" style="width:79.9pt;height:44.65pt" o:ole="">
                  <v:imagedata r:id="rId140" o:title=""/>
                </v:shape>
                <o:OLEObject Type="Embed" ProgID="Equation.3" ShapeID="_x0000_i1088" DrawAspect="Content" ObjectID="_1650208236" r:id="rId141"/>
              </w:object>
            </w:r>
            <w:r>
              <w:rPr>
                <w:sz w:val="20"/>
                <w:szCs w:val="20"/>
              </w:rPr>
              <w:t xml:space="preserve">,   </w:t>
            </w:r>
            <w:r w:rsidRPr="00BB467A">
              <w:rPr>
                <w:position w:val="-38"/>
                <w:sz w:val="20"/>
                <w:szCs w:val="20"/>
              </w:rPr>
              <w:object w:dxaOrig="1520" w:dyaOrig="800">
                <v:shape id="_x0000_i1089" type="#_x0000_t75" style="width:76.2pt;height:39.95pt" o:ole="">
                  <v:imagedata r:id="rId142" o:title=""/>
                </v:shape>
                <o:OLEObject Type="Embed" ProgID="Equation.3" ShapeID="_x0000_i1089" DrawAspect="Content" ObjectID="_1650208237"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90" type="#_x0000_t75" style="width:322.15pt;height:141.35pt" o:ole="">
                  <v:imagedata r:id="rId144" o:title=""/>
                </v:shape>
                <o:OLEObject Type="Embed" ProgID="Equation.3" ShapeID="_x0000_i1090" DrawAspect="Content" ObjectID="_1650208238"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98" w:name="_Ref32419481"/>
      <w:bookmarkStart w:id="99" w:name="_Ref32424023"/>
      <w:bookmarkStart w:id="100" w:name="_Ref32484255"/>
      <w:bookmarkStart w:id="101" w:name="_Ref32484709"/>
      <w:bookmarkStart w:id="102" w:name="_Ref32585923"/>
      <w:bookmarkStart w:id="103" w:name="_Toc36631727"/>
      <w:bookmarkStart w:id="104" w:name="_Toc39592548"/>
      <w:r w:rsidRPr="00343DEA">
        <w:t>Reaction forces</w:t>
      </w:r>
      <w:bookmarkEnd w:id="98"/>
      <w:bookmarkEnd w:id="99"/>
      <w:bookmarkEnd w:id="100"/>
      <w:bookmarkEnd w:id="101"/>
      <w:bookmarkEnd w:id="102"/>
      <w:bookmarkEnd w:id="103"/>
      <w:bookmarkEnd w:id="104"/>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F63662">
            <w:rPr>
              <w:rFonts w:ascii="Times New Roman" w:hAnsi="Times New Roman"/>
              <w:noProof/>
              <w:lang w:val="en-GB"/>
            </w:rPr>
            <w:t xml:space="preserve"> </w:t>
          </w:r>
          <w:r w:rsidR="00F63662" w:rsidRPr="00F63662">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lastRenderedPageBreak/>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05" w:name="_Toc482633744"/>
      <w:bookmarkStart w:id="106" w:name="_Ref521058275"/>
      <w:bookmarkStart w:id="107" w:name="_Toc39592549"/>
      <w:r w:rsidRPr="00757D25">
        <w:t>Sliding friction force</w:t>
      </w:r>
      <w:bookmarkEnd w:id="105"/>
      <w:bookmarkEnd w:id="106"/>
      <w:bookmarkEnd w:id="107"/>
    </w:p>
    <w:p w:rsidR="0088494B" w:rsidRDefault="00ED0B27" w:rsidP="001B4F72">
      <w:pPr>
        <w:pStyle w:val="Normale1"/>
        <w:spacing w:line="240" w:lineRule="auto"/>
        <w:jc w:val="both"/>
        <w:rPr>
          <w:rFonts w:ascii="Times New Roman" w:hAnsi="Times New Roman"/>
        </w:rPr>
      </w:pPr>
      <w:ins w:id="108"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09"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10" w:author="Amicarelli Andrea (RSE)" w:date="2020-04-13T11:54:00Z"/>
          <w:rFonts w:ascii="Times New Roman" w:hAnsi="Times New Roman"/>
        </w:rPr>
      </w:pPr>
      <w:ins w:id="111"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12" w:name="_Toc39592550"/>
      <w:r w:rsidRPr="00757D25">
        <w:rPr>
          <w:lang w:val="en-GB"/>
        </w:rPr>
        <w:t>Aerial stage</w:t>
      </w:r>
      <w:r>
        <w:rPr>
          <w:lang w:val="en-GB"/>
        </w:rPr>
        <w:t xml:space="preserve"> (non-negative value for the input friction angle and body-frontier interactions)</w:t>
      </w:r>
      <w:bookmarkEnd w:id="112"/>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91" type="#_x0000_t75" style="width:183.95pt;height:21.55pt" o:ole="">
                  <v:imagedata r:id="rId146" o:title=""/>
                </v:shape>
                <o:OLEObject Type="Embed" ProgID="Equation.3" ShapeID="_x0000_i1091" DrawAspect="Content" ObjectID="_1650208239"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13"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92" type="#_x0000_t75" style="width:69.35pt;height:19.45pt" o:ole="">
                  <v:imagedata r:id="rId148" o:title=""/>
                </v:shape>
                <o:OLEObject Type="Embed" ProgID="Equation.3" ShapeID="_x0000_i1092" DrawAspect="Content" ObjectID="_1650208240"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93" type="#_x0000_t75" style="width:136.1pt;height:22.6pt" o:ole="">
                  <v:imagedata r:id="rId150" o:title=""/>
                </v:shape>
                <o:OLEObject Type="Embed" ProgID="Equation.3" ShapeID="_x0000_i1093" DrawAspect="Content" ObjectID="_1650208241"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94" type="#_x0000_t75" style="width:83.55pt;height:22.6pt" o:ole="">
                  <v:imagedata r:id="rId152" o:title=""/>
                </v:shape>
                <o:OLEObject Type="Embed" ProgID="Equation.3" ShapeID="_x0000_i1094" DrawAspect="Content" ObjectID="_1650208242"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5" type="#_x0000_t75" style="width:75.15pt;height:33.1pt" o:ole="">
                  <v:imagedata r:id="rId154" o:title=""/>
                </v:shape>
                <o:OLEObject Type="Embed" ProgID="Equation.3" ShapeID="_x0000_i1095" DrawAspect="Content" ObjectID="_1650208243"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96" type="#_x0000_t75" style="width:19.45pt;height:17.35pt" o:ole="">
            <v:imagedata r:id="rId156" o:title=""/>
          </v:shape>
          <o:OLEObject Type="Embed" ProgID="Equation.3" ShapeID="_x0000_i1096" DrawAspect="Content" ObjectID="_1650208244"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14" w:author="Amicarelli Andrea (RSE)" w:date="2020-04-13T11:51:00Z"/>
          <w:rFonts w:ascii="Times New Roman" w:hAnsi="Times New Roman"/>
          <w:sz w:val="24"/>
          <w:szCs w:val="24"/>
        </w:rPr>
      </w:pPr>
      <w:del w:id="115"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16" w:name="_Toc482633745"/>
      <w:bookmarkStart w:id="117" w:name="_Toc39592551"/>
      <w:r w:rsidRPr="00757D25">
        <w:rPr>
          <w:lang w:val="en-GB"/>
        </w:rPr>
        <w:lastRenderedPageBreak/>
        <w:t>Aerial stage</w:t>
      </w:r>
      <w:bookmarkEnd w:id="116"/>
      <w:r>
        <w:rPr>
          <w:lang w:val="en-GB"/>
        </w:rPr>
        <w:t xml:space="preserve"> (negative value for the input friction angle or body-body interactions)</w:t>
      </w:r>
      <w:bookmarkEnd w:id="117"/>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7" type="#_x0000_t75" style="width:102.5pt;height:19.95pt" o:ole="">
                  <v:imagedata r:id="rId158" o:title=""/>
                </v:shape>
                <o:OLEObject Type="Embed" ProgID="Equation.3" ShapeID="_x0000_i1097" DrawAspect="Content" ObjectID="_1650208245"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8" type="#_x0000_t75" style="width:92.5pt;height:24.7pt" o:ole="">
                  <v:imagedata r:id="rId160" o:title=""/>
                </v:shape>
                <o:OLEObject Type="Embed" ProgID="Equation.3" ShapeID="_x0000_i1098" DrawAspect="Content" ObjectID="_1650208246"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9" type="#_x0000_t75" style="width:86.2pt;height:22.6pt" o:ole="">
                  <v:imagedata r:id="rId162" o:title=""/>
                </v:shape>
                <o:OLEObject Type="Embed" ProgID="Equation.3" ShapeID="_x0000_i1099" DrawAspect="Content" ObjectID="_1650208247"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100" type="#_x0000_t75" style="width:52.55pt;height:21.55pt" o:ole="">
                  <v:imagedata r:id="rId164" o:title=""/>
                </v:shape>
                <o:OLEObject Type="Embed" ProgID="Equation.3" ShapeID="_x0000_i1100" DrawAspect="Content" ObjectID="_1650208248" r:id="rId165"/>
              </w:object>
            </w:r>
          </w:p>
          <w:p w:rsidR="00FC592D" w:rsidRDefault="00FC592D" w:rsidP="00B91873">
            <w:pPr>
              <w:spacing w:line="240" w:lineRule="auto"/>
              <w:jc w:val="center"/>
            </w:pPr>
            <w:r w:rsidRPr="00295FB3">
              <w:rPr>
                <w:position w:val="-14"/>
              </w:rPr>
              <w:object w:dxaOrig="4140" w:dyaOrig="380">
                <v:shape id="_x0000_i1101" type="#_x0000_t75" style="width:206pt;height:19.45pt" o:ole="">
                  <v:imagedata r:id="rId166" o:title=""/>
                </v:shape>
                <o:OLEObject Type="Embed" ProgID="Equation.3" ShapeID="_x0000_i1101" DrawAspect="Content" ObjectID="_1650208249"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102" type="#_x0000_t75" style="width:1in;height:19.45pt" o:ole="">
                  <v:imagedata r:id="rId168" o:title=""/>
                </v:shape>
                <o:OLEObject Type="Embed" ProgID="Equation.3" ShapeID="_x0000_i1102" DrawAspect="Content" ObjectID="_1650208250"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18" w:author="Amicarelli Andrea (RSE)" w:date="2020-04-13T11:49:00Z">
        <w:r>
          <w:rPr>
            <w:rFonts w:ascii="Times New Roman" w:hAnsi="Times New Roman"/>
            <w:sz w:val="24"/>
            <w:szCs w:val="24"/>
          </w:rPr>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19"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20"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21" w:name="_Toc482633746"/>
      <w:bookmarkStart w:id="122" w:name="_Toc39592552"/>
      <w:r w:rsidRPr="000D6B1C">
        <w:rPr>
          <w:lang w:val="en-GB"/>
        </w:rPr>
        <w:t>Submerged stage</w:t>
      </w:r>
      <w:bookmarkEnd w:id="121"/>
      <w:bookmarkEnd w:id="122"/>
    </w:p>
    <w:p w:rsidR="00585F46" w:rsidRDefault="00585F46" w:rsidP="00585F46">
      <w:pPr>
        <w:pStyle w:val="Normale1"/>
        <w:spacing w:line="240" w:lineRule="auto"/>
        <w:jc w:val="both"/>
        <w:rPr>
          <w:rFonts w:ascii="Times New Roman" w:hAnsi="Times New Roman"/>
          <w:lang w:val="en-GB"/>
        </w:rPr>
      </w:pPr>
      <w:commentRangeStart w:id="123"/>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103" type="#_x0000_t75" style="width:120.35pt;height:22.05pt" o:ole="">
                  <v:imagedata r:id="rId170" o:title=""/>
                </v:shape>
                <o:OLEObject Type="Embed" ProgID="Equation.3" ShapeID="_x0000_i1103" DrawAspect="Content" ObjectID="_1650208251"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104" type="#_x0000_t75" style="width:125.6pt;height:23.65pt" o:ole="">
                  <v:imagedata r:id="rId172" o:title=""/>
                </v:shape>
                <o:OLEObject Type="Embed" ProgID="Equation.3" ShapeID="_x0000_i1104" DrawAspect="Content" ObjectID="_1650208252"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5" type="#_x0000_t75" style="width:71.45pt;height:30.5pt" o:ole="">
                  <v:imagedata r:id="rId174" o:title=""/>
                </v:shape>
                <o:OLEObject Type="Embed" ProgID="Equation.3" ShapeID="_x0000_i1105" DrawAspect="Content" ObjectID="_1650208253"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position w:val="-12"/>
          <w:lang w:val="en-GB"/>
        </w:rPr>
        <w:object w:dxaOrig="400" w:dyaOrig="360">
          <v:shape id="_x0000_i1106" type="#_x0000_t75" style="width:19.95pt;height:18.4pt" o:ole="">
            <v:imagedata r:id="rId176" o:title=""/>
          </v:shape>
          <o:OLEObject Type="Embed" ProgID="Equation.3" ShapeID="_x0000_i1106" DrawAspect="Content" ObjectID="_1650208254"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lastRenderedPageBreak/>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123"/>
      <w:r>
        <w:rPr>
          <w:rStyle w:val="Rimandocommento"/>
          <w:rFonts w:ascii="Times New Roman" w:hAnsi="Times New Roman"/>
          <w:szCs w:val="20"/>
        </w:rPr>
        <w:commentReference w:id="123"/>
      </w:r>
    </w:p>
    <w:p w:rsidR="00FC592D" w:rsidRPr="00757D25" w:rsidDel="00585F46" w:rsidRDefault="00FC592D" w:rsidP="00FC592D">
      <w:pPr>
        <w:spacing w:after="0" w:line="240" w:lineRule="auto"/>
        <w:jc w:val="both"/>
        <w:rPr>
          <w:del w:id="124" w:author="Amicarelli Andrea (RSE)" w:date="2020-04-13T10:22:00Z"/>
          <w:rFonts w:ascii="Times New Roman" w:hAnsi="Times New Roman"/>
          <w:sz w:val="24"/>
          <w:szCs w:val="24"/>
        </w:rPr>
      </w:pPr>
      <w:del w:id="125"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26" w:author="Amicarelli Andrea (RSE)" w:date="2020-04-13T10:22:00Z"/>
        </w:trPr>
        <w:tc>
          <w:tcPr>
            <w:tcW w:w="4539" w:type="pct"/>
            <w:vAlign w:val="center"/>
          </w:tcPr>
          <w:p w:rsidR="00FC592D" w:rsidRPr="00757D25" w:rsidDel="00585F46" w:rsidRDefault="00FC592D" w:rsidP="00B91873">
            <w:pPr>
              <w:spacing w:line="240" w:lineRule="auto"/>
              <w:jc w:val="center"/>
              <w:rPr>
                <w:del w:id="127" w:author="Amicarelli Andrea (RSE)" w:date="2020-04-13T10:22:00Z"/>
              </w:rPr>
            </w:pPr>
            <w:del w:id="128" w:author="Amicarelli Andrea (RSE)" w:date="2020-04-13T10:22:00Z">
              <w:r w:rsidRPr="004B0BEC" w:rsidDel="00585F46">
                <w:rPr>
                  <w:position w:val="-16"/>
                </w:rPr>
                <w:object w:dxaOrig="660" w:dyaOrig="400">
                  <v:shape id="_x0000_i1107" type="#_x0000_t75" style="width:32.6pt;height:19.95pt" o:ole="">
                    <v:imagedata r:id="rId178" o:title=""/>
                  </v:shape>
                  <o:OLEObject Type="Embed" ProgID="Equation.3" ShapeID="_x0000_i1107" DrawAspect="Content" ObjectID="_1650208255" r:id="rId179"/>
                </w:object>
              </w:r>
            </w:del>
          </w:p>
        </w:tc>
        <w:tc>
          <w:tcPr>
            <w:tcW w:w="461" w:type="pct"/>
            <w:vAlign w:val="center"/>
          </w:tcPr>
          <w:p w:rsidR="00FC592D" w:rsidRPr="009C316F" w:rsidDel="00585F46" w:rsidRDefault="00FC592D" w:rsidP="00B91873">
            <w:pPr>
              <w:pStyle w:val="Didascalia"/>
              <w:keepNext/>
              <w:spacing w:after="0"/>
              <w:rPr>
                <w:del w:id="129" w:author="Amicarelli Andrea (RSE)" w:date="2020-04-13T10:22:00Z"/>
                <w:rFonts w:ascii="Times New Roman" w:eastAsia="Times New Roman" w:hAnsi="Times New Roman"/>
                <w:b w:val="0"/>
                <w:bCs w:val="0"/>
                <w:color w:val="auto"/>
                <w:sz w:val="24"/>
                <w:szCs w:val="24"/>
                <w:lang w:eastAsia="it-IT"/>
              </w:rPr>
            </w:pPr>
            <w:del w:id="130"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131"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132" w:author="Amicarelli Andrea (RSE)" w:date="2020-04-13T10:22:00Z"/>
          <w:rFonts w:ascii="Times New Roman" w:hAnsi="Times New Roman"/>
          <w:sz w:val="24"/>
          <w:szCs w:val="24"/>
        </w:rPr>
      </w:pPr>
      <w:del w:id="133"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134" w:author="Amicarelli Andrea (RSE)" w:date="2020-04-13T10:22:00Z"/>
        </w:trPr>
        <w:tc>
          <w:tcPr>
            <w:tcW w:w="4539" w:type="pct"/>
            <w:vAlign w:val="center"/>
          </w:tcPr>
          <w:p w:rsidR="00FC592D" w:rsidRPr="00757D25" w:rsidDel="00585F46" w:rsidRDefault="00FC592D" w:rsidP="00B91873">
            <w:pPr>
              <w:spacing w:line="240" w:lineRule="auto"/>
              <w:jc w:val="center"/>
              <w:rPr>
                <w:del w:id="135" w:author="Amicarelli Andrea (RSE)" w:date="2020-04-13T10:22:00Z"/>
              </w:rPr>
            </w:pPr>
            <w:del w:id="136" w:author="Amicarelli Andrea (RSE)" w:date="2020-04-13T10:22:00Z">
              <w:r w:rsidRPr="004B0BEC" w:rsidDel="00585F46">
                <w:rPr>
                  <w:position w:val="-16"/>
                </w:rPr>
                <w:object w:dxaOrig="2900" w:dyaOrig="440">
                  <v:shape id="_x0000_i1108" type="#_x0000_t75" style="width:144.55pt;height:22.05pt" o:ole="">
                    <v:imagedata r:id="rId180" o:title=""/>
                  </v:shape>
                  <o:OLEObject Type="Embed" ProgID="Equation.3" ShapeID="_x0000_i1108" DrawAspect="Content" ObjectID="_1650208256" r:id="rId181"/>
                </w:object>
              </w:r>
            </w:del>
          </w:p>
        </w:tc>
        <w:tc>
          <w:tcPr>
            <w:tcW w:w="461" w:type="pct"/>
            <w:vAlign w:val="center"/>
          </w:tcPr>
          <w:p w:rsidR="00FC592D" w:rsidRPr="009C316F" w:rsidDel="00585F46" w:rsidRDefault="00FC592D" w:rsidP="00B91873">
            <w:pPr>
              <w:pStyle w:val="Didascalia"/>
              <w:keepNext/>
              <w:spacing w:after="0"/>
              <w:rPr>
                <w:del w:id="137" w:author="Amicarelli Andrea (RSE)" w:date="2020-04-13T10:22:00Z"/>
                <w:rFonts w:ascii="Times New Roman" w:eastAsia="Times New Roman" w:hAnsi="Times New Roman"/>
                <w:b w:val="0"/>
                <w:bCs w:val="0"/>
                <w:color w:val="auto"/>
                <w:sz w:val="24"/>
                <w:szCs w:val="24"/>
                <w:lang w:eastAsia="it-IT"/>
              </w:rPr>
            </w:pPr>
            <w:del w:id="138"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139" w:name="_Toc482633747"/>
      <w:bookmarkStart w:id="140" w:name="_Ref521058298"/>
      <w:bookmarkStart w:id="141" w:name="_Toc39592553"/>
      <w:r w:rsidRPr="000D6B1C">
        <w:t>Body-boundary normal reaction force under sliding (at null normal velocity)</w:t>
      </w:r>
      <w:bookmarkEnd w:id="139"/>
      <w:bookmarkEnd w:id="140"/>
      <w:bookmarkEnd w:id="141"/>
    </w:p>
    <w:p w:rsidR="00FC592D" w:rsidRPr="000D6B1C" w:rsidRDefault="00FC592D" w:rsidP="00FC592D">
      <w:pPr>
        <w:pStyle w:val="Amicarellititle3"/>
        <w:rPr>
          <w:lang w:val="en-GB"/>
        </w:rPr>
      </w:pPr>
      <w:bookmarkStart w:id="142" w:name="_Toc482633748"/>
      <w:bookmarkStart w:id="143" w:name="_Toc39592554"/>
      <w:r w:rsidRPr="000D6B1C">
        <w:rPr>
          <w:lang w:val="en-GB"/>
        </w:rPr>
        <w:t>Aerial stage</w:t>
      </w:r>
      <w:bookmarkEnd w:id="142"/>
      <w:bookmarkEnd w:id="14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9" type="#_x0000_t75" style="width:170.8pt;height:21.55pt" o:ole="">
                  <v:imagedata r:id="rId182" o:title=""/>
                </v:shape>
                <o:OLEObject Type="Embed" ProgID="Equation.3" ShapeID="_x0000_i1109" DrawAspect="Content" ObjectID="_1650208257"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144" w:name="_Toc482633749"/>
      <w:bookmarkStart w:id="145" w:name="_Toc39592555"/>
      <w:r w:rsidRPr="000D6B1C">
        <w:rPr>
          <w:lang w:val="en-GB"/>
        </w:rPr>
        <w:t>Submerged stage</w:t>
      </w:r>
      <w:bookmarkEnd w:id="144"/>
      <w:bookmarkEnd w:id="14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10" type="#_x0000_t75" style="width:101.45pt;height:19.95pt" o:ole="">
                  <v:imagedata r:id="rId184" o:title=""/>
                </v:shape>
                <o:OLEObject Type="Embed" ProgID="Equation.3" ShapeID="_x0000_i1110" DrawAspect="Content" ObjectID="_1650208258"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11" type="#_x0000_t75" style="width:158.7pt;height:21.55pt" o:ole="">
                  <v:imagedata r:id="rId186" o:title=""/>
                </v:shape>
                <o:OLEObject Type="Embed" ProgID="Equation.3" ShapeID="_x0000_i1111" DrawAspect="Content" ObjectID="_1650208259"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146" w:name="_Ref448249340"/>
      <w:bookmarkStart w:id="147" w:name="_Ref449701630"/>
      <w:bookmarkStart w:id="148" w:name="_Toc39592556"/>
      <w:r>
        <w:t>F</w:t>
      </w:r>
      <w:r w:rsidR="00F91289" w:rsidRPr="006C2568">
        <w:t>luid-body interaction terms</w:t>
      </w:r>
      <w:bookmarkEnd w:id="146"/>
      <w:bookmarkEnd w:id="147"/>
      <w:bookmarkEnd w:id="148"/>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F63662">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F63662">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F63662">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F63662" w:rsidRPr="00F63662">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12" type="#_x0000_t75" style="width:146.65pt;height:26.8pt" o:ole="">
                  <v:imagedata r:id="rId188" o:title=""/>
                </v:shape>
                <o:OLEObject Type="Embed" ProgID="Equation.3" ShapeID="_x0000_i1112" DrawAspect="Content" ObjectID="_1650208260"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49"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49"/>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150"/>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F63662" w:rsidRPr="00F63662">
        <w:rPr>
          <w:rFonts w:ascii="Times New Roman" w:hAnsi="Times New Roman"/>
          <w:lang w:val="en-GB"/>
        </w:rPr>
        <w:t>(6.56)</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13" type="#_x0000_t75" style="width:2in;height:24.7pt" o:ole="">
                  <v:imagedata r:id="rId190" o:title=""/>
                </v:shape>
                <o:OLEObject Type="Embed" ProgID="Equation.3" ShapeID="_x0000_i1113" DrawAspect="Content" ObjectID="_1650208261"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50"/>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50"/>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51"/>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14" type="#_x0000_t75" style="width:243.35pt;height:37.85pt" o:ole="">
                  <v:imagedata r:id="rId192" o:title=""/>
                </v:shape>
                <o:OLEObject Type="Embed" ProgID="Equation.3" ShapeID="_x0000_i1114" DrawAspect="Content" ObjectID="_1650208262" r:id="rId193"/>
              </w:object>
            </w:r>
            <w:commentRangeEnd w:id="151"/>
            <w:r>
              <w:rPr>
                <w:rStyle w:val="Rimandocommento"/>
                <w:rFonts w:ascii="Times New Roman" w:eastAsia="Times New Roman" w:hAnsi="Times New Roman"/>
                <w:szCs w:val="20"/>
                <w:lang w:val="it-IT" w:eastAsia="it-IT"/>
              </w:rPr>
              <w:commentReference w:id="151"/>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2"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2"/>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153"/>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153"/>
      <w:r>
        <w:rPr>
          <w:rStyle w:val="Rimandocommento"/>
          <w:rFonts w:ascii="Times New Roman" w:hAnsi="Times New Roman"/>
          <w:szCs w:val="20"/>
        </w:rPr>
        <w:commentReference w:id="153"/>
      </w:r>
      <w:commentRangeStart w:id="154"/>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(6.58)</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154"/>
      <w:r>
        <w:rPr>
          <w:rStyle w:val="Rimandocommento"/>
          <w:rFonts w:ascii="Times New Roman" w:hAnsi="Times New Roman"/>
          <w:szCs w:val="20"/>
        </w:rPr>
        <w:commentReference w:id="154"/>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5" type="#_x0000_t75" style="width:215.45pt;height:40.45pt" o:ole="">
                  <v:imagedata r:id="rId194" o:title=""/>
                </v:shape>
                <o:OLEObject Type="Embed" ProgID="Equation.3" ShapeID="_x0000_i1115" DrawAspect="Content" ObjectID="_1650208263"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155"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5"/>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6.59</w:t>
      </w:r>
      <w:r w:rsidR="00F63662" w:rsidRPr="00F63662">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6" type="#_x0000_t75" style="width:204.95pt;height:59.9pt" o:ole="">
                  <v:imagedata r:id="rId196" o:title=""/>
                </v:shape>
                <o:OLEObject Type="Embed" ProgID="Equation.3" ShapeID="_x0000_i1116" DrawAspect="Content" ObjectID="_1650208264"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56"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56"/>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157"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158" w:author="Amicarelli Andrea (RSE)" w:date="2020-04-13T10:37:00Z">
        <w:r w:rsidR="00EC11DB">
          <w:rPr>
            <w:rFonts w:ascii="Times New Roman" w:hAnsi="Times New Roman"/>
            <w:lang w:val="en-GB"/>
          </w:rPr>
          <w:t>ies</w:t>
        </w:r>
      </w:ins>
      <w:del w:id="159"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F63662">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7" type="#_x0000_t75" style="width:344.25pt;height:1in" o:ole="">
                  <v:imagedata r:id="rId198" o:title=""/>
                </v:shape>
                <o:OLEObject Type="Embed" ProgID="Equation.3" ShapeID="_x0000_i1117" DrawAspect="Content" ObjectID="_1650208265"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160" w:name="_Ref520973008"/>
            <w:bookmarkStart w:id="161"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0"/>
            <w:bookmarkEnd w:id="161"/>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162"/>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F63662" w:rsidRPr="00F63662">
        <w:rPr>
          <w:rFonts w:ascii="Times New Roman" w:hAnsi="Times New Roman"/>
          <w:lang w:val="en-GB"/>
        </w:rPr>
        <w:t>(6.59)</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8" type="#_x0000_t75" style="width:188.15pt;height:40.45pt" o:ole="">
                  <v:imagedata r:id="rId200" o:title=""/>
                </v:shape>
                <o:OLEObject Type="Embed" ProgID="Equation.3" ShapeID="_x0000_i1118" DrawAspect="Content" ObjectID="_1650208266"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(6.60)</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9" type="#_x0000_t75" style="width:375.25pt;height:35.75pt" o:ole="">
                  <v:imagedata r:id="rId202" o:title=""/>
                </v:shape>
                <o:OLEObject Type="Embed" ProgID="Equation.3" ShapeID="_x0000_i1119" DrawAspect="Content" ObjectID="_1650208267"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6.61</w:t>
      </w:r>
      <w:r w:rsidR="00F63662" w:rsidRPr="00F63662">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20" type="#_x0000_t75" style="width:325.3pt;height:1in" o:ole="">
                  <v:imagedata r:id="rId204" o:title=""/>
                </v:shape>
                <o:OLEObject Type="Embed" ProgID="Equation.3" ShapeID="_x0000_i1120" DrawAspect="Content" ObjectID="_1650208268"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163"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3"/>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21" type="#_x0000_t75" style="width:277.5pt;height:74.1pt" o:ole="">
                  <v:imagedata r:id="rId206" o:title=""/>
                </v:shape>
                <o:OLEObject Type="Embed" ProgID="Equation.3" ShapeID="_x0000_i1121" DrawAspect="Content" ObjectID="_1650208269"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164"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4"/>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6.61</w:t>
      </w:r>
      <w:r w:rsidR="00F63662" w:rsidRPr="00F63662">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F63662" w:rsidRPr="00F63662">
        <w:rPr>
          <w:rFonts w:ascii="Times New Roman" w:hAnsi="Times New Roman"/>
          <w:lang w:val="en-GB"/>
        </w:rPr>
        <w:t>(6.65)</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F63662" w:rsidRPr="00F63662">
        <w:rPr>
          <w:rFonts w:ascii="Times New Roman" w:hAnsi="Times New Roman"/>
          <w:lang w:val="en-GB"/>
        </w:rPr>
        <w:t>(6.58)</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162"/>
      <w:r w:rsidR="00C41506">
        <w:rPr>
          <w:rStyle w:val="Rimandocommento"/>
          <w:rFonts w:ascii="Times New Roman" w:hAnsi="Times New Roman"/>
          <w:szCs w:val="20"/>
        </w:rPr>
        <w:commentReference w:id="162"/>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6.59</w:t>
      </w:r>
      <w:r w:rsidR="00F63662" w:rsidRPr="00F63662">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6.64</w:t>
      </w:r>
      <w:r w:rsidR="00F63662" w:rsidRPr="00F63662">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165"/>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22" type="#_x0000_t75" style="width:107.75pt;height:18.9pt" o:ole="">
                  <v:imagedata r:id="rId208" o:title=""/>
                </v:shape>
                <o:OLEObject Type="Embed" ProgID="Equation.3" ShapeID="_x0000_i1122" DrawAspect="Content" ObjectID="_1650208270"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lastRenderedPageBreak/>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F63662" w:rsidRPr="00B2376C">
        <w:rPr>
          <w:rFonts w:ascii="Times New Roman" w:hAnsi="Times New Roman"/>
        </w:rPr>
        <w:t xml:space="preserve">Figure </w:t>
      </w:r>
      <w:r w:rsidR="00F63662">
        <w:rPr>
          <w:rFonts w:ascii="Times New Roman" w:hAnsi="Times New Roman"/>
          <w:noProof/>
        </w:rPr>
        <w:t>6</w:t>
      </w:r>
      <w:r w:rsidR="00F63662" w:rsidRPr="00B2376C">
        <w:rPr>
          <w:rFonts w:ascii="Times New Roman" w:hAnsi="Times New Roman"/>
        </w:rPr>
        <w:t>.</w:t>
      </w:r>
      <w:r w:rsidR="00F63662">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23" type="#_x0000_t75" style="width:204.95pt;height:38.35pt" o:ole="">
                  <v:imagedata r:id="rId210" o:title=""/>
                </v:shape>
                <o:OLEObject Type="Embed" ProgID="Equation.3" ShapeID="_x0000_i1123" DrawAspect="Content" ObjectID="_1650208271"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165"/>
      <w:r>
        <w:rPr>
          <w:rStyle w:val="Rimandocommento"/>
          <w:rFonts w:ascii="Times New Roman" w:hAnsi="Times New Roman"/>
          <w:szCs w:val="20"/>
        </w:rPr>
        <w:commentReference w:id="165"/>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F63662"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50208403" r:id="rId217"/>
                <o:OLEObject Type="Embed" ProgID="Equation.3" ShapeID="_x0000_s1237" DrawAspect="Content" ObjectID="_1650208404" r:id="rId218"/>
                <o:OLEObject Type="Embed" ProgID="Equation.3" ShapeID="_x0000_s1238" DrawAspect="Content" ObjectID="_1650208405" r:id="rId219"/>
                <o:OLEObject Type="Embed" ProgID="Equation.3" ShapeID="_x0000_s1239" DrawAspect="Content" ObjectID="_1650208406" r:id="rId220"/>
                <o:OLEObject Type="Embed" ProgID="Equation.3" ShapeID="_x0000_s1240" DrawAspect="Content" ObjectID="_1650208407" r:id="rId221"/>
              </w:pict>
            </w:r>
          </w:p>
        </w:tc>
      </w:tr>
    </w:tbl>
    <w:p w:rsidR="003B1BF6" w:rsidRPr="00903A00" w:rsidRDefault="003B1BF6" w:rsidP="003B1BF6">
      <w:pPr>
        <w:spacing w:after="0" w:line="240" w:lineRule="auto"/>
        <w:jc w:val="center"/>
        <w:rPr>
          <w:rFonts w:ascii="Times New Roman" w:hAnsi="Times New Roman"/>
          <w:szCs w:val="24"/>
        </w:rPr>
      </w:pPr>
      <w:bookmarkStart w:id="166" w:name="_Ref37685198"/>
      <w:commentRangeStart w:id="16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1</w:t>
      </w:r>
      <w:r w:rsidRPr="00ED6D25">
        <w:rPr>
          <w:rFonts w:ascii="Times New Roman" w:hAnsi="Times New Roman"/>
          <w:szCs w:val="24"/>
          <w:lang w:val="it-IT"/>
        </w:rPr>
        <w:fldChar w:fldCharType="end"/>
      </w:r>
      <w:bookmarkEnd w:id="166"/>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167"/>
      <w:r>
        <w:rPr>
          <w:rStyle w:val="Rimandocommento"/>
          <w:rFonts w:ascii="Times New Roman" w:eastAsia="Times New Roman" w:hAnsi="Times New Roman"/>
          <w:szCs w:val="20"/>
          <w:lang w:val="it-IT" w:eastAsia="it-IT"/>
        </w:rPr>
        <w:commentReference w:id="167"/>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168" w:author="Amicarelli Andrea (RSE)" w:date="2020-04-13T15:58:00Z"/>
          <w:rFonts w:ascii="Times New Roman" w:hAnsi="Times New Roman"/>
          <w:lang w:val="en-GB"/>
        </w:rPr>
      </w:pPr>
      <w:ins w:id="169"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24" type="#_x0000_t75" style="width:42.55pt;height:17.35pt" o:ole="">
                  <v:imagedata r:id="rId222" o:title=""/>
                </v:shape>
                <o:OLEObject Type="Embed" ProgID="Equation.3" ShapeID="_x0000_i1124" DrawAspect="Content" ObjectID="_1650208272"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5" type="#_x0000_t75" style="width:317.45pt;height:22.6pt" o:ole="">
                  <v:imagedata r:id="rId224" o:title=""/>
                </v:shape>
                <o:OLEObject Type="Embed" ProgID="Equation.3" ShapeID="_x0000_i1125" DrawAspect="Content" ObjectID="_1650208273"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170"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0"/>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F63662" w:rsidRPr="00BC1AE1">
        <w:rPr>
          <w:rFonts w:ascii="Times New Roman" w:hAnsi="Times New Roman"/>
        </w:rPr>
        <w:t>(</w:t>
      </w:r>
      <w:r w:rsidR="00F63662" w:rsidRPr="00F63662">
        <w:rPr>
          <w:rFonts w:ascii="Times New Roman" w:hAnsi="Times New Roman"/>
          <w:bCs/>
          <w:noProof/>
        </w:rPr>
        <w:t>6.69</w:t>
      </w:r>
      <w:r w:rsidR="00F63662" w:rsidRPr="00BC1AE1">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171"/>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F63662" w:rsidRPr="00F63662">
        <w:rPr>
          <w:rFonts w:ascii="Times New Roman" w:hAnsi="Times New Roman"/>
          <w:lang w:val="en-GB"/>
        </w:rPr>
        <w:t>(6.58)</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6" type="#_x0000_t75" style="width:98.3pt;height:71.45pt" o:ole="">
                  <v:imagedata r:id="rId226" o:title=""/>
                </v:shape>
                <o:OLEObject Type="Embed" ProgID="Equation.3" ShapeID="_x0000_i1126" DrawAspect="Content" ObjectID="_1650208274"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lastRenderedPageBreak/>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7" type="#_x0000_t75" style="width:300.1pt;height:18.4pt" o:ole="">
                  <v:imagedata r:id="rId228" o:title=""/>
                </v:shape>
                <o:OLEObject Type="Embed" ProgID="Equation.3" ShapeID="_x0000_i1127" DrawAspect="Content" ObjectID="_1650208275"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8" type="#_x0000_t75" style="width:252.8pt;height:17.35pt" o:ole="">
                  <v:imagedata r:id="rId230" o:title=""/>
                </v:shape>
                <o:OLEObject Type="Embed" ProgID="Equation.3" ShapeID="_x0000_i1128" DrawAspect="Content" ObjectID="_1650208276"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9" type="#_x0000_t75" style="width:96.7pt;height:15.75pt" o:ole="">
                  <v:imagedata r:id="rId55" o:title=""/>
                </v:shape>
                <o:OLEObject Type="Embed" ProgID="Equation.3" ShapeID="_x0000_i1129" DrawAspect="Content" ObjectID="_1650208277"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171"/>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171"/>
      </w:r>
    </w:p>
    <w:p w:rsidR="00F91289" w:rsidRPr="006C2568" w:rsidRDefault="00652F0F" w:rsidP="003D504A">
      <w:pPr>
        <w:pStyle w:val="Amicarellititle2"/>
      </w:pPr>
      <w:bookmarkStart w:id="172" w:name="_Ref448249341"/>
      <w:bookmarkStart w:id="173" w:name="_Toc39592557"/>
      <w:r>
        <w:t>S</w:t>
      </w:r>
      <w:r w:rsidR="00F91289" w:rsidRPr="006C2568">
        <w:t>olid-solid interaction terms</w:t>
      </w:r>
      <w:bookmarkEnd w:id="172"/>
      <w:bookmarkEnd w:id="173"/>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F63662">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lang w:val="en-GB"/>
        </w:rPr>
        <w:t>(6.26)</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30" type="#_x0000_t75" style="width:28.9pt;height:19.45pt" o:ole="">
            <v:imagedata r:id="rId233" o:title=""/>
          </v:shape>
          <o:OLEObject Type="Embed" ProgID="Equation.3" ShapeID="_x0000_i1130" DrawAspect="Content" ObjectID="_1650208278"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31" type="#_x0000_t75" style="width:114.05pt;height:37.3pt" o:ole="">
                  <v:imagedata r:id="rId235" o:title=""/>
                </v:shape>
                <o:OLEObject Type="Embed" ProgID="Equation.3" ShapeID="_x0000_i1131" DrawAspect="Content" ObjectID="_1650208279"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174"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4"/>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6.74</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32" type="#_x0000_t75" style="width:106.15pt;height:19.45pt" o:ole="">
            <v:imagedata r:id="rId237" o:title=""/>
          </v:shape>
          <o:OLEObject Type="Embed" ProgID="Equation.3" ShapeID="_x0000_i1132" DrawAspect="Content" ObjectID="_1650208280"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33" type="#_x0000_t75" style="width:49.4pt;height:19.45pt" o:ole="">
            <v:imagedata r:id="rId239" o:title=""/>
          </v:shape>
          <o:OLEObject Type="Embed" ProgID="Equation.3" ShapeID="_x0000_i1133" DrawAspect="Content" ObjectID="_1650208281" r:id="rId240"/>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34" type="#_x0000_t75" style="width:42.05pt;height:19.45pt" o:ole="">
            <v:imagedata r:id="rId241" o:title=""/>
          </v:shape>
          <o:OLEObject Type="Embed" ProgID="Equation.3" ShapeID="_x0000_i1134" DrawAspect="Content" ObjectID="_1650208282"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75"/>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5" type="#_x0000_t75" style="width:114.05pt;height:43.6pt" o:ole="">
                  <v:imagedata r:id="rId243" o:title=""/>
                </v:shape>
                <o:OLEObject Type="Embed" ProgID="Equation.3" ShapeID="_x0000_i1135" DrawAspect="Content" ObjectID="_1650208283"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175"/>
            <w:r w:rsidR="006C0892">
              <w:rPr>
                <w:rStyle w:val="Rimandocommento"/>
                <w:rFonts w:ascii="Times New Roman" w:eastAsia="Times New Roman" w:hAnsi="Times New Roman"/>
                <w:b w:val="0"/>
                <w:bCs w:val="0"/>
                <w:color w:val="auto"/>
                <w:szCs w:val="20"/>
                <w:lang w:val="it-IT" w:eastAsia="it-IT"/>
              </w:rPr>
              <w:commentReference w:id="175"/>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176" w:author="Amicarelli Andrea (RSE)" w:date="2020-04-13T11:45:00Z"/>
          <w:rFonts w:ascii="Times New Roman" w:hAnsi="Times New Roman"/>
          <w:lang w:val="en-GB"/>
        </w:rPr>
      </w:pPr>
      <w:ins w:id="177"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6" type="#_x0000_t75" style="width:232.8pt;height:37.85pt" o:ole="">
                  <v:imagedata r:id="rId245" o:title=""/>
                </v:shape>
                <o:OLEObject Type="Embed" ProgID="Equation.3" ShapeID="_x0000_i1136" DrawAspect="Content" ObjectID="_1650208284"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8"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8"/>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6.76</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7" type="#_x0000_t75" style="width:166.05pt;height:117.2pt" o:ole="">
                  <v:imagedata r:id="rId247" o:title=""/>
                </v:shape>
                <o:OLEObject Type="Embed" ProgID="Equation.3" ShapeID="_x0000_i1137" DrawAspect="Content" ObjectID="_1650208285"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38" type="#_x0000_t75" style="width:24.7pt;height:19.95pt" o:ole="">
            <v:imagedata r:id="rId249" o:title=""/>
          </v:shape>
          <o:OLEObject Type="Embed" ProgID="Equation.3" ShapeID="_x0000_i1138" DrawAspect="Content" ObjectID="_1650208286"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F63662" w:rsidRPr="00F63662">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9" type="#_x0000_t75" style="width:230.2pt;height:22.05pt" o:ole="">
                  <v:imagedata r:id="rId251" o:title=""/>
                </v:shape>
                <o:OLEObject Type="Embed" ProgID="Equation.3" ShapeID="_x0000_i1139" DrawAspect="Content" ObjectID="_1650208287"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79"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79"/>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6.78</w:t>
      </w:r>
      <w:r w:rsidR="00F63662" w:rsidRPr="00F63662">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63662" w:rsidRPr="00F63662">
        <w:rPr>
          <w:rFonts w:ascii="Times New Roman" w:hAnsi="Times New Roman"/>
          <w:lang w:val="en-GB"/>
        </w:rPr>
        <w:t>(6.76)</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F63662" w:rsidRPr="00F63662">
        <w:rPr>
          <w:rFonts w:ascii="Times New Roman" w:hAnsi="Times New Roman"/>
          <w:lang w:val="en-GB"/>
        </w:rPr>
        <w:t>(6.76)</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40" type="#_x0000_t75" style="width:127.2pt;height:37.3pt" o:ole="">
                  <v:imagedata r:id="rId253" o:title=""/>
                </v:shape>
                <o:OLEObject Type="Embed" ProgID="Equation.3" ShapeID="_x0000_i1140" DrawAspect="Content" ObjectID="_1650208288"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41" type="#_x0000_t75" style="width:232.8pt;height:19.95pt" o:ole="">
                  <v:imagedata r:id="rId255" o:title=""/>
                </v:shape>
                <o:OLEObject Type="Embed" ProgID="Equation.3" ShapeID="_x0000_i1141" DrawAspect="Content" ObjectID="_1650208289"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lastRenderedPageBreak/>
        <w:t xml:space="preserve">The inter-body velocity impact </w:t>
      </w:r>
      <w:r w:rsidRPr="00276BBF">
        <w:rPr>
          <w:rFonts w:ascii="Times New Roman" w:hAnsi="Times New Roman"/>
          <w:position w:val="-14"/>
        </w:rPr>
        <w:object w:dxaOrig="540" w:dyaOrig="400">
          <v:shape id="_x0000_i1142" type="#_x0000_t75" style="width:26.8pt;height:19.95pt" o:ole="">
            <v:imagedata r:id="rId257" o:title=""/>
          </v:shape>
          <o:OLEObject Type="Embed" ProgID="Equation.3" ShapeID="_x0000_i1142" DrawAspect="Content" ObjectID="_1650208290"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43" type="#_x0000_t75" style="width:26.8pt;height:19.95pt" o:ole="">
            <v:imagedata r:id="rId259" o:title=""/>
          </v:shape>
          <o:OLEObject Type="Embed" ProgID="Equation.3" ShapeID="_x0000_i1143" DrawAspect="Content" ObjectID="_1650208291"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44" type="#_x0000_t75" style="width:296.4pt;height:73.05pt" o:ole="">
                  <v:imagedata r:id="rId261" o:title=""/>
                </v:shape>
                <o:OLEObject Type="Embed" ProgID="Equation.3" ShapeID="_x0000_i1144" DrawAspect="Content" ObjectID="_1650208292"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180"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180"/>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5" type="#_x0000_t75" style="width:296.4pt;height:70.95pt" o:ole="">
                  <v:imagedata r:id="rId263" o:title=""/>
                </v:shape>
                <o:OLEObject Type="Embed" ProgID="Equation.3" ShapeID="_x0000_i1145" DrawAspect="Content" ObjectID="_1650208293"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6.80</w:t>
      </w:r>
      <w:r w:rsidR="00F63662" w:rsidRPr="00F63662">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6" type="#_x0000_t75" style="width:342.65pt;height:70.95pt" o:ole="">
                  <v:imagedata r:id="rId265" o:title=""/>
                </v:shape>
                <o:OLEObject Type="Embed" ProgID="Equation.3" ShapeID="_x0000_i1146" DrawAspect="Content" ObjectID="_1650208294"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181" w:name="_Toc482633750"/>
      <w:bookmarkStart w:id="182" w:name="_Ref521058313"/>
      <w:bookmarkStart w:id="183" w:name="_Toc39592558"/>
      <w:r w:rsidRPr="000D6B1C">
        <w:t>Normal restitution coefficient</w:t>
      </w:r>
      <w:bookmarkEnd w:id="181"/>
      <w:bookmarkEnd w:id="182"/>
      <w:bookmarkEnd w:id="183"/>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w:t>
      </w:r>
      <w:r w:rsidRPr="00757D25">
        <w:rPr>
          <w:rFonts w:ascii="Times New Roman" w:hAnsi="Times New Roman"/>
          <w:sz w:val="24"/>
          <w:szCs w:val="24"/>
        </w:rPr>
        <w:lastRenderedPageBreak/>
        <w:t xml:space="preserve">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84" w:name="_Toc447794863"/>
      <w:bookmarkStart w:id="185" w:name="_Toc447795348"/>
      <w:bookmarkStart w:id="186" w:name="_Toc447795455"/>
      <w:bookmarkStart w:id="187" w:name="_Ref449963221"/>
      <w:bookmarkStart w:id="188" w:name="_Toc39592559"/>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184"/>
      <w:bookmarkEnd w:id="185"/>
      <w:bookmarkEnd w:id="186"/>
      <w:bookmarkEnd w:id="187"/>
      <w:bookmarkEnd w:id="188"/>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F63662">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F63662">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F63662">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189" w:name="_Ref520373755"/>
      <w:bookmarkStart w:id="190" w:name="_Toc39592560"/>
      <w:r>
        <w:t>Mixture model for dense granular flows</w:t>
      </w:r>
      <w:bookmarkEnd w:id="189"/>
      <w:bookmarkEnd w:id="190"/>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7" type="#_x0000_t75" style="width:108.8pt;height:35.75pt" o:ole="">
                  <v:imagedata r:id="rId267" o:title=""/>
                </v:shape>
                <o:OLEObject Type="Embed" ProgID="Equation.3" ShapeID="_x0000_i1147" DrawAspect="Content" ObjectID="_1650208295"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1"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1"/>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F63662">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8" type="#_x0000_t75" style="width:101.45pt;height:35.75pt" o:ole="">
                  <v:imagedata r:id="rId269" o:title=""/>
                </v:shape>
                <o:OLEObject Type="Embed" ProgID="Equation.3" ShapeID="_x0000_i1148" DrawAspect="Content" ObjectID="_1650208296"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2"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9" type="#_x0000_t75" style="width:45.2pt;height:15.75pt" o:ole="">
                  <v:imagedata r:id="rId271" o:title=""/>
                </v:shape>
                <o:OLEObject Type="Embed" ProgID="Equation.3" ShapeID="_x0000_i1149" DrawAspect="Content" ObjectID="_1650208297"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50" type="#_x0000_t75" style="width:205.5pt;height:34.15pt" o:ole="">
                  <v:imagedata r:id="rId273" o:title=""/>
                </v:shape>
                <o:OLEObject Type="Embed" ProgID="Equation.3" ShapeID="_x0000_i1150" DrawAspect="Content" ObjectID="_1650208298"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7.1</w:t>
      </w:r>
      <w:r w:rsidR="00F63662" w:rsidRPr="00F63662">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7.2</w:t>
      </w:r>
      <w:r w:rsidR="00F63662" w:rsidRPr="00F63662">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51" type="#_x0000_t75" style="width:67.8pt;height:36.25pt" o:ole="">
                  <v:imagedata r:id="rId275" o:title=""/>
                </v:shape>
                <o:OLEObject Type="Embed" ProgID="Equation.3" ShapeID="_x0000_i1151" DrawAspect="Content" ObjectID="_1650208299"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F63662">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52" type="#_x0000_t75" style="width:84.1pt;height:36.25pt" o:ole="">
                  <v:imagedata r:id="rId277" o:title=""/>
                </v:shape>
                <o:OLEObject Type="Embed" ProgID="Equation.3" ShapeID="_x0000_i1152" DrawAspect="Content" ObjectID="_1650208300"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3"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7.6</w:t>
      </w:r>
      <w:r w:rsidR="00F63662" w:rsidRPr="00F63662">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53" type="#_x0000_t75" style="width:63.6pt;height:37.85pt" o:ole="">
                  <v:imagedata r:id="rId279" o:title=""/>
                </v:shape>
                <o:OLEObject Type="Embed" ProgID="Equation.3" ShapeID="_x0000_i1153" DrawAspect="Content" ObjectID="_1650208301"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4"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4"/>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F63662">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7.7</w:t>
      </w:r>
      <w:r w:rsidR="00F63662" w:rsidRPr="00F63662">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54" type="#_x0000_t75" style="width:266.45pt;height:37.85pt" o:ole="">
                  <v:imagedata r:id="rId281" o:title=""/>
                </v:shape>
                <o:OLEObject Type="Embed" ProgID="Equation.3" ShapeID="_x0000_i1154" DrawAspect="Content" ObjectID="_1650208302"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5" type="#_x0000_t75" style="width:270.15pt;height:35.75pt" o:ole="">
                  <v:imagedata r:id="rId283" o:title=""/>
                </v:shape>
                <o:OLEObject Type="Embed" ProgID="Equation.3" ShapeID="_x0000_i1155" DrawAspect="Content" ObjectID="_1650208303"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5"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5"/>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6" type="#_x0000_t75" style="width:285.9pt;height:35.75pt" o:ole="">
                  <v:imagedata r:id="rId285" o:title=""/>
                </v:shape>
                <o:OLEObject Type="Embed" ProgID="Equation.3" ShapeID="_x0000_i1156" DrawAspect="Content" ObjectID="_1650208304"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6"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6"/>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7.9</w:t>
      </w:r>
      <w:r w:rsidR="00F63662" w:rsidRPr="00F63662">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F63662" w:rsidRPr="00F63662">
        <w:rPr>
          <w:rFonts w:ascii="Times New Roman" w:hAnsi="Times New Roman"/>
          <w:lang w:val="en-GB"/>
        </w:rPr>
        <w:t>(</w:t>
      </w:r>
      <w:r w:rsidR="00F63662" w:rsidRPr="00F63662">
        <w:rPr>
          <w:rFonts w:ascii="Times New Roman" w:hAnsi="Times New Roman"/>
          <w:bCs/>
          <w:noProof/>
          <w:lang w:val="en-GB"/>
        </w:rPr>
        <w:t>7.10</w:t>
      </w:r>
      <w:r w:rsidR="00F63662" w:rsidRPr="00F63662">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7" type="#_x0000_t75" style="width:207.05pt;height:35.75pt" o:ole="">
                  <v:imagedata r:id="rId287" o:title=""/>
                </v:shape>
                <o:OLEObject Type="Embed" ProgID="Equation.3" ShapeID="_x0000_i1157" DrawAspect="Content" ObjectID="_1650208305"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8" type="#_x0000_t75" style="width:185pt;height:43.1pt" o:ole="">
                  <v:imagedata r:id="rId289" o:title=""/>
                </v:shape>
                <o:OLEObject Type="Embed" ProgID="Equation.3" ShapeID="_x0000_i1158" DrawAspect="Content" ObjectID="_1650208306"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F63662">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9" type="#_x0000_t75" style="width:76.75pt;height:36.25pt" o:ole="">
                  <v:imagedata r:id="rId291" o:title=""/>
                </v:shape>
                <o:OLEObject Type="Embed" ProgID="Equation.3" ShapeID="_x0000_i1159" DrawAspect="Content" ObjectID="_1650208307" r:id="rId292"/>
              </w:object>
            </w:r>
            <w:r w:rsidRPr="00E04F46">
              <w:t xml:space="preserve">,   </w:t>
            </w:r>
            <w:r w:rsidRPr="00DA468D">
              <w:rPr>
                <w:position w:val="-28"/>
              </w:rPr>
              <w:object w:dxaOrig="1140" w:dyaOrig="680">
                <v:shape id="_x0000_i1160" type="#_x0000_t75" style="width:54.15pt;height:33.1pt" o:ole="">
                  <v:imagedata r:id="rId293" o:title=""/>
                </v:shape>
                <o:OLEObject Type="Embed" ProgID="Equation.3" ShapeID="_x0000_i1160" DrawAspect="Content" ObjectID="_1650208308"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61" type="#_x0000_t75" style="width:13.15pt;height:19.45pt" o:ole="">
            <v:imagedata r:id="rId295" o:title=""/>
          </v:shape>
          <o:OLEObject Type="Embed" ProgID="Equation.3" ShapeID="_x0000_i1161" DrawAspect="Content" ObjectID="_1650208309"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62" type="#_x0000_t75" style="width:15.75pt;height:19.45pt" o:ole="">
            <v:imagedata r:id="rId297" o:title=""/>
          </v:shape>
          <o:OLEObject Type="Embed" ProgID="Equation.3" ShapeID="_x0000_i1162" DrawAspect="Content" ObjectID="_1650208310"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63" type="#_x0000_t75" style="width:141.35pt;height:36.25pt" o:ole="">
                  <v:imagedata r:id="rId299" o:title=""/>
                </v:shape>
                <o:OLEObject Type="Embed" ProgID="Equation.3" ShapeID="_x0000_i1163" DrawAspect="Content" ObjectID="_1650208311" r:id="rId300"/>
              </w:object>
            </w:r>
            <w:r w:rsidRPr="00242F2A">
              <w:t xml:space="preserve">,   </w:t>
            </w:r>
            <w:r w:rsidRPr="00DA468D">
              <w:rPr>
                <w:position w:val="-34"/>
              </w:rPr>
              <w:object w:dxaOrig="1880" w:dyaOrig="800">
                <v:shape id="_x0000_i1164" type="#_x0000_t75" style="width:87.75pt;height:39.4pt" o:ole="">
                  <v:imagedata r:id="rId301" o:title=""/>
                </v:shape>
                <o:OLEObject Type="Embed" ProgID="Equation.3" ShapeID="_x0000_i1164" DrawAspect="Content" ObjectID="_1650208312"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5" type="#_x0000_t75" style="width:121.95pt;height:45.2pt" o:ole="">
                  <v:imagedata r:id="rId303" o:title=""/>
                </v:shape>
                <o:OLEObject Type="Embed" ProgID="Equation.3" ShapeID="_x0000_i1165" DrawAspect="Content" ObjectID="_1650208313" r:id="rId304"/>
              </w:object>
            </w:r>
            <w:r w:rsidRPr="00242F2A">
              <w:t xml:space="preserve">,   </w:t>
            </w:r>
            <w:r w:rsidRPr="00DA468D">
              <w:rPr>
                <w:position w:val="-10"/>
              </w:rPr>
              <w:object w:dxaOrig="1359" w:dyaOrig="380">
                <v:shape id="_x0000_i1166" type="#_x0000_t75" style="width:63.6pt;height:17.85pt" o:ole="">
                  <v:imagedata r:id="rId305" o:title=""/>
                </v:shape>
                <o:OLEObject Type="Embed" ProgID="Equation.3" ShapeID="_x0000_i1166" DrawAspect="Content" ObjectID="_1650208314"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197"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7"/>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7.14</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7" type="#_x0000_t75" style="width:163.45pt;height:44.65pt" o:ole="">
                  <v:imagedata r:id="rId307" o:title=""/>
                </v:shape>
                <o:OLEObject Type="Embed" ProgID="Equation.3" ShapeID="_x0000_i1167" DrawAspect="Content" ObjectID="_1650208315"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8" type="#_x0000_t75" style="width:87.25pt;height:39.4pt" o:ole="">
                  <v:imagedata r:id="rId301" o:title=""/>
                </v:shape>
                <o:OLEObject Type="Embed" ProgID="Equation.3" ShapeID="_x0000_i1168" DrawAspect="Content" ObjectID="_1650208316"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198"/>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9" type="#_x0000_t75" style="width:335.8pt;height:38.35pt" o:ole="">
                  <v:imagedata r:id="rId310" o:title=""/>
                </v:shape>
                <o:OLEObject Type="Embed" ProgID="Equation.3" ShapeID="_x0000_i1169" DrawAspect="Content" ObjectID="_1650208317"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199"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199"/>
            <w:commentRangeEnd w:id="198"/>
            <w:r w:rsidR="000A5F83">
              <w:rPr>
                <w:rStyle w:val="Rimandocommento"/>
                <w:rFonts w:ascii="Times New Roman" w:eastAsia="Times New Roman" w:hAnsi="Times New Roman"/>
                <w:b w:val="0"/>
                <w:bCs w:val="0"/>
                <w:color w:val="auto"/>
                <w:szCs w:val="20"/>
                <w:lang w:val="it-IT" w:eastAsia="it-IT"/>
              </w:rPr>
              <w:commentReference w:id="198"/>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7.17</w:t>
      </w:r>
      <w:r w:rsidR="00F63662" w:rsidRPr="003D504A">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F63662"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70" type="#_x0000_t75" style="width:83.55pt;height:44.65pt" o:ole="">
                  <v:imagedata r:id="rId312" o:title=""/>
                </v:shape>
                <o:OLEObject Type="Embed" ProgID="Equation.3" ShapeID="_x0000_i1170" DrawAspect="Content" ObjectID="_1650208318"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0"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71" type="#_x0000_t75" style="width:93.55pt;height:37.85pt" o:ole="">
                  <v:imagedata r:id="rId314" o:title=""/>
                </v:shape>
                <o:OLEObject Type="Embed" ProgID="Equation.3" ShapeID="_x0000_i1171" DrawAspect="Content" ObjectID="_1650208319"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1"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1"/>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7.20</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7.20</w:t>
      </w:r>
      <w:r w:rsidR="00F63662" w:rsidRPr="00F63662">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72" type="#_x0000_t75" style="width:76.75pt;height:37.85pt" o:ole="">
                  <v:imagedata r:id="rId316" o:title=""/>
                </v:shape>
                <o:OLEObject Type="Embed" ProgID="Equation.3" ShapeID="_x0000_i1172" DrawAspect="Content" ObjectID="_1650208320"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F63662">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73" type="#_x0000_t75" style="width:56.75pt;height:19.95pt" o:ole="">
                  <v:imagedata r:id="rId318" o:title=""/>
                </v:shape>
                <o:OLEObject Type="Embed" ProgID="Equation.3" ShapeID="_x0000_i1173" DrawAspect="Content" ObjectID="_1650208321"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2"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2"/>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74" type="#_x0000_t75" style="width:15.75pt;height:19.45pt" o:ole="">
            <v:imagedata r:id="rId320" o:title=""/>
          </v:shape>
          <o:OLEObject Type="Embed" ProgID="Equation.3" ShapeID="_x0000_i1174" DrawAspect="Content" ObjectID="_1650208322"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5" type="#_x0000_t75" style="width:114.55pt;height:16.3pt" o:ole="">
                  <v:imagedata r:id="rId322" o:title=""/>
                </v:shape>
                <o:OLEObject Type="Embed" ProgID="Equation.3" ShapeID="_x0000_i1175" DrawAspect="Content" ObjectID="_1650208323"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6" type="#_x0000_t75" style="width:302.2pt;height:37.85pt" o:ole="">
                  <v:imagedata r:id="rId324" o:title=""/>
                </v:shape>
                <o:OLEObject Type="Embed" ProgID="Equation.3" ShapeID="_x0000_i1176" DrawAspect="Content" ObjectID="_1650208324"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3"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7" type="#_x0000_t75" style="width:91.95pt;height:28.9pt" o:ole="">
                  <v:imagedata r:id="rId326" o:title=""/>
                </v:shape>
                <o:OLEObject Type="Embed" ProgID="Equation.3" ShapeID="_x0000_i1177" DrawAspect="Content" ObjectID="_1650208325"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8" type="#_x0000_t75" style="width:113pt;height:19.95pt" o:ole="">
                  <v:imagedata r:id="rId328" o:title=""/>
                </v:shape>
                <o:OLEObject Type="Embed" ProgID="Equation.3" ShapeID="_x0000_i1178" DrawAspect="Content" ObjectID="_1650208326"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7.22</w:t>
      </w:r>
      <w:r w:rsidR="00F63662" w:rsidRPr="00F63662">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7.24</w:t>
      </w:r>
      <w:r w:rsidR="00F63662" w:rsidRPr="00F63662">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9" type="#_x0000_t75" style="width:127.7pt;height:35.75pt" o:ole="">
                  <v:imagedata r:id="rId330" o:title=""/>
                </v:shape>
                <o:OLEObject Type="Embed" ProgID="Equation.3" ShapeID="_x0000_i1179" DrawAspect="Content" ObjectID="_1650208327"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4"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80" type="#_x0000_t75" style="width:121.95pt;height:17.85pt" o:ole="">
                  <v:imagedata r:id="rId332" o:title=""/>
                </v:shape>
                <o:OLEObject Type="Embed" ProgID="Equation.3" ShapeID="_x0000_i1180" DrawAspect="Content" ObjectID="_1650208328"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81" type="#_x0000_t75" style="width:27.35pt;height:26.8pt" o:ole="">
            <v:imagedata r:id="rId334" o:title=""/>
          </v:shape>
          <o:OLEObject Type="Embed" ProgID="Equation.3" ShapeID="_x0000_i1181" DrawAspect="Content" ObjectID="_1650208329"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7.27</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82" type="#_x0000_t75" style="width:173.95pt;height:32.6pt" o:ole="">
                  <v:imagedata r:id="rId336" o:title=""/>
                </v:shape>
                <o:OLEObject Type="Embed" ProgID="Equation.3" ShapeID="_x0000_i1182" DrawAspect="Content" ObjectID="_1650208330" r:id="rId337"/>
              </w:object>
            </w:r>
            <w:r w:rsidRPr="00DA468D">
              <w:rPr>
                <w:position w:val="-36"/>
              </w:rPr>
              <w:object w:dxaOrig="4680" w:dyaOrig="800">
                <v:shape id="_x0000_i1183" type="#_x0000_t75" style="width:199.2pt;height:32.6pt" o:ole="">
                  <v:imagedata r:id="rId338" o:title=""/>
                </v:shape>
                <o:OLEObject Type="Embed" ProgID="Equation.3" ShapeID="_x0000_i1183" DrawAspect="Content" ObjectID="_1650208331" r:id="rId339"/>
              </w:object>
            </w:r>
            <w:r w:rsidRPr="00272E48">
              <w:rPr>
                <w:position w:val="-34"/>
              </w:rPr>
              <w:object w:dxaOrig="3660" w:dyaOrig="780">
                <v:shape id="_x0000_i1184" type="#_x0000_t75" style="width:152.95pt;height:33.1pt" o:ole="">
                  <v:imagedata r:id="rId340" o:title=""/>
                </v:shape>
                <o:OLEObject Type="Embed" ProgID="Equation.3" ShapeID="_x0000_i1184" DrawAspect="Content" ObjectID="_1650208332" r:id="rId341"/>
              </w:object>
            </w:r>
            <w:r w:rsidRPr="00DA468D">
              <w:rPr>
                <w:position w:val="-38"/>
              </w:rPr>
              <w:object w:dxaOrig="3960" w:dyaOrig="880">
                <v:shape id="_x0000_i1185" type="#_x0000_t75" style="width:165.55pt;height:37.85pt" o:ole="">
                  <v:imagedata r:id="rId342" o:title=""/>
                </v:shape>
                <o:OLEObject Type="Embed" ProgID="Equation.3" ShapeID="_x0000_i1185" DrawAspect="Content" ObjectID="_1650208333" r:id="rId343"/>
              </w:object>
            </w:r>
            <w:r w:rsidRPr="00DA468D">
              <w:rPr>
                <w:position w:val="-38"/>
              </w:rPr>
              <w:object w:dxaOrig="2880" w:dyaOrig="880">
                <v:shape id="_x0000_i1186" type="#_x0000_t75" style="width:121.4pt;height:37.85pt" o:ole="">
                  <v:imagedata r:id="rId344" o:title=""/>
                </v:shape>
                <o:OLEObject Type="Embed" ProgID="Equation.3" ShapeID="_x0000_i1186" DrawAspect="Content" ObjectID="_1650208334"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F63662"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7" type="#_x0000_t75" style="width:333.2pt;height:39.4pt" o:ole="">
                  <v:imagedata r:id="rId346" o:title=""/>
                </v:shape>
                <o:OLEObject Type="Embed" ProgID="Equation.3" ShapeID="_x0000_i1187" DrawAspect="Content" ObjectID="_1650208335"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5"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5"/>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7.31</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8" type="#_x0000_t75" style="width:135.6pt;height:31pt" o:ole="">
                  <v:imagedata r:id="rId348" o:title=""/>
                </v:shape>
                <o:OLEObject Type="Embed" ProgID="Equation.3" ShapeID="_x0000_i1188" DrawAspect="Content" ObjectID="_1650208336"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06"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06"/>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F63662" w:rsidRPr="00F63662">
        <w:rPr>
          <w:rFonts w:ascii="Times New Roman" w:hAnsi="Times New Roman"/>
          <w:bCs/>
          <w:lang w:val="en-GB"/>
        </w:rPr>
        <w:t>(</w:t>
      </w:r>
      <w:r w:rsidR="00F63662" w:rsidRPr="00F63662">
        <w:rPr>
          <w:rFonts w:ascii="Times New Roman" w:hAnsi="Times New Roman"/>
          <w:bCs/>
          <w:noProof/>
          <w:lang w:val="en-GB"/>
        </w:rPr>
        <w:t>7.32</w:t>
      </w:r>
      <w:r w:rsidR="00F63662" w:rsidRPr="00F63662">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9" type="#_x0000_t75" style="width:65.7pt;height:16.3pt" o:ole="">
                  <v:imagedata r:id="rId350" o:title=""/>
                </v:shape>
                <o:OLEObject Type="Embed" ProgID="Equation.3" ShapeID="_x0000_i1189" DrawAspect="Content" ObjectID="_1650208337"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F63662">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F63662" w:rsidRPr="00F63662">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90" type="#_x0000_t75" style="width:45.7pt;height:24.7pt" o:ole="">
                  <v:imagedata r:id="rId352" o:title=""/>
                </v:shape>
                <o:OLEObject Type="Embed" ProgID="Equation.3" ShapeID="_x0000_i1190" DrawAspect="Content" ObjectID="_1650208338"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F63662">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91" type="#_x0000_t75" style="width:141.9pt;height:31.55pt" o:ole="">
                  <v:imagedata r:id="rId354" o:title=""/>
                </v:shape>
                <o:OLEObject Type="Embed" ProgID="Equation.3" ShapeID="_x0000_i1191" DrawAspect="Content" ObjectID="_1650208339"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07"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63662">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08"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09" w:author="Amicarelli Andrea (RSE)" w:date="2020-04-13T16:29:00Z">
        <w:r w:rsidR="00D617A0" w:rsidRPr="00D617A0">
          <w:rPr>
            <w:rFonts w:ascii="Times New Roman" w:hAnsi="Times New Roman"/>
            <w:sz w:val="24"/>
            <w:szCs w:val="24"/>
          </w:rPr>
          <w:t>for higher pressure peaks</w:t>
        </w:r>
      </w:ins>
      <w:ins w:id="210"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F63662">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11"/>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92" type="#_x0000_t75" style="width:180.25pt;height:35.75pt" o:ole="">
                  <v:imagedata r:id="rId356" o:title=""/>
                </v:shape>
                <o:OLEObject Type="Embed" ProgID="Equation.3" ShapeID="_x0000_i1192" DrawAspect="Content" ObjectID="_1650208340" r:id="rId357"/>
              </w:object>
            </w:r>
            <w:commentRangeEnd w:id="211"/>
            <w:r w:rsidR="00A56E56">
              <w:rPr>
                <w:rStyle w:val="Rimandocommento"/>
                <w:rFonts w:ascii="Times New Roman" w:eastAsia="Times New Roman" w:hAnsi="Times New Roman"/>
                <w:szCs w:val="20"/>
                <w:lang w:val="it-IT" w:eastAsia="it-IT"/>
              </w:rPr>
              <w:commentReference w:id="211"/>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93" type="#_x0000_t75" style="width:22.6pt;height:19.45pt" o:ole="">
            <v:imagedata r:id="rId358" o:title=""/>
          </v:shape>
          <o:OLEObject Type="Embed" ProgID="Equation.3" ShapeID="_x0000_i1193" DrawAspect="Content" ObjectID="_1650208341"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12"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13"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14"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94" type="#_x0000_t75" style="width:160.8pt;height:37.3pt" o:ole="">
                  <v:imagedata r:id="rId360" o:title=""/>
                </v:shape>
                <o:OLEObject Type="Embed" ProgID="Equation.3" ShapeID="_x0000_i1194" DrawAspect="Content" ObjectID="_1650208342"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15"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5" type="#_x0000_t75" style="width:239.1pt;height:18.9pt" o:ole="">
                  <v:imagedata r:id="rId362" o:title=""/>
                </v:shape>
                <o:OLEObject Type="Embed" ProgID="Equation.3" ShapeID="_x0000_i1195" DrawAspect="Content" ObjectID="_1650208343"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6" type="#_x0000_t75" style="width:237pt;height:37.3pt" o:ole="">
                  <v:imagedata r:id="rId364" o:title=""/>
                </v:shape>
                <o:OLEObject Type="Embed" ProgID="Equation.3" ShapeID="_x0000_i1196" DrawAspect="Content" ObjectID="_1650208344"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16" w:name="_Toc447005694"/>
      <w:bookmarkStart w:id="217" w:name="_Ref448247886"/>
      <w:bookmarkStart w:id="218" w:name="_Toc39592561"/>
      <w:r>
        <w:rPr>
          <w:lang w:val="it-IT"/>
        </w:rPr>
        <w:t>2-interface 3D erosion criterion</w:t>
      </w:r>
      <w:bookmarkEnd w:id="216"/>
      <w:bookmarkEnd w:id="217"/>
      <w:bookmarkEnd w:id="218"/>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F63662">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19"/>
          <w:p w:rsidR="002F35B9" w:rsidRPr="00276BBF" w:rsidRDefault="008238C4" w:rsidP="00EB747A">
            <w:pPr>
              <w:jc w:val="center"/>
              <w:rPr>
                <w:sz w:val="24"/>
                <w:szCs w:val="24"/>
              </w:rPr>
            </w:pPr>
            <w:r w:rsidRPr="00AB6FB4">
              <w:rPr>
                <w:position w:val="-68"/>
              </w:rPr>
              <w:object w:dxaOrig="6540" w:dyaOrig="1480">
                <v:shape id="_x0000_i1197" type="#_x0000_t75" style="width:273.3pt;height:64.65pt" o:ole="">
                  <v:imagedata r:id="rId366" o:title=""/>
                </v:shape>
                <o:OLEObject Type="Embed" ProgID="Equation.3" ShapeID="_x0000_i1197" DrawAspect="Content" ObjectID="_1650208345"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0"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0"/>
            <w:commentRangeEnd w:id="219"/>
            <w:r w:rsidR="00AB6FB4">
              <w:rPr>
                <w:rStyle w:val="Rimandocommento"/>
                <w:rFonts w:ascii="Times New Roman" w:eastAsia="Times New Roman" w:hAnsi="Times New Roman"/>
                <w:b w:val="0"/>
                <w:bCs w:val="0"/>
                <w:color w:val="auto"/>
                <w:szCs w:val="20"/>
                <w:lang w:val="it-IT" w:eastAsia="it-IT"/>
              </w:rPr>
              <w:commentReference w:id="219"/>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1"/>
          <w:p w:rsidR="00C70139" w:rsidRPr="00276BBF" w:rsidRDefault="00AB6FB4" w:rsidP="00EB747A">
            <w:pPr>
              <w:jc w:val="center"/>
              <w:rPr>
                <w:sz w:val="24"/>
                <w:szCs w:val="24"/>
              </w:rPr>
            </w:pPr>
            <w:r w:rsidRPr="003A306D">
              <w:rPr>
                <w:position w:val="-32"/>
              </w:rPr>
              <w:object w:dxaOrig="1240" w:dyaOrig="700">
                <v:shape id="_x0000_i1198" type="#_x0000_t75" style="width:54.65pt;height:31.55pt" o:ole="">
                  <v:imagedata r:id="rId368" o:title=""/>
                </v:shape>
                <o:OLEObject Type="Embed" ProgID="Equation.3" ShapeID="_x0000_i1198" DrawAspect="Content" ObjectID="_1650208346"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1"/>
            <w:r w:rsidR="00AB6FB4">
              <w:rPr>
                <w:rStyle w:val="Rimandocommento"/>
                <w:rFonts w:ascii="Times New Roman" w:eastAsia="Times New Roman" w:hAnsi="Times New Roman"/>
                <w:b w:val="0"/>
                <w:bCs w:val="0"/>
                <w:color w:val="auto"/>
                <w:szCs w:val="20"/>
                <w:lang w:val="it-IT" w:eastAsia="it-IT"/>
              </w:rPr>
              <w:commentReference w:id="221"/>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2"/>
          <w:p w:rsidR="00C70139" w:rsidRPr="00756D53" w:rsidRDefault="00AB6FB4" w:rsidP="00AB6FB4">
            <w:pPr>
              <w:jc w:val="center"/>
              <w:rPr>
                <w:sz w:val="24"/>
                <w:szCs w:val="24"/>
              </w:rPr>
            </w:pPr>
            <w:r w:rsidRPr="003A306D">
              <w:rPr>
                <w:position w:val="-56"/>
              </w:rPr>
              <w:object w:dxaOrig="3720" w:dyaOrig="980">
                <v:shape id="_x0000_i1199" type="#_x0000_t75" style="width:160.8pt;height:43.1pt" o:ole="">
                  <v:imagedata r:id="rId370" o:title=""/>
                </v:shape>
                <o:OLEObject Type="Embed" ProgID="Equation.3" ShapeID="_x0000_i1199" DrawAspect="Content" ObjectID="_1650208347"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2"/>
            <w:r w:rsidR="00AB6FB4">
              <w:rPr>
                <w:rStyle w:val="Rimandocommento"/>
                <w:rFonts w:ascii="Times New Roman" w:eastAsia="Times New Roman" w:hAnsi="Times New Roman"/>
                <w:b w:val="0"/>
                <w:bCs w:val="0"/>
                <w:color w:val="auto"/>
                <w:szCs w:val="20"/>
                <w:lang w:val="it-IT" w:eastAsia="it-IT"/>
              </w:rPr>
              <w:commentReference w:id="222"/>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3"/>
          <w:p w:rsidR="00C70139" w:rsidRPr="00276BBF" w:rsidRDefault="008238C4" w:rsidP="00EB747A">
            <w:pPr>
              <w:jc w:val="center"/>
              <w:rPr>
                <w:sz w:val="24"/>
                <w:szCs w:val="24"/>
              </w:rPr>
            </w:pPr>
            <w:r w:rsidRPr="003A306D">
              <w:rPr>
                <w:position w:val="-26"/>
              </w:rPr>
              <w:object w:dxaOrig="1200" w:dyaOrig="720">
                <v:shape id="_x0000_i1200" type="#_x0000_t75" style="width:55.2pt;height:35.2pt" o:ole="">
                  <v:imagedata r:id="rId372" o:title=""/>
                </v:shape>
                <o:OLEObject Type="Embed" ProgID="Equation.3" ShapeID="_x0000_i1200" DrawAspect="Content" ObjectID="_1650208348"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3"/>
            <w:r w:rsidR="008238C4">
              <w:rPr>
                <w:rStyle w:val="Rimandocommento"/>
                <w:rFonts w:ascii="Times New Roman" w:eastAsia="Times New Roman" w:hAnsi="Times New Roman"/>
                <w:b w:val="0"/>
                <w:bCs w:val="0"/>
                <w:color w:val="auto"/>
                <w:szCs w:val="20"/>
                <w:lang w:val="it-IT" w:eastAsia="it-IT"/>
              </w:rPr>
              <w:commentReference w:id="223"/>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24"/>
          <w:p w:rsidR="00C70139" w:rsidRPr="00276BBF" w:rsidRDefault="002F35B9" w:rsidP="00EB747A">
            <w:pPr>
              <w:jc w:val="center"/>
              <w:rPr>
                <w:sz w:val="24"/>
                <w:szCs w:val="24"/>
              </w:rPr>
            </w:pPr>
            <w:r w:rsidRPr="003A306D">
              <w:rPr>
                <w:position w:val="-32"/>
              </w:rPr>
              <w:object w:dxaOrig="3320" w:dyaOrig="700">
                <v:shape id="_x0000_i1201" type="#_x0000_t75" style="width:147.15pt;height:31.55pt" o:ole="">
                  <v:imagedata r:id="rId374" o:title=""/>
                </v:shape>
                <o:OLEObject Type="Embed" ProgID="Equation.3" ShapeID="_x0000_i1201" DrawAspect="Content" ObjectID="_1650208349"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24"/>
            <w:r w:rsidR="002F35B9">
              <w:rPr>
                <w:rStyle w:val="Rimandocommento"/>
                <w:rFonts w:ascii="Times New Roman" w:eastAsia="Times New Roman" w:hAnsi="Times New Roman"/>
                <w:b w:val="0"/>
                <w:bCs w:val="0"/>
                <w:color w:val="auto"/>
                <w:szCs w:val="20"/>
                <w:lang w:val="it-IT" w:eastAsia="it-IT"/>
              </w:rPr>
              <w:commentReference w:id="224"/>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25"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5"/>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F63662" w:rsidRPr="00F63662">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lastRenderedPageBreak/>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F63662">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F63662"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226" w:name="_Toc39592562"/>
      <w:r w:rsidRPr="005D00D6">
        <w:t>A simplified approach for soil liquefaction</w:t>
      </w:r>
      <w:bookmarkEnd w:id="226"/>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202" type="#_x0000_t75" style="width:2in;height:35.75pt" o:ole="">
                  <v:imagedata r:id="rId376" o:title=""/>
                </v:shape>
                <o:OLEObject Type="Embed" ProgID="Equation.3" ShapeID="_x0000_i1202" DrawAspect="Content" ObjectID="_1650208350"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227"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27"/>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7.55</w:t>
      </w:r>
      <w:r w:rsidR="00F63662" w:rsidRPr="003D504A">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203" type="#_x0000_t75" style="width:197.1pt;height:93.55pt" o:ole="">
                  <v:imagedata r:id="rId378" o:title=""/>
                </v:shape>
                <o:OLEObject Type="Embed" ProgID="Equation.3" ShapeID="_x0000_i1203" DrawAspect="Content" ObjectID="_1650208351"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28" w:name="_Ref449963223"/>
      <w:bookmarkStart w:id="229" w:name="_Toc447005702"/>
      <w:bookmarkStart w:id="230" w:name="_Toc39592563"/>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228"/>
      <w:r w:rsidR="00E25FF0" w:rsidRPr="003A5C36">
        <w:rPr>
          <w:rFonts w:ascii="Book Antiqua" w:hAnsi="Book Antiqua"/>
          <w:caps/>
          <w:kern w:val="0"/>
          <w:sz w:val="24"/>
          <w:szCs w:val="24"/>
        </w:rPr>
        <w:t xml:space="preserve"> </w:t>
      </w:r>
      <w:bookmarkEnd w:id="229"/>
      <w:r w:rsidR="00433AD1">
        <w:rPr>
          <w:rFonts w:ascii="Book Antiqua" w:hAnsi="Book Antiqua"/>
          <w:caps/>
          <w:kern w:val="0"/>
          <w:sz w:val="24"/>
          <w:szCs w:val="24"/>
        </w:rPr>
        <w:t>scheme</w:t>
      </w:r>
      <w:bookmarkEnd w:id="230"/>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F63662">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1" w:name="_Ref521060122"/>
      <w:bookmarkStart w:id="232" w:name="_Toc39592564"/>
      <w:r w:rsidRPr="004F0A7F">
        <w:t>DB-SPH particle approximation and modifications of the balance equations</w:t>
      </w:r>
      <w:bookmarkEnd w:id="231"/>
      <w:bookmarkEnd w:id="232"/>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204" type="#_x0000_t75" style="width:252.8pt;height:41.5pt" o:ole="">
                  <v:imagedata r:id="rId380" o:title=""/>
                </v:shape>
                <o:OLEObject Type="Embed" ProgID="Equation.3" ShapeID="_x0000_i1204" DrawAspect="Content" ObjectID="_1650208352"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3" w:name="_Ref448227562"/>
            <w:bookmarkStart w:id="234"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233"/>
            <w:r w:rsidRPr="009C316F">
              <w:rPr>
                <w:rFonts w:ascii="Times New Roman" w:eastAsia="Times New Roman" w:hAnsi="Times New Roman"/>
                <w:b w:val="0"/>
                <w:bCs w:val="0"/>
                <w:color w:val="auto"/>
                <w:sz w:val="24"/>
                <w:szCs w:val="24"/>
                <w:lang w:eastAsia="it-IT"/>
              </w:rPr>
              <w:t>)</w:t>
            </w:r>
            <w:bookmarkEnd w:id="234"/>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8.1</w:t>
      </w:r>
      <w:r w:rsidR="00F63662" w:rsidRPr="00F63662">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63662" w:rsidRPr="00F63662">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8.1</w:t>
      </w:r>
      <w:r w:rsidR="00F63662" w:rsidRPr="00F63662">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5" type="#_x0000_t75" style="width:268.05pt;height:40.45pt" o:ole="">
                  <v:imagedata r:id="rId382" o:title=""/>
                </v:shape>
                <o:OLEObject Type="Embed" ProgID="Equation.3" ShapeID="_x0000_i1205" DrawAspect="Content" ObjectID="_1650208353"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5"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235"/>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6" type="#_x0000_t75" style="width:19.95pt;height:17.85pt" o:ole="">
            <v:imagedata r:id="rId384" o:title=""/>
          </v:shape>
          <o:OLEObject Type="Embed" ProgID="Equation.3" ShapeID="_x0000_i1206" DrawAspect="Content" ObjectID="_1650208354"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7" type="#_x0000_t75" style="width:19.95pt;height:17.85pt" o:ole="">
            <v:imagedata r:id="rId386" o:title=""/>
          </v:shape>
          <o:OLEObject Type="Embed" ProgID="Equation.3" ShapeID="_x0000_i1207" DrawAspect="Content" ObjectID="_1650208355"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208" type="#_x0000_t75" style="width:31.55pt;height:26.8pt" o:ole="">
            <v:imagedata r:id="rId388" o:title=""/>
          </v:shape>
          <o:OLEObject Type="Embed" ProgID="Equation.3" ShapeID="_x0000_i1208" DrawAspect="Content" ObjectID="_1650208356"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F63662" w:rsidRPr="00F63662">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F63662">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9" type="#_x0000_t75" style="width:97.25pt;height:39.4pt" o:ole="">
                  <v:imagedata r:id="rId390" o:title=""/>
                </v:shape>
                <o:OLEObject Type="Embed" ProgID="Equation.3" ShapeID="_x0000_i1209" DrawAspect="Content" ObjectID="_1650208357"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10" type="#_x0000_t75" style="width:293.25pt;height:37.85pt" o:ole="">
                  <v:imagedata r:id="rId392" o:title=""/>
                </v:shape>
                <o:OLEObject Type="Embed" ProgID="Equation.3" ShapeID="_x0000_i1210" DrawAspect="Content" ObjectID="_1650208358"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6"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6"/>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211" type="#_x0000_t75" style="width:46.75pt;height:14.2pt" o:ole="">
            <v:imagedata r:id="rId394" o:title=""/>
          </v:shape>
          <o:OLEObject Type="Embed" ProgID="Equation.3" ShapeID="_x0000_i1211" DrawAspect="Content" ObjectID="_1650208359"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63662" w:rsidRPr="00F63662">
        <w:rPr>
          <w:rFonts w:ascii="Times New Roman" w:eastAsia="Times New Roman" w:hAnsi="Times New Roman"/>
          <w:bCs/>
          <w:sz w:val="24"/>
          <w:szCs w:val="24"/>
          <w:lang w:val="it-IT" w:eastAsia="it-IT"/>
        </w:rPr>
        <w:t>(</w:t>
      </w:r>
      <w:r w:rsidR="00F63662" w:rsidRPr="00F63662">
        <w:rPr>
          <w:rFonts w:ascii="Times New Roman" w:eastAsia="Times New Roman" w:hAnsi="Times New Roman"/>
          <w:bCs/>
          <w:noProof/>
          <w:sz w:val="24"/>
          <w:szCs w:val="24"/>
          <w:lang w:val="it-IT" w:eastAsia="it-IT"/>
        </w:rPr>
        <w:t>8.5</w:t>
      </w:r>
      <w:r w:rsidR="00F63662" w:rsidRPr="00F63662">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F63662" w:rsidRPr="00F63662">
        <w:rPr>
          <w:rFonts w:ascii="Times New Roman" w:eastAsia="Times New Roman" w:hAnsi="Times New Roman"/>
          <w:bCs/>
          <w:sz w:val="24"/>
          <w:szCs w:val="24"/>
          <w:lang w:eastAsia="it-IT"/>
        </w:rPr>
        <w:t>(</w:t>
      </w:r>
      <w:r w:rsidR="00F63662" w:rsidRPr="00F63662">
        <w:rPr>
          <w:rFonts w:ascii="Times New Roman" w:eastAsia="Times New Roman" w:hAnsi="Times New Roman"/>
          <w:bCs/>
          <w:noProof/>
          <w:sz w:val="24"/>
          <w:szCs w:val="24"/>
          <w:lang w:eastAsia="it-IT"/>
        </w:rPr>
        <w:t>8.6</w:t>
      </w:r>
      <w:r w:rsidR="00F63662" w:rsidRPr="00F63662">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12" type="#_x0000_t75" style="width:195pt;height:32.6pt" o:ole="">
                  <v:imagedata r:id="rId396" o:title=""/>
                </v:shape>
                <o:OLEObject Type="Embed" ProgID="Equation.3" ShapeID="_x0000_i1212" DrawAspect="Content" ObjectID="_1650208360"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237"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237"/>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13" type="#_x0000_t75" style="width:175.55pt;height:34.15pt" o:ole="">
                  <v:imagedata r:id="rId398" o:title=""/>
                </v:shape>
                <o:OLEObject Type="Embed" ProgID="Equation.3" ShapeID="_x0000_i1213" DrawAspect="Content" ObjectID="_1650208361"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38"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38"/>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39" w:name="_Ref521060124"/>
      <w:bookmarkStart w:id="240" w:name="_Toc39592565"/>
      <w:r>
        <w:t>1D Linearized Partial Riemann Solver</w:t>
      </w:r>
      <w:bookmarkEnd w:id="239"/>
      <w:bookmarkEnd w:id="240"/>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F63662">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14" type="#_x0000_t75" style="width:222.3pt;height:25.25pt" o:ole="">
                  <v:imagedata r:id="rId400" o:title=""/>
                </v:shape>
                <o:OLEObject Type="Embed" ProgID="Equation.3" ShapeID="_x0000_i1214" DrawAspect="Content" ObjectID="_1650208362"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1"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1"/>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5" type="#_x0000_t75" style="width:248.05pt;height:37.85pt" o:ole="">
                  <v:imagedata r:id="rId402" o:title=""/>
                </v:shape>
                <o:OLEObject Type="Embed" ProgID="Equation.3" ShapeID="_x0000_i1215" DrawAspect="Content" ObjectID="_1650208363"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6" type="#_x0000_t75" style="width:89.85pt;height:52.05pt" o:ole="">
                  <v:imagedata r:id="rId404" o:title=""/>
                </v:shape>
                <o:OLEObject Type="Embed" ProgID="Equation.3" ShapeID="_x0000_i1216" DrawAspect="Content" ObjectID="_1650208364"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242" w:name="_Ref521060126"/>
      <w:bookmarkStart w:id="243" w:name="_Toc39592566"/>
      <w:r>
        <w:t>Semi-particle volume</w:t>
      </w:r>
      <w:bookmarkEnd w:id="242"/>
      <w:bookmarkEnd w:id="243"/>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7" type="#_x0000_t75" style="width:77.8pt;height:17.85pt" o:ole="">
                  <v:imagedata r:id="rId406" o:title=""/>
                </v:shape>
                <o:OLEObject Type="Embed" ProgID="Equation.3" ShapeID="_x0000_i1217" DrawAspect="Content" ObjectID="_1650208365"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8" type="#_x0000_t75" style="width:235.45pt;height:88.3pt" o:ole="">
                  <v:imagedata r:id="rId408" o:title=""/>
                </v:shape>
                <o:OLEObject Type="Embed" ProgID="Equation.3" ShapeID="_x0000_i1218" DrawAspect="Content" ObjectID="_1650208366"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244"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4"/>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9" type="#_x0000_t75" style="width:252.8pt;height:36.8pt" o:ole="">
                  <v:imagedata r:id="rId410" o:title=""/>
                </v:shape>
                <o:OLEObject Type="Embed" ProgID="Equation.3" ShapeID="_x0000_i1219" DrawAspect="Content" ObjectID="_1650208367"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245" w:name="_Ref521060127"/>
      <w:bookmarkStart w:id="246" w:name="_Toc39592567"/>
      <w:r>
        <w:t>DB-SPH inlet and outlet sections</w:t>
      </w:r>
      <w:bookmarkEnd w:id="245"/>
      <w:bookmarkEnd w:id="246"/>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220" type="#_x0000_t75" style="width:25.25pt;height:21.55pt" o:ole="">
            <v:imagedata r:id="rId412" o:title=""/>
          </v:shape>
          <o:OLEObject Type="Embed" ProgID="Equation.3" ShapeID="_x0000_i1220" DrawAspect="Content" ObjectID="_1650208368"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247" w:name="_Ref521060129"/>
      <w:bookmarkStart w:id="248" w:name="_Toc39592568"/>
      <w:r>
        <w:t>Shear stress boundary terms</w:t>
      </w:r>
      <w:bookmarkEnd w:id="247"/>
      <w:bookmarkEnd w:id="248"/>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21" type="#_x0000_t75" style="width:173.45pt;height:33.65pt" o:ole="">
                  <v:imagedata r:id="rId414" o:title=""/>
                </v:shape>
                <o:OLEObject Type="Embed" ProgID="Equation.3" ShapeID="_x0000_i1221" DrawAspect="Content" ObjectID="_1650208369" r:id="rId415"/>
              </w:object>
            </w:r>
          </w:p>
          <w:p w:rsidR="0092480B" w:rsidRPr="00276BBF" w:rsidRDefault="0092480B" w:rsidP="0092480B">
            <w:pPr>
              <w:jc w:val="center"/>
              <w:rPr>
                <w:sz w:val="24"/>
                <w:szCs w:val="24"/>
              </w:rPr>
            </w:pPr>
            <w:r w:rsidRPr="00DA468D">
              <w:rPr>
                <w:position w:val="-30"/>
              </w:rPr>
              <w:object w:dxaOrig="3840" w:dyaOrig="720">
                <v:shape id="_x0000_i1222" type="#_x0000_t75" style="width:162.9pt;height:31.55pt" o:ole="">
                  <v:imagedata r:id="rId416" o:title=""/>
                </v:shape>
                <o:OLEObject Type="Embed" ProgID="Equation.3" ShapeID="_x0000_i1222" DrawAspect="Content" ObjectID="_1650208370" r:id="rId417"/>
              </w:object>
            </w:r>
            <w:r>
              <w:t xml:space="preserve">   </w:t>
            </w:r>
            <w:r w:rsidRPr="00DA468D">
              <w:rPr>
                <w:position w:val="-12"/>
              </w:rPr>
              <w:object w:dxaOrig="1540" w:dyaOrig="360">
                <v:shape id="_x0000_i1223" type="#_x0000_t75" style="width:57.3pt;height:14.2pt" o:ole="">
                  <v:imagedata r:id="rId418" o:title=""/>
                </v:shape>
                <o:OLEObject Type="Embed" ProgID="Equation.3" ShapeID="_x0000_i1223" DrawAspect="Content" ObjectID="_1650208371"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24" type="#_x0000_t75" style="width:190.75pt;height:32.05pt" o:ole="">
                  <v:imagedata r:id="rId420" o:title=""/>
                </v:shape>
                <o:OLEObject Type="Embed" ProgID="Equation.3" ShapeID="_x0000_i1224" DrawAspect="Content" ObjectID="_1650208372" r:id="rId421"/>
              </w:object>
            </w:r>
          </w:p>
          <w:p w:rsidR="0092480B" w:rsidRPr="00276BBF" w:rsidRDefault="0092480B" w:rsidP="0092480B">
            <w:pPr>
              <w:jc w:val="center"/>
              <w:rPr>
                <w:sz w:val="24"/>
                <w:szCs w:val="24"/>
              </w:rPr>
            </w:pPr>
            <w:r w:rsidRPr="00DA468D">
              <w:rPr>
                <w:position w:val="-12"/>
              </w:rPr>
              <w:object w:dxaOrig="2720" w:dyaOrig="360">
                <v:shape id="_x0000_i1225" type="#_x0000_t75" style="width:127.7pt;height:17.35pt" o:ole="">
                  <v:imagedata r:id="rId422" o:title=""/>
                </v:shape>
                <o:OLEObject Type="Embed" ProgID="Equation.3" ShapeID="_x0000_i1225" DrawAspect="Content" ObjectID="_1650208373" r:id="rId423"/>
              </w:object>
            </w:r>
            <w:r w:rsidRPr="00DA468D">
              <w:rPr>
                <w:position w:val="-32"/>
              </w:rPr>
              <w:object w:dxaOrig="1960" w:dyaOrig="740">
                <v:shape id="_x0000_i1226" type="#_x0000_t75" style="width:89.85pt;height:35.2pt" o:ole="">
                  <v:imagedata r:id="rId424" o:title=""/>
                </v:shape>
                <o:OLEObject Type="Embed" ProgID="Equation.3" ShapeID="_x0000_i1226" DrawAspect="Content" ObjectID="_1650208374"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7" type="#_x0000_t75" style="width:89.35pt;height:33.65pt" o:ole="">
                  <v:imagedata r:id="rId426" o:title=""/>
                </v:shape>
                <o:OLEObject Type="Embed" ProgID="Equation.3" ShapeID="_x0000_i1227" DrawAspect="Content" ObjectID="_1650208375"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249"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49"/>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8.15</w:t>
      </w:r>
      <w:r w:rsidR="00F63662" w:rsidRPr="003D504A">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8" type="#_x0000_t75" style="width:175pt;height:33.65pt" o:ole="">
                  <v:imagedata r:id="rId428" o:title=""/>
                </v:shape>
                <o:OLEObject Type="Embed" ProgID="Equation.3" ShapeID="_x0000_i1228" DrawAspect="Content" ObjectID="_1650208376"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9" type="#_x0000_t75" style="width:201.8pt;height:65.15pt" o:ole="">
                  <v:imagedata r:id="rId430" o:title=""/>
                </v:shape>
                <o:OLEObject Type="Embed" ProgID="Equation.3" ShapeID="_x0000_i1229" DrawAspect="Content" ObjectID="_1650208377"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30" type="#_x0000_t75" style="width:119.3pt;height:33.1pt" o:ole="">
                  <v:imagedata r:id="rId432" o:title=""/>
                </v:shape>
                <o:OLEObject Type="Embed" ProgID="Equation.3" ShapeID="_x0000_i1230" DrawAspect="Content" ObjectID="_1650208378" r:id="rId433"/>
              </w:object>
            </w:r>
            <w:r>
              <w:t xml:space="preserve">   </w:t>
            </w:r>
            <w:r w:rsidRPr="00DA468D">
              <w:rPr>
                <w:position w:val="-48"/>
              </w:rPr>
              <w:object w:dxaOrig="2079" w:dyaOrig="1060">
                <v:shape id="_x0000_i1231" type="#_x0000_t75" style="width:87.25pt;height:46.75pt" o:ole="">
                  <v:imagedata r:id="rId434" o:title=""/>
                </v:shape>
                <o:OLEObject Type="Embed" ProgID="Equation.3" ShapeID="_x0000_i1231" DrawAspect="Content" ObjectID="_1650208379"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0" w:name="_Ref449963226"/>
      <w:bookmarkStart w:id="251" w:name="_Toc39592569"/>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250"/>
      <w:bookmarkEnd w:id="251"/>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252"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F63662">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F63662">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F63662">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253"/>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32" type="#_x0000_t75" style="width:177.1pt;height:22.6pt" o:ole="">
                  <v:imagedata r:id="rId436" o:title=""/>
                </v:shape>
                <o:OLEObject Type="Embed" ProgID="Equation.3" ShapeID="_x0000_i1232" DrawAspect="Content" ObjectID="_1650208380"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33" type="#_x0000_t75" style="width:200.75pt;height:37.3pt" o:ole="">
                  <v:imagedata r:id="rId438" o:title=""/>
                </v:shape>
                <o:OLEObject Type="Embed" ProgID="Equation.3" ShapeID="_x0000_i1233" DrawAspect="Content" ObjectID="_1650208381"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34" type="#_x0000_t75" style="width:124.55pt;height:37.3pt" o:ole="">
                  <v:imagedata r:id="rId440" o:title=""/>
                </v:shape>
                <o:OLEObject Type="Embed" ProgID="Equation.3" ShapeID="_x0000_i1234" DrawAspect="Content" ObjectID="_1650208382"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3"/>
            <w:r w:rsidR="00392D18">
              <w:rPr>
                <w:rStyle w:val="Rimandocommento"/>
                <w:rFonts w:ascii="Times New Roman" w:eastAsia="Times New Roman" w:hAnsi="Times New Roman"/>
                <w:b w:val="0"/>
                <w:bCs w:val="0"/>
                <w:color w:val="auto"/>
                <w:szCs w:val="20"/>
                <w:lang w:val="it-IT" w:eastAsia="it-IT"/>
              </w:rPr>
              <w:commentReference w:id="253"/>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5" type="#_x0000_t75" style="width:213.9pt;height:31.55pt" o:ole="">
                  <v:imagedata r:id="rId442" o:title=""/>
                </v:shape>
                <o:OLEObject Type="Embed" ProgID="Equation.3" ShapeID="_x0000_i1235" DrawAspect="Content" ObjectID="_1650208383"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6" type="#_x0000_t75" style="width:97.75pt;height:19.95pt" o:ole="">
                  <v:imagedata r:id="rId444" o:title=""/>
                </v:shape>
                <o:OLEObject Type="Embed" ProgID="Equation.3" ShapeID="_x0000_i1236" DrawAspect="Content" ObjectID="_1650208384"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7" type="#_x0000_t75" style="width:269.1pt;height:31.55pt" o:ole="">
                  <v:imagedata r:id="rId446" o:title=""/>
                </v:shape>
                <o:OLEObject Type="Embed" ProgID="Equation.3" ShapeID="_x0000_i1237" DrawAspect="Content" ObjectID="_1650208385"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8" type="#_x0000_t75" style="width:170.8pt;height:31.55pt" o:ole="">
                  <v:imagedata r:id="rId448" o:title=""/>
                </v:shape>
                <o:OLEObject Type="Embed" ProgID="Equation.3" ShapeID="_x0000_i1238" DrawAspect="Content" ObjectID="_1650208386"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254"/>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9" type="#_x0000_t75" style="width:172.4pt;height:37.85pt" o:ole="">
                  <v:imagedata r:id="rId450" o:title=""/>
                </v:shape>
                <o:OLEObject Type="Embed" ProgID="Equation.3" ShapeID="_x0000_i1239" DrawAspect="Content" ObjectID="_1650208387"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54"/>
            <w:r w:rsidR="00E41549">
              <w:rPr>
                <w:rStyle w:val="Rimandocommento"/>
                <w:rFonts w:ascii="Times New Roman" w:eastAsia="Times New Roman" w:hAnsi="Times New Roman"/>
                <w:b w:val="0"/>
                <w:bCs w:val="0"/>
                <w:color w:val="auto"/>
                <w:szCs w:val="20"/>
                <w:lang w:val="it-IT" w:eastAsia="it-IT"/>
              </w:rPr>
              <w:commentReference w:id="254"/>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F63662">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40" type="#_x0000_t75" style="width:184.45pt;height:43.6pt" o:ole="">
                  <v:imagedata r:id="rId452" o:title=""/>
                </v:shape>
                <o:OLEObject Type="Embed" ProgID="Equation.3" ShapeID="_x0000_i1240" DrawAspect="Content" ObjectID="_1650208388"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41" type="#_x0000_t75" style="width:91.45pt;height:37.85pt" o:ole="">
                  <v:imagedata r:id="rId454" o:title=""/>
                </v:shape>
                <o:OLEObject Type="Embed" ProgID="Equation.3" ShapeID="_x0000_i1241" DrawAspect="Content" ObjectID="_1650208389"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42" type="#_x0000_t75" style="width:60.45pt;height:15.25pt" o:ole="">
                  <v:imagedata r:id="rId456" o:title=""/>
                </v:shape>
                <o:OLEObject Type="Embed" ProgID="Equation.3" ShapeID="_x0000_i1242" DrawAspect="Content" ObjectID="_1650208390" r:id="rId457"/>
              </w:object>
            </w:r>
            <w:r>
              <w:t xml:space="preserve"> thus </w:t>
            </w:r>
            <w:r w:rsidRPr="007463C6">
              <w:rPr>
                <w:position w:val="-30"/>
              </w:rPr>
              <w:object w:dxaOrig="1140" w:dyaOrig="700">
                <v:shape id="_x0000_i1243" type="#_x0000_t75" style="width:56.75pt;height:37.85pt" o:ole="">
                  <v:imagedata r:id="rId458" o:title=""/>
                </v:shape>
                <o:OLEObject Type="Embed" ProgID="Equation.3" ShapeID="_x0000_i1243" DrawAspect="Content" ObjectID="_1650208391"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44" type="#_x0000_t75" style="width:68.85pt;height:17.35pt" o:ole="">
                  <v:imagedata r:id="rId460" o:title=""/>
                </v:shape>
                <o:OLEObject Type="Embed" ProgID="Equation.3" ShapeID="_x0000_i1244" DrawAspect="Content" ObjectID="_1650208392" r:id="rId461"/>
              </w:object>
            </w:r>
            <w:r>
              <w:t xml:space="preserve"> thus </w:t>
            </w:r>
            <w:r w:rsidRPr="007463C6">
              <w:rPr>
                <w:position w:val="-30"/>
              </w:rPr>
              <w:object w:dxaOrig="1260" w:dyaOrig="700">
                <v:shape id="_x0000_i1245" type="#_x0000_t75" style="width:63.05pt;height:37.85pt" o:ole="">
                  <v:imagedata r:id="rId462" o:title=""/>
                </v:shape>
                <o:OLEObject Type="Embed" ProgID="Equation.3" ShapeID="_x0000_i1245" DrawAspect="Content" ObjectID="_1650208393"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6" type="#_x0000_t75" style="width:82.5pt;height:28.9pt" o:ole="">
                  <v:imagedata r:id="rId464" o:title=""/>
                </v:shape>
                <o:OLEObject Type="Embed" ProgID="Equation.3" ShapeID="_x0000_i1246" DrawAspect="Content" ObjectID="_1650208394"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255"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55"/>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9.10</w:t>
      </w:r>
      <w:r w:rsidR="00F63662" w:rsidRPr="003D504A">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7" type="#_x0000_t75" style="width:130.85pt;height:24.7pt" o:ole="">
                  <v:imagedata r:id="rId466" o:title=""/>
                </v:shape>
                <o:OLEObject Type="Embed" ProgID="Equation.3" ShapeID="_x0000_i1247" DrawAspect="Content" ObjectID="_1650208395"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56" w:name="_Toc447794701"/>
      <w:bookmarkStart w:id="257" w:name="_Toc447794780"/>
      <w:bookmarkStart w:id="258" w:name="_Toc447794865"/>
      <w:bookmarkStart w:id="259" w:name="_Toc447794947"/>
      <w:bookmarkStart w:id="260" w:name="_Toc447795350"/>
      <w:bookmarkStart w:id="261" w:name="_Toc447795457"/>
      <w:bookmarkStart w:id="262" w:name="_Toc39592570"/>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262"/>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F63662">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263" w:name="_Ref520964364"/>
      <w:bookmarkStart w:id="264" w:name="_Toc39592571"/>
      <w:r>
        <w:t>Mathematical model</w:t>
      </w:r>
      <w:r w:rsidR="007822A9">
        <w:t>s</w:t>
      </w:r>
      <w:bookmarkEnd w:id="263"/>
      <w:bookmarkEnd w:id="264"/>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F63662">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265" w:name="_Ref509397676"/>
      <w:bookmarkStart w:id="266" w:name="_Toc513184144"/>
      <w:bookmarkStart w:id="267" w:name="_Toc39592572"/>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265"/>
      <w:bookmarkEnd w:id="266"/>
      <w:bookmarkEnd w:id="267"/>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F63662">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F63662">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F63662">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F63662">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8" type="#_x0000_t75" style="width:185.5pt;height:63.05pt" o:ole="">
                  <v:imagedata r:id="rId468" o:title=""/>
                </v:shape>
                <o:OLEObject Type="Embed" ProgID="Equation.3" ShapeID="_x0000_i1248" DrawAspect="Content" ObjectID="_1650208396"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8"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8"/>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9" type="#_x0000_t75" style="width:323.2pt;height:53.1pt" o:ole="">
                  <v:imagedata r:id="rId470" o:title=""/>
                </v:shape>
                <o:OLEObject Type="Embed" ProgID="Equation.3" ShapeID="_x0000_i1249" DrawAspect="Content" ObjectID="_1650208397"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69"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F63662">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F63662">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F63662">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10.1</w:t>
      </w:r>
      <w:r w:rsidR="00F63662"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10.2</w:t>
      </w:r>
      <w:r w:rsidR="00F63662" w:rsidRPr="003D504A">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50" type="#_x0000_t75" style="width:191.8pt;height:33.65pt" o:ole="">
                  <v:imagedata r:id="rId472" o:title=""/>
                </v:shape>
                <o:OLEObject Type="Embed" ProgID="Equation.3" ShapeID="_x0000_i1250" DrawAspect="Content" ObjectID="_1650208398"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270"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F63662" w:rsidRPr="003D504A">
        <w:rPr>
          <w:rFonts w:ascii="Times New Roman" w:eastAsia="Times New Roman" w:hAnsi="Times New Roman"/>
          <w:sz w:val="24"/>
          <w:szCs w:val="24"/>
          <w:lang w:eastAsia="it-IT"/>
        </w:rPr>
        <w:t>(</w:t>
      </w:r>
      <w:r w:rsidR="00F63662" w:rsidRPr="00F63662">
        <w:rPr>
          <w:rFonts w:ascii="Times New Roman" w:eastAsia="Times New Roman" w:hAnsi="Times New Roman"/>
          <w:bCs/>
          <w:noProof/>
          <w:sz w:val="24"/>
          <w:szCs w:val="24"/>
          <w:lang w:eastAsia="it-IT"/>
        </w:rPr>
        <w:t>10.3</w:t>
      </w:r>
      <w:r w:rsidR="00F63662" w:rsidRPr="003D504A">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271" w:name="_Ref520966784"/>
      <w:bookmarkStart w:id="272" w:name="_Toc39592573"/>
      <w:r>
        <w:rPr>
          <w:lang w:val="en-GB"/>
        </w:rPr>
        <w:t>Flood-induced damage to the components of the electrical substations</w:t>
      </w:r>
      <w:bookmarkEnd w:id="271"/>
      <w:bookmarkEnd w:id="272"/>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51" type="#_x0000_t75" style="width:108.8pt;height:20.5pt" o:ole="">
                  <v:imagedata r:id="rId474" o:title=""/>
                </v:shape>
                <o:OLEObject Type="Embed" ProgID="Equation.3" ShapeID="_x0000_i1251" DrawAspect="Content" ObjectID="_1650208399"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52" type="#_x0000_t75" style="width:240.2pt;height:56.75pt" o:ole="">
                  <v:imagedata r:id="rId476" o:title=""/>
                </v:shape>
                <o:OLEObject Type="Embed" ProgID="Equation.3" ShapeID="_x0000_i1252" DrawAspect="Content" ObjectID="_1650208400"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53" type="#_x0000_t75" style="width:235.95pt;height:56.75pt" o:ole="">
                  <v:imagedata r:id="rId478" o:title=""/>
                </v:shape>
                <o:OLEObject Type="Embed" ProgID="Equation.3" ShapeID="_x0000_i1253" DrawAspect="Content" ObjectID="_1650208401"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F63662">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54" type="#_x0000_t75" style="width:370.5pt;height:94.05pt" o:ole="">
                  <v:imagedata r:id="rId480" o:title=""/>
                </v:shape>
                <o:OLEObject Type="Embed" ProgID="Equation.3" ShapeID="_x0000_i1254" DrawAspect="Content" ObjectID="_1650208402"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F63662">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273" w:name="_Ref509496397"/>
      <w:bookmarkStart w:id="274" w:name="_Toc513184146"/>
      <w:bookmarkStart w:id="275" w:name="_Toc39592574"/>
      <w:r>
        <w:t>The numerical model</w:t>
      </w:r>
      <w:bookmarkEnd w:id="273"/>
      <w:bookmarkEnd w:id="274"/>
      <w:r w:rsidR="00652F0F">
        <w:t>s</w:t>
      </w:r>
      <w:bookmarkEnd w:id="275"/>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6" w:name="_Toc39592575"/>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276"/>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F63662" w:rsidRPr="00B2376C">
        <w:rPr>
          <w:rFonts w:ascii="Times New Roman" w:hAnsi="Times New Roman"/>
        </w:rPr>
        <w:t xml:space="preserve">Figure </w:t>
      </w:r>
      <w:r w:rsidR="00F63662">
        <w:rPr>
          <w:rFonts w:ascii="Times New Roman" w:hAnsi="Times New Roman"/>
          <w:noProof/>
        </w:rPr>
        <w:t>11</w:t>
      </w:r>
      <w:r w:rsidR="00F63662" w:rsidRPr="00B2376C">
        <w:rPr>
          <w:rFonts w:ascii="Times New Roman" w:hAnsi="Times New Roman"/>
        </w:rPr>
        <w:t>.</w:t>
      </w:r>
      <w:r w:rsidR="00F63662">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F63662">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F63662">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F63662">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F63662">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F63662">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F63662">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277" w:author="Amicarelli Andrea (RSE)" w:date="2020-04-13T14:25:00Z">
        <w:r w:rsidDel="00020A50">
          <w:rPr>
            <w:rFonts w:ascii="Times New Roman" w:hAnsi="Times New Roman"/>
            <w:sz w:val="24"/>
            <w:szCs w:val="24"/>
          </w:rPr>
          <w:delText>sediment removal from water reservoirs</w:delText>
        </w:r>
      </w:del>
      <w:ins w:id="278"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279"/>
            <w:r>
              <w:rPr>
                <w:noProof/>
                <w:position w:val="-10"/>
                <w:sz w:val="16"/>
                <w:szCs w:val="16"/>
                <w:lang w:val="it-IT" w:eastAsia="it-IT"/>
              </w:rPr>
              <w:lastRenderedPageBreak/>
              <w:drawing>
                <wp:inline distT="0" distB="0" distL="0" distR="0" wp14:anchorId="3E843BE6" wp14:editId="71FACB55">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279"/>
            <w:r>
              <w:rPr>
                <w:rStyle w:val="Rimandocommento"/>
                <w:rFonts w:ascii="Times New Roman" w:eastAsia="Times New Roman" w:hAnsi="Times New Roman"/>
                <w:szCs w:val="20"/>
                <w:lang w:val="it-IT" w:eastAsia="it-IT"/>
              </w:rPr>
              <w:commentReference w:id="279"/>
            </w:r>
          </w:p>
        </w:tc>
      </w:tr>
    </w:tbl>
    <w:p w:rsidR="00A20D8F" w:rsidRPr="00903A00" w:rsidRDefault="00A20D8F" w:rsidP="00A20D8F">
      <w:pPr>
        <w:spacing w:after="0" w:line="240" w:lineRule="auto"/>
        <w:jc w:val="center"/>
        <w:rPr>
          <w:rFonts w:ascii="Times New Roman" w:hAnsi="Times New Roman"/>
          <w:szCs w:val="24"/>
        </w:rPr>
      </w:pPr>
      <w:bookmarkStart w:id="280"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F63662">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F63662">
        <w:rPr>
          <w:rFonts w:ascii="Times New Roman" w:hAnsi="Times New Roman"/>
          <w:noProof/>
          <w:szCs w:val="24"/>
        </w:rPr>
        <w:t>1</w:t>
      </w:r>
      <w:r w:rsidRPr="00ED6D25">
        <w:rPr>
          <w:rFonts w:ascii="Times New Roman" w:hAnsi="Times New Roman"/>
          <w:szCs w:val="24"/>
          <w:lang w:val="it-IT"/>
        </w:rPr>
        <w:fldChar w:fldCharType="end"/>
      </w:r>
      <w:bookmarkEnd w:id="280"/>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F63662">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F63662">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F63662">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F63662">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F63662">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F63662">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F63662">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F63662">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F63662">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F63662">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F63662">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F63662">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81" w:name="_Toc39592576"/>
      <w:r w:rsidRPr="00276BBF">
        <w:rPr>
          <w:rFonts w:ascii="Book Antiqua" w:hAnsi="Book Antiqua"/>
          <w:caps/>
          <w:kern w:val="0"/>
          <w:sz w:val="24"/>
          <w:szCs w:val="24"/>
        </w:rPr>
        <w:lastRenderedPageBreak/>
        <w:t>Developer guide</w:t>
      </w:r>
      <w:bookmarkEnd w:id="256"/>
      <w:bookmarkEnd w:id="257"/>
      <w:bookmarkEnd w:id="258"/>
      <w:bookmarkEnd w:id="259"/>
      <w:bookmarkEnd w:id="260"/>
      <w:bookmarkEnd w:id="261"/>
      <w:bookmarkEnd w:id="281"/>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282" w:name="_Toc447005718"/>
      <w:bookmarkStart w:id="283" w:name="_Ref521064725"/>
      <w:bookmarkStart w:id="284" w:name="_Toc39592577"/>
      <w:r w:rsidRPr="00BC142A">
        <w:t>SPHERA v.</w:t>
      </w:r>
      <w:r w:rsidR="00652F0F">
        <w:t>9</w:t>
      </w:r>
      <w:r w:rsidRPr="00BC142A">
        <w:t>.0</w:t>
      </w:r>
      <w:r w:rsidR="00D163B6">
        <w:t>.0</w:t>
      </w:r>
      <w:r w:rsidRPr="00BC142A">
        <w:t xml:space="preserve">: </w:t>
      </w:r>
      <w:r w:rsidR="00BC142A" w:rsidRPr="00BC142A">
        <w:t>synthetic description of the program units</w:t>
      </w:r>
      <w:bookmarkEnd w:id="282"/>
      <w:bookmarkEnd w:id="283"/>
      <w:bookmarkEnd w:id="28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285" w:name="_Toc447005719"/>
      <w:bookmarkStart w:id="286" w:name="_Toc39592578"/>
      <w:r w:rsidRPr="00BC142A">
        <w:rPr>
          <w:lang w:val="en-GB"/>
        </w:rPr>
        <w:t xml:space="preserve">Program units for the boundary conditions </w:t>
      </w:r>
      <w:r w:rsidR="00EC217D" w:rsidRPr="00BC142A">
        <w:rPr>
          <w:lang w:val="en-GB"/>
        </w:rPr>
        <w:t>(“BC”)</w:t>
      </w:r>
      <w:bookmarkEnd w:id="285"/>
      <w:bookmarkEnd w:id="28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7" w:name="_Toc447005720"/>
      <w:bookmarkStart w:id="288" w:name="_Toc39592579"/>
      <w:r>
        <w:rPr>
          <w:lang w:val="en-GB"/>
        </w:rPr>
        <w:t>Progr</w:t>
      </w:r>
      <w:r w:rsidRPr="00BC142A">
        <w:rPr>
          <w:lang w:val="en-GB"/>
        </w:rPr>
        <w:t>am units for the continuity equation</w:t>
      </w:r>
      <w:bookmarkEnd w:id="287"/>
      <w:bookmarkEnd w:id="288"/>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289" w:name="_Toc447005721"/>
      <w:bookmarkStart w:id="290" w:name="_Toc39592580"/>
      <w:r w:rsidRPr="00BC142A">
        <w:rPr>
          <w:lang w:val="en-GB"/>
        </w:rPr>
        <w:t>Program units for the momentum equation</w:t>
      </w:r>
      <w:bookmarkEnd w:id="289"/>
      <w:bookmarkEnd w:id="290"/>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291" w:name="_Toc447005722"/>
      <w:bookmarkStart w:id="292" w:name="_Toc39592581"/>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291"/>
      <w:bookmarkEnd w:id="292"/>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293" w:name="_Toc447005723"/>
      <w:bookmarkStart w:id="294" w:name="_Toc39592582"/>
      <w:r w:rsidRPr="00855EEB">
        <w:t>Program units for the constitutive equation</w:t>
      </w:r>
      <w:bookmarkEnd w:id="293"/>
      <w:bookmarkEnd w:id="294"/>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295"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w:t>
      </w:r>
      <w:r w:rsidR="00131662" w:rsidRPr="00ED6D25">
        <w:rPr>
          <w:rFonts w:ascii="Times New Roman" w:hAnsi="Times New Roman"/>
          <w:szCs w:val="24"/>
          <w:lang w:val="it-IT"/>
        </w:rPr>
        <w:fldChar w:fldCharType="end"/>
      </w:r>
      <w:bookmarkEnd w:id="295"/>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296"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2</w:t>
      </w:r>
      <w:r w:rsidR="00131662" w:rsidRPr="00ED6D25">
        <w:rPr>
          <w:rFonts w:ascii="Times New Roman" w:hAnsi="Times New Roman"/>
          <w:szCs w:val="24"/>
          <w:lang w:val="it-IT"/>
        </w:rPr>
        <w:fldChar w:fldCharType="end"/>
      </w:r>
      <w:bookmarkEnd w:id="296"/>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297"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3</w:t>
      </w:r>
      <w:r w:rsidR="00131662" w:rsidRPr="00ED6D25">
        <w:rPr>
          <w:rFonts w:ascii="Times New Roman" w:hAnsi="Times New Roman"/>
          <w:szCs w:val="24"/>
          <w:lang w:val="it-IT"/>
        </w:rPr>
        <w:fldChar w:fldCharType="end"/>
      </w:r>
      <w:bookmarkEnd w:id="297"/>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298"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4</w:t>
      </w:r>
      <w:r w:rsidR="00131662" w:rsidRPr="00ED6D25">
        <w:rPr>
          <w:rFonts w:ascii="Times New Roman" w:hAnsi="Times New Roman"/>
          <w:szCs w:val="24"/>
          <w:lang w:val="it-IT"/>
        </w:rPr>
        <w:fldChar w:fldCharType="end"/>
      </w:r>
      <w:bookmarkEnd w:id="298"/>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299"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5</w:t>
      </w:r>
      <w:r w:rsidR="00131662" w:rsidRPr="00ED6D25">
        <w:rPr>
          <w:rFonts w:ascii="Times New Roman" w:hAnsi="Times New Roman"/>
          <w:szCs w:val="24"/>
          <w:lang w:val="it-IT"/>
        </w:rPr>
        <w:fldChar w:fldCharType="end"/>
      </w:r>
      <w:bookmarkEnd w:id="299"/>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00" w:name="_Toc447005724"/>
      <w:bookmarkStart w:id="301" w:name="_Toc39592583"/>
      <w:r w:rsidRPr="00724131">
        <w:rPr>
          <w:lang w:val="en-GB"/>
        </w:rPr>
        <w:t>Program units for the boundary treatment scheme DB-SPH</w:t>
      </w:r>
      <w:bookmarkEnd w:id="300"/>
      <w:bookmarkEnd w:id="301"/>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02" w:name="_Toc447005725"/>
      <w:bookmarkStart w:id="303" w:name="_Toc39592584"/>
      <w:r w:rsidRPr="00756D53">
        <w:rPr>
          <w:lang w:val="en-GB"/>
        </w:rPr>
        <w:t>Program units for the erosion criterion</w:t>
      </w:r>
      <w:bookmarkEnd w:id="302"/>
      <w:bookmarkEnd w:id="303"/>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F63662">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lang w:val="it-IT"/>
        </w:rPr>
        <w:t xml:space="preserve">Table </w:t>
      </w:r>
      <w:r w:rsidR="00F63662" w:rsidRPr="00F63662">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04" w:name="_Toc447005726"/>
      <w:bookmarkStart w:id="305" w:name="_Toc39592585"/>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04"/>
      <w:bookmarkEnd w:id="305"/>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306"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6</w:t>
      </w:r>
      <w:r w:rsidR="00131662" w:rsidRPr="00ED6D25">
        <w:rPr>
          <w:rFonts w:ascii="Times New Roman" w:hAnsi="Times New Roman"/>
          <w:szCs w:val="24"/>
          <w:lang w:val="it-IT"/>
        </w:rPr>
        <w:fldChar w:fldCharType="end"/>
      </w:r>
      <w:bookmarkEnd w:id="306"/>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307"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7</w:t>
      </w:r>
      <w:r w:rsidR="00131662" w:rsidRPr="00ED6D25">
        <w:rPr>
          <w:rFonts w:ascii="Times New Roman" w:hAnsi="Times New Roman"/>
          <w:szCs w:val="24"/>
          <w:lang w:val="it-IT"/>
        </w:rPr>
        <w:fldChar w:fldCharType="end"/>
      </w:r>
      <w:bookmarkEnd w:id="307"/>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308"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8</w:t>
      </w:r>
      <w:r w:rsidR="00131662" w:rsidRPr="00ED6D25">
        <w:rPr>
          <w:rFonts w:ascii="Times New Roman" w:hAnsi="Times New Roman"/>
          <w:szCs w:val="24"/>
          <w:lang w:val="it-IT"/>
        </w:rPr>
        <w:fldChar w:fldCharType="end"/>
      </w:r>
      <w:bookmarkEnd w:id="308"/>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309" w:name="_Toc447005727"/>
      <w:bookmarkStart w:id="310" w:name="_Toc39592586"/>
      <w:r w:rsidRPr="00980132">
        <w:rPr>
          <w:lang w:val="en-GB"/>
        </w:rPr>
        <w:t>Program units for the initial conditions</w:t>
      </w:r>
      <w:r w:rsidR="00ED6D25" w:rsidRPr="00980132">
        <w:rPr>
          <w:lang w:val="en-GB"/>
        </w:rPr>
        <w:t xml:space="preserve"> (IC)</w:t>
      </w:r>
      <w:bookmarkEnd w:id="309"/>
      <w:bookmarkEnd w:id="310"/>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311" w:name="_Toc447005728"/>
      <w:bookmarkStart w:id="312" w:name="_Toc39592587"/>
      <w:r w:rsidRPr="001F3C55">
        <w:rPr>
          <w:lang w:val="en-GB"/>
        </w:rPr>
        <w:t>Draft program units for the turbulent dispersion of granular material</w:t>
      </w:r>
      <w:bookmarkEnd w:id="311"/>
      <w:bookmarkEnd w:id="31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313" w:name="_Toc447005729"/>
      <w:bookmarkStart w:id="314" w:name="_Toc39592588"/>
      <w:r w:rsidRPr="001F3C55">
        <w:rPr>
          <w:lang w:val="en-GB"/>
        </w:rPr>
        <w:t>Program units for the main algorithms</w:t>
      </w:r>
      <w:bookmarkEnd w:id="313"/>
      <w:bookmarkEnd w:id="314"/>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315"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9</w:t>
      </w:r>
      <w:r w:rsidR="00131662" w:rsidRPr="00ED6D25">
        <w:rPr>
          <w:rFonts w:ascii="Times New Roman" w:hAnsi="Times New Roman"/>
          <w:szCs w:val="24"/>
          <w:lang w:val="it-IT"/>
        </w:rPr>
        <w:fldChar w:fldCharType="end"/>
      </w:r>
      <w:bookmarkEnd w:id="315"/>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316"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10</w:t>
      </w:r>
      <w:r w:rsidR="00131662" w:rsidRPr="00ED6D25">
        <w:rPr>
          <w:rFonts w:ascii="Times New Roman" w:hAnsi="Times New Roman"/>
          <w:szCs w:val="24"/>
          <w:lang w:val="it-IT"/>
        </w:rPr>
        <w:fldChar w:fldCharType="end"/>
      </w:r>
      <w:bookmarkEnd w:id="316"/>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317" w:name="_Toc447005730"/>
      <w:bookmarkStart w:id="318" w:name="_Toc39592589"/>
      <w:r w:rsidRPr="00276BBF">
        <w:t>Modul</w:t>
      </w:r>
      <w:bookmarkEnd w:id="317"/>
      <w:r w:rsidR="00010640">
        <w:t>es</w:t>
      </w:r>
      <w:bookmarkEnd w:id="318"/>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F63662" w:rsidRPr="00F63662">
        <w:rPr>
          <w:rFonts w:ascii="Times New Roman" w:hAnsi="Times New Roman"/>
          <w:sz w:val="24"/>
          <w:szCs w:val="24"/>
          <w:lang w:val="it-IT"/>
        </w:rPr>
        <w:t xml:space="preserve">Table </w:t>
      </w:r>
      <w:r w:rsidR="00F63662" w:rsidRPr="00F63662">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319" w:name="_Toc447005731"/>
      <w:bookmarkStart w:id="320" w:name="_Toc39592590"/>
      <w:r w:rsidRPr="00980132">
        <w:rPr>
          <w:lang w:val="en-GB"/>
        </w:rPr>
        <w:t>Program units for the neighbouring search, the smoothing operators and the interface detection</w:t>
      </w:r>
      <w:bookmarkEnd w:id="319"/>
      <w:r w:rsidRPr="00980132">
        <w:rPr>
          <w:lang w:val="en-GB"/>
        </w:rPr>
        <w:t>.</w:t>
      </w:r>
      <w:bookmarkEnd w:id="320"/>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F63662" w:rsidRPr="00F63662">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321" w:name="_Toc447005732"/>
      <w:bookmarkStart w:id="322" w:name="_Toc39592591"/>
      <w:r>
        <w:t>Program units for post-processing</w:t>
      </w:r>
      <w:bookmarkEnd w:id="321"/>
      <w:bookmarkEnd w:id="322"/>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323" w:author="Amicarelli Andrea (RSE)" w:date="2020-04-13T16:20:00Z">
        <w:r w:rsidRPr="00A979D9" w:rsidDel="0026104E">
          <w:rPr>
            <w:lang w:val="en-GB"/>
          </w:rPr>
          <w:delText xml:space="preserve">2D </w:delText>
        </w:r>
      </w:del>
      <w:ins w:id="324"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325"/>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325"/>
      <w:r>
        <w:rPr>
          <w:rStyle w:val="Rimandocommento"/>
          <w:szCs w:val="20"/>
        </w:rPr>
        <w:commentReference w:id="325"/>
      </w:r>
    </w:p>
    <w:p w:rsidR="007216CE" w:rsidRPr="007216CE" w:rsidRDefault="007216CE" w:rsidP="007216CE">
      <w:pPr>
        <w:spacing w:after="0" w:line="240" w:lineRule="auto"/>
        <w:jc w:val="both"/>
        <w:rPr>
          <w:ins w:id="326" w:author="Amicarelli Andrea (RSE)" w:date="2020-04-13T16:55:00Z"/>
          <w:rFonts w:ascii="Times New Roman" w:hAnsi="Times New Roman"/>
          <w:sz w:val="24"/>
          <w:szCs w:val="24"/>
        </w:rPr>
      </w:pPr>
      <w:ins w:id="327"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328" w:name="_Toc447005733"/>
      <w:bookmarkStart w:id="329" w:name="_Toc39592592"/>
      <w:r>
        <w:t xml:space="preserve">Program units for </w:t>
      </w:r>
      <w:r w:rsidR="0063576B" w:rsidRPr="00276BBF">
        <w:t>pre-processing</w:t>
      </w:r>
      <w:bookmarkEnd w:id="328"/>
      <w:bookmarkEnd w:id="329"/>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330"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F63662">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F63662">
        <w:rPr>
          <w:rFonts w:ascii="Times New Roman" w:hAnsi="Times New Roman"/>
          <w:noProof/>
          <w:szCs w:val="24"/>
          <w:lang w:val="fr-FR"/>
        </w:rPr>
        <w:t>11</w:t>
      </w:r>
      <w:r w:rsidRPr="00ED6D25">
        <w:rPr>
          <w:rFonts w:ascii="Times New Roman" w:hAnsi="Times New Roman"/>
          <w:szCs w:val="24"/>
          <w:lang w:val="fr-FR"/>
        </w:rPr>
        <w:fldChar w:fldCharType="end"/>
      </w:r>
      <w:bookmarkEnd w:id="330"/>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331"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F63662">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F63662">
        <w:rPr>
          <w:rFonts w:ascii="Times New Roman" w:hAnsi="Times New Roman"/>
          <w:noProof/>
          <w:szCs w:val="24"/>
        </w:rPr>
        <w:t>12</w:t>
      </w:r>
      <w:r w:rsidRPr="00ED6D25">
        <w:rPr>
          <w:rFonts w:ascii="Times New Roman" w:hAnsi="Times New Roman"/>
          <w:szCs w:val="24"/>
          <w:lang w:val="fr-FR"/>
        </w:rPr>
        <w:fldChar w:fldCharType="end"/>
      </w:r>
      <w:bookmarkEnd w:id="331"/>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332"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13</w:t>
      </w:r>
      <w:r w:rsidR="00131662" w:rsidRPr="00ED6D25">
        <w:rPr>
          <w:rFonts w:ascii="Times New Roman" w:hAnsi="Times New Roman"/>
          <w:szCs w:val="24"/>
          <w:lang w:val="it-IT"/>
        </w:rPr>
        <w:fldChar w:fldCharType="end"/>
      </w:r>
      <w:bookmarkEnd w:id="332"/>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333"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14</w:t>
      </w:r>
      <w:r w:rsidR="00131662" w:rsidRPr="00ED6D25">
        <w:rPr>
          <w:rFonts w:ascii="Times New Roman" w:hAnsi="Times New Roman"/>
          <w:szCs w:val="24"/>
          <w:lang w:val="it-IT"/>
        </w:rPr>
        <w:fldChar w:fldCharType="end"/>
      </w:r>
      <w:bookmarkEnd w:id="333"/>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334"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15</w:t>
      </w:r>
      <w:r w:rsidR="00131662" w:rsidRPr="00ED6D25">
        <w:rPr>
          <w:rFonts w:ascii="Times New Roman" w:hAnsi="Times New Roman"/>
          <w:szCs w:val="24"/>
          <w:lang w:val="it-IT"/>
        </w:rPr>
        <w:fldChar w:fldCharType="end"/>
      </w:r>
      <w:bookmarkEnd w:id="334"/>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335"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F63662">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F63662">
        <w:rPr>
          <w:rFonts w:ascii="Times New Roman" w:hAnsi="Times New Roman"/>
          <w:noProof/>
          <w:szCs w:val="24"/>
        </w:rPr>
        <w:t>16</w:t>
      </w:r>
      <w:r w:rsidR="00131662" w:rsidRPr="00ED6D25">
        <w:rPr>
          <w:rFonts w:ascii="Times New Roman" w:hAnsi="Times New Roman"/>
          <w:szCs w:val="24"/>
          <w:lang w:val="it-IT"/>
        </w:rPr>
        <w:fldChar w:fldCharType="end"/>
      </w:r>
      <w:bookmarkEnd w:id="335"/>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336" w:name="_Toc447005734"/>
      <w:bookmarkStart w:id="337" w:name="_Toc39592593"/>
      <w:r w:rsidRPr="00980132">
        <w:rPr>
          <w:lang w:val="en-GB"/>
        </w:rPr>
        <w:t xml:space="preserve">Program units for the boundary treatment scheme </w:t>
      </w:r>
      <w:r w:rsidR="0063576B" w:rsidRPr="00980132">
        <w:rPr>
          <w:lang w:val="en-GB"/>
        </w:rPr>
        <w:t>SA-SPH</w:t>
      </w:r>
      <w:bookmarkEnd w:id="336"/>
      <w:bookmarkEnd w:id="337"/>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338" w:name="_Toc447005735"/>
      <w:r w:rsidRPr="00980132">
        <w:rPr>
          <w:rFonts w:ascii="Times New Roman" w:hAnsi="Times New Roman"/>
          <w:b/>
          <w:i/>
          <w:lang w:val="en-GB"/>
        </w:rPr>
        <w:t>Program units for managing Fortran character variables</w:t>
      </w:r>
      <w:bookmarkEnd w:id="338"/>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339" w:name="_Toc447005736"/>
      <w:bookmarkStart w:id="340" w:name="_Toc39592594"/>
      <w:r>
        <w:t>Program units for time integration</w:t>
      </w:r>
      <w:bookmarkEnd w:id="339"/>
      <w:bookmarkEnd w:id="340"/>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F63662" w:rsidRPr="00F63662">
        <w:rPr>
          <w:rFonts w:ascii="Times New Roman" w:hAnsi="Times New Roman"/>
          <w:sz w:val="24"/>
          <w:szCs w:val="24"/>
        </w:rPr>
        <w:t xml:space="preserve">Table </w:t>
      </w:r>
      <w:r w:rsidR="00F63662" w:rsidRPr="00F63662">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341" w:name="_Ref521064729"/>
      <w:bookmarkStart w:id="342" w:name="_Toc39592595"/>
      <w:r w:rsidRPr="00276BBF">
        <w:t>Style formatting</w:t>
      </w:r>
      <w:bookmarkEnd w:id="341"/>
      <w:bookmarkEnd w:id="342"/>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343" w:name="_Ref521064837"/>
      <w:bookmarkStart w:id="344" w:name="_Toc39592596"/>
      <w:r>
        <w:t>Modifications with respect to SPHERA v.8.0</w:t>
      </w:r>
      <w:bookmarkEnd w:id="343"/>
      <w:bookmarkEnd w:id="344"/>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5" w:name="_Toc447794702"/>
      <w:bookmarkStart w:id="346" w:name="_Toc447794781"/>
      <w:bookmarkStart w:id="347" w:name="_Toc447794866"/>
      <w:bookmarkStart w:id="348" w:name="_Toc447794948"/>
      <w:bookmarkStart w:id="349" w:name="_Toc447795351"/>
      <w:bookmarkStart w:id="350" w:name="_Toc447795458"/>
      <w:bookmarkStart w:id="351" w:name="_Toc39592597"/>
      <w:r w:rsidRPr="00276BBF">
        <w:rPr>
          <w:rFonts w:ascii="Book Antiqua" w:hAnsi="Book Antiqua"/>
          <w:caps/>
          <w:kern w:val="0"/>
          <w:sz w:val="24"/>
          <w:szCs w:val="24"/>
        </w:rPr>
        <w:lastRenderedPageBreak/>
        <w:t>User guide</w:t>
      </w:r>
      <w:bookmarkEnd w:id="345"/>
      <w:bookmarkEnd w:id="346"/>
      <w:bookmarkEnd w:id="347"/>
      <w:bookmarkEnd w:id="348"/>
      <w:bookmarkEnd w:id="349"/>
      <w:bookmarkEnd w:id="350"/>
      <w:bookmarkEnd w:id="351"/>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F63662">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F63662">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F63662">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F63662">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352" w:name="_Ref449960094"/>
      <w:bookmarkStart w:id="353" w:name="_Toc39592598"/>
      <w:r w:rsidRPr="00276BBF">
        <w:t>Installation</w:t>
      </w:r>
      <w:bookmarkEnd w:id="352"/>
      <w:bookmarkEnd w:id="353"/>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F63662">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354" w:author="Amicarelli Andrea (RSE)" w:date="2020-04-13T17:01:00Z">
        <w:r w:rsidRPr="003A306D">
          <w:rPr>
            <w:rFonts w:ascii="Times New Roman" w:hAnsi="Times New Roman"/>
            <w:sz w:val="24"/>
          </w:rPr>
          <w:t>The Makefile (under the folder “src”) allows compiling SPHERA under different configurations</w:t>
        </w:r>
      </w:ins>
      <w:ins w:id="355"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374F6E" w:rsidRPr="00ED6D25">
        <w:rPr>
          <w:rFonts w:ascii="Times New Roman" w:hAnsi="Times New Roman"/>
        </w:rPr>
        <w:t xml:space="preserve">Table </w:t>
      </w:r>
      <w:r w:rsidR="00374F6E">
        <w:rPr>
          <w:rFonts w:ascii="Times New Roman" w:hAnsi="Times New Roman"/>
          <w:noProof/>
        </w:rPr>
        <w:t>13</w:t>
      </w:r>
      <w:r w:rsidR="00374F6E" w:rsidRPr="00ED6D25">
        <w:rPr>
          <w:rFonts w:ascii="Times New Roman" w:hAnsi="Times New Roman"/>
        </w:rPr>
        <w:t>.</w:t>
      </w:r>
      <w:r w:rsidR="00374F6E">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356" w:author="Amicarelli Andrea (RSE)" w:date="2020-04-20T17:08:00Z">
        <w:r w:rsidR="00374F6E">
          <w:rPr>
            <w:rFonts w:ascii="Times New Roman" w:hAnsi="Times New Roman"/>
            <w:sz w:val="24"/>
          </w:rPr>
          <w:t xml:space="preserve">SPHERA is optimized by means of the </w:t>
        </w:r>
      </w:ins>
      <w:ins w:id="357" w:author="Amicarelli Andrea (RSE)" w:date="2020-05-05T17:33:00Z">
        <w:r w:rsidR="00374F6E">
          <w:rPr>
            <w:rFonts w:ascii="Times New Roman" w:hAnsi="Times New Roman"/>
            <w:sz w:val="24"/>
          </w:rPr>
          <w:t>following features: preprocessor directives</w:t>
        </w:r>
      </w:ins>
      <w:ins w:id="358" w:author="Amicarelli Andrea (RSE)" w:date="2020-05-05T17:34:00Z">
        <w:r w:rsidR="00374F6E">
          <w:rPr>
            <w:rFonts w:ascii="Times New Roman" w:hAnsi="Times New Roman"/>
            <w:sz w:val="24"/>
          </w:rPr>
          <w:t xml:space="preserve"> (two macros</w:t>
        </w:r>
      </w:ins>
      <w:ins w:id="359" w:author="Amicarelli Andrea (RSE)" w:date="2020-05-05T17:36:00Z">
        <w:r w:rsidR="00374F6E">
          <w:rPr>
            <w:rFonts w:ascii="Times New Roman" w:hAnsi="Times New Roman"/>
            <w:sz w:val="24"/>
          </w:rPr>
          <w:t xml:space="preserve"> are active</w:t>
        </w:r>
      </w:ins>
      <w:ins w:id="360" w:author="Amicarelli Andrea (RSE)" w:date="2020-05-05T17:34:00Z">
        <w:r w:rsidR="00374F6E">
          <w:rPr>
            <w:rFonts w:ascii="Times New Roman" w:hAnsi="Times New Roman"/>
            <w:sz w:val="24"/>
          </w:rPr>
          <w:t>)</w:t>
        </w:r>
      </w:ins>
      <w:ins w:id="361" w:author="Amicarelli Andrea (RSE)" w:date="2020-05-05T17:33:00Z">
        <w:r w:rsidR="00374F6E">
          <w:rPr>
            <w:rFonts w:ascii="Times New Roman" w:hAnsi="Times New Roman"/>
            <w:sz w:val="24"/>
          </w:rPr>
          <w:t xml:space="preserve">; </w:t>
        </w:r>
      </w:ins>
      <w:ins w:id="362"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w:t>
            </w:r>
            <w:bookmarkStart w:id="363" w:name="_GoBack"/>
            <w:bookmarkEnd w:id="363"/>
            <w:r>
              <w:rPr>
                <w:rFonts w:ascii="Times New Roman" w:eastAsia="Times New Roman" w:hAnsi="Times New Roman"/>
                <w:b/>
                <w:bCs/>
                <w:color w:val="000000"/>
                <w:sz w:val="20"/>
                <w:szCs w:val="18"/>
                <w:lang w:eastAsia="en-GB"/>
              </w:rPr>
              <w:t>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w:t>
            </w:r>
            <w:r w:rsidRPr="009171AA">
              <w:rPr>
                <w:rFonts w:ascii="Times New Roman" w:eastAsia="Times New Roman" w:hAnsi="Times New Roman"/>
                <w:bCs/>
                <w:color w:val="000000"/>
                <w:sz w:val="18"/>
                <w:szCs w:val="18"/>
                <w:lang w:eastAsia="en-GB"/>
              </w:rPr>
              <w:t>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w:t>
            </w:r>
            <w:r w:rsidRPr="009171AA">
              <w:rPr>
                <w:rFonts w:ascii="Times New Roman" w:eastAsia="Times New Roman" w:hAnsi="Times New Roman"/>
                <w:bCs/>
                <w:color w:val="000000"/>
                <w:sz w:val="18"/>
                <w:szCs w:val="18"/>
                <w:lang w:eastAsia="en-GB"/>
              </w:rPr>
              <w:t>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Body transport</w:t>
            </w:r>
            <w:r w:rsidRPr="009171AA">
              <w:rPr>
                <w:rFonts w:ascii="Times New Roman" w:eastAsia="Times New Roman" w:hAnsi="Times New Roman"/>
                <w:bCs/>
                <w:color w:val="000000"/>
                <w:sz w:val="18"/>
                <w:szCs w:val="18"/>
                <w:lang w:eastAsia="en-GB"/>
              </w:rPr>
              <w:t xml:space="preserve">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w:t>
            </w:r>
            <w:r w:rsidRPr="009171AA">
              <w:rPr>
                <w:rFonts w:ascii="Times New Roman" w:eastAsia="Times New Roman" w:hAnsi="Times New Roman"/>
                <w:bCs/>
                <w:color w:val="000000"/>
                <w:sz w:val="18"/>
                <w:szCs w:val="18"/>
                <w:lang w:eastAsia="en-GB"/>
              </w:rPr>
              <w:t>TREATMENT METHOD</w:t>
            </w:r>
            <w:r w:rsidRPr="009171AA">
              <w:rPr>
                <w:rFonts w:ascii="Times New Roman" w:eastAsia="Times New Roman" w:hAnsi="Times New Roman"/>
                <w:bCs/>
                <w:color w:val="000000"/>
                <w:sz w:val="18"/>
                <w:szCs w:val="18"/>
                <w:lang w:eastAsia="en-GB"/>
              </w:rPr>
              <w:t xml:space="preserve">: DBSPH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TIME_INTEGRATION SCHEME</w:t>
            </w:r>
            <w:r w:rsidRPr="009171AA">
              <w:rPr>
                <w:rFonts w:ascii="Times New Roman" w:eastAsia="Times New Roman" w:hAnsi="Times New Roman"/>
                <w:bCs/>
                <w:color w:val="000000"/>
                <w:sz w:val="18"/>
                <w:szCs w:val="18"/>
                <w:lang w:eastAsia="en-GB"/>
              </w:rPr>
              <w:t xml:space="preserve">: Euler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TIME_INTEGRATION SCHEME</w:t>
            </w:r>
            <w:r w:rsidRPr="009171AA">
              <w:rPr>
                <w:rFonts w:ascii="Times New Roman" w:eastAsia="Times New Roman" w:hAnsi="Times New Roman"/>
                <w:bCs/>
                <w:color w:val="000000"/>
                <w:sz w:val="18"/>
                <w:szCs w:val="18"/>
                <w:lang w:eastAsia="en-GB"/>
              </w:rPr>
              <w:t xml:space="preserve"> Heun </w:t>
            </w:r>
            <w:r w:rsidRPr="009171AA">
              <w:rPr>
                <w:rFonts w:ascii="Times New Roman" w:eastAsia="Times New Roman" w:hAnsi="Times New Roman"/>
                <w:bCs/>
                <w:color w:val="000000"/>
                <w:sz w:val="18"/>
                <w:szCs w:val="18"/>
                <w:lang w:eastAsia="en-GB"/>
              </w:rPr>
              <w:t xml:space="preserve">(macro,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364" w:name="_Ref39594325"/>
      <w:commentRangeStart w:id="365"/>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Pr>
          <w:rFonts w:ascii="Times New Roman" w:hAnsi="Times New Roman"/>
          <w:noProof/>
        </w:rPr>
        <w:t>1</w:t>
      </w:r>
      <w:r w:rsidRPr="00ED6D25">
        <w:rPr>
          <w:rFonts w:ascii="Times New Roman" w:hAnsi="Times New Roman"/>
        </w:rPr>
        <w:fldChar w:fldCharType="end"/>
      </w:r>
      <w:bookmarkEnd w:id="364"/>
      <w:commentRangeEnd w:id="365"/>
      <w:r w:rsidR="00374F6E">
        <w:rPr>
          <w:rStyle w:val="Rimandocommento"/>
          <w:rFonts w:ascii="Times New Roman" w:eastAsia="Times New Roman" w:hAnsi="Times New Roman"/>
          <w:szCs w:val="20"/>
          <w:lang w:val="it-IT" w:eastAsia="it-IT"/>
        </w:rPr>
        <w:commentReference w:id="365"/>
      </w:r>
      <w:r w:rsidRPr="003A306D">
        <w:rPr>
          <w:rFonts w:ascii="Times New Roman" w:hAnsi="Times New Roman"/>
          <w:sz w:val="20"/>
          <w:szCs w:val="20"/>
        </w:rPr>
        <w:t xml:space="preserve">. </w:t>
      </w:r>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366" w:name="_Toc447005737"/>
      <w:bookmarkStart w:id="367" w:name="_Ref449960092"/>
      <w:bookmarkStart w:id="368" w:name="_Toc39592599"/>
      <w:r w:rsidRPr="00F546CD">
        <w:t xml:space="preserve">Commented template of the main input file of </w:t>
      </w:r>
      <w:r w:rsidR="00863855" w:rsidRPr="00F546CD">
        <w:t>SPHERA v.</w:t>
      </w:r>
      <w:r w:rsidR="00652F0F">
        <w:t>9</w:t>
      </w:r>
      <w:r w:rsidR="00863855" w:rsidRPr="00F546CD">
        <w:t>.0</w:t>
      </w:r>
      <w:bookmarkEnd w:id="366"/>
      <w:bookmarkEnd w:id="367"/>
      <w:r w:rsidR="00225A8D">
        <w:t>.0</w:t>
      </w:r>
      <w:bookmarkEnd w:id="368"/>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F63662" w:rsidRPr="00EA2957">
        <w:rPr>
          <w:rFonts w:ascii="Times New Roman" w:hAnsi="Times New Roman"/>
          <w:sz w:val="24"/>
          <w:szCs w:val="24"/>
        </w:rPr>
        <w:t xml:space="preserve">Figure </w:t>
      </w:r>
      <w:r w:rsidR="00F63662">
        <w:rPr>
          <w:rFonts w:ascii="Times New Roman" w:hAnsi="Times New Roman"/>
          <w:noProof/>
          <w:sz w:val="24"/>
          <w:szCs w:val="24"/>
        </w:rPr>
        <w:t>13</w:t>
      </w:r>
      <w:r w:rsidR="00F63662" w:rsidRPr="00EA2957">
        <w:rPr>
          <w:rFonts w:ascii="Times New Roman" w:hAnsi="Times New Roman"/>
          <w:noProof/>
          <w:sz w:val="24"/>
          <w:szCs w:val="24"/>
        </w:rPr>
        <w:t>.</w:t>
      </w:r>
      <w:r w:rsidR="00F63662">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369"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F63662">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F63662">
        <w:rPr>
          <w:rFonts w:ascii="Times New Roman" w:hAnsi="Times New Roman"/>
          <w:noProof/>
        </w:rPr>
        <w:t>2</w:t>
      </w:r>
      <w:r w:rsidRPr="00ED6D25">
        <w:rPr>
          <w:rFonts w:ascii="Times New Roman" w:hAnsi="Times New Roman"/>
        </w:rPr>
        <w:fldChar w:fldCharType="end"/>
      </w:r>
      <w:bookmarkEnd w:id="369"/>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F63662">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370"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F63662">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F63662">
        <w:rPr>
          <w:rFonts w:ascii="Times New Roman" w:hAnsi="Times New Roman"/>
          <w:noProof/>
          <w:sz w:val="24"/>
          <w:szCs w:val="24"/>
        </w:rPr>
        <w:t>1</w:t>
      </w:r>
      <w:r w:rsidRPr="00276BBF">
        <w:rPr>
          <w:rFonts w:ascii="Times New Roman" w:hAnsi="Times New Roman"/>
          <w:sz w:val="24"/>
          <w:szCs w:val="24"/>
        </w:rPr>
        <w:fldChar w:fldCharType="end"/>
      </w:r>
      <w:bookmarkEnd w:id="370"/>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371" w:name="_Ref521064938"/>
      <w:bookmarkStart w:id="372" w:name="_Toc447794704"/>
      <w:bookmarkStart w:id="373" w:name="_Toc447794783"/>
      <w:bookmarkStart w:id="374" w:name="_Toc447794868"/>
      <w:bookmarkStart w:id="375" w:name="_Toc447794950"/>
      <w:bookmarkStart w:id="376" w:name="_Toc447795353"/>
      <w:bookmarkStart w:id="377" w:name="_Toc447795460"/>
      <w:bookmarkStart w:id="378" w:name="_Toc441248326"/>
      <w:bookmarkStart w:id="379" w:name="_Toc447005716"/>
      <w:bookmarkStart w:id="380" w:name="_Toc447794703"/>
      <w:bookmarkStart w:id="381" w:name="_Toc447794782"/>
      <w:bookmarkStart w:id="382" w:name="_Toc447794867"/>
      <w:bookmarkStart w:id="383" w:name="_Toc447794949"/>
      <w:bookmarkStart w:id="384" w:name="_Toc447795352"/>
      <w:bookmarkStart w:id="385" w:name="_Toc447795459"/>
      <w:bookmarkStart w:id="386" w:name="_Toc39592600"/>
      <w:r w:rsidRPr="00062990">
        <w:rPr>
          <w:lang w:val="it-IT"/>
        </w:rPr>
        <w:t>Tutorials</w:t>
      </w:r>
      <w:bookmarkEnd w:id="371"/>
      <w:bookmarkEnd w:id="386"/>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387" w:name="_Toc39592601"/>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387"/>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388" w:name="_Toc39592602"/>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388"/>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389" w:name="_Toc39592603"/>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389"/>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390" w:name="_Toc39592604"/>
      <w:r w:rsidRPr="00062990">
        <w:rPr>
          <w:lang w:val="en-GB"/>
        </w:rPr>
        <w:t>“</w:t>
      </w:r>
      <w:r w:rsidR="00CE765D" w:rsidRPr="00062990">
        <w:rPr>
          <w:lang w:val="en-GB"/>
        </w:rPr>
        <w:t>db_2bodies</w:t>
      </w:r>
      <w:r w:rsidR="00E47D3F">
        <w:rPr>
          <w:lang w:val="en-GB"/>
        </w:rPr>
        <w:t>”</w:t>
      </w:r>
      <w:bookmarkEnd w:id="390"/>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391" w:name="_Toc39592605"/>
      <w:r w:rsidRPr="00062990">
        <w:rPr>
          <w:lang w:val="en-GB"/>
        </w:rPr>
        <w:lastRenderedPageBreak/>
        <w:t>“</w:t>
      </w:r>
      <w:r w:rsidR="00CE765D" w:rsidRPr="00062990">
        <w:rPr>
          <w:lang w:val="en-GB"/>
        </w:rPr>
        <w:t>db_2D_demo</w:t>
      </w:r>
      <w:r w:rsidRPr="00062990">
        <w:rPr>
          <w:lang w:val="en-GB"/>
        </w:rPr>
        <w:t>”</w:t>
      </w:r>
      <w:bookmarkEnd w:id="391"/>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392" w:name="_Toc39592606"/>
      <w:r w:rsidRPr="00062990">
        <w:rPr>
          <w:lang w:val="en-GB"/>
        </w:rPr>
        <w:t>“db_Alpe_Gera”</w:t>
      </w:r>
      <w:bookmarkEnd w:id="392"/>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393" w:name="_Toc39592607"/>
      <w:r w:rsidRPr="00062990">
        <w:rPr>
          <w:lang w:val="en-GB"/>
        </w:rPr>
        <w:t>“db_Alpe_Gera_Lanzada_substations”</w:t>
      </w:r>
      <w:bookmarkEnd w:id="393"/>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394" w:name="_Toc39592608"/>
      <w:r w:rsidRPr="00062990">
        <w:rPr>
          <w:lang w:val="en-GB"/>
        </w:rPr>
        <w:t>“</w:t>
      </w:r>
      <w:r w:rsidR="00CE765D" w:rsidRPr="00062990">
        <w:rPr>
          <w:lang w:val="en-GB"/>
        </w:rPr>
        <w:t>db_body_exp_UniBas</w:t>
      </w:r>
      <w:r w:rsidRPr="00062990">
        <w:rPr>
          <w:lang w:val="en-GB"/>
        </w:rPr>
        <w:t>”</w:t>
      </w:r>
      <w:bookmarkEnd w:id="394"/>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395" w:name="_Toc39592609"/>
      <w:r w:rsidRPr="00062990">
        <w:rPr>
          <w:lang w:val="en-GB"/>
        </w:rPr>
        <w:t>“</w:t>
      </w:r>
      <w:r w:rsidR="00B17B54" w:rsidRPr="00062990">
        <w:rPr>
          <w:lang w:val="en-GB"/>
        </w:rPr>
        <w:t>db_ICOLD</w:t>
      </w:r>
      <w:r w:rsidRPr="00062990">
        <w:rPr>
          <w:lang w:val="en-GB"/>
        </w:rPr>
        <w:t>”</w:t>
      </w:r>
      <w:bookmarkEnd w:id="395"/>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396" w:name="_Toc39592610"/>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396"/>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397" w:name="_Toc39592611"/>
      <w:r w:rsidRPr="00062990">
        <w:rPr>
          <w:lang w:val="en-GB"/>
        </w:rPr>
        <w:t>“</w:t>
      </w:r>
      <w:r w:rsidR="00CE765D" w:rsidRPr="00062990">
        <w:rPr>
          <w:lang w:val="en-GB"/>
        </w:rPr>
        <w:t>db_squat_obstacle</w:t>
      </w:r>
      <w:r w:rsidRPr="00062990">
        <w:rPr>
          <w:lang w:val="en-GB"/>
        </w:rPr>
        <w:t>”</w:t>
      </w:r>
      <w:bookmarkEnd w:id="397"/>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398" w:name="_Toc39592612"/>
      <w:r w:rsidRPr="00062990">
        <w:rPr>
          <w:lang w:val="en-GB"/>
        </w:rPr>
        <w:t>“d</w:t>
      </w:r>
      <w:r w:rsidR="00CE765D" w:rsidRPr="00062990">
        <w:rPr>
          <w:lang w:val="en-GB"/>
        </w:rPr>
        <w:t>b_tall_obstacle</w:t>
      </w:r>
      <w:r w:rsidRPr="00062990">
        <w:rPr>
          <w:lang w:val="en-GB"/>
        </w:rPr>
        <w:t>”</w:t>
      </w:r>
      <w:bookmarkEnd w:id="398"/>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399" w:name="_Toc39592613"/>
      <w:r w:rsidRPr="00062990">
        <w:rPr>
          <w:lang w:val="en-GB"/>
        </w:rPr>
        <w:t>“</w:t>
      </w:r>
      <w:r w:rsidR="00CE765D" w:rsidRPr="00062990">
        <w:rPr>
          <w:lang w:val="en-GB"/>
        </w:rPr>
        <w:t>dike_breach_2D_expSchHag12JHR_ID22</w:t>
      </w:r>
      <w:r w:rsidRPr="00062990">
        <w:rPr>
          <w:lang w:val="en-GB"/>
        </w:rPr>
        <w:t>”</w:t>
      </w:r>
      <w:bookmarkEnd w:id="399"/>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00" w:name="_Toc39592614"/>
      <w:r w:rsidRPr="00062990">
        <w:rPr>
          <w:lang w:val="en-GB"/>
        </w:rPr>
        <w:t>“</w:t>
      </w:r>
      <w:r w:rsidR="00CE765D" w:rsidRPr="00062990">
        <w:rPr>
          <w:lang w:val="en-GB"/>
        </w:rPr>
        <w:t>edb_2D_demo</w:t>
      </w:r>
      <w:r w:rsidRPr="00062990">
        <w:rPr>
          <w:lang w:val="en-GB"/>
        </w:rPr>
        <w:t>”</w:t>
      </w:r>
      <w:bookmarkEnd w:id="400"/>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01" w:name="_Toc39592615"/>
      <w:r w:rsidRPr="00062990">
        <w:rPr>
          <w:lang w:val="en-GB"/>
        </w:rPr>
        <w:t>“</w:t>
      </w:r>
      <w:r w:rsidR="00CE765D" w:rsidRPr="00062990">
        <w:rPr>
          <w:lang w:val="en-GB"/>
        </w:rPr>
        <w:t>edb_2D_FraCap02</w:t>
      </w:r>
      <w:r w:rsidRPr="00062990">
        <w:rPr>
          <w:lang w:val="en-GB"/>
        </w:rPr>
        <w:t>”</w:t>
      </w:r>
      <w:bookmarkEnd w:id="401"/>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402" w:name="_Toc39592616"/>
      <w:r w:rsidRPr="00062990">
        <w:rPr>
          <w:lang w:val="en-GB"/>
        </w:rPr>
        <w:t>“</w:t>
      </w:r>
      <w:r w:rsidR="00CE765D" w:rsidRPr="00062990">
        <w:rPr>
          <w:lang w:val="en-GB"/>
        </w:rPr>
        <w:t>edb_2D_FraCap02_Taipei</w:t>
      </w:r>
      <w:r w:rsidRPr="00062990">
        <w:rPr>
          <w:lang w:val="en-GB"/>
        </w:rPr>
        <w:t>”</w:t>
      </w:r>
      <w:bookmarkEnd w:id="402"/>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3" w:name="_Toc39592617"/>
      <w:r w:rsidRPr="00062990">
        <w:rPr>
          <w:lang w:val="en-GB"/>
        </w:rPr>
        <w:t>“</w:t>
      </w:r>
      <w:r w:rsidR="00CE765D" w:rsidRPr="00062990">
        <w:rPr>
          <w:lang w:val="en-GB"/>
        </w:rPr>
        <w:t>edb_2D_Spi05</w:t>
      </w:r>
      <w:r w:rsidRPr="00062990">
        <w:rPr>
          <w:lang w:val="en-GB"/>
        </w:rPr>
        <w:t>”</w:t>
      </w:r>
      <w:bookmarkEnd w:id="403"/>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4" w:name="_Toc39592618"/>
      <w:r w:rsidRPr="00062990">
        <w:rPr>
          <w:lang w:val="en-GB"/>
        </w:rPr>
        <w:t>“</w:t>
      </w:r>
      <w:r w:rsidR="00CE765D" w:rsidRPr="00062990">
        <w:rPr>
          <w:lang w:val="en-GB"/>
        </w:rPr>
        <w:t>edb_ICOLD</w:t>
      </w:r>
      <w:r w:rsidRPr="00062990">
        <w:rPr>
          <w:lang w:val="en-GB"/>
        </w:rPr>
        <w:t>”</w:t>
      </w:r>
      <w:bookmarkEnd w:id="404"/>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5" w:name="_Toc39592619"/>
      <w:r w:rsidRPr="00062990">
        <w:rPr>
          <w:lang w:val="en-GB"/>
        </w:rPr>
        <w:t>“</w:t>
      </w:r>
      <w:r w:rsidR="00CE765D" w:rsidRPr="00062990">
        <w:rPr>
          <w:lang w:val="en-GB"/>
        </w:rPr>
        <w:t>edb_KarlSand</w:t>
      </w:r>
      <w:r w:rsidRPr="00062990">
        <w:rPr>
          <w:lang w:val="en-GB"/>
        </w:rPr>
        <w:t>”</w:t>
      </w:r>
      <w:bookmarkEnd w:id="405"/>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06" w:name="_Toc39592620"/>
      <w:r w:rsidRPr="00062990">
        <w:rPr>
          <w:lang w:val="en-GB"/>
        </w:rPr>
        <w:t>“</w:t>
      </w:r>
      <w:r w:rsidR="00CE765D" w:rsidRPr="00062990">
        <w:rPr>
          <w:lang w:val="en-GB"/>
        </w:rPr>
        <w:t>edb_Pon10</w:t>
      </w:r>
      <w:r w:rsidRPr="00062990">
        <w:rPr>
          <w:lang w:val="en-GB"/>
        </w:rPr>
        <w:t>”</w:t>
      </w:r>
      <w:bookmarkEnd w:id="406"/>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407" w:name="_Toc39592621"/>
      <w:r w:rsidRPr="00062990">
        <w:rPr>
          <w:lang w:val="en-GB"/>
        </w:rPr>
        <w:t>“floating_cube_stability”</w:t>
      </w:r>
      <w:bookmarkEnd w:id="407"/>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408" w:name="_Toc39592622"/>
      <w:r w:rsidRPr="00062990">
        <w:rPr>
          <w:lang w:val="en-GB"/>
        </w:rPr>
        <w:t>“</w:t>
      </w:r>
      <w:r w:rsidR="000F061E" w:rsidRPr="00062990">
        <w:rPr>
          <w:lang w:val="en-GB"/>
        </w:rPr>
        <w:t>flushin</w:t>
      </w:r>
      <w:r w:rsidR="00CE765D" w:rsidRPr="00062990">
        <w:rPr>
          <w:lang w:val="en-GB"/>
        </w:rPr>
        <w:t>g_2D</w:t>
      </w:r>
      <w:r w:rsidRPr="00062990">
        <w:rPr>
          <w:lang w:val="en-GB"/>
        </w:rPr>
        <w:t>”</w:t>
      </w:r>
      <w:bookmarkEnd w:id="408"/>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409"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410" w:name="_Toc39592623"/>
      <w:r w:rsidRPr="00062990">
        <w:rPr>
          <w:lang w:val="en-GB"/>
        </w:rPr>
        <w:t>“</w:t>
      </w:r>
      <w:r w:rsidR="000F061E" w:rsidRPr="00062990">
        <w:rPr>
          <w:lang w:val="en-GB"/>
        </w:rPr>
        <w:t>flushing_3D</w:t>
      </w:r>
      <w:r w:rsidRPr="00062990">
        <w:rPr>
          <w:lang w:val="en-GB"/>
        </w:rPr>
        <w:t>”</w:t>
      </w:r>
      <w:bookmarkEnd w:id="410"/>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411" w:name="_Toc39592624"/>
      <w:r w:rsidRPr="00062990">
        <w:rPr>
          <w:lang w:val="en-GB"/>
        </w:rPr>
        <w:t>“</w:t>
      </w:r>
      <w:r w:rsidR="00CE765D" w:rsidRPr="00062990">
        <w:rPr>
          <w:lang w:val="en-GB"/>
        </w:rPr>
        <w:t>jet_plate</w:t>
      </w:r>
      <w:r w:rsidRPr="00062990">
        <w:rPr>
          <w:lang w:val="en-GB"/>
        </w:rPr>
        <w:t>”</w:t>
      </w:r>
      <w:bookmarkEnd w:id="411"/>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412" w:name="_Toc39592625"/>
      <w:r w:rsidRPr="00062990">
        <w:rPr>
          <w:lang w:val="en-GB"/>
        </w:rPr>
        <w:t>“</w:t>
      </w:r>
      <w:r w:rsidR="00CE765D" w:rsidRPr="00062990">
        <w:rPr>
          <w:lang w:val="en-GB"/>
        </w:rPr>
        <w:t>rectangular_side_weir_Fr_0_491</w:t>
      </w:r>
      <w:r w:rsidRPr="00062990">
        <w:rPr>
          <w:lang w:val="en-GB"/>
        </w:rPr>
        <w:t>”</w:t>
      </w:r>
      <w:bookmarkEnd w:id="412"/>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413" w:name="_Toc39592626"/>
      <w:r w:rsidRPr="00062990">
        <w:rPr>
          <w:lang w:val="en-GB"/>
        </w:rPr>
        <w:t>“</w:t>
      </w:r>
      <w:r w:rsidR="00CE765D" w:rsidRPr="00062990">
        <w:rPr>
          <w:lang w:val="en-GB"/>
        </w:rPr>
        <w:t>San_Fernando_Lower_van_Norman_dam_liquefaction</w:t>
      </w:r>
      <w:r w:rsidRPr="00062990">
        <w:rPr>
          <w:lang w:val="en-GB"/>
        </w:rPr>
        <w:t>”</w:t>
      </w:r>
      <w:bookmarkEnd w:id="413"/>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14" w:name="_Toc39592627"/>
      <w:r w:rsidRPr="00062990">
        <w:rPr>
          <w:lang w:val="en-GB"/>
        </w:rPr>
        <w:t>“</w:t>
      </w:r>
      <w:r w:rsidR="000F061E" w:rsidRPr="00062990">
        <w:rPr>
          <w:lang w:val="en-GB"/>
        </w:rPr>
        <w:t>sloshing_tank_TbyTn_0_78</w:t>
      </w:r>
      <w:r w:rsidRPr="00062990">
        <w:rPr>
          <w:lang w:val="en-GB"/>
        </w:rPr>
        <w:t>”</w:t>
      </w:r>
      <w:bookmarkEnd w:id="414"/>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415" w:name="_Toc39592628"/>
      <w:r w:rsidRPr="00062990">
        <w:rPr>
          <w:lang w:val="en-GB"/>
        </w:rPr>
        <w:t>“</w:t>
      </w:r>
      <w:r w:rsidR="000F061E" w:rsidRPr="00062990">
        <w:rPr>
          <w:lang w:val="en-GB"/>
        </w:rPr>
        <w:t>sloshing_tank_TbyTn_1_07</w:t>
      </w:r>
      <w:r w:rsidRPr="00062990">
        <w:rPr>
          <w:lang w:val="en-GB"/>
        </w:rPr>
        <w:t>”</w:t>
      </w:r>
      <w:bookmarkEnd w:id="415"/>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16" w:name="_Toc39592629"/>
      <w:r w:rsidRPr="00062990">
        <w:rPr>
          <w:lang w:val="en-GB"/>
        </w:rPr>
        <w:t>“</w:t>
      </w:r>
      <w:r w:rsidR="00CE765D" w:rsidRPr="00062990">
        <w:rPr>
          <w:lang w:val="en-GB"/>
        </w:rPr>
        <w:t>spherical_Couette_flows</w:t>
      </w:r>
      <w:r w:rsidRPr="00062990">
        <w:rPr>
          <w:lang w:val="en-GB"/>
        </w:rPr>
        <w:t>”</w:t>
      </w:r>
      <w:bookmarkEnd w:id="416"/>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417" w:name="_Toc39592630"/>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417"/>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418" w:name="_Toc39592631"/>
      <w:r w:rsidRPr="00062990">
        <w:rPr>
          <w:lang w:val="en-GB"/>
        </w:rPr>
        <w:t>“</w:t>
      </w:r>
      <w:r w:rsidR="000F061E" w:rsidRPr="00062990">
        <w:rPr>
          <w:lang w:val="en-GB"/>
        </w:rPr>
        <w:t>submerged_landslide</w:t>
      </w:r>
      <w:r w:rsidRPr="00062990">
        <w:rPr>
          <w:lang w:val="en-GB"/>
        </w:rPr>
        <w:t>”</w:t>
      </w:r>
      <w:bookmarkEnd w:id="418"/>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19" w:name="_Toc39592632"/>
      <w:r w:rsidRPr="00062990">
        <w:rPr>
          <w:lang w:val="en-GB"/>
        </w:rPr>
        <w:t>“</w:t>
      </w:r>
      <w:r w:rsidR="00B17B54" w:rsidRPr="00062990">
        <w:rPr>
          <w:lang w:val="en-GB"/>
        </w:rPr>
        <w:t>still_water_tank</w:t>
      </w:r>
      <w:r w:rsidRPr="00062990">
        <w:rPr>
          <w:lang w:val="en-GB"/>
        </w:rPr>
        <w:t>”</w:t>
      </w:r>
      <w:bookmarkEnd w:id="419"/>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420" w:name="_Toc39592633"/>
      <w:r w:rsidRPr="00062990">
        <w:rPr>
          <w:lang w:val="en-GB"/>
        </w:rPr>
        <w:t>“</w:t>
      </w:r>
      <w:r w:rsidR="00CE765D" w:rsidRPr="00062990">
        <w:rPr>
          <w:lang w:val="en-GB"/>
        </w:rPr>
        <w:t>wave_motion_for_WaveSAX</w:t>
      </w:r>
      <w:r w:rsidRPr="00062990">
        <w:rPr>
          <w:lang w:val="en-GB"/>
        </w:rPr>
        <w:t>”</w:t>
      </w:r>
      <w:bookmarkEnd w:id="420"/>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21" w:name="_Toc39592634"/>
      <w:r w:rsidRPr="00062990">
        <w:rPr>
          <w:lang w:val="en-GB"/>
        </w:rPr>
        <w:t>“</w:t>
      </w:r>
      <w:r w:rsidR="00CE765D" w:rsidRPr="00062990">
        <w:rPr>
          <w:lang w:val="en-GB"/>
        </w:rPr>
        <w:t>wedges_falls_on_still_water</w:t>
      </w:r>
      <w:r w:rsidRPr="00062990">
        <w:rPr>
          <w:lang w:val="en-GB"/>
        </w:rPr>
        <w:t>”</w:t>
      </w:r>
      <w:bookmarkEnd w:id="421"/>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2" w:name="_Toc447794706"/>
      <w:bookmarkStart w:id="423" w:name="_Toc447794785"/>
      <w:bookmarkStart w:id="424" w:name="_Toc447794870"/>
      <w:bookmarkStart w:id="425" w:name="_Toc447794952"/>
      <w:bookmarkStart w:id="426" w:name="_Toc447795355"/>
      <w:bookmarkStart w:id="427" w:name="_Toc447795462"/>
      <w:bookmarkStart w:id="428" w:name="_Toc39592635"/>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sidRPr="00276BBF">
        <w:rPr>
          <w:rFonts w:ascii="Book Antiqua" w:hAnsi="Book Antiqua"/>
          <w:caps/>
          <w:kern w:val="0"/>
          <w:sz w:val="24"/>
          <w:szCs w:val="24"/>
        </w:rPr>
        <w:lastRenderedPageBreak/>
        <w:t>SPHERA acknowledgments</w:t>
      </w:r>
      <w:bookmarkEnd w:id="422"/>
      <w:bookmarkEnd w:id="423"/>
      <w:bookmarkEnd w:id="424"/>
      <w:bookmarkEnd w:id="425"/>
      <w:bookmarkEnd w:id="426"/>
      <w:bookmarkEnd w:id="427"/>
      <w:bookmarkEnd w:id="428"/>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429"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t xml:space="preserve">HPCEFM15 - High Performance Computing for Environmental Fluid Mechanics 2015 (Italian National HPC Research Project); instrumental funding based on competitive calls (ISCRA-C project at CINECA, Italy); 2015 - in progress; Amicarelli A., A. Balzarini, S. </w:t>
      </w:r>
      <w:r w:rsidRPr="00276BBF">
        <w:rPr>
          <w:lang w:val="en-GB"/>
        </w:rPr>
        <w:lastRenderedPageBreak/>
        <w:t>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 the Department Director Michele de Nigris, the Deputy Director and Project Manager Antonella Frigerio, 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30" w:name="_Toc447794707"/>
      <w:bookmarkStart w:id="431" w:name="_Toc447794786"/>
      <w:bookmarkStart w:id="432" w:name="_Toc447794871"/>
      <w:bookmarkStart w:id="433" w:name="_Toc447794953"/>
      <w:bookmarkStart w:id="434" w:name="_Toc447795356"/>
      <w:bookmarkStart w:id="435" w:name="_Toc447795463"/>
      <w:bookmarkStart w:id="436" w:name="_Toc39592636"/>
      <w:r w:rsidRPr="00276BBF">
        <w:rPr>
          <w:rFonts w:ascii="Book Antiqua" w:hAnsi="Book Antiqua"/>
          <w:caps/>
          <w:kern w:val="0"/>
          <w:sz w:val="24"/>
          <w:szCs w:val="24"/>
        </w:rPr>
        <w:lastRenderedPageBreak/>
        <w:t>SPHERA registration</w:t>
      </w:r>
      <w:bookmarkEnd w:id="430"/>
      <w:bookmarkEnd w:id="431"/>
      <w:bookmarkEnd w:id="432"/>
      <w:bookmarkEnd w:id="433"/>
      <w:bookmarkEnd w:id="434"/>
      <w:bookmarkEnd w:id="435"/>
      <w:bookmarkEnd w:id="436"/>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37" w:name="_Ref341105863"/>
      <w:bookmarkStart w:id="438" w:name="_Toc39592637"/>
      <w:r w:rsidRPr="006C2568">
        <w:rPr>
          <w:rFonts w:ascii="Book Antiqua" w:hAnsi="Book Antiqua"/>
          <w:caps/>
          <w:kern w:val="0"/>
          <w:sz w:val="24"/>
          <w:szCs w:val="24"/>
        </w:rPr>
        <w:lastRenderedPageBreak/>
        <w:t>References</w:t>
      </w:r>
      <w:bookmarkEnd w:id="438"/>
    </w:p>
    <w:p w:rsidR="001D07BE" w:rsidRPr="005A2068" w:rsidRDefault="001D07BE" w:rsidP="001D07BE">
      <w:pPr>
        <w:pStyle w:val="Amicarellibiblio"/>
      </w:pPr>
      <w:bookmarkStart w:id="439" w:name="_Ref355092535"/>
      <w:bookmarkEnd w:id="437"/>
      <w:r w:rsidRPr="005A2068">
        <w:t>Adami S., X.Y. Hu, N.A. Adams; 2012; A generalized wall boundary condition for smoothed particle hydrodynamics; Journal of Computational Physics, 231:7057–7075.</w:t>
      </w:r>
      <w:bookmarkEnd w:id="439"/>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440" w:name="_Ref520967512"/>
      <w:bookmarkStart w:id="441"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440"/>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441"/>
    </w:p>
    <w:p w:rsidR="00417A02" w:rsidRDefault="00417A02" w:rsidP="003A5C36">
      <w:pPr>
        <w:pStyle w:val="Amicarellibiblio"/>
      </w:pPr>
      <w:bookmarkStart w:id="442" w:name="_Ref448247883"/>
      <w:r w:rsidRPr="00417A02">
        <w:t xml:space="preserve">Amicarelli A., G. Agate, </w:t>
      </w:r>
      <w:r>
        <w:t xml:space="preserve">2014; </w:t>
      </w:r>
      <w:r w:rsidRPr="00417A02">
        <w:t>SPH modelling of granular flows, 9th SPHERIC ERCOFTAC International ERCOFTAC Workshop:17-24, Paris</w:t>
      </w:r>
      <w:bookmarkEnd w:id="442"/>
    </w:p>
    <w:p w:rsidR="007F28CF" w:rsidRDefault="007F28CF" w:rsidP="007F28CF">
      <w:pPr>
        <w:pStyle w:val="Amicarellibiblio"/>
      </w:pPr>
      <w:bookmarkStart w:id="443" w:name="_Ref392757051"/>
      <w:bookmarkStart w:id="444" w:name="_Ref447811096"/>
      <w:r w:rsidRPr="005A2068">
        <w:t>Amicarelli A., G. Agate, R. Guandalini; 2013; A 3D Fully Lagrangian Smoothed Particle</w:t>
      </w:r>
      <w:bookmarkEnd w:id="443"/>
      <w:r>
        <w:t xml:space="preserve"> </w:t>
      </w:r>
      <w:r w:rsidRPr="005A2068">
        <w:t>Hydrodynamics model with both volume and surface discrete elements; International Journal for Numerical Methods in Engineering, 95: 419–450, DOI: 10.1002/nme.4514.</w:t>
      </w:r>
      <w:bookmarkEnd w:id="444"/>
    </w:p>
    <w:p w:rsidR="00DA6063" w:rsidRPr="0095351B" w:rsidRDefault="00DA6063" w:rsidP="00DA6063">
      <w:pPr>
        <w:pStyle w:val="Amicarellibiblio"/>
      </w:pPr>
      <w:bookmarkStart w:id="445" w:name="_Ref520967925"/>
      <w:bookmarkStart w:id="446"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445"/>
    </w:p>
    <w:p w:rsidR="009F3AAC" w:rsidRDefault="009F3AAC" w:rsidP="007F28CF">
      <w:pPr>
        <w:pStyle w:val="Amicarellibiblio"/>
      </w:pPr>
      <w:bookmarkStart w:id="447" w:name="_Ref521059265"/>
      <w:r w:rsidRPr="009F3AAC">
        <w:t>Amicarelli A., R. Albano, D. Mirauda, G. Agate, A. Sole, R. Guandalini; 2015; A Smoothed Particle Hydrodynamics model for 3D solid body transport in free surface flows; Computers &amp; Fluids, 116:205–228. DOI 10.1016/j.compfluid.2015.04.018</w:t>
      </w:r>
      <w:bookmarkEnd w:id="446"/>
      <w:bookmarkEnd w:id="447"/>
    </w:p>
    <w:p w:rsidR="009F4EB5" w:rsidRPr="008F6FC8" w:rsidRDefault="00CF4C3E" w:rsidP="008F6FC8">
      <w:pPr>
        <w:pStyle w:val="Amicarellibiblio"/>
      </w:pPr>
      <w:bookmarkStart w:id="448"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448"/>
    </w:p>
    <w:p w:rsidR="001D07BE" w:rsidRPr="005A2068" w:rsidRDefault="001D07BE" w:rsidP="001D07BE">
      <w:pPr>
        <w:pStyle w:val="Amicarellibiblio"/>
      </w:pPr>
      <w:bookmarkStart w:id="449" w:name="_Ref341167858"/>
      <w:r w:rsidRPr="005A2068">
        <w:t>Amicarelli A., J.-C. Marongiu, F. Leboeuf, J. Leduc, J. Caro; 2011; SPH truncation error in estimating a 3D function; Computers &amp; Fluids, 44:279-296.</w:t>
      </w:r>
      <w:bookmarkEnd w:id="449"/>
      <w:r w:rsidRPr="005A2068">
        <w:t xml:space="preserve"> </w:t>
      </w:r>
    </w:p>
    <w:p w:rsidR="001D07BE" w:rsidRDefault="001D07BE" w:rsidP="001D07BE">
      <w:pPr>
        <w:pStyle w:val="Amicarellibiblio"/>
      </w:pPr>
      <w:bookmarkStart w:id="450"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450"/>
      <w:r w:rsidRPr="005A2068">
        <w:t xml:space="preserve"> </w:t>
      </w:r>
    </w:p>
    <w:p w:rsidR="003A7E14" w:rsidRPr="005A2068" w:rsidRDefault="003A7E14" w:rsidP="003A7E14">
      <w:pPr>
        <w:pStyle w:val="Amicarellibiblio"/>
      </w:pPr>
      <w:bookmarkStart w:id="451" w:name="_Ref341106915"/>
      <w:r w:rsidRPr="005A2068">
        <w:t>Anghileri M., L.M.L. Castelletti, E. Francesconi, A. Milanese, M. Pittofrati; 2011; Rigid body water impact - experimental tests and numerical simulations using the SPH method; International Journal of Impact Engineering, 38:141-151.</w:t>
      </w:r>
      <w:bookmarkEnd w:id="451"/>
    </w:p>
    <w:p w:rsidR="00A3103F" w:rsidRPr="005A2068" w:rsidRDefault="00A3103F" w:rsidP="00A3103F">
      <w:pPr>
        <w:pStyle w:val="Amicarellibiblio"/>
      </w:pPr>
      <w:bookmarkStart w:id="452" w:name="_Ref353446435"/>
      <w:bookmarkStart w:id="453"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452"/>
      <w:bookmarkEnd w:id="453"/>
    </w:p>
    <w:p w:rsidR="0065632F" w:rsidRDefault="0065632F" w:rsidP="0065632F">
      <w:pPr>
        <w:pStyle w:val="Amicarellibiblio"/>
      </w:pPr>
      <w:bookmarkStart w:id="454" w:name="_Ref355102495"/>
      <w:bookmarkStart w:id="455" w:name="_Ref416452881"/>
      <w:r w:rsidRPr="005A2068">
        <w:t>Antuono M, Colagrossi A, Marrone S, Lugni C.; 2011; Propagation of gravity waves through a SPH</w:t>
      </w:r>
      <w:bookmarkEnd w:id="454"/>
      <w:r w:rsidRPr="005A2068">
        <w:t xml:space="preserve"> scheme with numerical diffusive terms; Computer Physics Communications, 182(4):866-877.</w:t>
      </w:r>
      <w:bookmarkEnd w:id="455"/>
    </w:p>
    <w:bookmarkStart w:id="456"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456"/>
    </w:p>
    <w:p w:rsidR="00100196" w:rsidRDefault="00100196" w:rsidP="00100196">
      <w:pPr>
        <w:pStyle w:val="Amicarellibiblio"/>
      </w:pPr>
      <w:bookmarkStart w:id="457" w:name="_Ref520374383"/>
      <w:r w:rsidRPr="00100196">
        <w:t>Armstrong L.M., S. Gu, K.H. Luo; 2010; Study of wall-to-bed heat transfer in a bubbling fluidised bed using the kinetic theory of granular flow; International Journal of Heat and Mass Transfer, 53(21-22):4949-4959.</w:t>
      </w:r>
      <w:bookmarkEnd w:id="457"/>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458" w:name="_Ref327274323"/>
      <w:r w:rsidRPr="005A2068">
        <w:t>Basa M., N.J. Quinlan, M. Lastiwka; 2009; Robustness and accuracy of SPH formulations for viscous flow; International Journal for Numerical Methods in Fluids, 60(10):1127-1148.</w:t>
      </w:r>
      <w:bookmarkEnd w:id="458"/>
    </w:p>
    <w:bookmarkStart w:id="459"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459"/>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460"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460"/>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461" w:name="_Toc348440833"/>
      <w:bookmarkStart w:id="462" w:name="_Toc348441011"/>
      <w:bookmarkStart w:id="463" w:name="_Toc348441426"/>
      <w:bookmarkStart w:id="464" w:name="_Toc348453245"/>
      <w:r w:rsidRPr="004B071E">
        <w:t>Capone T., A. Panizzo, J.J. Monaghan; 2010; SPH modelling of water waves generated by submarine landslides; Journal of Hydraulic Research, 48, Extra Issue (2010), pp. 80–84.</w:t>
      </w:r>
      <w:bookmarkEnd w:id="461"/>
      <w:bookmarkEnd w:id="462"/>
      <w:bookmarkEnd w:id="463"/>
      <w:bookmarkEnd w:id="464"/>
    </w:p>
    <w:p w:rsidR="004B071E" w:rsidRPr="004B071E" w:rsidRDefault="004B071E" w:rsidP="00FB5588">
      <w:pPr>
        <w:pStyle w:val="Amicarellibiblio"/>
      </w:pPr>
      <w:bookmarkStart w:id="465" w:name="_Ref448248240"/>
      <w:r w:rsidRPr="004B071E">
        <w:t>Chauchat J., M. Médale; 2010; A three-dimensional numerical model for incompressible two-phase flow of a granular bed submitted to a laminar shearing flow; Comput. Methods Appl. Mech. Engrg. 199: 439–449.</w:t>
      </w:r>
      <w:bookmarkEnd w:id="465"/>
    </w:p>
    <w:p w:rsidR="0070405D" w:rsidRDefault="0070405D" w:rsidP="0065632F">
      <w:pPr>
        <w:pStyle w:val="Amicarellibiblio"/>
      </w:pPr>
      <w:bookmarkStart w:id="466" w:name="_Ref520906114"/>
      <w:r w:rsidRPr="0070405D">
        <w:t>Chow M., L. Taylor, M. Chow; 1996; Time of outage restoration analysis in distribution systems; IEEE Transactions on Power Delivery. 11(3):1652-1658.</w:t>
      </w:r>
      <w:bookmarkEnd w:id="466"/>
    </w:p>
    <w:p w:rsidR="0065632F" w:rsidRPr="005A2068" w:rsidRDefault="00F63662" w:rsidP="0065632F">
      <w:pPr>
        <w:pStyle w:val="Amicarellibiblio"/>
      </w:pPr>
      <w:hyperlink r:id="rId492" w:history="1">
        <w:bookmarkStart w:id="467" w:name="_Ref326849350"/>
        <w:r w:rsidR="0065632F" w:rsidRPr="005A2068">
          <w:t>Colagrossi A, Landrini M.; 2003; Numerical simulation of interfacial flows by smoothed particle Hydrodynamics; Journal of Computational Physics, 191(2):448-475.</w:t>
        </w:r>
        <w:bookmarkEnd w:id="467"/>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468" w:name="_Ref520905439"/>
      <w:bookmarkStart w:id="469" w:name="_Ref520292351"/>
      <w:r w:rsidRPr="00242D54">
        <w:t>Crawford M., S. Seidel; 2013; Weathering the storm: building business resilience to climate change. Center for climate and energy solutions: Arlington, VA.</w:t>
      </w:r>
      <w:bookmarkEnd w:id="468"/>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469"/>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470"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470"/>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471" w:name="_Ref341105389"/>
      <w:r w:rsidRPr="005A2068">
        <w:t>Di Monaco A., S. Manenti, M. Gallati, S. Sibilla, G. Agate, R. Guandalini; 2011; SPH modeling of solid boundaries through a semi-analytic approach. Engineering Applications of Computational Fluid Mechanics, 5(1):1–15.</w:t>
      </w:r>
      <w:bookmarkEnd w:id="471"/>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472" w:name="_Ref520297567"/>
      <w:r w:rsidRPr="00187CC4">
        <w:t>Engage Digitizer (Mitchell et al.), https://github.com/markummitchell/engauge-digitizer</w:t>
      </w:r>
      <w:bookmarkEnd w:id="472"/>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473"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473"/>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474" w:name="_Ref392881892"/>
      <w:r w:rsidRPr="005A2068">
        <w:t>Ferrari A., M. Dumbser, E. F. Toro, A. Armanini; 2009; A new 3D parallel SPH scheme for free surface flows; Computers &amp; Fluids, 38:1203-1217.</w:t>
      </w:r>
      <w:bookmarkEnd w:id="474"/>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475" w:name="_Ref520369088"/>
      <w:bookmarkStart w:id="476" w:name="_Ref414469083"/>
      <w:r w:rsidRPr="00BD2AA1">
        <w:t>Free Software Foundation http://www.fsf.org/</w:t>
      </w:r>
      <w:bookmarkEnd w:id="475"/>
    </w:p>
    <w:p w:rsidR="001D07BE" w:rsidRPr="005A2068" w:rsidRDefault="00F63662"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476"/>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477" w:name="_Ref520292018"/>
      <w:r w:rsidRPr="00126070">
        <w:t xml:space="preserve">GDAL (OSGEO); </w:t>
      </w:r>
      <w:hyperlink r:id="rId519" w:history="1">
        <w:r w:rsidRPr="00126070">
          <w:t>https://github.com/OSGeo/gdal</w:t>
        </w:r>
      </w:hyperlink>
      <w:bookmarkEnd w:id="477"/>
    </w:p>
    <w:p w:rsidR="00034CDC" w:rsidRDefault="00034CDC" w:rsidP="009B0157">
      <w:pPr>
        <w:pStyle w:val="Amicarellibiblio"/>
      </w:pPr>
      <w:bookmarkStart w:id="478" w:name="_Ref520298700"/>
      <w:bookmarkStart w:id="479" w:name="_Ref520298375"/>
      <w:r w:rsidRPr="00034CDC">
        <w:t>gdb (GNU, Free Software Foundation), https://www.gnu.org/software/gdb/</w:t>
      </w:r>
      <w:bookmarkEnd w:id="478"/>
    </w:p>
    <w:p w:rsidR="009B0157" w:rsidRPr="009B0157" w:rsidRDefault="009B0157" w:rsidP="009B0157">
      <w:pPr>
        <w:pStyle w:val="Amicarellibiblio"/>
      </w:pPr>
      <w:r w:rsidRPr="009B0157">
        <w:t>gedit (GNOME Foundation), https://wiki.gnome.org/Apps/Gedit</w:t>
      </w:r>
      <w:bookmarkEnd w:id="479"/>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480" w:name="_Ref520368865"/>
      <w:bookmarkStart w:id="481" w:name="_Ref520298441"/>
      <w:bookmarkStart w:id="482" w:name="_Ref520297260"/>
      <w:bookmarkStart w:id="483" w:name="_Ref345062922"/>
      <w:r w:rsidRPr="0026738A">
        <w:rPr>
          <w:lang w:val="fr-FR"/>
        </w:rPr>
        <w:t xml:space="preserve">Git (Torvalds et al.), </w:t>
      </w:r>
      <w:hyperlink r:id="rId521" w:history="1">
        <w:r w:rsidRPr="0026738A">
          <w:rPr>
            <w:lang w:val="fr-FR"/>
          </w:rPr>
          <w:t>https://github.com/git/git</w:t>
        </w:r>
      </w:hyperlink>
      <w:bookmarkEnd w:id="480"/>
    </w:p>
    <w:p w:rsidR="0026738A" w:rsidRDefault="0026738A" w:rsidP="0026738A">
      <w:pPr>
        <w:pStyle w:val="Amicarellibiblio"/>
      </w:pPr>
      <w:bookmarkStart w:id="484" w:name="_Ref520368866"/>
      <w:r w:rsidRPr="0026738A">
        <w:t>GitHub; GitHub Inc.; www.github.com</w:t>
      </w:r>
      <w:bookmarkEnd w:id="484"/>
    </w:p>
    <w:p w:rsidR="00EF14C3" w:rsidRDefault="00EF14C3" w:rsidP="00B2376C">
      <w:pPr>
        <w:pStyle w:val="Amicarellibiblio"/>
      </w:pPr>
      <w:r w:rsidRPr="00EF14C3">
        <w:t>gfortran (GNU, Free Software Foundation), http://gcc.gnu.org/fortran/</w:t>
      </w:r>
      <w:bookmarkEnd w:id="481"/>
    </w:p>
    <w:p w:rsidR="00EF14C3" w:rsidRDefault="00EF14C3" w:rsidP="00B2376C">
      <w:pPr>
        <w:pStyle w:val="Amicarellibiblio"/>
      </w:pPr>
      <w:bookmarkStart w:id="485" w:name="_Ref520298593"/>
      <w:r w:rsidRPr="00EF14C3">
        <w:t>GNU Make (GNU, Free Software Foundation), https://www.gnu.org/software/make/</w:t>
      </w:r>
      <w:bookmarkEnd w:id="485"/>
    </w:p>
    <w:p w:rsidR="00B2376C" w:rsidRPr="00B2376C" w:rsidRDefault="00B2376C" w:rsidP="00B2376C">
      <w:pPr>
        <w:pStyle w:val="Amicarellibiblio"/>
      </w:pPr>
      <w:r w:rsidRPr="00B2376C">
        <w:t>Gnuplot (Williams &amp; Kelley), http://www.gnuplot.info/</w:t>
      </w:r>
      <w:bookmarkEnd w:id="482"/>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483"/>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486" w:name="_Ref520298796"/>
      <w:bookmarkStart w:id="487" w:name="_Ref395621260"/>
      <w:r w:rsidRPr="00034CDC">
        <w:t>gprof (GNU, Free Software Foundation), http://sourceware.org/binutils/docs/gprof/</w:t>
      </w:r>
      <w:bookmarkEnd w:id="486"/>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487"/>
      <w:r w:rsidRPr="004B071E">
        <w:t>191-197.</w:t>
      </w:r>
    </w:p>
    <w:p w:rsidR="001D07BE" w:rsidRPr="005A2068" w:rsidRDefault="001D07BE" w:rsidP="001D07BE">
      <w:pPr>
        <w:pStyle w:val="Amicarellibiblio"/>
      </w:pPr>
      <w:bookmarkStart w:id="488" w:name="_Ref353446866"/>
      <w:r w:rsidRPr="005A2068">
        <w:t>Grenier N., M. Antuono, A. Colagrossi, D. Le Touzé, B. Alessandrini; 2009; An Hamiltonian interface SPH formulation for multi-fluid and free surface flows. Journal of Computational Physics, 228:8380–8393.</w:t>
      </w:r>
      <w:bookmarkEnd w:id="488"/>
    </w:p>
    <w:p w:rsidR="00635928" w:rsidRPr="005D00D6" w:rsidRDefault="00635928" w:rsidP="00FB5588">
      <w:pPr>
        <w:pStyle w:val="Amicarellibiblio"/>
        <w:rPr>
          <w:lang w:val="it-IT"/>
        </w:rPr>
      </w:pPr>
      <w:bookmarkStart w:id="489" w:name="_Ref520297992"/>
      <w:bookmarkStart w:id="490" w:name="_Ref520297384"/>
      <w:r w:rsidRPr="005D00D6">
        <w:rPr>
          <w:lang w:val="it-IT"/>
        </w:rPr>
        <w:t>Grid Interpolator v.1.0 (RSE SpA); Amicarelli A.; FOSS; https://github.com/AndreaAmicarelliRSE/Grid_Interpolator</w:t>
      </w:r>
      <w:bookmarkEnd w:id="489"/>
    </w:p>
    <w:p w:rsidR="003D6B50" w:rsidRDefault="003D6B50" w:rsidP="00FB5588">
      <w:pPr>
        <w:pStyle w:val="Amicarellibiblio"/>
      </w:pPr>
      <w:r w:rsidRPr="003D6B50">
        <w:t>GSView (Ghostgum Software Pty Ltd)</w:t>
      </w:r>
      <w:hyperlink r:id="rId522" w:tooltip="Email to this author" w:history="1">
        <w:r w:rsidRPr="003D6B50">
          <w:t>,</w:t>
        </w:r>
      </w:hyperlink>
      <w:bookmarkStart w:id="491" w:name="corrAuthorTitle"/>
      <w:bookmarkEnd w:id="491"/>
      <w:r w:rsidRPr="003D6B50">
        <w:t xml:space="preserve"> </w:t>
      </w:r>
      <w:hyperlink r:id="rId523" w:history="1">
        <w:r w:rsidRPr="003D6B50">
          <w:t>https://www.ghostscript.com/</w:t>
        </w:r>
      </w:hyperlink>
      <w:bookmarkEnd w:id="490"/>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492" w:name="_Ref341106958"/>
      <w:bookmarkStart w:id="493" w:name="_Ref341106957"/>
      <w:r w:rsidRPr="005A2068">
        <w:t>Hashemi M.R., R. Fatehi, M.T. Manzari; 2012; A modified SPH method for simulating motion of rigid bodies in Newtonian fluid flows; International Journal of Non-Linear Mechanics, 47:626–638.</w:t>
      </w:r>
      <w:bookmarkEnd w:id="492"/>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493"/>
    </w:p>
    <w:p w:rsidR="003A7E14" w:rsidRPr="005A2068" w:rsidRDefault="003A7E14" w:rsidP="003A7E14">
      <w:pPr>
        <w:pStyle w:val="Amicarellibiblio"/>
      </w:pPr>
      <w:bookmarkStart w:id="494" w:name="_Ref341161712"/>
      <w:r w:rsidRPr="005A2068">
        <w:t>Hay A., A. Leroyer, M. Visonneau; 2006; H-adaptive Navier–Stokes simulations of free-surface flows around</w:t>
      </w:r>
      <w:bookmarkEnd w:id="494"/>
      <w:r w:rsidRPr="005A2068">
        <w:t xml:space="preserve"> moving bodies; J Mar Sci Technol, 11:1–18. </w:t>
      </w:r>
    </w:p>
    <w:p w:rsidR="003101E5" w:rsidRPr="003101E5" w:rsidRDefault="003101E5" w:rsidP="003101E5">
      <w:pPr>
        <w:pStyle w:val="Amicarellibiblio"/>
      </w:pPr>
      <w:bookmarkStart w:id="495" w:name="_Ref520905115"/>
      <w:r w:rsidRPr="003101E5">
        <w:t>Hazus-MH; 2011; Technical Manual, Multi-hazard Loss Estimation Methodology, Flood Model; Department of Homeland Security, Federal Emergency Management Agency, Mitigation Division, Washington, D.C.</w:t>
      </w:r>
      <w:bookmarkEnd w:id="495"/>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496" w:name="_Ref520905322"/>
      <w:r w:rsidRPr="006A2E7E">
        <w:t>Holmes M.; 2015; Water infrastructure vulnerability due to dependency on third party infrastructure sectors; School of Civil Engineering and Geosciences, Newcastle University, May 2015; Doctorate thesis.</w:t>
      </w:r>
      <w:bookmarkEnd w:id="496"/>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497" w:name="_Ref520298107"/>
      <w:r w:rsidRPr="004C6594">
        <w:t>Image Magick (ImageMagick Studio LLC), https://www.imagemagick.org</w:t>
      </w:r>
      <w:bookmarkEnd w:id="497"/>
    </w:p>
    <w:p w:rsidR="0041312A" w:rsidRPr="0041312A" w:rsidRDefault="0041312A" w:rsidP="0041312A">
      <w:pPr>
        <w:pStyle w:val="Amicarellibiblio"/>
      </w:pPr>
      <w:bookmarkStart w:id="498" w:name="_Ref485633420"/>
      <w:r w:rsidRPr="0041312A">
        <w:t xml:space="preserve">Intel Corporation, </w:t>
      </w:r>
      <w:hyperlink r:id="rId524" w:history="1">
        <w:r w:rsidRPr="0041312A">
          <w:t>www.intel.com</w:t>
        </w:r>
      </w:hyperlink>
      <w:bookmarkEnd w:id="498"/>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499" w:name="_Ref341107029"/>
      <w:r w:rsidRPr="005A2068">
        <w:t>Kajtar J.B.; J. J. Monaghan; 2010; On the dynamics of swimming linked bodies. European Journal of Mechanics B/Fluids, 29:377-386.</w:t>
      </w:r>
      <w:bookmarkEnd w:id="499"/>
    </w:p>
    <w:p w:rsidR="003A7E14" w:rsidRPr="005A2068" w:rsidRDefault="003A7E14" w:rsidP="003A7E14">
      <w:pPr>
        <w:pStyle w:val="Amicarellibiblio"/>
      </w:pPr>
      <w:bookmarkStart w:id="500" w:name="_Ref341107030"/>
      <w:r w:rsidRPr="005A2068">
        <w:t>Kajtar J.B.; J.J. Monaghan; 2012; On the swimming of fish like bodies near free and fixed boundaries; European Journal of Mechanics B/Fluids, 33:1–13.</w:t>
      </w:r>
      <w:bookmarkEnd w:id="500"/>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501"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501"/>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502"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502"/>
    </w:p>
    <w:p w:rsidR="00E77347" w:rsidRPr="00E77347" w:rsidRDefault="00E77347" w:rsidP="00FB5588">
      <w:pPr>
        <w:pStyle w:val="Amicarellibiblio"/>
      </w:pPr>
      <w:bookmarkStart w:id="503" w:name="_Ref520379750"/>
      <w:r w:rsidRPr="00E77347">
        <w:t>Kumaran V.; 2015; Kinetic theory for sheared granular flows; C. R. Physique 16:51-61.</w:t>
      </w:r>
      <w:bookmarkEnd w:id="503"/>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504" w:name="_Toc348440830"/>
      <w:bookmarkStart w:id="505" w:name="_Toc348440919"/>
      <w:bookmarkStart w:id="506" w:name="_Toc348441008"/>
      <w:bookmarkStart w:id="507" w:name="_Toc348441423"/>
      <w:bookmarkStart w:id="508" w:name="_Toc348453242"/>
      <w:r w:rsidRPr="003A7E14">
        <w:rPr>
          <w:lang w:val="it-IT"/>
        </w:rPr>
        <w:t xml:space="preserve">Lajeunesse E, Mangeney-Castelnau a, Vilotte JP. </w:t>
      </w:r>
      <w:r w:rsidRPr="004B071E">
        <w:t>Spreading of a granular mass on a horizontal plane. Physics of Fluids 2004; 16(7):2371, doi:10.1063/1.1736611.</w:t>
      </w:r>
      <w:bookmarkEnd w:id="504"/>
      <w:bookmarkEnd w:id="505"/>
      <w:bookmarkEnd w:id="506"/>
      <w:bookmarkEnd w:id="507"/>
      <w:bookmarkEnd w:id="508"/>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509" w:name="_Ref353447086"/>
      <w:r w:rsidRPr="005A2068">
        <w:t>Liu MB, Liu GR.; 2010; Smoothed Particle Hydrodynamics (SPH): an Overview and Recent Developments; Arch Comput Methods Eng, 17:25–76.</w:t>
      </w:r>
      <w:bookmarkEnd w:id="509"/>
    </w:p>
    <w:p w:rsidR="001D07BE" w:rsidRPr="005A2068" w:rsidRDefault="001D07BE" w:rsidP="001D07BE">
      <w:pPr>
        <w:pStyle w:val="Amicarellibiblio"/>
      </w:pPr>
      <w:bookmarkStart w:id="510" w:name="_Ref353447176"/>
      <w:r w:rsidRPr="005A2068">
        <w:t>Liu M.B., G.R. Liu, K.Y. Lam; 2003; Constructing smoothing functions in smoothed particle hydrodynamics with applications; Journal of Computational and Applied Mathematics, 155:263-284.</w:t>
      </w:r>
      <w:bookmarkEnd w:id="510"/>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511"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511"/>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512" w:name="_Toc348440831"/>
      <w:bookmarkStart w:id="513" w:name="_Toc348440920"/>
      <w:bookmarkStart w:id="514" w:name="_Toc348441009"/>
      <w:bookmarkStart w:id="515" w:name="_Toc348441424"/>
      <w:bookmarkStart w:id="516" w:name="_Toc348453243"/>
      <w:r w:rsidRPr="004B071E">
        <w:t>Lube G, Huppert HE, Sparks RSJ, Hallworth Ma. Axisymmetric collapses of granular columns. Journal of Fluid Mechanics, Jun 2004; 508:175–199, doi:10.1017/S0022112004009036.</w:t>
      </w:r>
      <w:bookmarkEnd w:id="512"/>
      <w:bookmarkEnd w:id="513"/>
      <w:bookmarkEnd w:id="514"/>
      <w:bookmarkEnd w:id="515"/>
      <w:bookmarkEnd w:id="516"/>
    </w:p>
    <w:p w:rsidR="004B071E" w:rsidRPr="005D00D6" w:rsidRDefault="004B071E" w:rsidP="00FB5588">
      <w:pPr>
        <w:pStyle w:val="Amicarellibiblio"/>
      </w:pPr>
      <w:bookmarkStart w:id="517"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517"/>
    </w:p>
    <w:p w:rsidR="0093217A" w:rsidRPr="005D00D6" w:rsidRDefault="0093217A" w:rsidP="00FB5588">
      <w:pPr>
        <w:pStyle w:val="Amicarellibiblio"/>
      </w:pPr>
      <w:bookmarkStart w:id="518" w:name="_Ref520906215"/>
      <w:bookmarkStart w:id="519" w:name="_Ref447811118"/>
      <w:r w:rsidRPr="005D00D6">
        <w:t>Maliszewski P., C. Perrings; 2012; Factors in the resilience of electrical power distribution infrastructures; Applied Geography, 32:668-679.</w:t>
      </w:r>
      <w:bookmarkEnd w:id="518"/>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519"/>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520"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520"/>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521" w:name="_Ref520379157"/>
      <w:bookmarkStart w:id="522"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521"/>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522"/>
    </w:p>
    <w:p w:rsidR="0065632F" w:rsidRDefault="0065632F" w:rsidP="00FB5588">
      <w:pPr>
        <w:pStyle w:val="Amicarellibiblio"/>
      </w:pPr>
      <w:bookmarkStart w:id="523" w:name="_Ref355102506"/>
      <w:r w:rsidRPr="005A2068">
        <w:t>Marrone S, Colagrossi A, Antuono M, Lugni C, Tulin M.P.: 2011; A 2D+t SPH model to study the breaking wave pattern generated by fast ships; Journal of Fluids and Structures, 27:1199-1215.</w:t>
      </w:r>
      <w:bookmarkEnd w:id="523"/>
    </w:p>
    <w:p w:rsidR="001D07BE" w:rsidRPr="005D00D6" w:rsidRDefault="001D07BE" w:rsidP="00FB5588">
      <w:pPr>
        <w:pStyle w:val="Amicarellibiblio"/>
      </w:pPr>
      <w:bookmarkStart w:id="524"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524"/>
      <w:r w:rsidRPr="005D00D6">
        <w:t xml:space="preserve"> </w:t>
      </w:r>
    </w:p>
    <w:p w:rsidR="001D07BE" w:rsidRPr="005D00D6" w:rsidRDefault="001D07BE" w:rsidP="00FB5588">
      <w:pPr>
        <w:pStyle w:val="Amicarellibiblio"/>
      </w:pPr>
      <w:bookmarkStart w:id="525" w:name="_Ref392147289"/>
      <w:r w:rsidRPr="005D00D6">
        <w:t>Mayrhofer A., B.D. Rogers, D. Violeau, M. Ferrand; 2013; Investigation of wall bounded flows using SPH and the uni fied semi-analytical wall boundary conditions; Computer Physics Communications, 184: 2515–2527.</w:t>
      </w:r>
      <w:bookmarkEnd w:id="525"/>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526" w:name="_Ref510167128"/>
      <w:bookmarkStart w:id="527"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526"/>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527"/>
    </w:p>
    <w:p w:rsidR="00FB5588" w:rsidRPr="005D00D6" w:rsidRDefault="00FB5588" w:rsidP="00FB5588">
      <w:pPr>
        <w:pStyle w:val="Amicarellibiblio"/>
      </w:pPr>
      <w:bookmarkStart w:id="528" w:name="_Ref392881894"/>
      <w:r w:rsidRPr="005D00D6">
        <w:t>Molteni D., A. Colagrossi; 2009; A simple procedure to improve the pressure evaluation in hydrodynamic context using the SPH; Computer Physics Communications, 180:861–872.</w:t>
      </w:r>
      <w:bookmarkEnd w:id="528"/>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529" w:name="_Ref341105676"/>
      <w:r w:rsidRPr="005D00D6">
        <w:t xml:space="preserve">Monaghan JJ. Smoothed particle hydrodynamics; 2005; Rep. Prog. </w:t>
      </w:r>
      <w:r w:rsidRPr="003B63B4">
        <w:rPr>
          <w:lang w:val="it-IT"/>
        </w:rPr>
        <w:t>Phys., 68:1703–1759.</w:t>
      </w:r>
      <w:bookmarkEnd w:id="529"/>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530" w:name="_Ref355093271"/>
      <w:r w:rsidRPr="005A2068">
        <w:t>Monaghan J.J., J.B. Kajtar; 2009; SPH particle boundary forces for arbitrary boundaries. Computer Physics Communications, 180:1811–1820.</w:t>
      </w:r>
      <w:bookmarkEnd w:id="530"/>
    </w:p>
    <w:p w:rsidR="00614AF7" w:rsidRPr="005A2068" w:rsidRDefault="00614AF7" w:rsidP="00614AF7">
      <w:pPr>
        <w:pStyle w:val="Amicarellibiblio"/>
      </w:pPr>
      <w:bookmarkStart w:id="531" w:name="_Ref341106801"/>
      <w:r w:rsidRPr="005A2068">
        <w:t>Monaghan J.J., A. Kos, N. Issa; 2003; Fluid motion generated by impact; Journal of Waterway, Port, Coastal and Ocean</w:t>
      </w:r>
      <w:bookmarkEnd w:id="531"/>
      <w:r w:rsidRPr="005A2068">
        <w:t xml:space="preserve"> Engineering, 129:250–259.</w:t>
      </w:r>
    </w:p>
    <w:p w:rsidR="004B071E" w:rsidRPr="004B071E" w:rsidRDefault="00F63662"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532" w:name="_Ref449949176"/>
      <w:r w:rsidRPr="004B071E">
        <w:t>Morrison F. A.; 2013; An Introduction to Fluid Mechanics, Cambridge University Press, New York.</w:t>
      </w:r>
      <w:bookmarkEnd w:id="532"/>
    </w:p>
    <w:p w:rsidR="004B071E" w:rsidRPr="004B071E" w:rsidRDefault="00F63662"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F63662"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533"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533"/>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534" w:name="_Ref341106852"/>
      <w:r w:rsidRPr="005A2068">
        <w:t>Omidvar P., P.K. Stansby, B.D. Rogers; 2012; SPH for 3D floating bodies using variable mass particle distribution; International Journal for Numerical Methods in Fluids, 72(4):427-452; DOI: 10.1002/fld.3749</w:t>
      </w:r>
      <w:bookmarkEnd w:id="534"/>
    </w:p>
    <w:p w:rsidR="003A7E14" w:rsidRPr="005A2068" w:rsidRDefault="003A7E14" w:rsidP="003A7E14">
      <w:pPr>
        <w:pStyle w:val="Amicarellibiblio"/>
      </w:pPr>
      <w:bookmarkStart w:id="535"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535"/>
    </w:p>
    <w:p w:rsidR="007F28CF" w:rsidRPr="005A2068" w:rsidRDefault="007F28CF" w:rsidP="007F28CF">
      <w:pPr>
        <w:pStyle w:val="Amicarellibiblio"/>
      </w:pPr>
      <w:bookmarkStart w:id="536" w:name="_Ref341107075"/>
      <w:r w:rsidRPr="005A2068">
        <w:t>Oger G., M. Doring, B. Alessandrini, P. Ferrant; 2006; Impulse-based rigid body interaction</w:t>
      </w:r>
      <w:bookmarkEnd w:id="536"/>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537" w:name="_Ref520296263"/>
      <w:bookmarkStart w:id="538" w:name="_Ref520292527"/>
      <w:r w:rsidRPr="00903A00">
        <w:t>OpenFOAM (OpenCFD Ltd), https://github.com/OpenFOAM/OpenFOAM-dev, https://github.com/isoAdvector/isoAdvector</w:t>
      </w:r>
      <w:bookmarkEnd w:id="537"/>
    </w:p>
    <w:p w:rsidR="0079794E" w:rsidRPr="0079794E" w:rsidRDefault="0079794E" w:rsidP="00FB5588">
      <w:pPr>
        <w:pStyle w:val="Amicarellibiblio"/>
      </w:pPr>
      <w:r w:rsidRPr="0079794E">
        <w:t>Paraview (Kitware), https://github.com/Kitware/ParaView</w:t>
      </w:r>
      <w:bookmarkEnd w:id="538"/>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539" w:name="_Ref392152861"/>
      <w:bookmarkStart w:id="540" w:name="_Ref341167074"/>
      <w:r w:rsidRPr="005A2068">
        <w:t>Patel M.H., R. Vignjevic, J.C.  Campbell;  2009; An SPH Technique for Evaluating the Behaviour of Ships In Extreme Ocean Waves; International Journal of Maritime Engineering, 151:39-47.</w:t>
      </w:r>
      <w:bookmarkEnd w:id="539"/>
      <w:r w:rsidRPr="005A2068">
        <w:t xml:space="preserve"> </w:t>
      </w:r>
    </w:p>
    <w:p w:rsidR="001D07BE" w:rsidRPr="005A2068" w:rsidRDefault="001D07BE" w:rsidP="001D07BE">
      <w:pPr>
        <w:pStyle w:val="Amicarellibiblio"/>
      </w:pPr>
      <w:bookmarkStart w:id="541" w:name="_Ref341167488"/>
      <w:r w:rsidRPr="005A2068">
        <w:t>Pastor M., B. Haddad, G. Sorbino, S. Cuomo, V. Drempetic; 2009; A depth-integrated, coupled SPH model for flow-like landslides and related phenomena; Int. J. Numer. Anal. Meth. Geomech., 33:143–172.</w:t>
      </w:r>
      <w:bookmarkEnd w:id="541"/>
    </w:p>
    <w:bookmarkEnd w:id="540"/>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542" w:name="_Ref520295993"/>
      <w:r w:rsidRPr="00EC7AD1">
        <w:rPr>
          <w:lang w:val="it-IT"/>
        </w:rPr>
        <w:t>ply2SPHERA_perimeter v.1.0 (RSE SpA); Amicarelli A.; FOSS; https://github.com/AndreaAmicarelliRSE/ply2SPHERA_perimeter</w:t>
      </w:r>
      <w:bookmarkEnd w:id="542"/>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543" w:name="_Ref392885315"/>
      <w:r w:rsidRPr="005A2068">
        <w:t xml:space="preserve">Price, D.J.; 2012; </w:t>
      </w:r>
      <w:hyperlink r:id="rId542" w:history="1">
        <w:r w:rsidRPr="005A2068">
          <w:t>Smoothed Particle Hydrodynamics and Magnetohydrodynamics</w:t>
        </w:r>
      </w:hyperlink>
      <w:r w:rsidRPr="005A2068">
        <w:t>; J. Comp. Phys., 231(3): 759-794.</w:t>
      </w:r>
      <w:bookmarkEnd w:id="543"/>
    </w:p>
    <w:bookmarkStart w:id="544"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544"/>
    </w:p>
    <w:p w:rsidR="004B071E" w:rsidRDefault="004B071E" w:rsidP="00FB5588">
      <w:pPr>
        <w:pStyle w:val="Amicarellibiblio"/>
      </w:pPr>
      <w:bookmarkStart w:id="545"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545"/>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546" w:name="_Ref449706167"/>
      <w:r w:rsidRPr="005C72CA">
        <w:t>Randles R. W., L.D. Libertsky; 1996; Smoothed Particle Hydrodynamics. Some recent improvements and applications; Comput. Methods Appl. Mech. Engrg., 139:375-408.</w:t>
      </w:r>
      <w:bookmarkEnd w:id="546"/>
    </w:p>
    <w:p w:rsidR="002E52A9" w:rsidRDefault="002E52A9" w:rsidP="00FB5588">
      <w:pPr>
        <w:pStyle w:val="Amicarellibiblio"/>
      </w:pPr>
      <w:bookmarkStart w:id="547" w:name="_Ref520906464"/>
      <w:r w:rsidRPr="002E52A9">
        <w:t>Reed D.; 2008; Electric utility distribution analysis for extreme winds; Journal of wind engineering and industrial aerodynamics, 96(1):123-140.</w:t>
      </w:r>
      <w:bookmarkEnd w:id="547"/>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548"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548"/>
    </w:p>
    <w:p w:rsidR="004B071E" w:rsidRPr="008F6E4C" w:rsidRDefault="004B071E" w:rsidP="00FB5588">
      <w:pPr>
        <w:pStyle w:val="Amicarellibiblio"/>
      </w:pPr>
      <w:bookmarkStart w:id="549" w:name="_Toc348440832"/>
      <w:bookmarkStart w:id="550" w:name="_Toc348440921"/>
      <w:bookmarkStart w:id="551" w:name="_Toc348441010"/>
      <w:bookmarkStart w:id="552" w:name="_Toc348441425"/>
      <w:bookmarkStart w:id="553"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549"/>
      <w:bookmarkEnd w:id="550"/>
      <w:bookmarkEnd w:id="551"/>
      <w:bookmarkEnd w:id="552"/>
      <w:bookmarkEnd w:id="553"/>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554" w:name="_Ref520368768"/>
      <w:r w:rsidRPr="008F6E4C">
        <w:t>Scalasca (Forschungszentrum Jülich &amp; TU Darmstadt), http://www.scalasca.org/</w:t>
      </w:r>
      <w:bookmarkEnd w:id="554"/>
    </w:p>
    <w:p w:rsidR="00116C36" w:rsidRDefault="00116C36" w:rsidP="00FB5588">
      <w:pPr>
        <w:pStyle w:val="Amicarellibiblio"/>
      </w:pPr>
      <w:bookmarkStart w:id="555" w:name="_Ref520379408"/>
      <w:r w:rsidRPr="00116C36">
        <w:t>Schaeffer D.G.; 1987; Instability in the Evolution Equations Describing Incompressible Granular Flow; Journal of Differential Equations, 66:19-50.</w:t>
      </w:r>
      <w:bookmarkEnd w:id="555"/>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556" w:name="_Ref449949045"/>
      <w:r w:rsidRPr="004B071E">
        <w:t>Seminara, G., L. Solari, G. Parker; 2002; Bed load at low Shields stress on arbitrarily sloping beds: Failure of the Bagnold hypothesis: Water Resour. Res. 38(11): 1249, doi:10.1029/2001WR000681.</w:t>
      </w:r>
      <w:bookmarkEnd w:id="556"/>
    </w:p>
    <w:p w:rsidR="003A7E14" w:rsidRPr="005A2068" w:rsidRDefault="003A7E14" w:rsidP="003A7E14">
      <w:pPr>
        <w:pStyle w:val="Amicarellibiblio"/>
      </w:pPr>
      <w:bookmarkStart w:id="557" w:name="_Ref341105412"/>
      <w:r w:rsidRPr="005A2068">
        <w:t>Seungtaik O., K. Younghee, R. Byung-Seok; 2009; Impulse-based Boundary Force (IBF). Computer, animation and virtual worlds, 20:215–224.</w:t>
      </w:r>
      <w:bookmarkEnd w:id="557"/>
    </w:p>
    <w:p w:rsidR="00A3103F" w:rsidRPr="005A2068" w:rsidRDefault="00A3103F" w:rsidP="00A3103F">
      <w:pPr>
        <w:pStyle w:val="Amicarellibiblio"/>
      </w:pPr>
      <w:bookmarkStart w:id="558" w:name="_Ref353447499"/>
      <w:r w:rsidRPr="005A2068">
        <w:t>Shao J.R., H.Q. Li, G.R. Liu, M.B. Liu; 2012; An improved SPH method for modeling liquid sloshing dynamics; Computers and Structures, 100-101:18–26.</w:t>
      </w:r>
      <w:bookmarkEnd w:id="558"/>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559"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559"/>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560"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560"/>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561" w:name="_Ref448250470"/>
      <w:r w:rsidRPr="004B071E">
        <w:t>Souto-Iglesias A., L. Delorme, L. Pérez-Rojas, S. Abril-Pérez; 2006; Liquid moment amplitude assessment in sloshing type problems with smooth particle hydrodynamics; Ocean Engineering, 33, 1462–1484.</w:t>
      </w:r>
      <w:bookmarkEnd w:id="561"/>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562" w:name="_Ref353447624"/>
      <w:r w:rsidRPr="005A2068">
        <w:t>Souto Iglesias A., L. Perez Rojas, R.Z. Rodriguez; 2004 ; Simulation of anti-roll tanks and sloshing type</w:t>
      </w:r>
      <w:bookmarkEnd w:id="562"/>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563" w:name="_Ref520279298"/>
      <w:r w:rsidRPr="00665FCE">
        <w:t xml:space="preserve">SRTM3/DTED1 (USGS); </w:t>
      </w:r>
      <w:hyperlink r:id="rId548" w:history="1">
        <w:r w:rsidRPr="00665FCE">
          <w:t>http://earthexplorer.usgs.gov/</w:t>
        </w:r>
      </w:hyperlink>
      <w:bookmarkEnd w:id="563"/>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F63662"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564" w:name="_Ref520371203"/>
      <w:r w:rsidRPr="00AA5D0A">
        <w:t>TotalView (Rogue Wave Software), https://www.roguewave.com/products-services/totalview</w:t>
      </w:r>
      <w:bookmarkEnd w:id="564"/>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565"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565"/>
    </w:p>
    <w:p w:rsidR="0065632F" w:rsidRDefault="0065632F" w:rsidP="0065632F">
      <w:pPr>
        <w:pStyle w:val="Amicarellibiblio"/>
      </w:pPr>
      <w:bookmarkStart w:id="566" w:name="_Ref353451683"/>
      <w:r w:rsidRPr="005A2068">
        <w:t>Vacondio R, Rogers BD, Stansby P, Mignosa P.; 2012; SPH Modeling of Shallow Flow with Open Boundaries for Practical Flood Simulation; J.</w:t>
      </w:r>
      <w:r w:rsidRPr="00FB5588">
        <w:t xml:space="preserve"> Hydraul. Eng., 138(6):530–541.</w:t>
      </w:r>
      <w:bookmarkEnd w:id="566"/>
      <w:r w:rsidRPr="00FB5588">
        <w:t xml:space="preserve"> </w:t>
      </w:r>
    </w:p>
    <w:p w:rsidR="00034CDC" w:rsidRDefault="00034CDC" w:rsidP="003A7E14">
      <w:pPr>
        <w:pStyle w:val="Amicarellibiblio"/>
      </w:pPr>
      <w:bookmarkStart w:id="567" w:name="_Ref520298892"/>
      <w:bookmarkStart w:id="568" w:name="_Ref414546693"/>
      <w:r w:rsidRPr="00034CDC">
        <w:t>Valgrind (Valgrind Developers), http://valgrind.org/</w:t>
      </w:r>
      <w:bookmarkEnd w:id="567"/>
    </w:p>
    <w:p w:rsidR="003A7E14" w:rsidRPr="005A2068" w:rsidRDefault="00F63662"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568"/>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569" w:name="_Ref449947422"/>
      <w:r w:rsidRPr="004B071E">
        <w:t>Van Rijn L.C.; 1993; Principles of sediment transport in rivers, estuaries, and coastal seas; Aqua Publications.</w:t>
      </w:r>
      <w:bookmarkEnd w:id="569"/>
    </w:p>
    <w:p w:rsidR="0065632F" w:rsidRDefault="0065632F" w:rsidP="0065632F">
      <w:pPr>
        <w:pStyle w:val="Amicarellibiblio"/>
      </w:pPr>
      <w:bookmarkStart w:id="570" w:name="_Ref353451977"/>
      <w:r w:rsidRPr="005A2068">
        <w:t>Vaughan G.L.; 2009; The SPH equations for fluids. International Journal for Numerical Methods in Engineering, 79:1392–1418.</w:t>
      </w:r>
      <w:bookmarkEnd w:id="570"/>
      <w:r w:rsidRPr="005A2068">
        <w:t xml:space="preserve"> </w:t>
      </w:r>
    </w:p>
    <w:p w:rsidR="001D07BE" w:rsidRDefault="001D07BE" w:rsidP="001D07BE">
      <w:pPr>
        <w:pStyle w:val="Amicarellibiblio"/>
      </w:pPr>
      <w:bookmarkStart w:id="571" w:name="_Ref341105485"/>
      <w:r w:rsidRPr="005A2068">
        <w:t>Vila J.P.; 1999; On particle weighted methods and Smooth Particle Hydrodynamics; Mathematical Models and Methods in Applied Sciences, 9(2):161-209.</w:t>
      </w:r>
      <w:bookmarkEnd w:id="571"/>
    </w:p>
    <w:p w:rsidR="003A7E14" w:rsidRPr="004B071E" w:rsidRDefault="003A7E14" w:rsidP="003A7E14">
      <w:pPr>
        <w:pStyle w:val="Amicarellibiblio"/>
      </w:pPr>
      <w:r w:rsidRPr="004B071E">
        <w:t>Violeau D.; 2012; Fluid mechanics and the SPH method: theory and applications. Oxford University Press, Oxford.</w:t>
      </w:r>
    </w:p>
    <w:bookmarkStart w:id="572"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572"/>
    </w:p>
    <w:p w:rsidR="009B0157" w:rsidRPr="009B0157" w:rsidRDefault="009B0157" w:rsidP="009B0157">
      <w:pPr>
        <w:pStyle w:val="Amicarellibiblio"/>
      </w:pPr>
      <w:bookmarkStart w:id="573" w:name="_Ref485728379"/>
      <w:r w:rsidRPr="009B0157">
        <w:lastRenderedPageBreak/>
        <w:t>Virtual Dub (Avery Lee), http://www.virtualdub.org/</w:t>
      </w:r>
      <w:bookmarkEnd w:id="573"/>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574" w:name="_Ref341162248"/>
      <w:r w:rsidRPr="005A2068">
        <w:t>Xu L., A.W. Troesch, R. Petterson; 1998; Asymmetric hydrodynamic impact and dynamic response of vessels; Proceedings of 17th International Conference on Offshore Mechanics and Arctic Engineering, 98-320.</w:t>
      </w:r>
      <w:bookmarkEnd w:id="574"/>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575"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575"/>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76" w:name="_Toc447794708"/>
      <w:bookmarkStart w:id="577" w:name="_Toc447794787"/>
      <w:bookmarkStart w:id="578" w:name="_Toc447794872"/>
      <w:bookmarkStart w:id="579" w:name="_Toc447794954"/>
      <w:bookmarkStart w:id="580" w:name="_Toc447795357"/>
      <w:bookmarkStart w:id="581" w:name="_Toc447795464"/>
      <w:bookmarkStart w:id="582" w:name="_Toc39592638"/>
      <w:r w:rsidRPr="00276BBF">
        <w:rPr>
          <w:rFonts w:ascii="Book Antiqua" w:hAnsi="Book Antiqua"/>
          <w:caps/>
          <w:kern w:val="0"/>
          <w:sz w:val="24"/>
          <w:szCs w:val="24"/>
        </w:rPr>
        <w:lastRenderedPageBreak/>
        <w:t>GNU Free Documentation License</w:t>
      </w:r>
      <w:bookmarkEnd w:id="576"/>
      <w:bookmarkEnd w:id="577"/>
      <w:bookmarkEnd w:id="578"/>
      <w:bookmarkEnd w:id="579"/>
      <w:bookmarkEnd w:id="580"/>
      <w:bookmarkEnd w:id="581"/>
      <w:bookmarkEnd w:id="582"/>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F63662" w:rsidRDefault="00F63662">
      <w:pPr>
        <w:pStyle w:val="Testocommento"/>
      </w:pPr>
      <w:r>
        <w:rPr>
          <w:rStyle w:val="Rimandocommento"/>
        </w:rPr>
        <w:annotationRef/>
      </w:r>
      <w:r>
        <w:t>modified</w:t>
      </w:r>
    </w:p>
  </w:comment>
  <w:comment w:id="64" w:author="Amicarelli Andrea (RSE)" w:date="2020-04-13T16:21:00Z" w:initials="AA(">
    <w:p w:rsidR="00F63662" w:rsidRDefault="00F63662">
      <w:pPr>
        <w:pStyle w:val="Testocommento"/>
      </w:pPr>
      <w:r>
        <w:rPr>
          <w:rStyle w:val="Rimandocommento"/>
        </w:rPr>
        <w:annotationRef/>
      </w:r>
      <w:r>
        <w:t>modified</w:t>
      </w:r>
    </w:p>
  </w:comment>
  <w:comment w:id="69" w:author="Amicarelli Andrea (RSE)" w:date="2020-04-13T15:13:00Z" w:initials="AA(">
    <w:p w:rsidR="00F63662" w:rsidRDefault="00F63662">
      <w:pPr>
        <w:pStyle w:val="Testocommento"/>
      </w:pPr>
      <w:r>
        <w:rPr>
          <w:rStyle w:val="Rimandocommento"/>
        </w:rPr>
        <w:annotationRef/>
      </w:r>
      <w:r>
        <w:t>modified</w:t>
      </w:r>
    </w:p>
  </w:comment>
  <w:comment w:id="71" w:author="Amicarelli Andrea (RSE)" w:date="2020-04-13T14:42:00Z" w:initials="AA(">
    <w:p w:rsidR="00F63662" w:rsidRDefault="00F63662">
      <w:pPr>
        <w:pStyle w:val="Testocommento"/>
      </w:pPr>
      <w:r>
        <w:rPr>
          <w:rStyle w:val="Rimandocommento"/>
        </w:rPr>
        <w:annotationRef/>
      </w:r>
      <w:r>
        <w:t>modified</w:t>
      </w:r>
    </w:p>
  </w:comment>
  <w:comment w:id="77" w:author="Amicarelli Andrea (RSE)" w:date="2020-04-13T15:00:00Z" w:initials="AA(">
    <w:p w:rsidR="00F63662" w:rsidRDefault="00F63662">
      <w:pPr>
        <w:pStyle w:val="Testocommento"/>
      </w:pPr>
      <w:r>
        <w:rPr>
          <w:rStyle w:val="Rimandocommento"/>
        </w:rPr>
        <w:annotationRef/>
      </w:r>
      <w:r>
        <w:t>new</w:t>
      </w:r>
    </w:p>
  </w:comment>
  <w:comment w:id="89" w:author="Amicarelli Andrea (RSE)" w:date="2020-04-13T11:47:00Z" w:initials="AA(">
    <w:p w:rsidR="00F63662" w:rsidRDefault="00F63662">
      <w:pPr>
        <w:pStyle w:val="Testocommento"/>
      </w:pPr>
      <w:r>
        <w:rPr>
          <w:rStyle w:val="Rimandocommento"/>
        </w:rPr>
        <w:annotationRef/>
      </w:r>
      <w:r>
        <w:t>modified</w:t>
      </w:r>
    </w:p>
  </w:comment>
  <w:comment w:id="123" w:author="Amicarelli Andrea (RSE)" w:date="2020-04-13T10:23:00Z" w:initials="AA(">
    <w:p w:rsidR="00F63662" w:rsidRDefault="00F63662">
      <w:pPr>
        <w:pStyle w:val="Testocommento"/>
      </w:pPr>
      <w:r>
        <w:rPr>
          <w:rStyle w:val="Rimandocommento"/>
        </w:rPr>
        <w:annotationRef/>
      </w:r>
      <w:r>
        <w:rPr>
          <w:rStyle w:val="Rimandocommento"/>
        </w:rPr>
        <w:t>modification</w:t>
      </w:r>
    </w:p>
  </w:comment>
  <w:comment w:id="150" w:author="Amicarelli Andrea (RSE)" w:date="2020-04-13T11:34:00Z" w:initials="AA(">
    <w:p w:rsidR="00F63662" w:rsidRDefault="00F63662">
      <w:pPr>
        <w:pStyle w:val="Testocommento"/>
      </w:pPr>
      <w:r>
        <w:rPr>
          <w:rStyle w:val="Rimandocommento"/>
        </w:rPr>
        <w:annotationRef/>
      </w:r>
      <w:r>
        <w:t>new</w:t>
      </w:r>
    </w:p>
  </w:comment>
  <w:comment w:id="151" w:author="Amicarelli Andrea (RSE)" w:date="2020-04-13T10:30:00Z" w:initials="AA(">
    <w:p w:rsidR="00F63662" w:rsidRDefault="00F63662">
      <w:pPr>
        <w:pStyle w:val="Testocommento"/>
      </w:pPr>
      <w:r>
        <w:rPr>
          <w:rStyle w:val="Rimandocommento"/>
        </w:rPr>
        <w:annotationRef/>
      </w:r>
      <w:r>
        <w:t>modified</w:t>
      </w:r>
    </w:p>
  </w:comment>
  <w:comment w:id="153" w:author="Amicarelli Andrea (RSE)" w:date="2020-04-13T10:34:00Z" w:initials="AA(">
    <w:p w:rsidR="00F63662" w:rsidRDefault="00F63662">
      <w:pPr>
        <w:pStyle w:val="Testocommento"/>
      </w:pPr>
      <w:r>
        <w:rPr>
          <w:rStyle w:val="Rimandocommento"/>
        </w:rPr>
        <w:annotationRef/>
      </w:r>
      <w:r>
        <w:t>modified</w:t>
      </w:r>
    </w:p>
  </w:comment>
  <w:comment w:id="154" w:author="Amicarelli Andrea (RSE)" w:date="2020-04-13T10:33:00Z" w:initials="AA(">
    <w:p w:rsidR="00F63662" w:rsidRDefault="00F63662">
      <w:pPr>
        <w:pStyle w:val="Testocommento"/>
      </w:pPr>
      <w:r>
        <w:rPr>
          <w:rStyle w:val="Rimandocommento"/>
        </w:rPr>
        <w:annotationRef/>
      </w:r>
      <w:r>
        <w:t>modified</w:t>
      </w:r>
    </w:p>
  </w:comment>
  <w:comment w:id="162" w:author="Amicarelli Andrea (RSE)" w:date="2020-04-13T11:30:00Z" w:initials="AA(">
    <w:p w:rsidR="00F63662" w:rsidRDefault="00F63662">
      <w:pPr>
        <w:pStyle w:val="Testocommento"/>
      </w:pPr>
      <w:r>
        <w:rPr>
          <w:rStyle w:val="Rimandocommento"/>
        </w:rPr>
        <w:annotationRef/>
      </w:r>
      <w:r>
        <w:t>new</w:t>
      </w:r>
    </w:p>
  </w:comment>
  <w:comment w:id="165" w:author="Amicarelli Andrea (RSE)" w:date="2020-04-13T15:34:00Z" w:initials="AA(">
    <w:p w:rsidR="00F63662" w:rsidRDefault="00F63662">
      <w:pPr>
        <w:pStyle w:val="Testocommento"/>
      </w:pPr>
      <w:r>
        <w:rPr>
          <w:rStyle w:val="Rimandocommento"/>
        </w:rPr>
        <w:annotationRef/>
      </w:r>
      <w:r>
        <w:t>new</w:t>
      </w:r>
    </w:p>
  </w:comment>
  <w:comment w:id="167" w:author="Amicarelli Andrea (RSE)" w:date="2020-04-13T15:46:00Z" w:initials="AA(">
    <w:p w:rsidR="00F63662" w:rsidRDefault="00F63662">
      <w:pPr>
        <w:pStyle w:val="Testocommento"/>
      </w:pPr>
      <w:r>
        <w:rPr>
          <w:rStyle w:val="Rimandocommento"/>
        </w:rPr>
        <w:annotationRef/>
      </w:r>
      <w:r>
        <w:t>new</w:t>
      </w:r>
    </w:p>
  </w:comment>
  <w:comment w:id="171" w:author="Amicarelli Andrea (RSE)" w:date="2020-04-13T11:31:00Z" w:initials="AA(">
    <w:p w:rsidR="00F63662" w:rsidRDefault="00F63662">
      <w:pPr>
        <w:pStyle w:val="Testocommento"/>
      </w:pPr>
      <w:r>
        <w:rPr>
          <w:rStyle w:val="Rimandocommento"/>
        </w:rPr>
        <w:annotationRef/>
      </w:r>
      <w:r>
        <w:t>new</w:t>
      </w:r>
    </w:p>
  </w:comment>
  <w:comment w:id="175" w:author="Amicarelli Andrea (RSE)" w:date="2020-04-13T11:44:00Z" w:initials="AA(">
    <w:p w:rsidR="00F63662" w:rsidRDefault="00F63662">
      <w:pPr>
        <w:pStyle w:val="Testocommento"/>
      </w:pPr>
      <w:r>
        <w:rPr>
          <w:rStyle w:val="Rimandocommento"/>
        </w:rPr>
        <w:annotationRef/>
      </w:r>
      <w:r>
        <w:t>modified</w:t>
      </w:r>
    </w:p>
  </w:comment>
  <w:comment w:id="198" w:author="Amicarelli Andrea (RSE)" w:date="2020-04-13T12:01:00Z" w:initials="AA(">
    <w:p w:rsidR="00F63662" w:rsidRDefault="00F63662">
      <w:pPr>
        <w:pStyle w:val="Testocommento"/>
      </w:pPr>
      <w:r>
        <w:rPr>
          <w:rStyle w:val="Rimandocommento"/>
        </w:rPr>
        <w:annotationRef/>
      </w:r>
      <w:r>
        <w:t>new format</w:t>
      </w:r>
    </w:p>
  </w:comment>
  <w:comment w:id="211" w:author="Amicarelli Andrea (RSE)" w:date="2020-04-13T16:28:00Z" w:initials="AA(">
    <w:p w:rsidR="00F63662" w:rsidRDefault="00F63662">
      <w:pPr>
        <w:pStyle w:val="Testocommento"/>
      </w:pPr>
      <w:r>
        <w:rPr>
          <w:rStyle w:val="Rimandocommento"/>
        </w:rPr>
        <w:annotationRef/>
      </w:r>
      <w:r>
        <w:t>modified</w:t>
      </w:r>
    </w:p>
  </w:comment>
  <w:comment w:id="219" w:author="Amicarelli Andrea (RSE)" w:date="2020-04-13T17:24:00Z" w:initials="AA(">
    <w:p w:rsidR="00F63662" w:rsidRDefault="00F63662">
      <w:pPr>
        <w:pStyle w:val="Testocommento"/>
      </w:pPr>
      <w:r>
        <w:rPr>
          <w:rStyle w:val="Rimandocommento"/>
        </w:rPr>
        <w:annotationRef/>
      </w:r>
      <w:r>
        <w:t>modified</w:t>
      </w:r>
    </w:p>
  </w:comment>
  <w:comment w:id="221" w:author="Amicarelli Andrea (RSE)" w:date="2020-04-13T17:24:00Z" w:initials="AA(">
    <w:p w:rsidR="00F63662" w:rsidRDefault="00F63662">
      <w:pPr>
        <w:pStyle w:val="Testocommento"/>
      </w:pPr>
      <w:r>
        <w:rPr>
          <w:rStyle w:val="Rimandocommento"/>
        </w:rPr>
        <w:annotationRef/>
      </w:r>
      <w:r>
        <w:t>format modified</w:t>
      </w:r>
    </w:p>
  </w:comment>
  <w:comment w:id="222" w:author="Amicarelli Andrea (RSE)" w:date="2020-04-13T17:24:00Z" w:initials="AA(">
    <w:p w:rsidR="00F63662" w:rsidRDefault="00F63662">
      <w:pPr>
        <w:pStyle w:val="Testocommento"/>
      </w:pPr>
      <w:r>
        <w:rPr>
          <w:rStyle w:val="Rimandocommento"/>
        </w:rPr>
        <w:annotationRef/>
      </w:r>
      <w:r>
        <w:t>format modified</w:t>
      </w:r>
    </w:p>
  </w:comment>
  <w:comment w:id="223" w:author="Amicarelli Andrea (RSE)" w:date="2020-04-13T17:25:00Z" w:initials="AA(">
    <w:p w:rsidR="00F63662" w:rsidRDefault="00F63662">
      <w:pPr>
        <w:pStyle w:val="Testocommento"/>
      </w:pPr>
      <w:r>
        <w:rPr>
          <w:rStyle w:val="Rimandocommento"/>
        </w:rPr>
        <w:annotationRef/>
      </w:r>
      <w:r>
        <w:t>format modified</w:t>
      </w:r>
    </w:p>
  </w:comment>
  <w:comment w:id="224" w:author="Amicarelli Andrea (RSE)" w:date="2020-04-13T17:23:00Z" w:initials="AA(">
    <w:p w:rsidR="00F63662" w:rsidRDefault="00F63662">
      <w:pPr>
        <w:pStyle w:val="Testocommento"/>
      </w:pPr>
      <w:r>
        <w:rPr>
          <w:rStyle w:val="Rimandocommento"/>
        </w:rPr>
        <w:annotationRef/>
      </w:r>
      <w:r>
        <w:t>modified format</w:t>
      </w:r>
    </w:p>
  </w:comment>
  <w:comment w:id="253" w:author="Amicarelli Andrea (RSE)" w:date="2020-04-13T16:22:00Z" w:initials="AA(">
    <w:p w:rsidR="00F63662" w:rsidRDefault="00F63662">
      <w:pPr>
        <w:pStyle w:val="Testocommento"/>
      </w:pPr>
      <w:r>
        <w:rPr>
          <w:rStyle w:val="Rimandocommento"/>
        </w:rPr>
        <w:annotationRef/>
      </w:r>
      <w:r>
        <w:t>modified</w:t>
      </w:r>
    </w:p>
  </w:comment>
  <w:comment w:id="254" w:author="Amicarelli Andrea (RSE)" w:date="2020-04-13T17:26:00Z" w:initials="AA(">
    <w:p w:rsidR="00F63662" w:rsidRDefault="00F63662">
      <w:pPr>
        <w:pStyle w:val="Testocommento"/>
      </w:pPr>
      <w:r>
        <w:rPr>
          <w:rStyle w:val="Rimandocommento"/>
        </w:rPr>
        <w:annotationRef/>
      </w:r>
      <w:r>
        <w:t>modified</w:t>
      </w:r>
    </w:p>
  </w:comment>
  <w:comment w:id="279" w:author="Amicarelli Andrea (RSE)" w:date="2020-04-13T16:19:00Z" w:initials="AA(">
    <w:p w:rsidR="00F63662" w:rsidRDefault="00F63662">
      <w:pPr>
        <w:pStyle w:val="Testocommento"/>
      </w:pPr>
      <w:r>
        <w:rPr>
          <w:rStyle w:val="Rimandocommento"/>
        </w:rPr>
        <w:annotationRef/>
      </w:r>
      <w:r>
        <w:t>modified</w:t>
      </w:r>
    </w:p>
  </w:comment>
  <w:comment w:id="325" w:author="Amicarelli Andrea (RSE)" w:date="2020-04-13T16:03:00Z" w:initials="AA(">
    <w:p w:rsidR="00F63662" w:rsidRDefault="00F63662">
      <w:pPr>
        <w:pStyle w:val="Testocommento"/>
      </w:pPr>
      <w:r>
        <w:rPr>
          <w:rStyle w:val="Rimandocommento"/>
        </w:rPr>
        <w:annotationRef/>
      </w:r>
      <w:r>
        <w:t>new</w:t>
      </w:r>
    </w:p>
  </w:comment>
  <w:comment w:id="365" w:author="Amicarelli Andrea (RSE)" w:date="2020-05-05T18:04:00Z" w:initials="AA(">
    <w:p w:rsidR="00374F6E" w:rsidRDefault="00374F6E">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3222" w:rsidRDefault="00803222" w:rsidP="00C966BA">
      <w:pPr>
        <w:spacing w:after="0" w:line="240" w:lineRule="auto"/>
      </w:pPr>
      <w:r>
        <w:separator/>
      </w:r>
    </w:p>
  </w:endnote>
  <w:endnote w:type="continuationSeparator" w:id="0">
    <w:p w:rsidR="00803222" w:rsidRDefault="00803222"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F63662" w:rsidRDefault="00F63662">
        <w:pPr>
          <w:pStyle w:val="Pidipagina"/>
          <w:jc w:val="center"/>
        </w:pPr>
        <w:r>
          <w:fldChar w:fldCharType="begin"/>
        </w:r>
        <w:r>
          <w:instrText>PAGE   \* MERGEFORMAT</w:instrText>
        </w:r>
        <w:r>
          <w:fldChar w:fldCharType="separate"/>
        </w:r>
        <w:r w:rsidR="00374F6E">
          <w:rPr>
            <w:noProof/>
          </w:rPr>
          <w:t>93</w:t>
        </w:r>
        <w:r>
          <w:fldChar w:fldCharType="end"/>
        </w:r>
      </w:p>
    </w:sdtContent>
  </w:sdt>
  <w:p w:rsidR="00F63662" w:rsidRDefault="00F63662">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3222" w:rsidRDefault="00803222" w:rsidP="00C966BA">
      <w:pPr>
        <w:spacing w:after="0" w:line="240" w:lineRule="auto"/>
      </w:pPr>
      <w:r>
        <w:separator/>
      </w:r>
    </w:p>
  </w:footnote>
  <w:footnote w:type="continuationSeparator" w:id="0">
    <w:p w:rsidR="00803222" w:rsidRDefault="00803222"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485F"/>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780D"/>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50B0A"/>
    <w:rsid w:val="00852740"/>
    <w:rsid w:val="00852AAE"/>
    <w:rsid w:val="008532C2"/>
    <w:rsid w:val="00855EEB"/>
    <w:rsid w:val="008602B8"/>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7D94"/>
    <w:rsid w:val="00A20635"/>
    <w:rsid w:val="00A20D8F"/>
    <w:rsid w:val="00A24A8D"/>
    <w:rsid w:val="00A26B1E"/>
    <w:rsid w:val="00A26F32"/>
    <w:rsid w:val="00A271C4"/>
    <w:rsid w:val="00A30215"/>
    <w:rsid w:val="00A3103F"/>
    <w:rsid w:val="00A31E29"/>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4C3"/>
    <w:rsid w:val="00EF34D0"/>
    <w:rsid w:val="00EF44F5"/>
    <w:rsid w:val="00EF50B7"/>
    <w:rsid w:val="00EF7A6C"/>
    <w:rsid w:val="00F060FC"/>
    <w:rsid w:val="00F06745"/>
    <w:rsid w:val="00F11F2F"/>
    <w:rsid w:val="00F1239C"/>
    <w:rsid w:val="00F1468B"/>
    <w:rsid w:val="00F1488A"/>
    <w:rsid w:val="00F21C8B"/>
    <w:rsid w:val="00F2309D"/>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D3639"/>
    <w:rsid w:val="00FE5CD6"/>
    <w:rsid w:val="00FE6FFE"/>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6C7F59CE-8FB0-47EA-B990-0FF251AF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131</Pages>
  <Words>53671</Words>
  <Characters>305930</Characters>
  <Application>Microsoft Office Word</Application>
  <DocSecurity>0</DocSecurity>
  <Lines>2549</Lines>
  <Paragraphs>717</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358884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200</cp:revision>
  <cp:lastPrinted>2018-08-07T09:31:00Z</cp:lastPrinted>
  <dcterms:created xsi:type="dcterms:W3CDTF">2018-08-01T10:44:00Z</dcterms:created>
  <dcterms:modified xsi:type="dcterms:W3CDTF">2020-05-05T16:05:00Z</dcterms:modified>
</cp:coreProperties>
</file>