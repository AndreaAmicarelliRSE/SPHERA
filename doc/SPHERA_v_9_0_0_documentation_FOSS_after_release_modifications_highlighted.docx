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F63662"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39592538" w:history="1">
        <w:r w:rsidR="00F63662" w:rsidRPr="00AC5CF0">
          <w:rPr>
            <w:rStyle w:val="Collegamentoipertestuale"/>
            <w:rFonts w:ascii="Book Antiqua" w:hAnsi="Book Antiqua"/>
            <w:caps/>
            <w:noProof/>
          </w:rPr>
          <w:t>1. Description and references</w:t>
        </w:r>
        <w:r w:rsidR="00F63662">
          <w:rPr>
            <w:noProof/>
            <w:webHidden/>
          </w:rPr>
          <w:tab/>
        </w:r>
        <w:r w:rsidR="00F63662">
          <w:rPr>
            <w:noProof/>
            <w:webHidden/>
          </w:rPr>
          <w:fldChar w:fldCharType="begin"/>
        </w:r>
        <w:r w:rsidR="00F63662">
          <w:rPr>
            <w:noProof/>
            <w:webHidden/>
          </w:rPr>
          <w:instrText xml:space="preserve"> PAGEREF _Toc39592538 \h </w:instrText>
        </w:r>
        <w:r w:rsidR="00F63662">
          <w:rPr>
            <w:noProof/>
            <w:webHidden/>
          </w:rPr>
        </w:r>
        <w:r w:rsidR="00F63662">
          <w:rPr>
            <w:noProof/>
            <w:webHidden/>
          </w:rPr>
          <w:fldChar w:fldCharType="separate"/>
        </w:r>
        <w:r w:rsidR="00F63662">
          <w:rPr>
            <w:noProof/>
            <w:webHidden/>
          </w:rPr>
          <w:t>4</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39" w:history="1">
        <w:r w:rsidR="00F63662" w:rsidRPr="00AC5CF0">
          <w:rPr>
            <w:rStyle w:val="Collegamentoipertestuale"/>
            <w:rFonts w:ascii="Book Antiqua" w:hAnsi="Book Antiqua"/>
            <w:caps/>
            <w:noProof/>
          </w:rPr>
          <w:t>2. Warranties and responsabilities</w:t>
        </w:r>
        <w:r w:rsidR="00F63662">
          <w:rPr>
            <w:noProof/>
            <w:webHidden/>
          </w:rPr>
          <w:tab/>
        </w:r>
        <w:r w:rsidR="00F63662">
          <w:rPr>
            <w:noProof/>
            <w:webHidden/>
          </w:rPr>
          <w:fldChar w:fldCharType="begin"/>
        </w:r>
        <w:r w:rsidR="00F63662">
          <w:rPr>
            <w:noProof/>
            <w:webHidden/>
          </w:rPr>
          <w:instrText xml:space="preserve"> PAGEREF _Toc39592539 \h </w:instrText>
        </w:r>
        <w:r w:rsidR="00F63662">
          <w:rPr>
            <w:noProof/>
            <w:webHidden/>
          </w:rPr>
        </w:r>
        <w:r w:rsidR="00F63662">
          <w:rPr>
            <w:noProof/>
            <w:webHidden/>
          </w:rPr>
          <w:fldChar w:fldCharType="separate"/>
        </w:r>
        <w:r w:rsidR="00F63662">
          <w:rPr>
            <w:noProof/>
            <w:webHidden/>
          </w:rPr>
          <w:t>6</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40" w:history="1">
        <w:r w:rsidR="00F63662" w:rsidRPr="00AC5CF0">
          <w:rPr>
            <w:rStyle w:val="Collegamentoipertestuale"/>
            <w:rFonts w:ascii="Book Antiqua" w:hAnsi="Book Antiqua"/>
            <w:caps/>
            <w:noProof/>
          </w:rPr>
          <w:t>3. Citation of SPHERA v.9.0.0</w:t>
        </w:r>
        <w:r w:rsidR="00F63662">
          <w:rPr>
            <w:noProof/>
            <w:webHidden/>
          </w:rPr>
          <w:tab/>
        </w:r>
        <w:r w:rsidR="00F63662">
          <w:rPr>
            <w:noProof/>
            <w:webHidden/>
          </w:rPr>
          <w:fldChar w:fldCharType="begin"/>
        </w:r>
        <w:r w:rsidR="00F63662">
          <w:rPr>
            <w:noProof/>
            <w:webHidden/>
          </w:rPr>
          <w:instrText xml:space="preserve"> PAGEREF _Toc39592540 \h </w:instrText>
        </w:r>
        <w:r w:rsidR="00F63662">
          <w:rPr>
            <w:noProof/>
            <w:webHidden/>
          </w:rPr>
        </w:r>
        <w:r w:rsidR="00F63662">
          <w:rPr>
            <w:noProof/>
            <w:webHidden/>
          </w:rPr>
          <w:fldChar w:fldCharType="separate"/>
        </w:r>
        <w:r w:rsidR="00F63662">
          <w:rPr>
            <w:noProof/>
            <w:webHidden/>
          </w:rPr>
          <w:t>7</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41" w:history="1">
        <w:r w:rsidR="00F63662" w:rsidRPr="00AC5CF0">
          <w:rPr>
            <w:rStyle w:val="Collegamentoipertestuale"/>
            <w:rFonts w:ascii="Book Antiqua" w:hAnsi="Book Antiqua"/>
            <w:caps/>
            <w:noProof/>
          </w:rPr>
          <w:t>4. SPHERA developers/authors</w:t>
        </w:r>
        <w:r w:rsidR="00F63662">
          <w:rPr>
            <w:noProof/>
            <w:webHidden/>
          </w:rPr>
          <w:tab/>
        </w:r>
        <w:r w:rsidR="00F63662">
          <w:rPr>
            <w:noProof/>
            <w:webHidden/>
          </w:rPr>
          <w:fldChar w:fldCharType="begin"/>
        </w:r>
        <w:r w:rsidR="00F63662">
          <w:rPr>
            <w:noProof/>
            <w:webHidden/>
          </w:rPr>
          <w:instrText xml:space="preserve"> PAGEREF _Toc39592541 \h </w:instrText>
        </w:r>
        <w:r w:rsidR="00F63662">
          <w:rPr>
            <w:noProof/>
            <w:webHidden/>
          </w:rPr>
        </w:r>
        <w:r w:rsidR="00F63662">
          <w:rPr>
            <w:noProof/>
            <w:webHidden/>
          </w:rPr>
          <w:fldChar w:fldCharType="separate"/>
        </w:r>
        <w:r w:rsidR="00F63662">
          <w:rPr>
            <w:noProof/>
            <w:webHidden/>
          </w:rPr>
          <w:t>8</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42" w:history="1">
        <w:r w:rsidR="00F63662" w:rsidRPr="00AC5CF0">
          <w:rPr>
            <w:rStyle w:val="Collegamentoipertestuale"/>
            <w:rFonts w:ascii="Book Antiqua" w:hAnsi="Book Antiqua"/>
            <w:caps/>
            <w:noProof/>
          </w:rPr>
          <w:t>5. SPHERA official users</w:t>
        </w:r>
        <w:r w:rsidR="00F63662">
          <w:rPr>
            <w:noProof/>
            <w:webHidden/>
          </w:rPr>
          <w:tab/>
        </w:r>
        <w:r w:rsidR="00F63662">
          <w:rPr>
            <w:noProof/>
            <w:webHidden/>
          </w:rPr>
          <w:fldChar w:fldCharType="begin"/>
        </w:r>
        <w:r w:rsidR="00F63662">
          <w:rPr>
            <w:noProof/>
            <w:webHidden/>
          </w:rPr>
          <w:instrText xml:space="preserve"> PAGEREF _Toc39592542 \h </w:instrText>
        </w:r>
        <w:r w:rsidR="00F63662">
          <w:rPr>
            <w:noProof/>
            <w:webHidden/>
          </w:rPr>
        </w:r>
        <w:r w:rsidR="00F63662">
          <w:rPr>
            <w:noProof/>
            <w:webHidden/>
          </w:rPr>
          <w:fldChar w:fldCharType="separate"/>
        </w:r>
        <w:r w:rsidR="00F63662">
          <w:rPr>
            <w:noProof/>
            <w:webHidden/>
          </w:rPr>
          <w:t>9</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43" w:history="1">
        <w:r w:rsidR="00F63662" w:rsidRPr="00AC5CF0">
          <w:rPr>
            <w:rStyle w:val="Collegamentoipertestuale"/>
            <w:rFonts w:ascii="Book Antiqua" w:hAnsi="Book Antiqua"/>
            <w:caps/>
            <w:noProof/>
          </w:rPr>
          <w:t>6. The scheme for transport of solid bodies and the Semi-Analytic approach as a boundary treatment scheme for fixed boundaries</w:t>
        </w:r>
        <w:r w:rsidR="00F63662">
          <w:rPr>
            <w:noProof/>
            <w:webHidden/>
          </w:rPr>
          <w:tab/>
        </w:r>
        <w:r w:rsidR="00F63662">
          <w:rPr>
            <w:noProof/>
            <w:webHidden/>
          </w:rPr>
          <w:fldChar w:fldCharType="begin"/>
        </w:r>
        <w:r w:rsidR="00F63662">
          <w:rPr>
            <w:noProof/>
            <w:webHidden/>
          </w:rPr>
          <w:instrText xml:space="preserve"> PAGEREF _Toc39592543 \h </w:instrText>
        </w:r>
        <w:r w:rsidR="00F63662">
          <w:rPr>
            <w:noProof/>
            <w:webHidden/>
          </w:rPr>
        </w:r>
        <w:r w:rsidR="00F63662">
          <w:rPr>
            <w:noProof/>
            <w:webHidden/>
          </w:rPr>
          <w:fldChar w:fldCharType="separate"/>
        </w:r>
        <w:r w:rsidR="00F63662">
          <w:rPr>
            <w:noProof/>
            <w:webHidden/>
          </w:rPr>
          <w:t>16</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44" w:history="1">
        <w:r w:rsidR="00F63662" w:rsidRPr="00AC5CF0">
          <w:rPr>
            <w:rStyle w:val="Collegamentoipertestuale"/>
            <w:noProof/>
          </w:rPr>
          <w:t>6.1.</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Smoothed Particle Hydrodynamics (SPH)</w:t>
        </w:r>
        <w:r w:rsidR="00F63662">
          <w:rPr>
            <w:noProof/>
            <w:webHidden/>
          </w:rPr>
          <w:tab/>
        </w:r>
        <w:r w:rsidR="00F63662">
          <w:rPr>
            <w:noProof/>
            <w:webHidden/>
          </w:rPr>
          <w:fldChar w:fldCharType="begin"/>
        </w:r>
        <w:r w:rsidR="00F63662">
          <w:rPr>
            <w:noProof/>
            <w:webHidden/>
          </w:rPr>
          <w:instrText xml:space="preserve"> PAGEREF _Toc39592544 \h </w:instrText>
        </w:r>
        <w:r w:rsidR="00F63662">
          <w:rPr>
            <w:noProof/>
            <w:webHidden/>
          </w:rPr>
        </w:r>
        <w:r w:rsidR="00F63662">
          <w:rPr>
            <w:noProof/>
            <w:webHidden/>
          </w:rPr>
          <w:fldChar w:fldCharType="separate"/>
        </w:r>
        <w:r w:rsidR="00F63662">
          <w:rPr>
            <w:noProof/>
            <w:webHidden/>
          </w:rPr>
          <w:t>16</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45" w:history="1">
        <w:r w:rsidR="00F63662" w:rsidRPr="00AC5CF0">
          <w:rPr>
            <w:rStyle w:val="Collegamentoipertestuale"/>
            <w:noProof/>
          </w:rPr>
          <w:t>6.2.</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SPH approximation of the balance equations of fluid dynamics with the boundary treatment scheme of Di Monaco et al. (2011; semi-analytic approach)</w:t>
        </w:r>
        <w:r w:rsidR="00F63662">
          <w:rPr>
            <w:noProof/>
            <w:webHidden/>
          </w:rPr>
          <w:tab/>
        </w:r>
        <w:r w:rsidR="00F63662">
          <w:rPr>
            <w:noProof/>
            <w:webHidden/>
          </w:rPr>
          <w:fldChar w:fldCharType="begin"/>
        </w:r>
        <w:r w:rsidR="00F63662">
          <w:rPr>
            <w:noProof/>
            <w:webHidden/>
          </w:rPr>
          <w:instrText xml:space="preserve"> PAGEREF _Toc39592545 \h </w:instrText>
        </w:r>
        <w:r w:rsidR="00F63662">
          <w:rPr>
            <w:noProof/>
            <w:webHidden/>
          </w:rPr>
        </w:r>
        <w:r w:rsidR="00F63662">
          <w:rPr>
            <w:noProof/>
            <w:webHidden/>
          </w:rPr>
          <w:fldChar w:fldCharType="separate"/>
        </w:r>
        <w:r w:rsidR="00F63662">
          <w:rPr>
            <w:noProof/>
            <w:webHidden/>
          </w:rPr>
          <w:t>17</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46" w:history="1">
        <w:r w:rsidR="00F63662" w:rsidRPr="00AC5CF0">
          <w:rPr>
            <w:rStyle w:val="Collegamentoipertestuale"/>
            <w:noProof/>
          </w:rPr>
          <w:t>6.3.</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SPH balance equations for rigid body transport</w:t>
        </w:r>
        <w:r w:rsidR="00F63662">
          <w:rPr>
            <w:noProof/>
            <w:webHidden/>
          </w:rPr>
          <w:tab/>
        </w:r>
        <w:r w:rsidR="00F63662">
          <w:rPr>
            <w:noProof/>
            <w:webHidden/>
          </w:rPr>
          <w:fldChar w:fldCharType="begin"/>
        </w:r>
        <w:r w:rsidR="00F63662">
          <w:rPr>
            <w:noProof/>
            <w:webHidden/>
          </w:rPr>
          <w:instrText xml:space="preserve"> PAGEREF _Toc39592546 \h </w:instrText>
        </w:r>
        <w:r w:rsidR="00F63662">
          <w:rPr>
            <w:noProof/>
            <w:webHidden/>
          </w:rPr>
        </w:r>
        <w:r w:rsidR="00F63662">
          <w:rPr>
            <w:noProof/>
            <w:webHidden/>
          </w:rPr>
          <w:fldChar w:fldCharType="separate"/>
        </w:r>
        <w:r w:rsidR="00F63662">
          <w:rPr>
            <w:noProof/>
            <w:webHidden/>
          </w:rPr>
          <w:t>20</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47" w:history="1">
        <w:r w:rsidR="00F63662" w:rsidRPr="00AC5CF0">
          <w:rPr>
            <w:rStyle w:val="Collegamentoipertestuale"/>
            <w:noProof/>
          </w:rPr>
          <w:t>6.4.</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Improving 3D rotations</w:t>
        </w:r>
        <w:r w:rsidR="00F63662">
          <w:rPr>
            <w:noProof/>
            <w:webHidden/>
          </w:rPr>
          <w:tab/>
        </w:r>
        <w:r w:rsidR="00F63662">
          <w:rPr>
            <w:noProof/>
            <w:webHidden/>
          </w:rPr>
          <w:fldChar w:fldCharType="begin"/>
        </w:r>
        <w:r w:rsidR="00F63662">
          <w:rPr>
            <w:noProof/>
            <w:webHidden/>
          </w:rPr>
          <w:instrText xml:space="preserve"> PAGEREF _Toc39592547 \h </w:instrText>
        </w:r>
        <w:r w:rsidR="00F63662">
          <w:rPr>
            <w:noProof/>
            <w:webHidden/>
          </w:rPr>
        </w:r>
        <w:r w:rsidR="00F63662">
          <w:rPr>
            <w:noProof/>
            <w:webHidden/>
          </w:rPr>
          <w:fldChar w:fldCharType="separate"/>
        </w:r>
        <w:r w:rsidR="00F63662">
          <w:rPr>
            <w:noProof/>
            <w:webHidden/>
          </w:rPr>
          <w:t>22</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48" w:history="1">
        <w:r w:rsidR="00F63662" w:rsidRPr="00AC5CF0">
          <w:rPr>
            <w:rStyle w:val="Collegamentoipertestuale"/>
            <w:noProof/>
          </w:rPr>
          <w:t>6.1.</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Reaction forces</w:t>
        </w:r>
        <w:r w:rsidR="00F63662">
          <w:rPr>
            <w:noProof/>
            <w:webHidden/>
          </w:rPr>
          <w:tab/>
        </w:r>
        <w:r w:rsidR="00F63662">
          <w:rPr>
            <w:noProof/>
            <w:webHidden/>
          </w:rPr>
          <w:fldChar w:fldCharType="begin"/>
        </w:r>
        <w:r w:rsidR="00F63662">
          <w:rPr>
            <w:noProof/>
            <w:webHidden/>
          </w:rPr>
          <w:instrText xml:space="preserve"> PAGEREF _Toc39592548 \h </w:instrText>
        </w:r>
        <w:r w:rsidR="00F63662">
          <w:rPr>
            <w:noProof/>
            <w:webHidden/>
          </w:rPr>
        </w:r>
        <w:r w:rsidR="00F63662">
          <w:rPr>
            <w:noProof/>
            <w:webHidden/>
          </w:rPr>
          <w:fldChar w:fldCharType="separate"/>
        </w:r>
        <w:r w:rsidR="00F63662">
          <w:rPr>
            <w:noProof/>
            <w:webHidden/>
          </w:rPr>
          <w:t>24</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49" w:history="1">
        <w:r w:rsidR="00F63662" w:rsidRPr="00AC5CF0">
          <w:rPr>
            <w:rStyle w:val="Collegamentoipertestuale"/>
            <w:noProof/>
          </w:rPr>
          <w:t>6.2.</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Sliding friction force</w:t>
        </w:r>
        <w:r w:rsidR="00F63662">
          <w:rPr>
            <w:noProof/>
            <w:webHidden/>
          </w:rPr>
          <w:tab/>
        </w:r>
        <w:r w:rsidR="00F63662">
          <w:rPr>
            <w:noProof/>
            <w:webHidden/>
          </w:rPr>
          <w:fldChar w:fldCharType="begin"/>
        </w:r>
        <w:r w:rsidR="00F63662">
          <w:rPr>
            <w:noProof/>
            <w:webHidden/>
          </w:rPr>
          <w:instrText xml:space="preserve"> PAGEREF _Toc39592549 \h </w:instrText>
        </w:r>
        <w:r w:rsidR="00F63662">
          <w:rPr>
            <w:noProof/>
            <w:webHidden/>
          </w:rPr>
        </w:r>
        <w:r w:rsidR="00F63662">
          <w:rPr>
            <w:noProof/>
            <w:webHidden/>
          </w:rPr>
          <w:fldChar w:fldCharType="separate"/>
        </w:r>
        <w:r w:rsidR="00F63662">
          <w:rPr>
            <w:noProof/>
            <w:webHidden/>
          </w:rPr>
          <w:t>25</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50" w:history="1">
        <w:r w:rsidR="00F63662" w:rsidRPr="00AC5CF0">
          <w:rPr>
            <w:rStyle w:val="Collegamentoipertestuale"/>
            <w:noProof/>
            <w:lang w:val="en-GB"/>
          </w:rPr>
          <w:t>6.2.1.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Aerial stage (non-negative value for the input friction angle and body-frontier interactions)</w:t>
        </w:r>
        <w:r w:rsidR="00F63662">
          <w:rPr>
            <w:noProof/>
            <w:webHidden/>
          </w:rPr>
          <w:tab/>
        </w:r>
        <w:r w:rsidR="00F63662">
          <w:rPr>
            <w:noProof/>
            <w:webHidden/>
          </w:rPr>
          <w:fldChar w:fldCharType="begin"/>
        </w:r>
        <w:r w:rsidR="00F63662">
          <w:rPr>
            <w:noProof/>
            <w:webHidden/>
          </w:rPr>
          <w:instrText xml:space="preserve"> PAGEREF _Toc39592550 \h </w:instrText>
        </w:r>
        <w:r w:rsidR="00F63662">
          <w:rPr>
            <w:noProof/>
            <w:webHidden/>
          </w:rPr>
        </w:r>
        <w:r w:rsidR="00F63662">
          <w:rPr>
            <w:noProof/>
            <w:webHidden/>
          </w:rPr>
          <w:fldChar w:fldCharType="separate"/>
        </w:r>
        <w:r w:rsidR="00F63662">
          <w:rPr>
            <w:noProof/>
            <w:webHidden/>
          </w:rPr>
          <w:t>25</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51" w:history="1">
        <w:r w:rsidR="00F63662" w:rsidRPr="00AC5CF0">
          <w:rPr>
            <w:rStyle w:val="Collegamentoipertestuale"/>
            <w:noProof/>
            <w:lang w:val="en-GB"/>
          </w:rPr>
          <w:t>6.2.2.</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Aerial stage (negative value for the input friction angle or body-body interactions)</w:t>
        </w:r>
        <w:r w:rsidR="00F63662">
          <w:rPr>
            <w:noProof/>
            <w:webHidden/>
          </w:rPr>
          <w:tab/>
        </w:r>
        <w:r w:rsidR="00F63662">
          <w:rPr>
            <w:noProof/>
            <w:webHidden/>
          </w:rPr>
          <w:fldChar w:fldCharType="begin"/>
        </w:r>
        <w:r w:rsidR="00F63662">
          <w:rPr>
            <w:noProof/>
            <w:webHidden/>
          </w:rPr>
          <w:instrText xml:space="preserve"> PAGEREF _Toc39592551 \h </w:instrText>
        </w:r>
        <w:r w:rsidR="00F63662">
          <w:rPr>
            <w:noProof/>
            <w:webHidden/>
          </w:rPr>
        </w:r>
        <w:r w:rsidR="00F63662">
          <w:rPr>
            <w:noProof/>
            <w:webHidden/>
          </w:rPr>
          <w:fldChar w:fldCharType="separate"/>
        </w:r>
        <w:r w:rsidR="00F63662">
          <w:rPr>
            <w:noProof/>
            <w:webHidden/>
          </w:rPr>
          <w:t>25</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52" w:history="1">
        <w:r w:rsidR="00F63662" w:rsidRPr="00AC5CF0">
          <w:rPr>
            <w:rStyle w:val="Collegamentoipertestuale"/>
            <w:noProof/>
            <w:lang w:val="en-GB"/>
          </w:rPr>
          <w:t>6.2.3.</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Submerged stage</w:t>
        </w:r>
        <w:r w:rsidR="00F63662">
          <w:rPr>
            <w:noProof/>
            <w:webHidden/>
          </w:rPr>
          <w:tab/>
        </w:r>
        <w:r w:rsidR="00F63662">
          <w:rPr>
            <w:noProof/>
            <w:webHidden/>
          </w:rPr>
          <w:fldChar w:fldCharType="begin"/>
        </w:r>
        <w:r w:rsidR="00F63662">
          <w:rPr>
            <w:noProof/>
            <w:webHidden/>
          </w:rPr>
          <w:instrText xml:space="preserve"> PAGEREF _Toc39592552 \h </w:instrText>
        </w:r>
        <w:r w:rsidR="00F63662">
          <w:rPr>
            <w:noProof/>
            <w:webHidden/>
          </w:rPr>
        </w:r>
        <w:r w:rsidR="00F63662">
          <w:rPr>
            <w:noProof/>
            <w:webHidden/>
          </w:rPr>
          <w:fldChar w:fldCharType="separate"/>
        </w:r>
        <w:r w:rsidR="00F63662">
          <w:rPr>
            <w:noProof/>
            <w:webHidden/>
          </w:rPr>
          <w:t>26</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53" w:history="1">
        <w:r w:rsidR="00F63662" w:rsidRPr="00AC5CF0">
          <w:rPr>
            <w:rStyle w:val="Collegamentoipertestuale"/>
            <w:noProof/>
          </w:rPr>
          <w:t>6.3.</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Body-boundary normal reaction force under sliding (at null normal velocity)</w:t>
        </w:r>
        <w:r w:rsidR="00F63662">
          <w:rPr>
            <w:noProof/>
            <w:webHidden/>
          </w:rPr>
          <w:tab/>
        </w:r>
        <w:r w:rsidR="00F63662">
          <w:rPr>
            <w:noProof/>
            <w:webHidden/>
          </w:rPr>
          <w:fldChar w:fldCharType="begin"/>
        </w:r>
        <w:r w:rsidR="00F63662">
          <w:rPr>
            <w:noProof/>
            <w:webHidden/>
          </w:rPr>
          <w:instrText xml:space="preserve"> PAGEREF _Toc39592553 \h </w:instrText>
        </w:r>
        <w:r w:rsidR="00F63662">
          <w:rPr>
            <w:noProof/>
            <w:webHidden/>
          </w:rPr>
        </w:r>
        <w:r w:rsidR="00F63662">
          <w:rPr>
            <w:noProof/>
            <w:webHidden/>
          </w:rPr>
          <w:fldChar w:fldCharType="separate"/>
        </w:r>
        <w:r w:rsidR="00F63662">
          <w:rPr>
            <w:noProof/>
            <w:webHidden/>
          </w:rPr>
          <w:t>26</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54" w:history="1">
        <w:r w:rsidR="00F63662" w:rsidRPr="00AC5CF0">
          <w:rPr>
            <w:rStyle w:val="Collegamentoipertestuale"/>
            <w:noProof/>
            <w:lang w:val="en-GB"/>
          </w:rPr>
          <w:t>6.3.1.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Aerial stage</w:t>
        </w:r>
        <w:r w:rsidR="00F63662">
          <w:rPr>
            <w:noProof/>
            <w:webHidden/>
          </w:rPr>
          <w:tab/>
        </w:r>
        <w:r w:rsidR="00F63662">
          <w:rPr>
            <w:noProof/>
            <w:webHidden/>
          </w:rPr>
          <w:fldChar w:fldCharType="begin"/>
        </w:r>
        <w:r w:rsidR="00F63662">
          <w:rPr>
            <w:noProof/>
            <w:webHidden/>
          </w:rPr>
          <w:instrText xml:space="preserve"> PAGEREF _Toc39592554 \h </w:instrText>
        </w:r>
        <w:r w:rsidR="00F63662">
          <w:rPr>
            <w:noProof/>
            <w:webHidden/>
          </w:rPr>
        </w:r>
        <w:r w:rsidR="00F63662">
          <w:rPr>
            <w:noProof/>
            <w:webHidden/>
          </w:rPr>
          <w:fldChar w:fldCharType="separate"/>
        </w:r>
        <w:r w:rsidR="00F63662">
          <w:rPr>
            <w:noProof/>
            <w:webHidden/>
          </w:rPr>
          <w:t>26</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55" w:history="1">
        <w:r w:rsidR="00F63662" w:rsidRPr="00AC5CF0">
          <w:rPr>
            <w:rStyle w:val="Collegamentoipertestuale"/>
            <w:noProof/>
            <w:lang w:val="en-GB"/>
          </w:rPr>
          <w:t>6.3.2.</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Submerged stage</w:t>
        </w:r>
        <w:r w:rsidR="00F63662">
          <w:rPr>
            <w:noProof/>
            <w:webHidden/>
          </w:rPr>
          <w:tab/>
        </w:r>
        <w:r w:rsidR="00F63662">
          <w:rPr>
            <w:noProof/>
            <w:webHidden/>
          </w:rPr>
          <w:fldChar w:fldCharType="begin"/>
        </w:r>
        <w:r w:rsidR="00F63662">
          <w:rPr>
            <w:noProof/>
            <w:webHidden/>
          </w:rPr>
          <w:instrText xml:space="preserve"> PAGEREF _Toc39592555 \h </w:instrText>
        </w:r>
        <w:r w:rsidR="00F63662">
          <w:rPr>
            <w:noProof/>
            <w:webHidden/>
          </w:rPr>
        </w:r>
        <w:r w:rsidR="00F63662">
          <w:rPr>
            <w:noProof/>
            <w:webHidden/>
          </w:rPr>
          <w:fldChar w:fldCharType="separate"/>
        </w:r>
        <w:r w:rsidR="00F63662">
          <w:rPr>
            <w:noProof/>
            <w:webHidden/>
          </w:rPr>
          <w:t>27</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56" w:history="1">
        <w:r w:rsidR="00F63662" w:rsidRPr="00AC5CF0">
          <w:rPr>
            <w:rStyle w:val="Collegamentoipertestuale"/>
            <w:noProof/>
          </w:rPr>
          <w:t>6.4.</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Fluid-body interaction terms</w:t>
        </w:r>
        <w:r w:rsidR="00F63662">
          <w:rPr>
            <w:noProof/>
            <w:webHidden/>
          </w:rPr>
          <w:tab/>
        </w:r>
        <w:r w:rsidR="00F63662">
          <w:rPr>
            <w:noProof/>
            <w:webHidden/>
          </w:rPr>
          <w:fldChar w:fldCharType="begin"/>
        </w:r>
        <w:r w:rsidR="00F63662">
          <w:rPr>
            <w:noProof/>
            <w:webHidden/>
          </w:rPr>
          <w:instrText xml:space="preserve"> PAGEREF _Toc39592556 \h </w:instrText>
        </w:r>
        <w:r w:rsidR="00F63662">
          <w:rPr>
            <w:noProof/>
            <w:webHidden/>
          </w:rPr>
        </w:r>
        <w:r w:rsidR="00F63662">
          <w:rPr>
            <w:noProof/>
            <w:webHidden/>
          </w:rPr>
          <w:fldChar w:fldCharType="separate"/>
        </w:r>
        <w:r w:rsidR="00F63662">
          <w:rPr>
            <w:noProof/>
            <w:webHidden/>
          </w:rPr>
          <w:t>27</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57" w:history="1">
        <w:r w:rsidR="00F63662" w:rsidRPr="00AC5CF0">
          <w:rPr>
            <w:rStyle w:val="Collegamentoipertestuale"/>
            <w:noProof/>
          </w:rPr>
          <w:t>6.5.</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Solid-solid interaction terms</w:t>
        </w:r>
        <w:r w:rsidR="00F63662">
          <w:rPr>
            <w:noProof/>
            <w:webHidden/>
          </w:rPr>
          <w:tab/>
        </w:r>
        <w:r w:rsidR="00F63662">
          <w:rPr>
            <w:noProof/>
            <w:webHidden/>
          </w:rPr>
          <w:fldChar w:fldCharType="begin"/>
        </w:r>
        <w:r w:rsidR="00F63662">
          <w:rPr>
            <w:noProof/>
            <w:webHidden/>
          </w:rPr>
          <w:instrText xml:space="preserve"> PAGEREF _Toc39592557 \h </w:instrText>
        </w:r>
        <w:r w:rsidR="00F63662">
          <w:rPr>
            <w:noProof/>
            <w:webHidden/>
          </w:rPr>
        </w:r>
        <w:r w:rsidR="00F63662">
          <w:rPr>
            <w:noProof/>
            <w:webHidden/>
          </w:rPr>
          <w:fldChar w:fldCharType="separate"/>
        </w:r>
        <w:r w:rsidR="00F63662">
          <w:rPr>
            <w:noProof/>
            <w:webHidden/>
          </w:rPr>
          <w:t>31</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58" w:history="1">
        <w:r w:rsidR="00F63662" w:rsidRPr="00AC5CF0">
          <w:rPr>
            <w:rStyle w:val="Collegamentoipertestuale"/>
            <w:noProof/>
          </w:rPr>
          <w:t>6.6.</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Normal restitution coefficient</w:t>
        </w:r>
        <w:r w:rsidR="00F63662">
          <w:rPr>
            <w:noProof/>
            <w:webHidden/>
          </w:rPr>
          <w:tab/>
        </w:r>
        <w:r w:rsidR="00F63662">
          <w:rPr>
            <w:noProof/>
            <w:webHidden/>
          </w:rPr>
          <w:fldChar w:fldCharType="begin"/>
        </w:r>
        <w:r w:rsidR="00F63662">
          <w:rPr>
            <w:noProof/>
            <w:webHidden/>
          </w:rPr>
          <w:instrText xml:space="preserve"> PAGEREF _Toc39592558 \h </w:instrText>
        </w:r>
        <w:r w:rsidR="00F63662">
          <w:rPr>
            <w:noProof/>
            <w:webHidden/>
          </w:rPr>
        </w:r>
        <w:r w:rsidR="00F63662">
          <w:rPr>
            <w:noProof/>
            <w:webHidden/>
          </w:rPr>
          <w:fldChar w:fldCharType="separate"/>
        </w:r>
        <w:r w:rsidR="00F63662">
          <w:rPr>
            <w:noProof/>
            <w:webHidden/>
          </w:rPr>
          <w:t>33</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59" w:history="1">
        <w:r w:rsidR="00F63662" w:rsidRPr="00AC5CF0">
          <w:rPr>
            <w:rStyle w:val="Collegamentoipertestuale"/>
            <w:rFonts w:ascii="Book Antiqua" w:hAnsi="Book Antiqua"/>
            <w:caps/>
            <w:noProof/>
          </w:rPr>
          <w:t>7. The scheme for dense granular flows</w:t>
        </w:r>
        <w:r w:rsidR="00F63662">
          <w:rPr>
            <w:noProof/>
            <w:webHidden/>
          </w:rPr>
          <w:tab/>
        </w:r>
        <w:r w:rsidR="00F63662">
          <w:rPr>
            <w:noProof/>
            <w:webHidden/>
          </w:rPr>
          <w:fldChar w:fldCharType="begin"/>
        </w:r>
        <w:r w:rsidR="00F63662">
          <w:rPr>
            <w:noProof/>
            <w:webHidden/>
          </w:rPr>
          <w:instrText xml:space="preserve"> PAGEREF _Toc39592559 \h </w:instrText>
        </w:r>
        <w:r w:rsidR="00F63662">
          <w:rPr>
            <w:noProof/>
            <w:webHidden/>
          </w:rPr>
        </w:r>
        <w:r w:rsidR="00F63662">
          <w:rPr>
            <w:noProof/>
            <w:webHidden/>
          </w:rPr>
          <w:fldChar w:fldCharType="separate"/>
        </w:r>
        <w:r w:rsidR="00F63662">
          <w:rPr>
            <w:noProof/>
            <w:webHidden/>
          </w:rPr>
          <w:t>34</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60" w:history="1">
        <w:r w:rsidR="00F63662" w:rsidRPr="00AC5CF0">
          <w:rPr>
            <w:rStyle w:val="Collegamentoipertestuale"/>
            <w:noProof/>
          </w:rPr>
          <w:t>7.1.</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Mixture model for dense granular flows</w:t>
        </w:r>
        <w:r w:rsidR="00F63662">
          <w:rPr>
            <w:noProof/>
            <w:webHidden/>
          </w:rPr>
          <w:tab/>
        </w:r>
        <w:r w:rsidR="00F63662">
          <w:rPr>
            <w:noProof/>
            <w:webHidden/>
          </w:rPr>
          <w:fldChar w:fldCharType="begin"/>
        </w:r>
        <w:r w:rsidR="00F63662">
          <w:rPr>
            <w:noProof/>
            <w:webHidden/>
          </w:rPr>
          <w:instrText xml:space="preserve"> PAGEREF _Toc39592560 \h </w:instrText>
        </w:r>
        <w:r w:rsidR="00F63662">
          <w:rPr>
            <w:noProof/>
            <w:webHidden/>
          </w:rPr>
        </w:r>
        <w:r w:rsidR="00F63662">
          <w:rPr>
            <w:noProof/>
            <w:webHidden/>
          </w:rPr>
          <w:fldChar w:fldCharType="separate"/>
        </w:r>
        <w:r w:rsidR="00F63662">
          <w:rPr>
            <w:noProof/>
            <w:webHidden/>
          </w:rPr>
          <w:t>34</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61" w:history="1">
        <w:r w:rsidR="00F63662" w:rsidRPr="00AC5CF0">
          <w:rPr>
            <w:rStyle w:val="Collegamentoipertestuale"/>
            <w:noProof/>
            <w:lang w:val="it-IT"/>
          </w:rPr>
          <w:t>7.2.</w:t>
        </w:r>
        <w:r w:rsidR="00F63662">
          <w:rPr>
            <w:rFonts w:asciiTheme="minorHAnsi" w:eastAsiaTheme="minorEastAsia" w:hAnsiTheme="minorHAnsi" w:cstheme="minorBidi"/>
            <w:noProof/>
            <w:sz w:val="22"/>
            <w:lang w:val="it-IT" w:eastAsia="it-IT"/>
          </w:rPr>
          <w:tab/>
        </w:r>
        <w:r w:rsidR="00F63662" w:rsidRPr="00AC5CF0">
          <w:rPr>
            <w:rStyle w:val="Collegamentoipertestuale"/>
            <w:noProof/>
            <w:lang w:val="it-IT"/>
          </w:rPr>
          <w:t>2-interface 3D erosion criterion</w:t>
        </w:r>
        <w:r w:rsidR="00F63662">
          <w:rPr>
            <w:noProof/>
            <w:webHidden/>
          </w:rPr>
          <w:tab/>
        </w:r>
        <w:r w:rsidR="00F63662">
          <w:rPr>
            <w:noProof/>
            <w:webHidden/>
          </w:rPr>
          <w:fldChar w:fldCharType="begin"/>
        </w:r>
        <w:r w:rsidR="00F63662">
          <w:rPr>
            <w:noProof/>
            <w:webHidden/>
          </w:rPr>
          <w:instrText xml:space="preserve"> PAGEREF _Toc39592561 \h </w:instrText>
        </w:r>
        <w:r w:rsidR="00F63662">
          <w:rPr>
            <w:noProof/>
            <w:webHidden/>
          </w:rPr>
        </w:r>
        <w:r w:rsidR="00F63662">
          <w:rPr>
            <w:noProof/>
            <w:webHidden/>
          </w:rPr>
          <w:fldChar w:fldCharType="separate"/>
        </w:r>
        <w:r w:rsidR="00F63662">
          <w:rPr>
            <w:noProof/>
            <w:webHidden/>
          </w:rPr>
          <w:t>39</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62" w:history="1">
        <w:r w:rsidR="00F63662" w:rsidRPr="00AC5CF0">
          <w:rPr>
            <w:rStyle w:val="Collegamentoipertestuale"/>
            <w:noProof/>
          </w:rPr>
          <w:t>7.3.</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A simplified approach for soil liquefaction</w:t>
        </w:r>
        <w:r w:rsidR="00F63662">
          <w:rPr>
            <w:noProof/>
            <w:webHidden/>
          </w:rPr>
          <w:tab/>
        </w:r>
        <w:r w:rsidR="00F63662">
          <w:rPr>
            <w:noProof/>
            <w:webHidden/>
          </w:rPr>
          <w:fldChar w:fldCharType="begin"/>
        </w:r>
        <w:r w:rsidR="00F63662">
          <w:rPr>
            <w:noProof/>
            <w:webHidden/>
          </w:rPr>
          <w:instrText xml:space="preserve"> PAGEREF _Toc39592562 \h </w:instrText>
        </w:r>
        <w:r w:rsidR="00F63662">
          <w:rPr>
            <w:noProof/>
            <w:webHidden/>
          </w:rPr>
        </w:r>
        <w:r w:rsidR="00F63662">
          <w:rPr>
            <w:noProof/>
            <w:webHidden/>
          </w:rPr>
          <w:fldChar w:fldCharType="separate"/>
        </w:r>
        <w:r w:rsidR="00F63662">
          <w:rPr>
            <w:noProof/>
            <w:webHidden/>
          </w:rPr>
          <w:t>42</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63" w:history="1">
        <w:r w:rsidR="00F63662" w:rsidRPr="00AC5CF0">
          <w:rPr>
            <w:rStyle w:val="Collegamentoipertestuale"/>
            <w:rFonts w:ascii="Book Antiqua" w:hAnsi="Book Antiqua"/>
            <w:caps/>
            <w:noProof/>
          </w:rPr>
          <w:t>8. The DB-SPH boundary treatment scheme</w:t>
        </w:r>
        <w:r w:rsidR="00F63662">
          <w:rPr>
            <w:noProof/>
            <w:webHidden/>
          </w:rPr>
          <w:tab/>
        </w:r>
        <w:r w:rsidR="00F63662">
          <w:rPr>
            <w:noProof/>
            <w:webHidden/>
          </w:rPr>
          <w:fldChar w:fldCharType="begin"/>
        </w:r>
        <w:r w:rsidR="00F63662">
          <w:rPr>
            <w:noProof/>
            <w:webHidden/>
          </w:rPr>
          <w:instrText xml:space="preserve"> PAGEREF _Toc39592563 \h </w:instrText>
        </w:r>
        <w:r w:rsidR="00F63662">
          <w:rPr>
            <w:noProof/>
            <w:webHidden/>
          </w:rPr>
        </w:r>
        <w:r w:rsidR="00F63662">
          <w:rPr>
            <w:noProof/>
            <w:webHidden/>
          </w:rPr>
          <w:fldChar w:fldCharType="separate"/>
        </w:r>
        <w:r w:rsidR="00F63662">
          <w:rPr>
            <w:noProof/>
            <w:webHidden/>
          </w:rPr>
          <w:t>44</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64" w:history="1">
        <w:r w:rsidR="00F63662" w:rsidRPr="00AC5CF0">
          <w:rPr>
            <w:rStyle w:val="Collegamentoipertestuale"/>
            <w:noProof/>
          </w:rPr>
          <w:t>8.1.</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DB-SPH particle approximation and modifications of the balance equations</w:t>
        </w:r>
        <w:r w:rsidR="00F63662">
          <w:rPr>
            <w:noProof/>
            <w:webHidden/>
          </w:rPr>
          <w:tab/>
        </w:r>
        <w:r w:rsidR="00F63662">
          <w:rPr>
            <w:noProof/>
            <w:webHidden/>
          </w:rPr>
          <w:fldChar w:fldCharType="begin"/>
        </w:r>
        <w:r w:rsidR="00F63662">
          <w:rPr>
            <w:noProof/>
            <w:webHidden/>
          </w:rPr>
          <w:instrText xml:space="preserve"> PAGEREF _Toc39592564 \h </w:instrText>
        </w:r>
        <w:r w:rsidR="00F63662">
          <w:rPr>
            <w:noProof/>
            <w:webHidden/>
          </w:rPr>
        </w:r>
        <w:r w:rsidR="00F63662">
          <w:rPr>
            <w:noProof/>
            <w:webHidden/>
          </w:rPr>
          <w:fldChar w:fldCharType="separate"/>
        </w:r>
        <w:r w:rsidR="00F63662">
          <w:rPr>
            <w:noProof/>
            <w:webHidden/>
          </w:rPr>
          <w:t>44</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65" w:history="1">
        <w:r w:rsidR="00F63662" w:rsidRPr="00AC5CF0">
          <w:rPr>
            <w:rStyle w:val="Collegamentoipertestuale"/>
            <w:noProof/>
          </w:rPr>
          <w:t>8.2.</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1D Linearized Partial Riemann Solver</w:t>
        </w:r>
        <w:r w:rsidR="00F63662">
          <w:rPr>
            <w:noProof/>
            <w:webHidden/>
          </w:rPr>
          <w:tab/>
        </w:r>
        <w:r w:rsidR="00F63662">
          <w:rPr>
            <w:noProof/>
            <w:webHidden/>
          </w:rPr>
          <w:fldChar w:fldCharType="begin"/>
        </w:r>
        <w:r w:rsidR="00F63662">
          <w:rPr>
            <w:noProof/>
            <w:webHidden/>
          </w:rPr>
          <w:instrText xml:space="preserve"> PAGEREF _Toc39592565 \h </w:instrText>
        </w:r>
        <w:r w:rsidR="00F63662">
          <w:rPr>
            <w:noProof/>
            <w:webHidden/>
          </w:rPr>
        </w:r>
        <w:r w:rsidR="00F63662">
          <w:rPr>
            <w:noProof/>
            <w:webHidden/>
          </w:rPr>
          <w:fldChar w:fldCharType="separate"/>
        </w:r>
        <w:r w:rsidR="00F63662">
          <w:rPr>
            <w:noProof/>
            <w:webHidden/>
          </w:rPr>
          <w:t>46</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66" w:history="1">
        <w:r w:rsidR="00F63662" w:rsidRPr="00AC5CF0">
          <w:rPr>
            <w:rStyle w:val="Collegamentoipertestuale"/>
            <w:noProof/>
          </w:rPr>
          <w:t>8.3.</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Semi-particle volume</w:t>
        </w:r>
        <w:r w:rsidR="00F63662">
          <w:rPr>
            <w:noProof/>
            <w:webHidden/>
          </w:rPr>
          <w:tab/>
        </w:r>
        <w:r w:rsidR="00F63662">
          <w:rPr>
            <w:noProof/>
            <w:webHidden/>
          </w:rPr>
          <w:fldChar w:fldCharType="begin"/>
        </w:r>
        <w:r w:rsidR="00F63662">
          <w:rPr>
            <w:noProof/>
            <w:webHidden/>
          </w:rPr>
          <w:instrText xml:space="preserve"> PAGEREF _Toc39592566 \h </w:instrText>
        </w:r>
        <w:r w:rsidR="00F63662">
          <w:rPr>
            <w:noProof/>
            <w:webHidden/>
          </w:rPr>
        </w:r>
        <w:r w:rsidR="00F63662">
          <w:rPr>
            <w:noProof/>
            <w:webHidden/>
          </w:rPr>
          <w:fldChar w:fldCharType="separate"/>
        </w:r>
        <w:r w:rsidR="00F63662">
          <w:rPr>
            <w:noProof/>
            <w:webHidden/>
          </w:rPr>
          <w:t>46</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67" w:history="1">
        <w:r w:rsidR="00F63662" w:rsidRPr="00AC5CF0">
          <w:rPr>
            <w:rStyle w:val="Collegamentoipertestuale"/>
            <w:noProof/>
          </w:rPr>
          <w:t>8.4.</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DB-SPH inlet and outlet sections</w:t>
        </w:r>
        <w:r w:rsidR="00F63662">
          <w:rPr>
            <w:noProof/>
            <w:webHidden/>
          </w:rPr>
          <w:tab/>
        </w:r>
        <w:r w:rsidR="00F63662">
          <w:rPr>
            <w:noProof/>
            <w:webHidden/>
          </w:rPr>
          <w:fldChar w:fldCharType="begin"/>
        </w:r>
        <w:r w:rsidR="00F63662">
          <w:rPr>
            <w:noProof/>
            <w:webHidden/>
          </w:rPr>
          <w:instrText xml:space="preserve"> PAGEREF _Toc39592567 \h </w:instrText>
        </w:r>
        <w:r w:rsidR="00F63662">
          <w:rPr>
            <w:noProof/>
            <w:webHidden/>
          </w:rPr>
        </w:r>
        <w:r w:rsidR="00F63662">
          <w:rPr>
            <w:noProof/>
            <w:webHidden/>
          </w:rPr>
          <w:fldChar w:fldCharType="separate"/>
        </w:r>
        <w:r w:rsidR="00F63662">
          <w:rPr>
            <w:noProof/>
            <w:webHidden/>
          </w:rPr>
          <w:t>47</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68" w:history="1">
        <w:r w:rsidR="00F63662" w:rsidRPr="00AC5CF0">
          <w:rPr>
            <w:rStyle w:val="Collegamentoipertestuale"/>
            <w:noProof/>
          </w:rPr>
          <w:t>8.5.</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Shear stress boundary terms</w:t>
        </w:r>
        <w:r w:rsidR="00F63662">
          <w:rPr>
            <w:noProof/>
            <w:webHidden/>
          </w:rPr>
          <w:tab/>
        </w:r>
        <w:r w:rsidR="00F63662">
          <w:rPr>
            <w:noProof/>
            <w:webHidden/>
          </w:rPr>
          <w:fldChar w:fldCharType="begin"/>
        </w:r>
        <w:r w:rsidR="00F63662">
          <w:rPr>
            <w:noProof/>
            <w:webHidden/>
          </w:rPr>
          <w:instrText xml:space="preserve"> PAGEREF _Toc39592568 \h </w:instrText>
        </w:r>
        <w:r w:rsidR="00F63662">
          <w:rPr>
            <w:noProof/>
            <w:webHidden/>
          </w:rPr>
        </w:r>
        <w:r w:rsidR="00F63662">
          <w:rPr>
            <w:noProof/>
            <w:webHidden/>
          </w:rPr>
          <w:fldChar w:fldCharType="separate"/>
        </w:r>
        <w:r w:rsidR="00F63662">
          <w:rPr>
            <w:noProof/>
            <w:webHidden/>
          </w:rPr>
          <w:t>47</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69" w:history="1">
        <w:r w:rsidR="00F63662" w:rsidRPr="00AC5CF0">
          <w:rPr>
            <w:rStyle w:val="Collegamentoipertestuale"/>
            <w:rFonts w:ascii="Book Antiqua" w:hAnsi="Book Antiqua"/>
            <w:caps/>
            <w:noProof/>
          </w:rPr>
          <w:t>9. Time integration schemes (Leapfrog, Euler, Heun)</w:t>
        </w:r>
        <w:r w:rsidR="00F63662">
          <w:rPr>
            <w:noProof/>
            <w:webHidden/>
          </w:rPr>
          <w:tab/>
        </w:r>
        <w:r w:rsidR="00F63662">
          <w:rPr>
            <w:noProof/>
            <w:webHidden/>
          </w:rPr>
          <w:fldChar w:fldCharType="begin"/>
        </w:r>
        <w:r w:rsidR="00F63662">
          <w:rPr>
            <w:noProof/>
            <w:webHidden/>
          </w:rPr>
          <w:instrText xml:space="preserve"> PAGEREF _Toc39592569 \h </w:instrText>
        </w:r>
        <w:r w:rsidR="00F63662">
          <w:rPr>
            <w:noProof/>
            <w:webHidden/>
          </w:rPr>
        </w:r>
        <w:r w:rsidR="00F63662">
          <w:rPr>
            <w:noProof/>
            <w:webHidden/>
          </w:rPr>
          <w:fldChar w:fldCharType="separate"/>
        </w:r>
        <w:r w:rsidR="00F63662">
          <w:rPr>
            <w:noProof/>
            <w:webHidden/>
          </w:rPr>
          <w:t>49</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70" w:history="1">
        <w:r w:rsidR="00F63662" w:rsidRPr="00AC5CF0">
          <w:rPr>
            <w:rStyle w:val="Collegamentoipertestuale"/>
            <w:rFonts w:ascii="Book Antiqua" w:hAnsi="Book Antiqua"/>
            <w:caps/>
            <w:noProof/>
          </w:rPr>
          <w:t>10. The substation-flooding damage scheme</w:t>
        </w:r>
        <w:r w:rsidR="00F63662">
          <w:rPr>
            <w:noProof/>
            <w:webHidden/>
          </w:rPr>
          <w:tab/>
        </w:r>
        <w:r w:rsidR="00F63662">
          <w:rPr>
            <w:noProof/>
            <w:webHidden/>
          </w:rPr>
          <w:fldChar w:fldCharType="begin"/>
        </w:r>
        <w:r w:rsidR="00F63662">
          <w:rPr>
            <w:noProof/>
            <w:webHidden/>
          </w:rPr>
          <w:instrText xml:space="preserve"> PAGEREF _Toc39592570 \h </w:instrText>
        </w:r>
        <w:r w:rsidR="00F63662">
          <w:rPr>
            <w:noProof/>
            <w:webHidden/>
          </w:rPr>
        </w:r>
        <w:r w:rsidR="00F63662">
          <w:rPr>
            <w:noProof/>
            <w:webHidden/>
          </w:rPr>
          <w:fldChar w:fldCharType="separate"/>
        </w:r>
        <w:r w:rsidR="00F63662">
          <w:rPr>
            <w:noProof/>
            <w:webHidden/>
          </w:rPr>
          <w:t>51</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71" w:history="1">
        <w:r w:rsidR="00F63662" w:rsidRPr="00AC5CF0">
          <w:rPr>
            <w:rStyle w:val="Collegamentoipertestuale"/>
            <w:noProof/>
          </w:rPr>
          <w:t>10.1.</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Mathematical models</w:t>
        </w:r>
        <w:r w:rsidR="00F63662">
          <w:rPr>
            <w:noProof/>
            <w:webHidden/>
          </w:rPr>
          <w:tab/>
        </w:r>
        <w:r w:rsidR="00F63662">
          <w:rPr>
            <w:noProof/>
            <w:webHidden/>
          </w:rPr>
          <w:fldChar w:fldCharType="begin"/>
        </w:r>
        <w:r w:rsidR="00F63662">
          <w:rPr>
            <w:noProof/>
            <w:webHidden/>
          </w:rPr>
          <w:instrText xml:space="preserve"> PAGEREF _Toc39592571 \h </w:instrText>
        </w:r>
        <w:r w:rsidR="00F63662">
          <w:rPr>
            <w:noProof/>
            <w:webHidden/>
          </w:rPr>
        </w:r>
        <w:r w:rsidR="00F63662">
          <w:rPr>
            <w:noProof/>
            <w:webHidden/>
          </w:rPr>
          <w:fldChar w:fldCharType="separate"/>
        </w:r>
        <w:r w:rsidR="00F63662">
          <w:rPr>
            <w:noProof/>
            <w:webHidden/>
          </w:rPr>
          <w:t>51</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72" w:history="1">
        <w:r w:rsidR="00F63662" w:rsidRPr="00AC5CF0">
          <w:rPr>
            <w:rStyle w:val="Collegamentoipertestuale"/>
            <w:noProof/>
            <w:lang w:val="en-GB"/>
          </w:rPr>
          <w:t>10.1.1.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Proxy damage and vulnerability to flood-induced blackout events, in the absence of redundancy (at the level of the single electrical substations)</w:t>
        </w:r>
        <w:r w:rsidR="00F63662">
          <w:rPr>
            <w:noProof/>
            <w:webHidden/>
          </w:rPr>
          <w:tab/>
        </w:r>
        <w:r w:rsidR="00F63662">
          <w:rPr>
            <w:noProof/>
            <w:webHidden/>
          </w:rPr>
          <w:fldChar w:fldCharType="begin"/>
        </w:r>
        <w:r w:rsidR="00F63662">
          <w:rPr>
            <w:noProof/>
            <w:webHidden/>
          </w:rPr>
          <w:instrText xml:space="preserve"> PAGEREF _Toc39592572 \h </w:instrText>
        </w:r>
        <w:r w:rsidR="00F63662">
          <w:rPr>
            <w:noProof/>
            <w:webHidden/>
          </w:rPr>
        </w:r>
        <w:r w:rsidR="00F63662">
          <w:rPr>
            <w:noProof/>
            <w:webHidden/>
          </w:rPr>
          <w:fldChar w:fldCharType="separate"/>
        </w:r>
        <w:r w:rsidR="00F63662">
          <w:rPr>
            <w:noProof/>
            <w:webHidden/>
          </w:rPr>
          <w:t>51</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73" w:history="1">
        <w:r w:rsidR="00F63662" w:rsidRPr="00AC5CF0">
          <w:rPr>
            <w:rStyle w:val="Collegamentoipertestuale"/>
            <w:noProof/>
            <w:lang w:val="en-GB"/>
          </w:rPr>
          <w:t>10.1.2.</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Flood-induced damage to the components of the electrical substations</w:t>
        </w:r>
        <w:r w:rsidR="00F63662">
          <w:rPr>
            <w:noProof/>
            <w:webHidden/>
          </w:rPr>
          <w:tab/>
        </w:r>
        <w:r w:rsidR="00F63662">
          <w:rPr>
            <w:noProof/>
            <w:webHidden/>
          </w:rPr>
          <w:fldChar w:fldCharType="begin"/>
        </w:r>
        <w:r w:rsidR="00F63662">
          <w:rPr>
            <w:noProof/>
            <w:webHidden/>
          </w:rPr>
          <w:instrText xml:space="preserve"> PAGEREF _Toc39592573 \h </w:instrText>
        </w:r>
        <w:r w:rsidR="00F63662">
          <w:rPr>
            <w:noProof/>
            <w:webHidden/>
          </w:rPr>
        </w:r>
        <w:r w:rsidR="00F63662">
          <w:rPr>
            <w:noProof/>
            <w:webHidden/>
          </w:rPr>
          <w:fldChar w:fldCharType="separate"/>
        </w:r>
        <w:r w:rsidR="00F63662">
          <w:rPr>
            <w:noProof/>
            <w:webHidden/>
          </w:rPr>
          <w:t>52</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74" w:history="1">
        <w:r w:rsidR="00F63662" w:rsidRPr="00AC5CF0">
          <w:rPr>
            <w:rStyle w:val="Collegamentoipertestuale"/>
            <w:noProof/>
          </w:rPr>
          <w:t>10.2.</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The numerical models</w:t>
        </w:r>
        <w:r w:rsidR="00F63662">
          <w:rPr>
            <w:noProof/>
            <w:webHidden/>
          </w:rPr>
          <w:tab/>
        </w:r>
        <w:r w:rsidR="00F63662">
          <w:rPr>
            <w:noProof/>
            <w:webHidden/>
          </w:rPr>
          <w:fldChar w:fldCharType="begin"/>
        </w:r>
        <w:r w:rsidR="00F63662">
          <w:rPr>
            <w:noProof/>
            <w:webHidden/>
          </w:rPr>
          <w:instrText xml:space="preserve"> PAGEREF _Toc39592574 \h </w:instrText>
        </w:r>
        <w:r w:rsidR="00F63662">
          <w:rPr>
            <w:noProof/>
            <w:webHidden/>
          </w:rPr>
        </w:r>
        <w:r w:rsidR="00F63662">
          <w:rPr>
            <w:noProof/>
            <w:webHidden/>
          </w:rPr>
          <w:fldChar w:fldCharType="separate"/>
        </w:r>
        <w:r w:rsidR="00F63662">
          <w:rPr>
            <w:noProof/>
            <w:webHidden/>
          </w:rPr>
          <w:t>53</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75" w:history="1">
        <w:r w:rsidR="00F63662" w:rsidRPr="00AC5CF0">
          <w:rPr>
            <w:rStyle w:val="Collegamentoipertestuale"/>
            <w:rFonts w:ascii="Book Antiqua" w:hAnsi="Book Antiqua"/>
            <w:caps/>
            <w:noProof/>
          </w:rPr>
          <w:t>11. The modelling chain</w:t>
        </w:r>
        <w:r w:rsidR="00F63662">
          <w:rPr>
            <w:noProof/>
            <w:webHidden/>
          </w:rPr>
          <w:tab/>
        </w:r>
        <w:r w:rsidR="00F63662">
          <w:rPr>
            <w:noProof/>
            <w:webHidden/>
          </w:rPr>
          <w:fldChar w:fldCharType="begin"/>
        </w:r>
        <w:r w:rsidR="00F63662">
          <w:rPr>
            <w:noProof/>
            <w:webHidden/>
          </w:rPr>
          <w:instrText xml:space="preserve"> PAGEREF _Toc39592575 \h </w:instrText>
        </w:r>
        <w:r w:rsidR="00F63662">
          <w:rPr>
            <w:noProof/>
            <w:webHidden/>
          </w:rPr>
        </w:r>
        <w:r w:rsidR="00F63662">
          <w:rPr>
            <w:noProof/>
            <w:webHidden/>
          </w:rPr>
          <w:fldChar w:fldCharType="separate"/>
        </w:r>
        <w:r w:rsidR="00F63662">
          <w:rPr>
            <w:noProof/>
            <w:webHidden/>
          </w:rPr>
          <w:t>54</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76" w:history="1">
        <w:r w:rsidR="00F63662" w:rsidRPr="00AC5CF0">
          <w:rPr>
            <w:rStyle w:val="Collegamentoipertestuale"/>
            <w:rFonts w:ascii="Book Antiqua" w:hAnsi="Book Antiqua"/>
            <w:caps/>
            <w:noProof/>
          </w:rPr>
          <w:t>12. Developer guide</w:t>
        </w:r>
        <w:r w:rsidR="00F63662">
          <w:rPr>
            <w:noProof/>
            <w:webHidden/>
          </w:rPr>
          <w:tab/>
        </w:r>
        <w:r w:rsidR="00F63662">
          <w:rPr>
            <w:noProof/>
            <w:webHidden/>
          </w:rPr>
          <w:fldChar w:fldCharType="begin"/>
        </w:r>
        <w:r w:rsidR="00F63662">
          <w:rPr>
            <w:noProof/>
            <w:webHidden/>
          </w:rPr>
          <w:instrText xml:space="preserve"> PAGEREF _Toc39592576 \h </w:instrText>
        </w:r>
        <w:r w:rsidR="00F63662">
          <w:rPr>
            <w:noProof/>
            <w:webHidden/>
          </w:rPr>
        </w:r>
        <w:r w:rsidR="00F63662">
          <w:rPr>
            <w:noProof/>
            <w:webHidden/>
          </w:rPr>
          <w:fldChar w:fldCharType="separate"/>
        </w:r>
        <w:r w:rsidR="00F63662">
          <w:rPr>
            <w:noProof/>
            <w:webHidden/>
          </w:rPr>
          <w:t>57</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77" w:history="1">
        <w:r w:rsidR="00F63662" w:rsidRPr="00AC5CF0">
          <w:rPr>
            <w:rStyle w:val="Collegamentoipertestuale"/>
            <w:noProof/>
          </w:rPr>
          <w:t>12.1.</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SPHERA v.9.0.0: synthetic description of the program units</w:t>
        </w:r>
        <w:r w:rsidR="00F63662">
          <w:rPr>
            <w:noProof/>
            <w:webHidden/>
          </w:rPr>
          <w:tab/>
        </w:r>
        <w:r w:rsidR="00F63662">
          <w:rPr>
            <w:noProof/>
            <w:webHidden/>
          </w:rPr>
          <w:fldChar w:fldCharType="begin"/>
        </w:r>
        <w:r w:rsidR="00F63662">
          <w:rPr>
            <w:noProof/>
            <w:webHidden/>
          </w:rPr>
          <w:instrText xml:space="preserve"> PAGEREF _Toc39592577 \h </w:instrText>
        </w:r>
        <w:r w:rsidR="00F63662">
          <w:rPr>
            <w:noProof/>
            <w:webHidden/>
          </w:rPr>
        </w:r>
        <w:r w:rsidR="00F63662">
          <w:rPr>
            <w:noProof/>
            <w:webHidden/>
          </w:rPr>
          <w:fldChar w:fldCharType="separate"/>
        </w:r>
        <w:r w:rsidR="00F63662">
          <w:rPr>
            <w:noProof/>
            <w:webHidden/>
          </w:rPr>
          <w:t>57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78" w:history="1">
        <w:r w:rsidR="00F63662" w:rsidRPr="00AC5CF0">
          <w:rPr>
            <w:rStyle w:val="Collegamentoipertestuale"/>
            <w:noProof/>
            <w:lang w:val="en-GB"/>
          </w:rPr>
          <w:t>12.1.1.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boundary conditions (“BC”)</w:t>
        </w:r>
        <w:r w:rsidR="00F63662">
          <w:rPr>
            <w:noProof/>
            <w:webHidden/>
          </w:rPr>
          <w:tab/>
        </w:r>
        <w:r w:rsidR="00F63662">
          <w:rPr>
            <w:noProof/>
            <w:webHidden/>
          </w:rPr>
          <w:fldChar w:fldCharType="begin"/>
        </w:r>
        <w:r w:rsidR="00F63662">
          <w:rPr>
            <w:noProof/>
            <w:webHidden/>
          </w:rPr>
          <w:instrText xml:space="preserve"> PAGEREF _Toc39592578 \h </w:instrText>
        </w:r>
        <w:r w:rsidR="00F63662">
          <w:rPr>
            <w:noProof/>
            <w:webHidden/>
          </w:rPr>
        </w:r>
        <w:r w:rsidR="00F63662">
          <w:rPr>
            <w:noProof/>
            <w:webHidden/>
          </w:rPr>
          <w:fldChar w:fldCharType="separate"/>
        </w:r>
        <w:r w:rsidR="00F63662">
          <w:rPr>
            <w:noProof/>
            <w:webHidden/>
          </w:rPr>
          <w:t>57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79" w:history="1">
        <w:r w:rsidR="00F63662" w:rsidRPr="00AC5CF0">
          <w:rPr>
            <w:rStyle w:val="Collegamentoipertestuale"/>
            <w:noProof/>
            <w:lang w:val="en-GB"/>
          </w:rPr>
          <w:t>12.1.2.</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continuity equation</w:t>
        </w:r>
        <w:r w:rsidR="00F63662">
          <w:rPr>
            <w:noProof/>
            <w:webHidden/>
          </w:rPr>
          <w:tab/>
        </w:r>
        <w:r w:rsidR="00F63662">
          <w:rPr>
            <w:noProof/>
            <w:webHidden/>
          </w:rPr>
          <w:fldChar w:fldCharType="begin"/>
        </w:r>
        <w:r w:rsidR="00F63662">
          <w:rPr>
            <w:noProof/>
            <w:webHidden/>
          </w:rPr>
          <w:instrText xml:space="preserve"> PAGEREF _Toc39592579 \h </w:instrText>
        </w:r>
        <w:r w:rsidR="00F63662">
          <w:rPr>
            <w:noProof/>
            <w:webHidden/>
          </w:rPr>
        </w:r>
        <w:r w:rsidR="00F63662">
          <w:rPr>
            <w:noProof/>
            <w:webHidden/>
          </w:rPr>
          <w:fldChar w:fldCharType="separate"/>
        </w:r>
        <w:r w:rsidR="00F63662">
          <w:rPr>
            <w:noProof/>
            <w:webHidden/>
          </w:rPr>
          <w:t>57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0" w:history="1">
        <w:r w:rsidR="00F63662" w:rsidRPr="00AC5CF0">
          <w:rPr>
            <w:rStyle w:val="Collegamentoipertestuale"/>
            <w:noProof/>
            <w:lang w:val="en-GB"/>
          </w:rPr>
          <w:t>12.1.3.</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momentum equation</w:t>
        </w:r>
        <w:r w:rsidR="00F63662">
          <w:rPr>
            <w:noProof/>
            <w:webHidden/>
          </w:rPr>
          <w:tab/>
        </w:r>
        <w:r w:rsidR="00F63662">
          <w:rPr>
            <w:noProof/>
            <w:webHidden/>
          </w:rPr>
          <w:fldChar w:fldCharType="begin"/>
        </w:r>
        <w:r w:rsidR="00F63662">
          <w:rPr>
            <w:noProof/>
            <w:webHidden/>
          </w:rPr>
          <w:instrText xml:space="preserve"> PAGEREF _Toc39592580 \h </w:instrText>
        </w:r>
        <w:r w:rsidR="00F63662">
          <w:rPr>
            <w:noProof/>
            <w:webHidden/>
          </w:rPr>
        </w:r>
        <w:r w:rsidR="00F63662">
          <w:rPr>
            <w:noProof/>
            <w:webHidden/>
          </w:rPr>
          <w:fldChar w:fldCharType="separate"/>
        </w:r>
        <w:r w:rsidR="00F63662">
          <w:rPr>
            <w:noProof/>
            <w:webHidden/>
          </w:rPr>
          <w:t>57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1" w:history="1">
        <w:r w:rsidR="00F63662" w:rsidRPr="00AC5CF0">
          <w:rPr>
            <w:rStyle w:val="Collegamentoipertestuale"/>
            <w:noProof/>
            <w:lang w:val="en-GB"/>
          </w:rPr>
          <w:t>12.1.4.</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transport of solid bodies</w:t>
        </w:r>
        <w:r w:rsidR="00F63662">
          <w:rPr>
            <w:noProof/>
            <w:webHidden/>
          </w:rPr>
          <w:tab/>
        </w:r>
        <w:r w:rsidR="00F63662">
          <w:rPr>
            <w:noProof/>
            <w:webHidden/>
          </w:rPr>
          <w:fldChar w:fldCharType="begin"/>
        </w:r>
        <w:r w:rsidR="00F63662">
          <w:rPr>
            <w:noProof/>
            <w:webHidden/>
          </w:rPr>
          <w:instrText xml:space="preserve"> PAGEREF _Toc39592581 \h </w:instrText>
        </w:r>
        <w:r w:rsidR="00F63662">
          <w:rPr>
            <w:noProof/>
            <w:webHidden/>
          </w:rPr>
        </w:r>
        <w:r w:rsidR="00F63662">
          <w:rPr>
            <w:noProof/>
            <w:webHidden/>
          </w:rPr>
          <w:fldChar w:fldCharType="separate"/>
        </w:r>
        <w:r w:rsidR="00F63662">
          <w:rPr>
            <w:noProof/>
            <w:webHidden/>
          </w:rPr>
          <w:t>57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2" w:history="1">
        <w:r w:rsidR="00F63662" w:rsidRPr="00AC5CF0">
          <w:rPr>
            <w:rStyle w:val="Collegamentoipertestuale"/>
            <w:noProof/>
          </w:rPr>
          <w:t>12.1.5.</w:t>
        </w:r>
        <w:r w:rsidR="00F63662">
          <w:rPr>
            <w:rFonts w:asciiTheme="minorHAnsi" w:eastAsiaTheme="minorEastAsia" w:hAnsiTheme="minorHAnsi" w:cstheme="minorBidi"/>
            <w:noProof/>
            <w:sz w:val="22"/>
            <w:szCs w:val="22"/>
          </w:rPr>
          <w:tab/>
        </w:r>
        <w:r w:rsidR="00F63662" w:rsidRPr="00AC5CF0">
          <w:rPr>
            <w:rStyle w:val="Collegamentoipertestuale"/>
            <w:noProof/>
          </w:rPr>
          <w:t>Program units for the constitutive equation</w:t>
        </w:r>
        <w:r w:rsidR="00F63662">
          <w:rPr>
            <w:noProof/>
            <w:webHidden/>
          </w:rPr>
          <w:tab/>
        </w:r>
        <w:r w:rsidR="00F63662">
          <w:rPr>
            <w:noProof/>
            <w:webHidden/>
          </w:rPr>
          <w:fldChar w:fldCharType="begin"/>
        </w:r>
        <w:r w:rsidR="00F63662">
          <w:rPr>
            <w:noProof/>
            <w:webHidden/>
          </w:rPr>
          <w:instrText xml:space="preserve"> PAGEREF _Toc39592582 \h </w:instrText>
        </w:r>
        <w:r w:rsidR="00F63662">
          <w:rPr>
            <w:noProof/>
            <w:webHidden/>
          </w:rPr>
        </w:r>
        <w:r w:rsidR="00F63662">
          <w:rPr>
            <w:noProof/>
            <w:webHidden/>
          </w:rPr>
          <w:fldChar w:fldCharType="separate"/>
        </w:r>
        <w:r w:rsidR="00F63662">
          <w:rPr>
            <w:noProof/>
            <w:webHidden/>
          </w:rPr>
          <w:t>57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3" w:history="1">
        <w:r w:rsidR="00F63662" w:rsidRPr="00AC5CF0">
          <w:rPr>
            <w:rStyle w:val="Collegamentoipertestuale"/>
            <w:noProof/>
            <w:lang w:val="en-GB"/>
          </w:rPr>
          <w:t>12.1.6.</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boundary treatment scheme DB-SPH</w:t>
        </w:r>
        <w:r w:rsidR="00F63662">
          <w:rPr>
            <w:noProof/>
            <w:webHidden/>
          </w:rPr>
          <w:tab/>
        </w:r>
        <w:r w:rsidR="00F63662">
          <w:rPr>
            <w:noProof/>
            <w:webHidden/>
          </w:rPr>
          <w:fldChar w:fldCharType="begin"/>
        </w:r>
        <w:r w:rsidR="00F63662">
          <w:rPr>
            <w:noProof/>
            <w:webHidden/>
          </w:rPr>
          <w:instrText xml:space="preserve"> PAGEREF _Toc39592583 \h </w:instrText>
        </w:r>
        <w:r w:rsidR="00F63662">
          <w:rPr>
            <w:noProof/>
            <w:webHidden/>
          </w:rPr>
        </w:r>
        <w:r w:rsidR="00F63662">
          <w:rPr>
            <w:noProof/>
            <w:webHidden/>
          </w:rPr>
          <w:fldChar w:fldCharType="separate"/>
        </w:r>
        <w:r w:rsidR="00F63662">
          <w:rPr>
            <w:noProof/>
            <w:webHidden/>
          </w:rPr>
          <w:t>58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4" w:history="1">
        <w:r w:rsidR="00F63662" w:rsidRPr="00AC5CF0">
          <w:rPr>
            <w:rStyle w:val="Collegamentoipertestuale"/>
            <w:noProof/>
            <w:lang w:val="en-GB"/>
          </w:rPr>
          <w:t>12.1.7.</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erosion criterion</w:t>
        </w:r>
        <w:r w:rsidR="00F63662">
          <w:rPr>
            <w:noProof/>
            <w:webHidden/>
          </w:rPr>
          <w:tab/>
        </w:r>
        <w:r w:rsidR="00F63662">
          <w:rPr>
            <w:noProof/>
            <w:webHidden/>
          </w:rPr>
          <w:fldChar w:fldCharType="begin"/>
        </w:r>
        <w:r w:rsidR="00F63662">
          <w:rPr>
            <w:noProof/>
            <w:webHidden/>
          </w:rPr>
          <w:instrText xml:space="preserve"> PAGEREF _Toc39592584 \h </w:instrText>
        </w:r>
        <w:r w:rsidR="00F63662">
          <w:rPr>
            <w:noProof/>
            <w:webHidden/>
          </w:rPr>
        </w:r>
        <w:r w:rsidR="00F63662">
          <w:rPr>
            <w:noProof/>
            <w:webHidden/>
          </w:rPr>
          <w:fldChar w:fldCharType="separate"/>
        </w:r>
        <w:r w:rsidR="00F63662">
          <w:rPr>
            <w:noProof/>
            <w:webHidden/>
          </w:rPr>
          <w:t>59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5" w:history="1">
        <w:r w:rsidR="00F63662" w:rsidRPr="00AC5CF0">
          <w:rPr>
            <w:rStyle w:val="Collegamentoipertestuale"/>
            <w:noProof/>
            <w:lang w:val="en-GB"/>
          </w:rPr>
          <w:t>12.1.8.</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on geometry (i.e., analytic geometry, algebra, …)</w:t>
        </w:r>
        <w:r w:rsidR="00F63662">
          <w:rPr>
            <w:noProof/>
            <w:webHidden/>
          </w:rPr>
          <w:tab/>
        </w:r>
        <w:r w:rsidR="00F63662">
          <w:rPr>
            <w:noProof/>
            <w:webHidden/>
          </w:rPr>
          <w:fldChar w:fldCharType="begin"/>
        </w:r>
        <w:r w:rsidR="00F63662">
          <w:rPr>
            <w:noProof/>
            <w:webHidden/>
          </w:rPr>
          <w:instrText xml:space="preserve"> PAGEREF _Toc39592585 \h </w:instrText>
        </w:r>
        <w:r w:rsidR="00F63662">
          <w:rPr>
            <w:noProof/>
            <w:webHidden/>
          </w:rPr>
        </w:r>
        <w:r w:rsidR="00F63662">
          <w:rPr>
            <w:noProof/>
            <w:webHidden/>
          </w:rPr>
          <w:fldChar w:fldCharType="separate"/>
        </w:r>
        <w:r w:rsidR="00F63662">
          <w:rPr>
            <w:noProof/>
            <w:webHidden/>
          </w:rPr>
          <w:t>59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6" w:history="1">
        <w:r w:rsidR="00F63662" w:rsidRPr="00AC5CF0">
          <w:rPr>
            <w:rStyle w:val="Collegamentoipertestuale"/>
            <w:noProof/>
            <w:lang w:val="en-GB"/>
          </w:rPr>
          <w:t>12.1.9.</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initial conditions (IC)</w:t>
        </w:r>
        <w:r w:rsidR="00F63662">
          <w:rPr>
            <w:noProof/>
            <w:webHidden/>
          </w:rPr>
          <w:tab/>
        </w:r>
        <w:r w:rsidR="00F63662">
          <w:rPr>
            <w:noProof/>
            <w:webHidden/>
          </w:rPr>
          <w:fldChar w:fldCharType="begin"/>
        </w:r>
        <w:r w:rsidR="00F63662">
          <w:rPr>
            <w:noProof/>
            <w:webHidden/>
          </w:rPr>
          <w:instrText xml:space="preserve"> PAGEREF _Toc39592586 \h </w:instrText>
        </w:r>
        <w:r w:rsidR="00F63662">
          <w:rPr>
            <w:noProof/>
            <w:webHidden/>
          </w:rPr>
        </w:r>
        <w:r w:rsidR="00F63662">
          <w:rPr>
            <w:noProof/>
            <w:webHidden/>
          </w:rPr>
          <w:fldChar w:fldCharType="separate"/>
        </w:r>
        <w:r w:rsidR="00F63662">
          <w:rPr>
            <w:noProof/>
            <w:webHidden/>
          </w:rPr>
          <w:t>61</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7" w:history="1">
        <w:r w:rsidR="00F63662" w:rsidRPr="00AC5CF0">
          <w:rPr>
            <w:rStyle w:val="Collegamentoipertestuale"/>
            <w:noProof/>
            <w:lang w:val="en-GB"/>
          </w:rPr>
          <w:t>12.1.10.</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Draft program units for the turbulent dispersion of granular material</w:t>
        </w:r>
        <w:r w:rsidR="00F63662">
          <w:rPr>
            <w:noProof/>
            <w:webHidden/>
          </w:rPr>
          <w:tab/>
        </w:r>
        <w:r w:rsidR="00F63662">
          <w:rPr>
            <w:noProof/>
            <w:webHidden/>
          </w:rPr>
          <w:fldChar w:fldCharType="begin"/>
        </w:r>
        <w:r w:rsidR="00F63662">
          <w:rPr>
            <w:noProof/>
            <w:webHidden/>
          </w:rPr>
          <w:instrText xml:space="preserve"> PAGEREF _Toc39592587 \h </w:instrText>
        </w:r>
        <w:r w:rsidR="00F63662">
          <w:rPr>
            <w:noProof/>
            <w:webHidden/>
          </w:rPr>
        </w:r>
        <w:r w:rsidR="00F63662">
          <w:rPr>
            <w:noProof/>
            <w:webHidden/>
          </w:rPr>
          <w:fldChar w:fldCharType="separate"/>
        </w:r>
        <w:r w:rsidR="00F63662">
          <w:rPr>
            <w:noProof/>
            <w:webHidden/>
          </w:rPr>
          <w:t>61</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8" w:history="1">
        <w:r w:rsidR="00F63662" w:rsidRPr="00AC5CF0">
          <w:rPr>
            <w:rStyle w:val="Collegamentoipertestuale"/>
            <w:noProof/>
            <w:lang w:val="en-GB"/>
          </w:rPr>
          <w:t>12.1.11.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main algorithms</w:t>
        </w:r>
        <w:r w:rsidR="00F63662">
          <w:rPr>
            <w:noProof/>
            <w:webHidden/>
          </w:rPr>
          <w:tab/>
        </w:r>
        <w:r w:rsidR="00F63662">
          <w:rPr>
            <w:noProof/>
            <w:webHidden/>
          </w:rPr>
          <w:fldChar w:fldCharType="begin"/>
        </w:r>
        <w:r w:rsidR="00F63662">
          <w:rPr>
            <w:noProof/>
            <w:webHidden/>
          </w:rPr>
          <w:instrText xml:space="preserve"> PAGEREF _Toc39592588 \h </w:instrText>
        </w:r>
        <w:r w:rsidR="00F63662">
          <w:rPr>
            <w:noProof/>
            <w:webHidden/>
          </w:rPr>
        </w:r>
        <w:r w:rsidR="00F63662">
          <w:rPr>
            <w:noProof/>
            <w:webHidden/>
          </w:rPr>
          <w:fldChar w:fldCharType="separate"/>
        </w:r>
        <w:r w:rsidR="00F63662">
          <w:rPr>
            <w:noProof/>
            <w:webHidden/>
          </w:rPr>
          <w:t>61</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89" w:history="1">
        <w:r w:rsidR="00F63662" w:rsidRPr="00AC5CF0">
          <w:rPr>
            <w:rStyle w:val="Collegamentoipertestuale"/>
            <w:noProof/>
          </w:rPr>
          <w:t>12.1.12.</w:t>
        </w:r>
        <w:r w:rsidR="00F63662">
          <w:rPr>
            <w:rFonts w:asciiTheme="minorHAnsi" w:eastAsiaTheme="minorEastAsia" w:hAnsiTheme="minorHAnsi" w:cstheme="minorBidi"/>
            <w:noProof/>
            <w:sz w:val="22"/>
            <w:szCs w:val="22"/>
          </w:rPr>
          <w:tab/>
        </w:r>
        <w:r w:rsidR="00F63662" w:rsidRPr="00AC5CF0">
          <w:rPr>
            <w:rStyle w:val="Collegamentoipertestuale"/>
            <w:noProof/>
          </w:rPr>
          <w:t>Modules</w:t>
        </w:r>
        <w:r w:rsidR="00F63662">
          <w:rPr>
            <w:noProof/>
            <w:webHidden/>
          </w:rPr>
          <w:tab/>
        </w:r>
        <w:r w:rsidR="00F63662">
          <w:rPr>
            <w:noProof/>
            <w:webHidden/>
          </w:rPr>
          <w:fldChar w:fldCharType="begin"/>
        </w:r>
        <w:r w:rsidR="00F63662">
          <w:rPr>
            <w:noProof/>
            <w:webHidden/>
          </w:rPr>
          <w:instrText xml:space="preserve"> PAGEREF _Toc39592589 \h </w:instrText>
        </w:r>
        <w:r w:rsidR="00F63662">
          <w:rPr>
            <w:noProof/>
            <w:webHidden/>
          </w:rPr>
        </w:r>
        <w:r w:rsidR="00F63662">
          <w:rPr>
            <w:noProof/>
            <w:webHidden/>
          </w:rPr>
          <w:fldChar w:fldCharType="separate"/>
        </w:r>
        <w:r w:rsidR="00F63662">
          <w:rPr>
            <w:noProof/>
            <w:webHidden/>
          </w:rPr>
          <w:t>62</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90" w:history="1">
        <w:r w:rsidR="00F63662" w:rsidRPr="00AC5CF0">
          <w:rPr>
            <w:rStyle w:val="Collegamentoipertestuale"/>
            <w:noProof/>
            <w:lang w:val="en-GB"/>
          </w:rPr>
          <w:t>12.1.13.</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neighbouring search, the smoothing operators and the interface detection.</w:t>
        </w:r>
        <w:r w:rsidR="00F63662">
          <w:rPr>
            <w:noProof/>
            <w:webHidden/>
          </w:rPr>
          <w:tab/>
        </w:r>
        <w:r w:rsidR="00F63662">
          <w:rPr>
            <w:noProof/>
            <w:webHidden/>
          </w:rPr>
          <w:fldChar w:fldCharType="begin"/>
        </w:r>
        <w:r w:rsidR="00F63662">
          <w:rPr>
            <w:noProof/>
            <w:webHidden/>
          </w:rPr>
          <w:instrText xml:space="preserve"> PAGEREF _Toc39592590 \h </w:instrText>
        </w:r>
        <w:r w:rsidR="00F63662">
          <w:rPr>
            <w:noProof/>
            <w:webHidden/>
          </w:rPr>
        </w:r>
        <w:r w:rsidR="00F63662">
          <w:rPr>
            <w:noProof/>
            <w:webHidden/>
          </w:rPr>
          <w:fldChar w:fldCharType="separate"/>
        </w:r>
        <w:r w:rsidR="00F63662">
          <w:rPr>
            <w:noProof/>
            <w:webHidden/>
          </w:rPr>
          <w:t>62</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91" w:history="1">
        <w:r w:rsidR="00F63662" w:rsidRPr="00AC5CF0">
          <w:rPr>
            <w:rStyle w:val="Collegamentoipertestuale"/>
            <w:noProof/>
          </w:rPr>
          <w:t>12.1.14.</w:t>
        </w:r>
        <w:r w:rsidR="00F63662">
          <w:rPr>
            <w:rFonts w:asciiTheme="minorHAnsi" w:eastAsiaTheme="minorEastAsia" w:hAnsiTheme="minorHAnsi" w:cstheme="minorBidi"/>
            <w:noProof/>
            <w:sz w:val="22"/>
            <w:szCs w:val="22"/>
          </w:rPr>
          <w:tab/>
        </w:r>
        <w:r w:rsidR="00F63662" w:rsidRPr="00AC5CF0">
          <w:rPr>
            <w:rStyle w:val="Collegamentoipertestuale"/>
            <w:noProof/>
          </w:rPr>
          <w:t>Program units for post-processing</w:t>
        </w:r>
        <w:r w:rsidR="00F63662">
          <w:rPr>
            <w:noProof/>
            <w:webHidden/>
          </w:rPr>
          <w:tab/>
        </w:r>
        <w:r w:rsidR="00F63662">
          <w:rPr>
            <w:noProof/>
            <w:webHidden/>
          </w:rPr>
          <w:fldChar w:fldCharType="begin"/>
        </w:r>
        <w:r w:rsidR="00F63662">
          <w:rPr>
            <w:noProof/>
            <w:webHidden/>
          </w:rPr>
          <w:instrText xml:space="preserve"> PAGEREF _Toc39592591 \h </w:instrText>
        </w:r>
        <w:r w:rsidR="00F63662">
          <w:rPr>
            <w:noProof/>
            <w:webHidden/>
          </w:rPr>
        </w:r>
        <w:r w:rsidR="00F63662">
          <w:rPr>
            <w:noProof/>
            <w:webHidden/>
          </w:rPr>
          <w:fldChar w:fldCharType="separate"/>
        </w:r>
        <w:r w:rsidR="00F63662">
          <w:rPr>
            <w:noProof/>
            <w:webHidden/>
          </w:rPr>
          <w:t>62</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92" w:history="1">
        <w:r w:rsidR="00F63662" w:rsidRPr="00AC5CF0">
          <w:rPr>
            <w:rStyle w:val="Collegamentoipertestuale"/>
            <w:noProof/>
          </w:rPr>
          <w:t>12.1.15.</w:t>
        </w:r>
        <w:r w:rsidR="00F63662">
          <w:rPr>
            <w:rFonts w:asciiTheme="minorHAnsi" w:eastAsiaTheme="minorEastAsia" w:hAnsiTheme="minorHAnsi" w:cstheme="minorBidi"/>
            <w:noProof/>
            <w:sz w:val="22"/>
            <w:szCs w:val="22"/>
          </w:rPr>
          <w:tab/>
        </w:r>
        <w:r w:rsidR="00F63662" w:rsidRPr="00AC5CF0">
          <w:rPr>
            <w:rStyle w:val="Collegamentoipertestuale"/>
            <w:noProof/>
          </w:rPr>
          <w:t>Program units for pre-processing</w:t>
        </w:r>
        <w:r w:rsidR="00F63662">
          <w:rPr>
            <w:noProof/>
            <w:webHidden/>
          </w:rPr>
          <w:tab/>
        </w:r>
        <w:r w:rsidR="00F63662">
          <w:rPr>
            <w:noProof/>
            <w:webHidden/>
          </w:rPr>
          <w:fldChar w:fldCharType="begin"/>
        </w:r>
        <w:r w:rsidR="00F63662">
          <w:rPr>
            <w:noProof/>
            <w:webHidden/>
          </w:rPr>
          <w:instrText xml:space="preserve"> PAGEREF _Toc39592592 \h </w:instrText>
        </w:r>
        <w:r w:rsidR="00F63662">
          <w:rPr>
            <w:noProof/>
            <w:webHidden/>
          </w:rPr>
        </w:r>
        <w:r w:rsidR="00F63662">
          <w:rPr>
            <w:noProof/>
            <w:webHidden/>
          </w:rPr>
          <w:fldChar w:fldCharType="separate"/>
        </w:r>
        <w:r w:rsidR="00F63662">
          <w:rPr>
            <w:noProof/>
            <w:webHidden/>
          </w:rPr>
          <w:t>62</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93" w:history="1">
        <w:r w:rsidR="00F63662" w:rsidRPr="00AC5CF0">
          <w:rPr>
            <w:rStyle w:val="Collegamentoipertestuale"/>
            <w:noProof/>
            <w:lang w:val="en-GB"/>
          </w:rPr>
          <w:t>12.1.16.</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Program units for the boundary treatment scheme SA-SPH</w:t>
        </w:r>
        <w:r w:rsidR="00F63662">
          <w:rPr>
            <w:noProof/>
            <w:webHidden/>
          </w:rPr>
          <w:tab/>
        </w:r>
        <w:r w:rsidR="00F63662">
          <w:rPr>
            <w:noProof/>
            <w:webHidden/>
          </w:rPr>
          <w:fldChar w:fldCharType="begin"/>
        </w:r>
        <w:r w:rsidR="00F63662">
          <w:rPr>
            <w:noProof/>
            <w:webHidden/>
          </w:rPr>
          <w:instrText xml:space="preserve"> PAGEREF _Toc39592593 \h </w:instrText>
        </w:r>
        <w:r w:rsidR="00F63662">
          <w:rPr>
            <w:noProof/>
            <w:webHidden/>
          </w:rPr>
        </w:r>
        <w:r w:rsidR="00F63662">
          <w:rPr>
            <w:noProof/>
            <w:webHidden/>
          </w:rPr>
          <w:fldChar w:fldCharType="separate"/>
        </w:r>
        <w:r w:rsidR="00F63662">
          <w:rPr>
            <w:noProof/>
            <w:webHidden/>
          </w:rPr>
          <w:t>67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594" w:history="1">
        <w:r w:rsidR="00F63662" w:rsidRPr="00AC5CF0">
          <w:rPr>
            <w:rStyle w:val="Collegamentoipertestuale"/>
            <w:noProof/>
          </w:rPr>
          <w:t>12.1.18.</w:t>
        </w:r>
        <w:r w:rsidR="00F63662">
          <w:rPr>
            <w:rFonts w:asciiTheme="minorHAnsi" w:eastAsiaTheme="minorEastAsia" w:hAnsiTheme="minorHAnsi" w:cstheme="minorBidi"/>
            <w:noProof/>
            <w:sz w:val="22"/>
            <w:szCs w:val="22"/>
          </w:rPr>
          <w:tab/>
        </w:r>
        <w:r w:rsidR="00F63662" w:rsidRPr="00AC5CF0">
          <w:rPr>
            <w:rStyle w:val="Collegamentoipertestuale"/>
            <w:noProof/>
          </w:rPr>
          <w:t>Program units for time integration</w:t>
        </w:r>
        <w:r w:rsidR="00F63662">
          <w:rPr>
            <w:noProof/>
            <w:webHidden/>
          </w:rPr>
          <w:tab/>
        </w:r>
        <w:r w:rsidR="00F63662">
          <w:rPr>
            <w:noProof/>
            <w:webHidden/>
          </w:rPr>
          <w:fldChar w:fldCharType="begin"/>
        </w:r>
        <w:r w:rsidR="00F63662">
          <w:rPr>
            <w:noProof/>
            <w:webHidden/>
          </w:rPr>
          <w:instrText xml:space="preserve"> PAGEREF _Toc39592594 \h </w:instrText>
        </w:r>
        <w:r w:rsidR="00F63662">
          <w:rPr>
            <w:noProof/>
            <w:webHidden/>
          </w:rPr>
        </w:r>
        <w:r w:rsidR="00F63662">
          <w:rPr>
            <w:noProof/>
            <w:webHidden/>
          </w:rPr>
          <w:fldChar w:fldCharType="separate"/>
        </w:r>
        <w:r w:rsidR="00F63662">
          <w:rPr>
            <w:noProof/>
            <w:webHidden/>
          </w:rPr>
          <w:t>68</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95" w:history="1">
        <w:r w:rsidR="00F63662" w:rsidRPr="00AC5CF0">
          <w:rPr>
            <w:rStyle w:val="Collegamentoipertestuale"/>
            <w:noProof/>
          </w:rPr>
          <w:t>12.2.</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Style formatting</w:t>
        </w:r>
        <w:r w:rsidR="00F63662">
          <w:rPr>
            <w:noProof/>
            <w:webHidden/>
          </w:rPr>
          <w:tab/>
        </w:r>
        <w:r w:rsidR="00F63662">
          <w:rPr>
            <w:noProof/>
            <w:webHidden/>
          </w:rPr>
          <w:fldChar w:fldCharType="begin"/>
        </w:r>
        <w:r w:rsidR="00F63662">
          <w:rPr>
            <w:noProof/>
            <w:webHidden/>
          </w:rPr>
          <w:instrText xml:space="preserve"> PAGEREF _Toc39592595 \h </w:instrText>
        </w:r>
        <w:r w:rsidR="00F63662">
          <w:rPr>
            <w:noProof/>
            <w:webHidden/>
          </w:rPr>
        </w:r>
        <w:r w:rsidR="00F63662">
          <w:rPr>
            <w:noProof/>
            <w:webHidden/>
          </w:rPr>
          <w:fldChar w:fldCharType="separate"/>
        </w:r>
        <w:r w:rsidR="00F63662">
          <w:rPr>
            <w:noProof/>
            <w:webHidden/>
          </w:rPr>
          <w:t>68</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96" w:history="1">
        <w:r w:rsidR="00F63662" w:rsidRPr="00AC5CF0">
          <w:rPr>
            <w:rStyle w:val="Collegamentoipertestuale"/>
            <w:noProof/>
          </w:rPr>
          <w:t>12.3.</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Modifications with respect to SPHERA v.8.0</w:t>
        </w:r>
        <w:r w:rsidR="00F63662">
          <w:rPr>
            <w:noProof/>
            <w:webHidden/>
          </w:rPr>
          <w:tab/>
        </w:r>
        <w:r w:rsidR="00F63662">
          <w:rPr>
            <w:noProof/>
            <w:webHidden/>
          </w:rPr>
          <w:fldChar w:fldCharType="begin"/>
        </w:r>
        <w:r w:rsidR="00F63662">
          <w:rPr>
            <w:noProof/>
            <w:webHidden/>
          </w:rPr>
          <w:instrText xml:space="preserve"> PAGEREF _Toc39592596 \h </w:instrText>
        </w:r>
        <w:r w:rsidR="00F63662">
          <w:rPr>
            <w:noProof/>
            <w:webHidden/>
          </w:rPr>
        </w:r>
        <w:r w:rsidR="00F63662">
          <w:rPr>
            <w:noProof/>
            <w:webHidden/>
          </w:rPr>
          <w:fldChar w:fldCharType="separate"/>
        </w:r>
        <w:r w:rsidR="00F63662">
          <w:rPr>
            <w:noProof/>
            <w:webHidden/>
          </w:rPr>
          <w:t>68</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597" w:history="1">
        <w:r w:rsidR="00F63662" w:rsidRPr="00AC5CF0">
          <w:rPr>
            <w:rStyle w:val="Collegamentoipertestuale"/>
            <w:rFonts w:ascii="Book Antiqua" w:hAnsi="Book Antiqua"/>
            <w:caps/>
            <w:noProof/>
          </w:rPr>
          <w:t>13. User guide</w:t>
        </w:r>
        <w:r w:rsidR="00F63662">
          <w:rPr>
            <w:noProof/>
            <w:webHidden/>
          </w:rPr>
          <w:tab/>
        </w:r>
        <w:r w:rsidR="00F63662">
          <w:rPr>
            <w:noProof/>
            <w:webHidden/>
          </w:rPr>
          <w:fldChar w:fldCharType="begin"/>
        </w:r>
        <w:r w:rsidR="00F63662">
          <w:rPr>
            <w:noProof/>
            <w:webHidden/>
          </w:rPr>
          <w:instrText xml:space="preserve"> PAGEREF _Toc39592597 \h </w:instrText>
        </w:r>
        <w:r w:rsidR="00F63662">
          <w:rPr>
            <w:noProof/>
            <w:webHidden/>
          </w:rPr>
        </w:r>
        <w:r w:rsidR="00F63662">
          <w:rPr>
            <w:noProof/>
            <w:webHidden/>
          </w:rPr>
          <w:fldChar w:fldCharType="separate"/>
        </w:r>
        <w:r w:rsidR="00F63662">
          <w:rPr>
            <w:noProof/>
            <w:webHidden/>
          </w:rPr>
          <w:t>92</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98" w:history="1">
        <w:r w:rsidR="00F63662" w:rsidRPr="00AC5CF0">
          <w:rPr>
            <w:rStyle w:val="Collegamentoipertestuale"/>
            <w:noProof/>
          </w:rPr>
          <w:t>13.1.</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Installation</w:t>
        </w:r>
        <w:r w:rsidR="00F63662">
          <w:rPr>
            <w:noProof/>
            <w:webHidden/>
          </w:rPr>
          <w:tab/>
        </w:r>
        <w:r w:rsidR="00F63662">
          <w:rPr>
            <w:noProof/>
            <w:webHidden/>
          </w:rPr>
          <w:fldChar w:fldCharType="begin"/>
        </w:r>
        <w:r w:rsidR="00F63662">
          <w:rPr>
            <w:noProof/>
            <w:webHidden/>
          </w:rPr>
          <w:instrText xml:space="preserve"> PAGEREF _Toc39592598 \h </w:instrText>
        </w:r>
        <w:r w:rsidR="00F63662">
          <w:rPr>
            <w:noProof/>
            <w:webHidden/>
          </w:rPr>
        </w:r>
        <w:r w:rsidR="00F63662">
          <w:rPr>
            <w:noProof/>
            <w:webHidden/>
          </w:rPr>
          <w:fldChar w:fldCharType="separate"/>
        </w:r>
        <w:r w:rsidR="00F63662">
          <w:rPr>
            <w:noProof/>
            <w:webHidden/>
          </w:rPr>
          <w:t>92</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599" w:history="1">
        <w:r w:rsidR="00F63662" w:rsidRPr="00AC5CF0">
          <w:rPr>
            <w:rStyle w:val="Collegamentoipertestuale"/>
            <w:noProof/>
          </w:rPr>
          <w:t>13.2.</w:t>
        </w:r>
        <w:r w:rsidR="00F63662">
          <w:rPr>
            <w:rFonts w:asciiTheme="minorHAnsi" w:eastAsiaTheme="minorEastAsia" w:hAnsiTheme="minorHAnsi" w:cstheme="minorBidi"/>
            <w:noProof/>
            <w:sz w:val="22"/>
            <w:lang w:val="it-IT" w:eastAsia="it-IT"/>
          </w:rPr>
          <w:tab/>
        </w:r>
        <w:r w:rsidR="00F63662" w:rsidRPr="00AC5CF0">
          <w:rPr>
            <w:rStyle w:val="Collegamentoipertestuale"/>
            <w:noProof/>
          </w:rPr>
          <w:t>Commented template of the main input file of SPHERA v.9.0.0</w:t>
        </w:r>
        <w:r w:rsidR="00F63662">
          <w:rPr>
            <w:noProof/>
            <w:webHidden/>
          </w:rPr>
          <w:tab/>
        </w:r>
        <w:r w:rsidR="00F63662">
          <w:rPr>
            <w:noProof/>
            <w:webHidden/>
          </w:rPr>
          <w:fldChar w:fldCharType="begin"/>
        </w:r>
        <w:r w:rsidR="00F63662">
          <w:rPr>
            <w:noProof/>
            <w:webHidden/>
          </w:rPr>
          <w:instrText xml:space="preserve"> PAGEREF _Toc39592599 \h </w:instrText>
        </w:r>
        <w:r w:rsidR="00F63662">
          <w:rPr>
            <w:noProof/>
            <w:webHidden/>
          </w:rPr>
        </w:r>
        <w:r w:rsidR="00F63662">
          <w:rPr>
            <w:noProof/>
            <w:webHidden/>
          </w:rPr>
          <w:fldChar w:fldCharType="separate"/>
        </w:r>
        <w:r w:rsidR="00F63662">
          <w:rPr>
            <w:noProof/>
            <w:webHidden/>
          </w:rPr>
          <w:t>93</w:t>
        </w:r>
        <w:r w:rsidR="00F63662">
          <w:rPr>
            <w:noProof/>
            <w:webHidden/>
          </w:rPr>
          <w:fldChar w:fldCharType="end"/>
        </w:r>
      </w:hyperlink>
    </w:p>
    <w:p w:rsidR="00F63662" w:rsidRDefault="00C0089F">
      <w:pPr>
        <w:pStyle w:val="Sommario2"/>
        <w:tabs>
          <w:tab w:val="left" w:pos="660"/>
          <w:tab w:val="right" w:pos="9628"/>
        </w:tabs>
        <w:rPr>
          <w:rFonts w:asciiTheme="minorHAnsi" w:eastAsiaTheme="minorEastAsia" w:hAnsiTheme="minorHAnsi" w:cstheme="minorBidi"/>
          <w:noProof/>
          <w:sz w:val="22"/>
          <w:lang w:val="it-IT" w:eastAsia="it-IT"/>
        </w:rPr>
      </w:pPr>
      <w:hyperlink w:anchor="_Toc39592600" w:history="1">
        <w:r w:rsidR="00F63662" w:rsidRPr="00AC5CF0">
          <w:rPr>
            <w:rStyle w:val="Collegamentoipertestuale"/>
            <w:noProof/>
            <w:lang w:val="it-IT"/>
          </w:rPr>
          <w:t>13.3.</w:t>
        </w:r>
        <w:r w:rsidR="00F63662">
          <w:rPr>
            <w:rFonts w:asciiTheme="minorHAnsi" w:eastAsiaTheme="minorEastAsia" w:hAnsiTheme="minorHAnsi" w:cstheme="minorBidi"/>
            <w:noProof/>
            <w:sz w:val="22"/>
            <w:lang w:val="it-IT" w:eastAsia="it-IT"/>
          </w:rPr>
          <w:tab/>
        </w:r>
        <w:r w:rsidR="00F63662" w:rsidRPr="00AC5CF0">
          <w:rPr>
            <w:rStyle w:val="Collegamentoipertestuale"/>
            <w:noProof/>
            <w:lang w:val="it-IT"/>
          </w:rPr>
          <w:t>Tutorials</w:t>
        </w:r>
        <w:r w:rsidR="00F63662">
          <w:rPr>
            <w:noProof/>
            <w:webHidden/>
          </w:rPr>
          <w:tab/>
        </w:r>
        <w:r w:rsidR="00F63662">
          <w:rPr>
            <w:noProof/>
            <w:webHidden/>
          </w:rPr>
          <w:fldChar w:fldCharType="begin"/>
        </w:r>
        <w:r w:rsidR="00F63662">
          <w:rPr>
            <w:noProof/>
            <w:webHidden/>
          </w:rPr>
          <w:instrText xml:space="preserve"> PAGEREF _Toc39592600 \h </w:instrText>
        </w:r>
        <w:r w:rsidR="00F63662">
          <w:rPr>
            <w:noProof/>
            <w:webHidden/>
          </w:rPr>
        </w:r>
        <w:r w:rsidR="00F63662">
          <w:rPr>
            <w:noProof/>
            <w:webHidden/>
          </w:rPr>
          <w:fldChar w:fldCharType="separate"/>
        </w:r>
        <w:r w:rsidR="00F63662">
          <w:rPr>
            <w:noProof/>
            <w:webHidden/>
          </w:rPr>
          <w:t>107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1" w:history="1">
        <w:r w:rsidR="00F63662" w:rsidRPr="00AC5CF0">
          <w:rPr>
            <w:rStyle w:val="Collegamentoipertestuale"/>
            <w:noProof/>
            <w:lang w:val="en-GB"/>
          </w:rPr>
          <w:t>13.3.1.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“body_body_impacts”</w:t>
        </w:r>
        <w:r w:rsidR="00F63662">
          <w:rPr>
            <w:noProof/>
            <w:webHidden/>
          </w:rPr>
          <w:tab/>
        </w:r>
        <w:r w:rsidR="00F63662">
          <w:rPr>
            <w:noProof/>
            <w:webHidden/>
          </w:rPr>
          <w:fldChar w:fldCharType="begin"/>
        </w:r>
        <w:r w:rsidR="00F63662">
          <w:rPr>
            <w:noProof/>
            <w:webHidden/>
          </w:rPr>
          <w:instrText xml:space="preserve"> PAGEREF _Toc39592601 \h </w:instrText>
        </w:r>
        <w:r w:rsidR="00F63662">
          <w:rPr>
            <w:noProof/>
            <w:webHidden/>
          </w:rPr>
        </w:r>
        <w:r w:rsidR="00F63662">
          <w:rPr>
            <w:noProof/>
            <w:webHidden/>
          </w:rPr>
          <w:fldChar w:fldCharType="separate"/>
        </w:r>
        <w:r w:rsidR="00F63662">
          <w:rPr>
            <w:noProof/>
            <w:webHidden/>
          </w:rPr>
          <w:t>107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2" w:history="1">
        <w:r w:rsidR="00F63662" w:rsidRPr="00AC5CF0">
          <w:rPr>
            <w:rStyle w:val="Collegamentoipertestuale"/>
            <w:noProof/>
            <w:lang w:val="en-GB"/>
          </w:rPr>
          <w:t>13.3.2.</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“body_boundary_impacts”</w:t>
        </w:r>
        <w:r w:rsidR="00F63662">
          <w:rPr>
            <w:noProof/>
            <w:webHidden/>
          </w:rPr>
          <w:tab/>
        </w:r>
        <w:r w:rsidR="00F63662">
          <w:rPr>
            <w:noProof/>
            <w:webHidden/>
          </w:rPr>
          <w:fldChar w:fldCharType="begin"/>
        </w:r>
        <w:r w:rsidR="00F63662">
          <w:rPr>
            <w:noProof/>
            <w:webHidden/>
          </w:rPr>
          <w:instrText xml:space="preserve"> PAGEREF _Toc39592602 \h </w:instrText>
        </w:r>
        <w:r w:rsidR="00F63662">
          <w:rPr>
            <w:noProof/>
            <w:webHidden/>
          </w:rPr>
        </w:r>
        <w:r w:rsidR="00F63662">
          <w:rPr>
            <w:noProof/>
            <w:webHidden/>
          </w:rPr>
          <w:fldChar w:fldCharType="separate"/>
        </w:r>
        <w:r w:rsidR="00F63662">
          <w:rPr>
            <w:noProof/>
            <w:webHidden/>
          </w:rPr>
          <w:t>107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3" w:history="1">
        <w:r w:rsidR="00F63662" w:rsidRPr="00AC5CF0">
          <w:rPr>
            <w:rStyle w:val="Collegamentoipertestuale"/>
            <w:noProof/>
            <w:lang w:val="en-GB"/>
          </w:rPr>
          <w:t>13.3.3.</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“dam_breach_ICOLD_trunks”</w:t>
        </w:r>
        <w:r w:rsidR="00F63662">
          <w:rPr>
            <w:noProof/>
            <w:webHidden/>
          </w:rPr>
          <w:tab/>
        </w:r>
        <w:r w:rsidR="00F63662">
          <w:rPr>
            <w:noProof/>
            <w:webHidden/>
          </w:rPr>
          <w:fldChar w:fldCharType="begin"/>
        </w:r>
        <w:r w:rsidR="00F63662">
          <w:rPr>
            <w:noProof/>
            <w:webHidden/>
          </w:rPr>
          <w:instrText xml:space="preserve"> PAGEREF _Toc39592603 \h </w:instrText>
        </w:r>
        <w:r w:rsidR="00F63662">
          <w:rPr>
            <w:noProof/>
            <w:webHidden/>
          </w:rPr>
        </w:r>
        <w:r w:rsidR="00F63662">
          <w:rPr>
            <w:noProof/>
            <w:webHidden/>
          </w:rPr>
          <w:fldChar w:fldCharType="separate"/>
        </w:r>
        <w:r w:rsidR="00F63662">
          <w:rPr>
            <w:noProof/>
            <w:webHidden/>
          </w:rPr>
          <w:t>107</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4" w:history="1">
        <w:r w:rsidR="00F63662" w:rsidRPr="00AC5CF0">
          <w:rPr>
            <w:rStyle w:val="Collegamentoipertestuale"/>
            <w:noProof/>
            <w:lang w:val="en-GB"/>
          </w:rPr>
          <w:t>13.3.4.</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“db_2bodies”</w:t>
        </w:r>
        <w:r w:rsidR="00F63662">
          <w:rPr>
            <w:noProof/>
            <w:webHidden/>
          </w:rPr>
          <w:tab/>
        </w:r>
        <w:r w:rsidR="00F63662">
          <w:rPr>
            <w:noProof/>
            <w:webHidden/>
          </w:rPr>
          <w:fldChar w:fldCharType="begin"/>
        </w:r>
        <w:r w:rsidR="00F63662">
          <w:rPr>
            <w:noProof/>
            <w:webHidden/>
          </w:rPr>
          <w:instrText xml:space="preserve"> PAGEREF _Toc39592604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5" w:history="1">
        <w:r w:rsidR="00F63662" w:rsidRPr="00AC5CF0">
          <w:rPr>
            <w:rStyle w:val="Collegamentoipertestuale"/>
            <w:noProof/>
            <w:lang w:val="en-GB"/>
          </w:rPr>
          <w:t>13.3.5.</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“db_2D_demo”</w:t>
        </w:r>
        <w:r w:rsidR="00F63662">
          <w:rPr>
            <w:noProof/>
            <w:webHidden/>
          </w:rPr>
          <w:tab/>
        </w:r>
        <w:r w:rsidR="00F63662">
          <w:rPr>
            <w:noProof/>
            <w:webHidden/>
          </w:rPr>
          <w:fldChar w:fldCharType="begin"/>
        </w:r>
        <w:r w:rsidR="00F63662">
          <w:rPr>
            <w:noProof/>
            <w:webHidden/>
          </w:rPr>
          <w:instrText xml:space="preserve"> PAGEREF _Toc39592605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6" w:history="1">
        <w:r w:rsidR="00F63662" w:rsidRPr="00AC5CF0">
          <w:rPr>
            <w:rStyle w:val="Collegamentoipertestuale"/>
            <w:noProof/>
            <w:lang w:val="en-GB"/>
          </w:rPr>
          <w:t>13.3.6.</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“db_Alpe_Gera”</w:t>
        </w:r>
        <w:r w:rsidR="00F63662">
          <w:rPr>
            <w:noProof/>
            <w:webHidden/>
          </w:rPr>
          <w:tab/>
        </w:r>
        <w:r w:rsidR="00F63662">
          <w:rPr>
            <w:noProof/>
            <w:webHidden/>
          </w:rPr>
          <w:fldChar w:fldCharType="begin"/>
        </w:r>
        <w:r w:rsidR="00F63662">
          <w:rPr>
            <w:noProof/>
            <w:webHidden/>
          </w:rPr>
          <w:instrText xml:space="preserve"> PAGEREF _Toc39592606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7" w:history="1">
        <w:r w:rsidR="00F63662" w:rsidRPr="00AC5CF0">
          <w:rPr>
            <w:rStyle w:val="Collegamentoipertestuale"/>
            <w:noProof/>
            <w:lang w:val="en-GB"/>
          </w:rPr>
          <w:t>13.3.7.</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“db_Alpe_Gera_Lanzada_substations”</w:t>
        </w:r>
        <w:r w:rsidR="00F63662">
          <w:rPr>
            <w:noProof/>
            <w:webHidden/>
          </w:rPr>
          <w:tab/>
        </w:r>
        <w:r w:rsidR="00F63662">
          <w:rPr>
            <w:noProof/>
            <w:webHidden/>
          </w:rPr>
          <w:fldChar w:fldCharType="begin"/>
        </w:r>
        <w:r w:rsidR="00F63662">
          <w:rPr>
            <w:noProof/>
            <w:webHidden/>
          </w:rPr>
          <w:instrText xml:space="preserve"> PAGEREF _Toc39592607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8" w:history="1">
        <w:r w:rsidR="00F63662" w:rsidRPr="00AC5CF0">
          <w:rPr>
            <w:rStyle w:val="Collegamentoipertestuale"/>
            <w:noProof/>
            <w:lang w:val="en-GB"/>
          </w:rPr>
          <w:t>13.3.8.</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“db_body_exp_UniBas”</w:t>
        </w:r>
        <w:r w:rsidR="00F63662">
          <w:rPr>
            <w:noProof/>
            <w:webHidden/>
          </w:rPr>
          <w:tab/>
        </w:r>
        <w:r w:rsidR="00F63662">
          <w:rPr>
            <w:noProof/>
            <w:webHidden/>
          </w:rPr>
          <w:fldChar w:fldCharType="begin"/>
        </w:r>
        <w:r w:rsidR="00F63662">
          <w:rPr>
            <w:noProof/>
            <w:webHidden/>
          </w:rPr>
          <w:instrText xml:space="preserve"> PAGEREF _Toc39592608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09" w:history="1">
        <w:r w:rsidR="00F63662" w:rsidRPr="00AC5CF0">
          <w:rPr>
            <w:rStyle w:val="Collegamentoipertestuale"/>
            <w:noProof/>
            <w:lang w:val="en-GB"/>
          </w:rPr>
          <w:t>13.3.9.</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“db_ICOLD”</w:t>
        </w:r>
        <w:r w:rsidR="00F63662">
          <w:rPr>
            <w:noProof/>
            <w:webHidden/>
          </w:rPr>
          <w:tab/>
        </w:r>
        <w:r w:rsidR="00F63662">
          <w:rPr>
            <w:noProof/>
            <w:webHidden/>
          </w:rPr>
          <w:fldChar w:fldCharType="begin"/>
        </w:r>
        <w:r w:rsidR="00F63662">
          <w:rPr>
            <w:noProof/>
            <w:webHidden/>
          </w:rPr>
          <w:instrText xml:space="preserve"> PAGEREF _Toc39592609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0" w:history="1">
        <w:r w:rsidR="00F63662" w:rsidRPr="00AC5CF0">
          <w:rPr>
            <w:rStyle w:val="Collegamentoipertestuale"/>
            <w:noProof/>
            <w:lang w:val="en-GB"/>
          </w:rPr>
          <w:t>13.3.10.</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“db_multi_body”</w:t>
        </w:r>
        <w:r w:rsidR="00F63662">
          <w:rPr>
            <w:noProof/>
            <w:webHidden/>
          </w:rPr>
          <w:tab/>
        </w:r>
        <w:r w:rsidR="00F63662">
          <w:rPr>
            <w:noProof/>
            <w:webHidden/>
          </w:rPr>
          <w:fldChar w:fldCharType="begin"/>
        </w:r>
        <w:r w:rsidR="00F63662">
          <w:rPr>
            <w:noProof/>
            <w:webHidden/>
          </w:rPr>
          <w:instrText xml:space="preserve"> PAGEREF _Toc39592610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1" w:history="1">
        <w:r w:rsidR="00F63662" w:rsidRPr="00AC5CF0">
          <w:rPr>
            <w:rStyle w:val="Collegamentoipertestuale"/>
            <w:noProof/>
            <w:lang w:val="en-GB"/>
          </w:rPr>
          <w:t>13.3.11.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“db_squat_obstacle”</w:t>
        </w:r>
        <w:r w:rsidR="00F63662">
          <w:rPr>
            <w:noProof/>
            <w:webHidden/>
          </w:rPr>
          <w:tab/>
        </w:r>
        <w:r w:rsidR="00F63662">
          <w:rPr>
            <w:noProof/>
            <w:webHidden/>
          </w:rPr>
          <w:fldChar w:fldCharType="begin"/>
        </w:r>
        <w:r w:rsidR="00F63662">
          <w:rPr>
            <w:noProof/>
            <w:webHidden/>
          </w:rPr>
          <w:instrText xml:space="preserve"> PAGEREF _Toc39592611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2" w:history="1">
        <w:r w:rsidR="00F63662" w:rsidRPr="00AC5CF0">
          <w:rPr>
            <w:rStyle w:val="Collegamentoipertestuale"/>
            <w:noProof/>
            <w:lang w:val="en-GB"/>
          </w:rPr>
          <w:t>13.3.12.</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“db_tall_obstacle”</w:t>
        </w:r>
        <w:r w:rsidR="00F63662">
          <w:rPr>
            <w:noProof/>
            <w:webHidden/>
          </w:rPr>
          <w:tab/>
        </w:r>
        <w:r w:rsidR="00F63662">
          <w:rPr>
            <w:noProof/>
            <w:webHidden/>
          </w:rPr>
          <w:fldChar w:fldCharType="begin"/>
        </w:r>
        <w:r w:rsidR="00F63662">
          <w:rPr>
            <w:noProof/>
            <w:webHidden/>
          </w:rPr>
          <w:instrText xml:space="preserve"> PAGEREF _Toc39592612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3" w:history="1">
        <w:r w:rsidR="00F63662" w:rsidRPr="00AC5CF0">
          <w:rPr>
            <w:rStyle w:val="Collegamentoipertestuale"/>
            <w:noProof/>
            <w:lang w:val="en-GB"/>
          </w:rPr>
          <w:t>13.3.13.</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“dike_breach_2D_expSchHag12JHR_ID22”</w:t>
        </w:r>
        <w:r w:rsidR="00F63662">
          <w:rPr>
            <w:noProof/>
            <w:webHidden/>
          </w:rPr>
          <w:tab/>
        </w:r>
        <w:r w:rsidR="00F63662">
          <w:rPr>
            <w:noProof/>
            <w:webHidden/>
          </w:rPr>
          <w:fldChar w:fldCharType="begin"/>
        </w:r>
        <w:r w:rsidR="00F63662">
          <w:rPr>
            <w:noProof/>
            <w:webHidden/>
          </w:rPr>
          <w:instrText xml:space="preserve"> PAGEREF _Toc39592613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4" w:history="1">
        <w:r w:rsidR="00F63662" w:rsidRPr="00AC5CF0">
          <w:rPr>
            <w:rStyle w:val="Collegamentoipertestuale"/>
            <w:noProof/>
            <w:lang w:val="en-GB"/>
          </w:rPr>
          <w:t>13.3.14.</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“edb_2D_demo”</w:t>
        </w:r>
        <w:r w:rsidR="00F63662">
          <w:rPr>
            <w:noProof/>
            <w:webHidden/>
          </w:rPr>
          <w:tab/>
        </w:r>
        <w:r w:rsidR="00F63662">
          <w:rPr>
            <w:noProof/>
            <w:webHidden/>
          </w:rPr>
          <w:fldChar w:fldCharType="begin"/>
        </w:r>
        <w:r w:rsidR="00F63662">
          <w:rPr>
            <w:noProof/>
            <w:webHidden/>
          </w:rPr>
          <w:instrText xml:space="preserve"> PAGEREF _Toc39592614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5" w:history="1">
        <w:r w:rsidR="00F63662" w:rsidRPr="00AC5CF0">
          <w:rPr>
            <w:rStyle w:val="Collegamentoipertestuale"/>
            <w:noProof/>
            <w:lang w:val="en-GB"/>
          </w:rPr>
          <w:t>13.3.15.</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“edb_2D_FraCap02”</w:t>
        </w:r>
        <w:r w:rsidR="00F63662">
          <w:rPr>
            <w:noProof/>
            <w:webHidden/>
          </w:rPr>
          <w:tab/>
        </w:r>
        <w:r w:rsidR="00F63662">
          <w:rPr>
            <w:noProof/>
            <w:webHidden/>
          </w:rPr>
          <w:fldChar w:fldCharType="begin"/>
        </w:r>
        <w:r w:rsidR="00F63662">
          <w:rPr>
            <w:noProof/>
            <w:webHidden/>
          </w:rPr>
          <w:instrText xml:space="preserve"> PAGEREF _Toc39592615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6" w:history="1">
        <w:r w:rsidR="00F63662" w:rsidRPr="00AC5CF0">
          <w:rPr>
            <w:rStyle w:val="Collegamentoipertestuale"/>
            <w:noProof/>
            <w:lang w:val="en-GB"/>
          </w:rPr>
          <w:t>13.3.16.</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“edb_2D_FraCap02_Taipei”</w:t>
        </w:r>
        <w:r w:rsidR="00F63662">
          <w:rPr>
            <w:noProof/>
            <w:webHidden/>
          </w:rPr>
          <w:tab/>
        </w:r>
        <w:r w:rsidR="00F63662">
          <w:rPr>
            <w:noProof/>
            <w:webHidden/>
          </w:rPr>
          <w:fldChar w:fldCharType="begin"/>
        </w:r>
        <w:r w:rsidR="00F63662">
          <w:rPr>
            <w:noProof/>
            <w:webHidden/>
          </w:rPr>
          <w:instrText xml:space="preserve"> PAGEREF _Toc39592616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7" w:history="1">
        <w:r w:rsidR="00F63662" w:rsidRPr="00AC5CF0">
          <w:rPr>
            <w:rStyle w:val="Collegamentoipertestuale"/>
            <w:noProof/>
            <w:lang w:val="en-GB"/>
          </w:rPr>
          <w:t>13.3.17.</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“edb_2D_Spi05”</w:t>
        </w:r>
        <w:r w:rsidR="00F63662">
          <w:rPr>
            <w:noProof/>
            <w:webHidden/>
          </w:rPr>
          <w:tab/>
        </w:r>
        <w:r w:rsidR="00F63662">
          <w:rPr>
            <w:noProof/>
            <w:webHidden/>
          </w:rPr>
          <w:fldChar w:fldCharType="begin"/>
        </w:r>
        <w:r w:rsidR="00F63662">
          <w:rPr>
            <w:noProof/>
            <w:webHidden/>
          </w:rPr>
          <w:instrText xml:space="preserve"> PAGEREF _Toc39592617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8" w:history="1">
        <w:r w:rsidR="00F63662" w:rsidRPr="00AC5CF0">
          <w:rPr>
            <w:rStyle w:val="Collegamentoipertestuale"/>
            <w:noProof/>
            <w:lang w:val="en-GB"/>
          </w:rPr>
          <w:t>13.3.18.</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“edb_ICOLD”</w:t>
        </w:r>
        <w:r w:rsidR="00F63662">
          <w:rPr>
            <w:noProof/>
            <w:webHidden/>
          </w:rPr>
          <w:tab/>
        </w:r>
        <w:r w:rsidR="00F63662">
          <w:rPr>
            <w:noProof/>
            <w:webHidden/>
          </w:rPr>
          <w:fldChar w:fldCharType="begin"/>
        </w:r>
        <w:r w:rsidR="00F63662">
          <w:rPr>
            <w:noProof/>
            <w:webHidden/>
          </w:rPr>
          <w:instrText xml:space="preserve"> PAGEREF _Toc39592618 \h </w:instrText>
        </w:r>
        <w:r w:rsidR="00F63662">
          <w:rPr>
            <w:noProof/>
            <w:webHidden/>
          </w:rPr>
        </w:r>
        <w:r w:rsidR="00F63662">
          <w:rPr>
            <w:noProof/>
            <w:webHidden/>
          </w:rPr>
          <w:fldChar w:fldCharType="separate"/>
        </w:r>
        <w:r w:rsidR="00F63662">
          <w:rPr>
            <w:noProof/>
            <w:webHidden/>
          </w:rPr>
          <w:t>108</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19" w:history="1">
        <w:r w:rsidR="00F63662" w:rsidRPr="00AC5CF0">
          <w:rPr>
            <w:rStyle w:val="Collegamentoipertestuale"/>
            <w:noProof/>
            <w:lang w:val="en-GB"/>
          </w:rPr>
          <w:t>13.3.19.</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“edb_KarlSand”</w:t>
        </w:r>
        <w:r w:rsidR="00F63662">
          <w:rPr>
            <w:noProof/>
            <w:webHidden/>
          </w:rPr>
          <w:tab/>
        </w:r>
        <w:r w:rsidR="00F63662">
          <w:rPr>
            <w:noProof/>
            <w:webHidden/>
          </w:rPr>
          <w:fldChar w:fldCharType="begin"/>
        </w:r>
        <w:r w:rsidR="00F63662">
          <w:rPr>
            <w:noProof/>
            <w:webHidden/>
          </w:rPr>
          <w:instrText xml:space="preserve"> PAGEREF _Toc39592619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0" w:history="1">
        <w:r w:rsidR="00F63662" w:rsidRPr="00AC5CF0">
          <w:rPr>
            <w:rStyle w:val="Collegamentoipertestuale"/>
            <w:noProof/>
            <w:lang w:val="en-GB"/>
          </w:rPr>
          <w:t>13.3.20.</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“edb_Pon10”</w:t>
        </w:r>
        <w:r w:rsidR="00F63662">
          <w:rPr>
            <w:noProof/>
            <w:webHidden/>
          </w:rPr>
          <w:tab/>
        </w:r>
        <w:r w:rsidR="00F63662">
          <w:rPr>
            <w:noProof/>
            <w:webHidden/>
          </w:rPr>
          <w:fldChar w:fldCharType="begin"/>
        </w:r>
        <w:r w:rsidR="00F63662">
          <w:rPr>
            <w:noProof/>
            <w:webHidden/>
          </w:rPr>
          <w:instrText xml:space="preserve"> PAGEREF _Toc39592620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1" w:history="1">
        <w:r w:rsidR="00F63662" w:rsidRPr="00AC5CF0">
          <w:rPr>
            <w:rStyle w:val="Collegamentoipertestuale"/>
            <w:noProof/>
            <w:lang w:val="en-GB"/>
          </w:rPr>
          <w:t>13.3.21.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“floating_cube_stability”</w:t>
        </w:r>
        <w:r w:rsidR="00F63662">
          <w:rPr>
            <w:noProof/>
            <w:webHidden/>
          </w:rPr>
          <w:tab/>
        </w:r>
        <w:r w:rsidR="00F63662">
          <w:rPr>
            <w:noProof/>
            <w:webHidden/>
          </w:rPr>
          <w:fldChar w:fldCharType="begin"/>
        </w:r>
        <w:r w:rsidR="00F63662">
          <w:rPr>
            <w:noProof/>
            <w:webHidden/>
          </w:rPr>
          <w:instrText xml:space="preserve"> PAGEREF _Toc39592621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2" w:history="1">
        <w:r w:rsidR="00F63662" w:rsidRPr="00AC5CF0">
          <w:rPr>
            <w:rStyle w:val="Collegamentoipertestuale"/>
            <w:noProof/>
            <w:lang w:val="en-GB"/>
          </w:rPr>
          <w:t>13.3.22.</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“flushing_2D”</w:t>
        </w:r>
        <w:r w:rsidR="00F63662">
          <w:rPr>
            <w:noProof/>
            <w:webHidden/>
          </w:rPr>
          <w:tab/>
        </w:r>
        <w:r w:rsidR="00F63662">
          <w:rPr>
            <w:noProof/>
            <w:webHidden/>
          </w:rPr>
          <w:fldChar w:fldCharType="begin"/>
        </w:r>
        <w:r w:rsidR="00F63662">
          <w:rPr>
            <w:noProof/>
            <w:webHidden/>
          </w:rPr>
          <w:instrText xml:space="preserve"> PAGEREF _Toc39592622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3" w:history="1">
        <w:r w:rsidR="00F63662" w:rsidRPr="00AC5CF0">
          <w:rPr>
            <w:rStyle w:val="Collegamentoipertestuale"/>
            <w:noProof/>
            <w:lang w:val="en-GB"/>
          </w:rPr>
          <w:t>13.3.23.</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“flushing_3D”</w:t>
        </w:r>
        <w:r w:rsidR="00F63662">
          <w:rPr>
            <w:noProof/>
            <w:webHidden/>
          </w:rPr>
          <w:tab/>
        </w:r>
        <w:r w:rsidR="00F63662">
          <w:rPr>
            <w:noProof/>
            <w:webHidden/>
          </w:rPr>
          <w:fldChar w:fldCharType="begin"/>
        </w:r>
        <w:r w:rsidR="00F63662">
          <w:rPr>
            <w:noProof/>
            <w:webHidden/>
          </w:rPr>
          <w:instrText xml:space="preserve"> PAGEREF _Toc39592623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4" w:history="1">
        <w:r w:rsidR="00F63662" w:rsidRPr="00AC5CF0">
          <w:rPr>
            <w:rStyle w:val="Collegamentoipertestuale"/>
            <w:noProof/>
            <w:lang w:val="en-GB"/>
          </w:rPr>
          <w:t>13.3.24.</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“jet_plate”</w:t>
        </w:r>
        <w:r w:rsidR="00F63662">
          <w:rPr>
            <w:noProof/>
            <w:webHidden/>
          </w:rPr>
          <w:tab/>
        </w:r>
        <w:r w:rsidR="00F63662">
          <w:rPr>
            <w:noProof/>
            <w:webHidden/>
          </w:rPr>
          <w:fldChar w:fldCharType="begin"/>
        </w:r>
        <w:r w:rsidR="00F63662">
          <w:rPr>
            <w:noProof/>
            <w:webHidden/>
          </w:rPr>
          <w:instrText xml:space="preserve"> PAGEREF _Toc39592624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5" w:history="1">
        <w:r w:rsidR="00F63662" w:rsidRPr="00AC5CF0">
          <w:rPr>
            <w:rStyle w:val="Collegamentoipertestuale"/>
            <w:noProof/>
            <w:lang w:val="en-GB"/>
          </w:rPr>
          <w:t>13.3.25.</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“rectangular_side_weir_Fr_0_491”</w:t>
        </w:r>
        <w:r w:rsidR="00F63662">
          <w:rPr>
            <w:noProof/>
            <w:webHidden/>
          </w:rPr>
          <w:tab/>
        </w:r>
        <w:r w:rsidR="00F63662">
          <w:rPr>
            <w:noProof/>
            <w:webHidden/>
          </w:rPr>
          <w:fldChar w:fldCharType="begin"/>
        </w:r>
        <w:r w:rsidR="00F63662">
          <w:rPr>
            <w:noProof/>
            <w:webHidden/>
          </w:rPr>
          <w:instrText xml:space="preserve"> PAGEREF _Toc39592625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6" w:history="1">
        <w:r w:rsidR="00F63662" w:rsidRPr="00AC5CF0">
          <w:rPr>
            <w:rStyle w:val="Collegamentoipertestuale"/>
            <w:noProof/>
            <w:lang w:val="en-GB"/>
          </w:rPr>
          <w:t>13.3.26.</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“San_Fernando_Lower_van_Norman_dam_liquefaction”</w:t>
        </w:r>
        <w:r w:rsidR="00F63662">
          <w:rPr>
            <w:noProof/>
            <w:webHidden/>
          </w:rPr>
          <w:tab/>
        </w:r>
        <w:r w:rsidR="00F63662">
          <w:rPr>
            <w:noProof/>
            <w:webHidden/>
          </w:rPr>
          <w:fldChar w:fldCharType="begin"/>
        </w:r>
        <w:r w:rsidR="00F63662">
          <w:rPr>
            <w:noProof/>
            <w:webHidden/>
          </w:rPr>
          <w:instrText xml:space="preserve"> PAGEREF _Toc39592626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7" w:history="1">
        <w:r w:rsidR="00F63662" w:rsidRPr="00AC5CF0">
          <w:rPr>
            <w:rStyle w:val="Collegamentoipertestuale"/>
            <w:noProof/>
            <w:lang w:val="en-GB"/>
          </w:rPr>
          <w:t>13.3.27.</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“sloshing_tank_TbyTn_0_78”</w:t>
        </w:r>
        <w:r w:rsidR="00F63662">
          <w:rPr>
            <w:noProof/>
            <w:webHidden/>
          </w:rPr>
          <w:tab/>
        </w:r>
        <w:r w:rsidR="00F63662">
          <w:rPr>
            <w:noProof/>
            <w:webHidden/>
          </w:rPr>
          <w:fldChar w:fldCharType="begin"/>
        </w:r>
        <w:r w:rsidR="00F63662">
          <w:rPr>
            <w:noProof/>
            <w:webHidden/>
          </w:rPr>
          <w:instrText xml:space="preserve"> PAGEREF _Toc39592627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8" w:history="1">
        <w:r w:rsidR="00F63662" w:rsidRPr="00AC5CF0">
          <w:rPr>
            <w:rStyle w:val="Collegamentoipertestuale"/>
            <w:noProof/>
            <w:lang w:val="en-GB"/>
          </w:rPr>
          <w:t>13.3.28.</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“sloshing_tank_TbyTn_1_07”</w:t>
        </w:r>
        <w:r w:rsidR="00F63662">
          <w:rPr>
            <w:noProof/>
            <w:webHidden/>
          </w:rPr>
          <w:tab/>
        </w:r>
        <w:r w:rsidR="00F63662">
          <w:rPr>
            <w:noProof/>
            <w:webHidden/>
          </w:rPr>
          <w:fldChar w:fldCharType="begin"/>
        </w:r>
        <w:r w:rsidR="00F63662">
          <w:rPr>
            <w:noProof/>
            <w:webHidden/>
          </w:rPr>
          <w:instrText xml:space="preserve"> PAGEREF _Toc39592628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29" w:history="1">
        <w:r w:rsidR="00F63662" w:rsidRPr="00AC5CF0">
          <w:rPr>
            <w:rStyle w:val="Collegamentoipertestuale"/>
            <w:noProof/>
            <w:lang w:val="en-GB"/>
          </w:rPr>
          <w:t>13.3.29.</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“spherical_Couette_flows”</w:t>
        </w:r>
        <w:r w:rsidR="00F63662">
          <w:rPr>
            <w:noProof/>
            <w:webHidden/>
          </w:rPr>
          <w:tab/>
        </w:r>
        <w:r w:rsidR="00F63662">
          <w:rPr>
            <w:noProof/>
            <w:webHidden/>
          </w:rPr>
          <w:fldChar w:fldCharType="begin"/>
        </w:r>
        <w:r w:rsidR="00F63662">
          <w:rPr>
            <w:noProof/>
            <w:webHidden/>
          </w:rPr>
          <w:instrText xml:space="preserve"> PAGEREF _Toc39592629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30" w:history="1">
        <w:r w:rsidR="00F63662" w:rsidRPr="00AC5CF0">
          <w:rPr>
            <w:rStyle w:val="Collegamentoipertestuale"/>
            <w:noProof/>
            <w:lang w:val="en-GB"/>
          </w:rPr>
          <w:t>13.3.30.</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“SPH_udb_exp_Kim2015HYDROL”</w:t>
        </w:r>
        <w:r w:rsidR="00F63662">
          <w:rPr>
            <w:noProof/>
            <w:webHidden/>
          </w:rPr>
          <w:tab/>
        </w:r>
        <w:r w:rsidR="00F63662">
          <w:rPr>
            <w:noProof/>
            <w:webHidden/>
          </w:rPr>
          <w:fldChar w:fldCharType="begin"/>
        </w:r>
        <w:r w:rsidR="00F63662">
          <w:rPr>
            <w:noProof/>
            <w:webHidden/>
          </w:rPr>
          <w:instrText xml:space="preserve"> PAGEREF _Toc39592630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31" w:history="1">
        <w:r w:rsidR="00F63662" w:rsidRPr="00AC5CF0">
          <w:rPr>
            <w:rStyle w:val="Collegamentoipertestuale"/>
            <w:noProof/>
            <w:lang w:val="en-GB"/>
          </w:rPr>
          <w:t>13.3.31.</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“submerged_landslide”</w:t>
        </w:r>
        <w:r w:rsidR="00F63662">
          <w:rPr>
            <w:noProof/>
            <w:webHidden/>
          </w:rPr>
          <w:tab/>
        </w:r>
        <w:r w:rsidR="00F63662">
          <w:rPr>
            <w:noProof/>
            <w:webHidden/>
          </w:rPr>
          <w:fldChar w:fldCharType="begin"/>
        </w:r>
        <w:r w:rsidR="00F63662">
          <w:rPr>
            <w:noProof/>
            <w:webHidden/>
          </w:rPr>
          <w:instrText xml:space="preserve"> PAGEREF _Toc39592631 \h </w:instrText>
        </w:r>
        <w:r w:rsidR="00F63662">
          <w:rPr>
            <w:noProof/>
            <w:webHidden/>
          </w:rPr>
        </w:r>
        <w:r w:rsidR="00F63662">
          <w:rPr>
            <w:noProof/>
            <w:webHidden/>
          </w:rPr>
          <w:fldChar w:fldCharType="separate"/>
        </w:r>
        <w:r w:rsidR="00F63662">
          <w:rPr>
            <w:noProof/>
            <w:webHidden/>
          </w:rPr>
          <w:t>109</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32" w:history="1">
        <w:r w:rsidR="00F63662" w:rsidRPr="00AC5CF0">
          <w:rPr>
            <w:rStyle w:val="Collegamentoipertestuale"/>
            <w:noProof/>
            <w:lang w:val="en-GB"/>
          </w:rPr>
          <w:t>13.3.32.</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“still_water_tank”</w:t>
        </w:r>
        <w:r w:rsidR="00F63662">
          <w:rPr>
            <w:noProof/>
            <w:webHidden/>
          </w:rPr>
          <w:tab/>
        </w:r>
        <w:r w:rsidR="00F63662">
          <w:rPr>
            <w:noProof/>
            <w:webHidden/>
          </w:rPr>
          <w:fldChar w:fldCharType="begin"/>
        </w:r>
        <w:r w:rsidR="00F63662">
          <w:rPr>
            <w:noProof/>
            <w:webHidden/>
          </w:rPr>
          <w:instrText xml:space="preserve"> PAGEREF _Toc39592632 \h </w:instrText>
        </w:r>
        <w:r w:rsidR="00F63662">
          <w:rPr>
            <w:noProof/>
            <w:webHidden/>
          </w:rPr>
        </w:r>
        <w:r w:rsidR="00F63662">
          <w:rPr>
            <w:noProof/>
            <w:webHidden/>
          </w:rPr>
          <w:fldChar w:fldCharType="separate"/>
        </w:r>
        <w:r w:rsidR="00F63662">
          <w:rPr>
            <w:noProof/>
            <w:webHidden/>
          </w:rPr>
          <w:t>110</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33" w:history="1">
        <w:r w:rsidR="00F63662" w:rsidRPr="00AC5CF0">
          <w:rPr>
            <w:rStyle w:val="Collegamentoipertestuale"/>
            <w:noProof/>
            <w:lang w:val="en-GB"/>
          </w:rPr>
          <w:t>13.3.33.</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“wave_motion_for_WaveSAX”</w:t>
        </w:r>
        <w:r w:rsidR="00F63662">
          <w:rPr>
            <w:noProof/>
            <w:webHidden/>
          </w:rPr>
          <w:tab/>
        </w:r>
        <w:r w:rsidR="00F63662">
          <w:rPr>
            <w:noProof/>
            <w:webHidden/>
          </w:rPr>
          <w:fldChar w:fldCharType="begin"/>
        </w:r>
        <w:r w:rsidR="00F63662">
          <w:rPr>
            <w:noProof/>
            <w:webHidden/>
          </w:rPr>
          <w:instrText xml:space="preserve"> PAGEREF _Toc39592633 \h </w:instrText>
        </w:r>
        <w:r w:rsidR="00F63662">
          <w:rPr>
            <w:noProof/>
            <w:webHidden/>
          </w:rPr>
        </w:r>
        <w:r w:rsidR="00F63662">
          <w:rPr>
            <w:noProof/>
            <w:webHidden/>
          </w:rPr>
          <w:fldChar w:fldCharType="separate"/>
        </w:r>
        <w:r w:rsidR="00F63662">
          <w:rPr>
            <w:noProof/>
            <w:webHidden/>
          </w:rPr>
          <w:t>110</w:t>
        </w:r>
        <w:r w:rsidR="00F63662">
          <w:rPr>
            <w:noProof/>
            <w:webHidden/>
          </w:rPr>
          <w:fldChar w:fldCharType="end"/>
        </w:r>
      </w:hyperlink>
    </w:p>
    <w:p w:rsidR="00F63662" w:rsidRDefault="00C0089F">
      <w:pPr>
        <w:pStyle w:val="Sommario3"/>
        <w:tabs>
          <w:tab w:val="left" w:pos="880"/>
          <w:tab w:val="right" w:pos="9628"/>
        </w:tabs>
        <w:rPr>
          <w:rFonts w:asciiTheme="minorHAnsi" w:eastAsiaTheme="minorEastAsia" w:hAnsiTheme="minorHAnsi" w:cstheme="minorBidi"/>
          <w:noProof/>
          <w:sz w:val="22"/>
          <w:szCs w:val="22"/>
        </w:rPr>
      </w:pPr>
      <w:hyperlink w:anchor="_Toc39592634" w:history="1">
        <w:r w:rsidR="00F63662" w:rsidRPr="00AC5CF0">
          <w:rPr>
            <w:rStyle w:val="Collegamentoipertestuale"/>
            <w:noProof/>
            <w:lang w:val="en-GB"/>
          </w:rPr>
          <w:t>13.3.34.</w:t>
        </w:r>
        <w:r w:rsidR="00F63662">
          <w:rPr>
            <w:rFonts w:asciiTheme="minorHAnsi" w:eastAsiaTheme="minorEastAsia" w:hAnsiTheme="minorHAnsi" w:cstheme="minorBidi"/>
            <w:noProof/>
            <w:sz w:val="22"/>
            <w:szCs w:val="22"/>
          </w:rPr>
          <w:tab/>
        </w:r>
        <w:r w:rsidR="00F63662" w:rsidRPr="00AC5CF0">
          <w:rPr>
            <w:rStyle w:val="Collegamentoipertestuale"/>
            <w:noProof/>
            <w:lang w:val="en-GB"/>
          </w:rPr>
          <w:t>“wedges_falls_on_still_water”</w:t>
        </w:r>
        <w:r w:rsidR="00F63662">
          <w:rPr>
            <w:noProof/>
            <w:webHidden/>
          </w:rPr>
          <w:tab/>
        </w:r>
        <w:r w:rsidR="00F63662">
          <w:rPr>
            <w:noProof/>
            <w:webHidden/>
          </w:rPr>
          <w:fldChar w:fldCharType="begin"/>
        </w:r>
        <w:r w:rsidR="00F63662">
          <w:rPr>
            <w:noProof/>
            <w:webHidden/>
          </w:rPr>
          <w:instrText xml:space="preserve"> PAGEREF _Toc39592634 \h </w:instrText>
        </w:r>
        <w:r w:rsidR="00F63662">
          <w:rPr>
            <w:noProof/>
            <w:webHidden/>
          </w:rPr>
        </w:r>
        <w:r w:rsidR="00F63662">
          <w:rPr>
            <w:noProof/>
            <w:webHidden/>
          </w:rPr>
          <w:fldChar w:fldCharType="separate"/>
        </w:r>
        <w:r w:rsidR="00F63662">
          <w:rPr>
            <w:noProof/>
            <w:webHidden/>
          </w:rPr>
          <w:t>110</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635" w:history="1">
        <w:r w:rsidR="00F63662" w:rsidRPr="00AC5CF0">
          <w:rPr>
            <w:rStyle w:val="Collegamentoipertestuale"/>
            <w:rFonts w:ascii="Book Antiqua" w:hAnsi="Book Antiqua"/>
            <w:caps/>
            <w:noProof/>
          </w:rPr>
          <w:t>14. SPHERA acknowledgments</w:t>
        </w:r>
        <w:r w:rsidR="00F63662">
          <w:rPr>
            <w:noProof/>
            <w:webHidden/>
          </w:rPr>
          <w:tab/>
        </w:r>
        <w:r w:rsidR="00F63662">
          <w:rPr>
            <w:noProof/>
            <w:webHidden/>
          </w:rPr>
          <w:fldChar w:fldCharType="begin"/>
        </w:r>
        <w:r w:rsidR="00F63662">
          <w:rPr>
            <w:noProof/>
            <w:webHidden/>
          </w:rPr>
          <w:instrText xml:space="preserve"> PAGEREF _Toc39592635 \h </w:instrText>
        </w:r>
        <w:r w:rsidR="00F63662">
          <w:rPr>
            <w:noProof/>
            <w:webHidden/>
          </w:rPr>
        </w:r>
        <w:r w:rsidR="00F63662">
          <w:rPr>
            <w:noProof/>
            <w:webHidden/>
          </w:rPr>
          <w:fldChar w:fldCharType="separate"/>
        </w:r>
        <w:r w:rsidR="00F63662">
          <w:rPr>
            <w:noProof/>
            <w:webHidden/>
          </w:rPr>
          <w:t>111</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636" w:history="1">
        <w:r w:rsidR="00F63662" w:rsidRPr="00AC5CF0">
          <w:rPr>
            <w:rStyle w:val="Collegamentoipertestuale"/>
            <w:rFonts w:ascii="Book Antiqua" w:hAnsi="Book Antiqua"/>
            <w:caps/>
            <w:noProof/>
          </w:rPr>
          <w:t>15. SPHERA registration</w:t>
        </w:r>
        <w:r w:rsidR="00F63662">
          <w:rPr>
            <w:noProof/>
            <w:webHidden/>
          </w:rPr>
          <w:tab/>
        </w:r>
        <w:r w:rsidR="00F63662">
          <w:rPr>
            <w:noProof/>
            <w:webHidden/>
          </w:rPr>
          <w:fldChar w:fldCharType="begin"/>
        </w:r>
        <w:r w:rsidR="00F63662">
          <w:rPr>
            <w:noProof/>
            <w:webHidden/>
          </w:rPr>
          <w:instrText xml:space="preserve"> PAGEREF _Toc39592636 \h </w:instrText>
        </w:r>
        <w:r w:rsidR="00F63662">
          <w:rPr>
            <w:noProof/>
            <w:webHidden/>
          </w:rPr>
        </w:r>
        <w:r w:rsidR="00F63662">
          <w:rPr>
            <w:noProof/>
            <w:webHidden/>
          </w:rPr>
          <w:fldChar w:fldCharType="separate"/>
        </w:r>
        <w:r w:rsidR="00F63662">
          <w:rPr>
            <w:noProof/>
            <w:webHidden/>
          </w:rPr>
          <w:t>113</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637" w:history="1">
        <w:r w:rsidR="00F63662" w:rsidRPr="00AC5CF0">
          <w:rPr>
            <w:rStyle w:val="Collegamentoipertestuale"/>
            <w:rFonts w:ascii="Book Antiqua" w:hAnsi="Book Antiqua"/>
            <w:caps/>
            <w:noProof/>
          </w:rPr>
          <w:t>16. References</w:t>
        </w:r>
        <w:r w:rsidR="00F63662">
          <w:rPr>
            <w:noProof/>
            <w:webHidden/>
          </w:rPr>
          <w:tab/>
        </w:r>
        <w:r w:rsidR="00F63662">
          <w:rPr>
            <w:noProof/>
            <w:webHidden/>
          </w:rPr>
          <w:fldChar w:fldCharType="begin"/>
        </w:r>
        <w:r w:rsidR="00F63662">
          <w:rPr>
            <w:noProof/>
            <w:webHidden/>
          </w:rPr>
          <w:instrText xml:space="preserve"> PAGEREF _Toc39592637 \h </w:instrText>
        </w:r>
        <w:r w:rsidR="00F63662">
          <w:rPr>
            <w:noProof/>
            <w:webHidden/>
          </w:rPr>
        </w:r>
        <w:r w:rsidR="00F63662">
          <w:rPr>
            <w:noProof/>
            <w:webHidden/>
          </w:rPr>
          <w:fldChar w:fldCharType="separate"/>
        </w:r>
        <w:r w:rsidR="00F63662">
          <w:rPr>
            <w:noProof/>
            <w:webHidden/>
          </w:rPr>
          <w:t>114</w:t>
        </w:r>
        <w:r w:rsidR="00F63662">
          <w:rPr>
            <w:noProof/>
            <w:webHidden/>
          </w:rPr>
          <w:fldChar w:fldCharType="end"/>
        </w:r>
      </w:hyperlink>
    </w:p>
    <w:p w:rsidR="00F63662" w:rsidRDefault="00C0089F">
      <w:pPr>
        <w:pStyle w:val="Sommario1"/>
        <w:tabs>
          <w:tab w:val="right" w:pos="9628"/>
        </w:tabs>
        <w:rPr>
          <w:rFonts w:asciiTheme="minorHAnsi" w:eastAsiaTheme="minorEastAsia" w:hAnsiTheme="minorHAnsi" w:cstheme="minorBidi"/>
          <w:noProof/>
          <w:sz w:val="22"/>
          <w:lang w:val="it-IT" w:eastAsia="it-IT"/>
        </w:rPr>
      </w:pPr>
      <w:hyperlink w:anchor="_Toc39592638" w:history="1">
        <w:r w:rsidR="00F63662" w:rsidRPr="00AC5CF0">
          <w:rPr>
            <w:rStyle w:val="Collegamentoipertestuale"/>
            <w:rFonts w:ascii="Book Antiqua" w:hAnsi="Book Antiqua"/>
            <w:caps/>
            <w:noProof/>
          </w:rPr>
          <w:t>17. GNU Free Documentation License</w:t>
        </w:r>
        <w:r w:rsidR="00F63662">
          <w:rPr>
            <w:noProof/>
            <w:webHidden/>
          </w:rPr>
          <w:tab/>
        </w:r>
        <w:r w:rsidR="00F63662">
          <w:rPr>
            <w:noProof/>
            <w:webHidden/>
          </w:rPr>
          <w:fldChar w:fldCharType="begin"/>
        </w:r>
        <w:r w:rsidR="00F63662">
          <w:rPr>
            <w:noProof/>
            <w:webHidden/>
          </w:rPr>
          <w:instrText xml:space="preserve"> PAGEREF _Toc39592638 \h </w:instrText>
        </w:r>
        <w:r w:rsidR="00F63662">
          <w:rPr>
            <w:noProof/>
            <w:webHidden/>
          </w:rPr>
        </w:r>
        <w:r w:rsidR="00F63662">
          <w:rPr>
            <w:noProof/>
            <w:webHidden/>
          </w:rPr>
          <w:fldChar w:fldCharType="separate"/>
        </w:r>
        <w:r w:rsidR="00F63662">
          <w:rPr>
            <w:noProof/>
            <w:webHidden/>
          </w:rPr>
          <w:t>122</w:t>
        </w:r>
        <w:r w:rsidR="00F63662">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2015-2018</w:t>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39592538"/>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proofErr w:type="gramStart"/>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w:t>
      </w:r>
      <w:proofErr w:type="gramEnd"/>
      <w:r w:rsidR="00173B23" w:rsidRPr="005D00D6">
        <w:rPr>
          <w:rFonts w:ascii="Times New Roman" w:hAnsi="Times New Roman"/>
          <w:sz w:val="24"/>
          <w:szCs w:val="24"/>
          <w:lang w:val="it-IT"/>
        </w:rPr>
        <w:t xml:space="preserve">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F63662">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F63662">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F63662">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F63662">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F63662">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F63662" w:rsidRPr="00ED6D25">
        <w:rPr>
          <w:rFonts w:ascii="Times New Roman" w:hAnsi="Times New Roman"/>
        </w:rPr>
        <w:t xml:space="preserve">Table </w:t>
      </w:r>
      <w:r w:rsidR="00F63662">
        <w:rPr>
          <w:rFonts w:ascii="Times New Roman" w:hAnsi="Times New Roman"/>
          <w:noProof/>
        </w:rPr>
        <w:t>1</w:t>
      </w:r>
      <w:r w:rsidR="00F63662" w:rsidRPr="00ED6D25">
        <w:rPr>
          <w:rFonts w:ascii="Times New Roman" w:hAnsi="Times New Roman"/>
        </w:rPr>
        <w:t>.</w:t>
      </w:r>
      <w:r w:rsidR="00F63662">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F63662">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F63662">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39592539"/>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39592540"/>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39592541"/>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39592542"/>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F63662">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F63662">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://github.com/AndreaAmicarelliRSE/SPHERA/settings/notifications to be notified on all the repository modifications.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F63662" w:rsidRPr="00F63662">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2" w:name="_Ref448227012"/>
      <w:bookmarkStart w:id="43"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F63662">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F63662">
        <w:rPr>
          <w:rFonts w:ascii="Times New Roman" w:hAnsi="Times New Roman"/>
          <w:noProof/>
        </w:rPr>
        <w:t>1</w:t>
      </w:r>
      <w:r w:rsidRPr="00ED6D25">
        <w:rPr>
          <w:rFonts w:ascii="Times New Roman" w:hAnsi="Times New Roman"/>
          <w:lang w:val="it-IT"/>
        </w:rPr>
        <w:fldChar w:fldCharType="end"/>
      </w:r>
      <w:bookmarkEnd w:id="42"/>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3"/>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4"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2</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5"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3</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6"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4</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7"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8"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6</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9"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7</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 w:name="_Ref449963218"/>
      <w:bookmarkStart w:id="51" w:name="_Toc39592543"/>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0"/>
      <w:r>
        <w:rPr>
          <w:rFonts w:ascii="Book Antiqua" w:hAnsi="Book Antiqua"/>
          <w:caps/>
          <w:kern w:val="0"/>
          <w:sz w:val="24"/>
          <w:szCs w:val="24"/>
        </w:rPr>
        <w:t xml:space="preserve"> as a boundary treatment scheme for fixed boundaries</w:t>
      </w:r>
      <w:bookmarkEnd w:id="51"/>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F63662">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F63662">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F63662">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F63662">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F63662">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F63662">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2" w:name="_Toc39592544"/>
      <w:r w:rsidRPr="0037327E">
        <w:t>Smoothed Particle Hydrodynamics</w:t>
      </w:r>
      <w:r>
        <w:t xml:space="preserve"> (SPH)</w:t>
      </w:r>
      <w:bookmarkEnd w:id="5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51589074"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F63662">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F63662" w:rsidRPr="00F63662">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51589075"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F63662">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F63662" w:rsidRPr="00F63662">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51589076"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F63662" w:rsidRPr="00F63662">
        <w:rPr>
          <w:rFonts w:ascii="Times New Roman" w:eastAsia="Times New Roman" w:hAnsi="Times New Roman"/>
          <w:bCs/>
          <w:sz w:val="24"/>
          <w:szCs w:val="24"/>
          <w:lang w:eastAsia="it-IT"/>
        </w:rPr>
        <w:t>(</w:t>
      </w:r>
      <w:r w:rsidR="00F63662" w:rsidRPr="00F63662">
        <w:rPr>
          <w:rFonts w:ascii="Times New Roman" w:eastAsia="Times New Roman" w:hAnsi="Times New Roman"/>
          <w:bCs/>
          <w:noProof/>
          <w:sz w:val="24"/>
          <w:szCs w:val="24"/>
          <w:lang w:eastAsia="it-IT"/>
        </w:rPr>
        <w:t>6.3</w:t>
      </w:r>
      <w:r w:rsidR="00F63662" w:rsidRPr="00F63662">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F63662">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F63662">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F63662">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F63662">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F63662">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6" w:name="_Ref448234808"/>
      <w:bookmarkStart w:id="57" w:name="_Ref448237262"/>
      <w:bookmarkStart w:id="58" w:name="_Ref448237267"/>
      <w:bookmarkStart w:id="59" w:name="_Ref448246225"/>
      <w:bookmarkStart w:id="60" w:name="_Toc39592545"/>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6"/>
      <w:bookmarkEnd w:id="57"/>
      <w:bookmarkEnd w:id="58"/>
      <w:bookmarkEnd w:id="59"/>
      <w:bookmarkEnd w:id="6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F63662">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F63662">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63662">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51589077"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1.55pt" o:ole="">
                  <v:imagedata r:id="rId24" o:title=""/>
                </v:shape>
                <o:OLEObject Type="Embed" ProgID="Equation.3" ShapeID="_x0000_i1030" DrawAspect="Content" ObjectID="_1651589078"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51589079"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F63662" w:rsidRPr="00F63662">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2"/>
            <w:r w:rsidR="00F060FC" w:rsidRPr="00FD3639">
              <w:rPr>
                <w:rFonts w:ascii="Times New Roman" w:hAnsi="Times New Roman"/>
                <w:position w:val="-36"/>
                <w:sz w:val="24"/>
                <w:szCs w:val="24"/>
              </w:rPr>
              <w:object w:dxaOrig="5060" w:dyaOrig="800">
                <v:shape id="_x0000_i1032" type="#_x0000_t75" style="width:253.85pt;height:40.45pt" o:ole="">
                  <v:imagedata r:id="rId28" o:title=""/>
                </v:shape>
                <o:OLEObject Type="Embed" ProgID="Equation.3" ShapeID="_x0000_i1032" DrawAspect="Content" ObjectID="_1651589080" r:id="rId29"/>
              </w:object>
            </w:r>
            <w:commentRangeEnd w:id="62"/>
            <w:r w:rsidR="00FD3639">
              <w:rPr>
                <w:rStyle w:val="Rimandocommento"/>
                <w:rFonts w:ascii="Times New Roman" w:eastAsia="Times New Roman" w:hAnsi="Times New Roman"/>
                <w:szCs w:val="20"/>
                <w:lang w:val="it-IT" w:eastAsia="it-IT"/>
              </w:rPr>
              <w:commentReference w:id="62"/>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3"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4"/>
            <w:r w:rsidR="00F060FC" w:rsidRPr="00CB44CC">
              <w:rPr>
                <w:rFonts w:ascii="Times New Roman" w:hAnsi="Times New Roman"/>
                <w:position w:val="-36"/>
                <w:sz w:val="24"/>
                <w:szCs w:val="24"/>
              </w:rPr>
              <w:object w:dxaOrig="10160" w:dyaOrig="800">
                <v:shape id="_x0000_i1033" type="#_x0000_t75" style="width:435.7pt;height:34.15pt" o:ole="">
                  <v:imagedata r:id="rId31" o:title=""/>
                </v:shape>
                <o:OLEObject Type="Embed" ProgID="Equation.3" ShapeID="_x0000_i1033" DrawAspect="Content" ObjectID="_1651589081" r:id="rId32"/>
              </w:object>
            </w:r>
            <w:commentRangeEnd w:id="64"/>
            <w:r w:rsidR="00CB44CC">
              <w:rPr>
                <w:rStyle w:val="Rimandocommento"/>
                <w:rFonts w:ascii="Times New Roman" w:eastAsia="Times New Roman" w:hAnsi="Times New Roman"/>
                <w:szCs w:val="20"/>
                <w:lang w:val="it-IT" w:eastAsia="it-IT"/>
              </w:rPr>
              <w:commentReference w:id="64"/>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51589082"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51589083"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5"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51589084"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51589085" r:id="rId40"/>
        </w:object>
      </w:r>
      <w:r w:rsidRPr="00276BBF">
        <w:rPr>
          <w:rFonts w:ascii="Times New Roman" w:hAnsi="Times New Roman"/>
          <w:lang w:val="en-GB"/>
        </w:rPr>
        <w:t xml:space="preserve">. </w:t>
      </w:r>
      <w:del w:id="66"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67" w:author="Amicarelli Andrea (RSE)" w:date="2020-04-13T15:05:00Z">
              <w:r w:rsidRPr="00276BBF" w:rsidDel="00EF44F5">
                <w:rPr>
                  <w:rFonts w:ascii="Times New Roman" w:hAnsi="Times New Roman"/>
                  <w:position w:val="-30"/>
                  <w:sz w:val="24"/>
                  <w:szCs w:val="24"/>
                </w:rPr>
                <w:object w:dxaOrig="8020" w:dyaOrig="1200">
                  <v:shape id="_x0000_i1038" type="#_x0000_t75" style="width:400.45pt;height:60.45pt" o:ole="">
                    <v:imagedata r:id="rId41" o:title=""/>
                  </v:shape>
                  <o:OLEObject Type="Embed" ProgID="Equation.3" ShapeID="_x0000_i1038" DrawAspect="Content" ObjectID="_1651589086"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68"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69"/>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51589087"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8.9pt" o:ole="">
                  <v:imagedata r:id="rId45" o:title=""/>
                </v:shape>
                <o:OLEObject Type="Embed" ProgID="Equation.3" ShapeID="_x0000_i1040" DrawAspect="Content" ObjectID="_1651589088"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51589089"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8.9pt" o:ole="">
                  <v:imagedata r:id="rId49" o:title=""/>
                </v:shape>
                <o:OLEObject Type="Embed" ProgID="Equation.3" ShapeID="_x0000_i1042" DrawAspect="Content" ObjectID="_1651589090"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9.1pt;height:19.95pt" o:ole="">
                  <v:imagedata r:id="rId51" o:title=""/>
                </v:shape>
                <o:OLEObject Type="Embed" ProgID="Equation.3" ShapeID="_x0000_i1043" DrawAspect="Content" ObjectID="_1651589091"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8.9pt" o:ole="">
                  <v:imagedata r:id="rId53" o:title=""/>
                </v:shape>
                <o:OLEObject Type="Embed" ProgID="Equation.3" ShapeID="_x0000_i1044" DrawAspect="Content" ObjectID="_1651589092"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51589093"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69"/>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69"/>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51589094"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0"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51589095"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1"/>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40.45pt" o:ole="">
                  <v:imagedata r:id="rId61" o:title=""/>
                </v:shape>
                <o:OLEObject Type="Embed" ProgID="Equation.3" ShapeID="_x0000_i1048" DrawAspect="Content" ObjectID="_1651589096"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40.45pt" o:ole="">
                  <v:imagedata r:id="rId63" o:title=""/>
                </v:shape>
                <o:OLEObject Type="Embed" ProgID="Equation.3" ShapeID="_x0000_i1049" DrawAspect="Content" ObjectID="_1651589097"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51589098"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2" w:name="_Ref448232409"/>
            <w:bookmarkStart w:id="73"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2"/>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1"/>
            <w:r w:rsidR="00132A27">
              <w:rPr>
                <w:rStyle w:val="Rimandocommento"/>
                <w:rFonts w:ascii="Times New Roman" w:eastAsia="Times New Roman" w:hAnsi="Times New Roman"/>
                <w:b w:val="0"/>
                <w:bCs w:val="0"/>
                <w:color w:val="auto"/>
                <w:szCs w:val="20"/>
                <w:lang w:val="it-IT" w:eastAsia="it-IT"/>
              </w:rPr>
              <w:commentReference w:id="71"/>
            </w:r>
            <w:bookmarkEnd w:id="73"/>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4"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5"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76"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77"/>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F63662">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F63662">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51589099"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8"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F63662" w:rsidRPr="00F63662">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51589100"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9"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51589101"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51589102"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F63662">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8.9pt;height:33.65pt" o:ole="">
                  <v:imagedata r:id="rId75" o:title=""/>
                </v:shape>
                <o:OLEObject Type="Embed" ProgID="Equation.3" ShapeID="_x0000_i1055" DrawAspect="Content" ObjectID="_1651589103"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51589104"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51589105"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7"/>
    <w:p w:rsidR="00897949" w:rsidRPr="00F53D8F" w:rsidRDefault="00EF7A6C" w:rsidP="00897949">
      <w:pPr>
        <w:pStyle w:val="Normale1"/>
        <w:spacing w:line="240" w:lineRule="auto"/>
        <w:rPr>
          <w:ins w:id="80" w:author="Amicarelli Andrea (RSE)" w:date="2020-04-13T09:57:00Z"/>
          <w:rFonts w:ascii="Times New Roman" w:hAnsi="Times New Roman"/>
          <w:lang w:val="en-GB"/>
        </w:rPr>
      </w:pPr>
      <w:r>
        <w:rPr>
          <w:rStyle w:val="Rimandocommento"/>
          <w:rFonts w:ascii="Times New Roman" w:hAnsi="Times New Roman"/>
          <w:szCs w:val="20"/>
        </w:rPr>
        <w:commentReference w:id="77"/>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6.7pt;height:19.95pt" o:ole="">
                  <v:imagedata r:id="rId81" o:title=""/>
                </v:shape>
                <o:OLEObject Type="Embed" ProgID="Equation.3" ShapeID="_x0000_i1058" DrawAspect="Content" ObjectID="_1651589106"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1" w:name="_Ref448249339"/>
      <w:bookmarkStart w:id="82" w:name="_Ref449701616"/>
      <w:bookmarkStart w:id="83" w:name="_Toc39592546"/>
      <w:r>
        <w:t xml:space="preserve">SPH </w:t>
      </w:r>
      <w:r w:rsidR="00F91289" w:rsidRPr="00C70139">
        <w:t>balance equations for rigid body transport</w:t>
      </w:r>
      <w:bookmarkEnd w:id="81"/>
      <w:bookmarkEnd w:id="82"/>
      <w:bookmarkEnd w:id="8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F63662">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15pt" o:ole="">
                  <v:imagedata r:id="rId83" o:title=""/>
                </v:shape>
                <o:OLEObject Type="Embed" ProgID="Equation.3" ShapeID="_x0000_i1059" DrawAspect="Content" ObjectID="_1651589107" r:id="rId84"/>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60" type="#_x0000_t75" style="width:64.65pt;height:31.55pt" o:ole="">
                  <v:imagedata r:id="rId85" o:title=""/>
                </v:shape>
                <o:OLEObject Type="Embed" ProgID="Equation.3" ShapeID="_x0000_i1060" DrawAspect="Content" ObjectID="_1651589108" r:id="rId86"/>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61" type="#_x0000_t75" style="width:248.6pt;height:34.7pt" o:ole="">
                  <v:imagedata r:id="rId87" o:title=""/>
                </v:shape>
                <o:OLEObject Type="Embed" ProgID="Equation.3" ShapeID="_x0000_i1061" DrawAspect="Content" ObjectID="_1651589109" r:id="rId88"/>
              </w:object>
            </w:r>
            <w:r w:rsidRPr="00276BBF">
              <w:rPr>
                <w:rFonts w:ascii="Times New Roman" w:hAnsi="Times New Roman"/>
                <w:position w:val="-30"/>
                <w:sz w:val="24"/>
                <w:szCs w:val="24"/>
              </w:rPr>
              <w:object w:dxaOrig="3400" w:dyaOrig="660">
                <v:shape id="_x0000_i1062" type="#_x0000_t75" style="width:170.8pt;height:32.6pt" o:ole="">
                  <v:imagedata r:id="rId89" o:title=""/>
                </v:shape>
                <o:OLEObject Type="Embed" ProgID="Equation.3" ShapeID="_x0000_i1062" DrawAspect="Content" ObjectID="_1651589110" r:id="rId90"/>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63" type="#_x0000_t75" style="width:47.8pt;height:31.55pt" o:ole="">
                  <v:imagedata r:id="rId91" o:title=""/>
                </v:shape>
                <o:OLEObject Type="Embed" ProgID="Equation.3" ShapeID="_x0000_i1063" DrawAspect="Content" ObjectID="_1651589111" r:id="rId92"/>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4"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 The </w:t>
      </w:r>
      <w:r w:rsidRPr="00276BBF">
        <w:rPr>
          <w:rFonts w:ascii="Times New Roman" w:hAnsi="Times New Roman"/>
          <w:lang w:val="en-GB"/>
        </w:rPr>
        <w:lastRenderedPageBreak/>
        <w:t xml:space="preserve">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3F4AE4">
        <w:rPr>
          <w:rFonts w:ascii="Symbol" w:hAnsi="Symbol"/>
          <w:i/>
          <w:u w:val="single"/>
          <w:lang w:val="en-GB"/>
        </w:rPr>
        <w:t></w:t>
      </w:r>
      <w:r w:rsidRPr="00276BBF">
        <w:rPr>
          <w:rFonts w:ascii="Times New Roman" w:hAnsi="Times New Roman"/>
          <w:lang w:val="en-GB"/>
        </w:rPr>
        <w:t xml:space="preserve"> is the vector of the a</w:t>
      </w:r>
      <w:r w:rsidR="003F4AE4">
        <w:rPr>
          <w:rFonts w:ascii="Times New Roman" w:hAnsi="Times New Roman"/>
          <w:lang w:val="en-GB"/>
        </w:rPr>
        <w:t>ngles lying between the body axe</w:t>
      </w:r>
      <w:r w:rsidRPr="00276BBF">
        <w:rPr>
          <w:rFonts w:ascii="Times New Roman" w:hAnsi="Times New Roman"/>
          <w:lang w:val="en-GB"/>
        </w:rPr>
        <w:t xml:space="preserve">s and the global reference system).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4" type="#_x0000_t75" style="width:15.25pt;height:22.05pt" o:ole="">
            <v:imagedata r:id="rId93" o:title=""/>
          </v:shape>
          <o:OLEObject Type="Embed" ProgID="Equation.3" ShapeID="_x0000_i1064" DrawAspect="Content" ObjectID="_1651589112" r:id="rId9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65" type="#_x0000_t75" style="width:283.8pt;height:82.5pt" o:ole="">
                  <v:imagedata r:id="rId95" o:title=""/>
                </v:shape>
                <o:OLEObject Type="Embed" ProgID="Equation.3" ShapeID="_x0000_i1065" DrawAspect="Content" ObjectID="_1651589113"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25</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5"/>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9E60BA" w:rsidRDefault="009E60BA" w:rsidP="00E705B5">
      <w:pPr>
        <w:pStyle w:val="Normale1"/>
        <w:spacing w:line="240" w:lineRule="auto"/>
        <w:jc w:val="both"/>
        <w:rPr>
          <w:rFonts w:ascii="Times New Roman" w:hAnsi="Times New Roman"/>
          <w:lang w:val="en-GB"/>
        </w:rPr>
      </w:pPr>
    </w:p>
    <w:p w:rsidR="009E60BA" w:rsidRDefault="009E60BA" w:rsidP="009E60BA">
      <w:pPr>
        <w:pStyle w:val="Normale1"/>
        <w:spacing w:line="240" w:lineRule="auto"/>
        <w:jc w:val="both"/>
        <w:rPr>
          <w:ins w:id="86" w:author="Amicarelli Andrea (RSE)" w:date="2020-04-13T14:21:00Z"/>
          <w:rFonts w:ascii="Times New Roman" w:hAnsi="Times New Roman"/>
          <w:lang w:val="en-GB"/>
        </w:rPr>
      </w:pPr>
      <w:ins w:id="87" w:author="Amicarelli Andrea (RSE)" w:date="2020-04-13T14:21:00Z">
        <w:r>
          <w:rPr>
            <w:rFonts w:ascii="Times New Roman" w:hAnsi="Times New Roman"/>
            <w:lang w:val="en-GB"/>
          </w:rPr>
          <w:t xml:space="preserve">One considers the final formulation of the third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(6.24)</w:t>
      </w:r>
      <w:r>
        <w:rPr>
          <w:rFonts w:ascii="Times New Roman" w:hAnsi="Times New Roman"/>
          <w:lang w:val="en-GB"/>
        </w:rPr>
        <w:fldChar w:fldCharType="end"/>
      </w:r>
      <w:ins w:id="88" w:author="Amicarelli Andrea (RSE)" w:date="2020-04-13T14:21:00Z">
        <w:r w:rsidRPr="009E60BA">
          <w:rPr>
            <w:rFonts w:ascii="Times New Roman" w:hAnsi="Times New Roman"/>
            <w:lang w:val="en-GB"/>
          </w:rPr>
          <w:t xml:space="preserve"> </w:t>
        </w:r>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orque-free/induced precession. The minor effect of the torque-free term on a torque-induced precession is called nutation.</w:t>
        </w:r>
        <w:r>
          <w:rPr>
            <w:rFonts w:ascii="Times New Roman" w:hAnsi="Times New Roman"/>
            <w:lang w:val="en-GB"/>
          </w:rPr>
          <w:t xml:space="preserve"> One notices that any </w:t>
        </w:r>
        <w:r w:rsidRPr="009E60BA">
          <w:rPr>
            <w:rFonts w:ascii="Times New Roman" w:hAnsi="Times New Roman"/>
            <w:lang w:val="en-GB"/>
          </w:rPr>
          <w:t xml:space="preserve">torque-free precession is blocked </w:t>
        </w:r>
        <w:r>
          <w:rPr>
            <w:rFonts w:ascii="Times New Roman" w:hAnsi="Times New Roman"/>
            <w:lang w:val="en-GB"/>
          </w:rPr>
          <w:t xml:space="preserve">if the body rotates </w:t>
        </w:r>
        <w:r w:rsidRPr="009E60BA">
          <w:rPr>
            <w:rFonts w:ascii="Times New Roman" w:hAnsi="Times New Roman"/>
            <w:lang w:val="en-GB"/>
          </w:rPr>
          <w:t xml:space="preserve">around one of </w:t>
        </w:r>
        <w:r>
          <w:rPr>
            <w:rFonts w:ascii="Times New Roman" w:hAnsi="Times New Roman"/>
            <w:lang w:val="en-GB"/>
          </w:rPr>
          <w:t xml:space="preserve">its </w:t>
        </w:r>
        <w:r w:rsidRPr="009E60BA">
          <w:rPr>
            <w:rFonts w:ascii="Times New Roman" w:hAnsi="Times New Roman"/>
            <w:lang w:val="en-GB"/>
          </w:rPr>
          <w:t>axes</w:t>
        </w:r>
        <w:r>
          <w:rPr>
            <w:rFonts w:ascii="Times New Roman" w:hAnsi="Times New Roman"/>
            <w:lang w:val="en-GB"/>
          </w:rPr>
          <w:t>.</w:t>
        </w:r>
      </w:ins>
    </w:p>
    <w:p w:rsidR="009E60BA" w:rsidRPr="00276BBF" w:rsidRDefault="009E60BA"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89"/>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6" type="#_x0000_t75" style="width:150.85pt;height:17.35pt" o:ole="">
                  <v:imagedata r:id="rId97" o:title=""/>
                </v:shape>
                <o:OLEObject Type="Embed" ProgID="Equation.3" ShapeID="_x0000_i1066" DrawAspect="Content" ObjectID="_1651589114"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90"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0"/>
            <w:r w:rsidRPr="008007FF">
              <w:rPr>
                <w:rFonts w:ascii="Times New Roman" w:eastAsia="Times New Roman" w:hAnsi="Times New Roman"/>
                <w:b w:val="0"/>
                <w:bCs w:val="0"/>
                <w:color w:val="auto"/>
                <w:sz w:val="24"/>
                <w:szCs w:val="24"/>
                <w:lang w:eastAsia="it-IT"/>
              </w:rPr>
              <w:t xml:space="preserve"> </w:t>
            </w:r>
            <w:commentRangeEnd w:id="89"/>
            <w:r w:rsidR="008A206F">
              <w:rPr>
                <w:rStyle w:val="Rimandocommento"/>
                <w:rFonts w:ascii="Times New Roman" w:eastAsia="Times New Roman" w:hAnsi="Times New Roman"/>
                <w:b w:val="0"/>
                <w:bCs w:val="0"/>
                <w:color w:val="auto"/>
                <w:szCs w:val="20"/>
                <w:lang w:val="it-IT" w:eastAsia="it-IT"/>
              </w:rPr>
              <w:commentReference w:id="89"/>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F63662">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7" type="#_x0000_t75" style="width:79.35pt;height:26.8pt" o:ole="">
                  <v:imagedata r:id="rId99" o:title=""/>
                </v:shape>
                <o:OLEObject Type="Embed" ProgID="Equation.3" ShapeID="_x0000_i1067" DrawAspect="Content" ObjectID="_1651589115"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F63662" w:rsidRPr="00F63662">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F63662">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F63662">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8" type="#_x0000_t75" style="width:91.45pt;height:27.35pt" o:ole="">
                  <v:imagedata r:id="rId101" o:title=""/>
                </v:shape>
                <o:OLEObject Type="Embed" ProgID="Equation.3" ShapeID="_x0000_i1068" DrawAspect="Content" ObjectID="_1651589116"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9" type="#_x0000_t75" style="width:91.95pt;height:19.95pt" o:ole="">
                  <v:imagedata r:id="rId103" o:title=""/>
                </v:shape>
                <o:OLEObject Type="Embed" ProgID="Equation.3" ShapeID="_x0000_i1069" DrawAspect="Content" ObjectID="_1651589117"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70" type="#_x0000_t75" style="width:19.45pt;height:17.35pt" o:ole="">
            <v:imagedata r:id="rId105" o:title=""/>
          </v:shape>
          <o:OLEObject Type="Embed" ProgID="Equation.3" ShapeID="_x0000_i1070" DrawAspect="Content" ObjectID="_1651589118"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71" type="#_x0000_t75" style="width:283.25pt;height:19.95pt" o:ole="">
                  <v:imagedata r:id="rId107" o:title=""/>
                </v:shape>
                <o:OLEObject Type="Embed" ProgID="Equation.3" ShapeID="_x0000_i1071" DrawAspect="Content" ObjectID="_1651589119"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72" type="#_x0000_t75" style="width:155.05pt;height:20.5pt" o:ole="">
                  <v:imagedata r:id="rId109" o:title=""/>
                </v:shape>
                <o:OLEObject Type="Embed" ProgID="Equation.3" ShapeID="_x0000_i1072" DrawAspect="Content" ObjectID="_1651589120"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73" type="#_x0000_t75" style="width:142.95pt;height:49.95pt" o:ole="">
                  <v:imagedata r:id="rId111" o:title=""/>
                </v:shape>
                <o:OLEObject Type="Embed" ProgID="Equation.3" ShapeID="_x0000_i1073" DrawAspect="Content" ObjectID="_1651589121"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74" type="#_x0000_t75" style="width:140.3pt;height:50.45pt" o:ole="">
                  <v:imagedata r:id="rId113" o:title=""/>
                </v:shape>
                <o:OLEObject Type="Embed" ProgID="Equation.3" ShapeID="_x0000_i1074" DrawAspect="Content" ObjectID="_1651589122"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5" type="#_x0000_t75" style="width:137.15pt;height:47.8pt" o:ole="">
                  <v:imagedata r:id="rId115" o:title=""/>
                </v:shape>
                <o:OLEObject Type="Embed" ProgID="Equation.3" ShapeID="_x0000_i1075" DrawAspect="Content" ObjectID="_1651589123"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91" w:author="Amicarelli Andrea (RSE)" w:date="2020-04-13T11:56:00Z"/>
          <w:rFonts w:ascii="Times New Roman" w:hAnsi="Times New Roman"/>
          <w:lang w:val="en-GB"/>
        </w:rPr>
      </w:pPr>
      <w:ins w:id="92" w:author="Amicarelli Andrea (RSE)" w:date="2020-04-13T11:56:00Z">
        <w:r>
          <w:rPr>
            <w:rFonts w:ascii="Times New Roman" w:hAnsi="Times New Roman"/>
            <w:lang w:val="en-GB"/>
          </w:rPr>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93" w:name="_Ref521058256"/>
      <w:bookmarkStart w:id="94" w:name="_Toc39592547"/>
      <w:r>
        <w:t>Improving 3D rotations</w:t>
      </w:r>
      <w:bookmarkEnd w:id="93"/>
      <w:bookmarkEnd w:id="94"/>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6" type="#_x0000_t75" style="width:47.8pt;height:31.55pt" o:ole="">
                  <v:imagedata r:id="rId91" o:title=""/>
                </v:shape>
                <o:OLEObject Type="Embed" ProgID="Equation.3" ShapeID="_x0000_i1076" DrawAspect="Content" ObjectID="_1651589124"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7" type="#_x0000_t75" style="width:67.8pt;height:22.05pt" o:ole="">
                  <v:imagedata r:id="rId118" o:title=""/>
                </v:shape>
                <o:OLEObject Type="Embed" ProgID="Equation.3" ShapeID="_x0000_i1077" DrawAspect="Content" ObjectID="_1651589125"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95"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5"/>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F63662" w:rsidRPr="00BC1AE1">
        <w:rPr>
          <w:rFonts w:ascii="Times New Roman" w:hAnsi="Times New Roman"/>
        </w:rPr>
        <w:t>(</w:t>
      </w:r>
      <w:r w:rsidR="00F63662" w:rsidRPr="00F63662">
        <w:rPr>
          <w:rFonts w:ascii="Times New Roman" w:hAnsi="Times New Roman"/>
          <w:bCs/>
          <w:noProof/>
        </w:rPr>
        <w:t>6.31</w:t>
      </w:r>
      <w:r w:rsidR="00F63662" w:rsidRPr="00BC1AE1">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8" type="#_x0000_t75" style="width:96.2pt;height:34.7pt" o:ole="">
                  <v:imagedata r:id="rId120" o:title=""/>
                </v:shape>
                <o:OLEObject Type="Embed" ProgID="Equation.3" ShapeID="_x0000_i1078" DrawAspect="Content" ObjectID="_1651589126"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lastRenderedPageBreak/>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9" type="#_x0000_t75" style="width:229.15pt;height:22.05pt" o:ole="">
                  <v:imagedata r:id="rId122" o:title=""/>
                </v:shape>
                <o:OLEObject Type="Embed" ProgID="Equation.3" ShapeID="_x0000_i1079" DrawAspect="Content" ObjectID="_1651589127"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80" type="#_x0000_t75" style="width:166.6pt;height:57.8pt" o:ole="">
                  <v:imagedata r:id="rId124" o:title=""/>
                </v:shape>
                <o:OLEObject Type="Embed" ProgID="Equation.3" ShapeID="_x0000_i1080" DrawAspect="Content" ObjectID="_1651589128"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81" type="#_x0000_t75" style="width:438.3pt;height:52.05pt" o:ole="">
                  <v:imagedata r:id="rId126" o:title=""/>
                </v:shape>
                <o:OLEObject Type="Embed" ProgID="Equation.3" ShapeID="_x0000_i1081" DrawAspect="Content" ObjectID="_1651589129"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96" w:author="Amicarelli Andrea (RSE)" w:date="2020-04-13T14:27:00Z"/>
          <w:rFonts w:ascii="Times New Roman" w:hAnsi="Times New Roman"/>
          <w:lang w:val="en-GB"/>
        </w:rPr>
      </w:pPr>
      <w:ins w:id="97"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82" type="#_x0000_t75" style="width:62pt;height:19.95pt" o:ole="">
                  <v:imagedata r:id="rId128" o:title=""/>
                </v:shape>
                <o:OLEObject Type="Embed" ProgID="Equation.3" ShapeID="_x0000_i1082" DrawAspect="Content" ObjectID="_1651589130"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83" type="#_x0000_t75" style="width:46.75pt;height:41.5pt" o:ole="">
                  <v:imagedata r:id="rId130" o:title=""/>
                </v:shape>
                <o:OLEObject Type="Embed" ProgID="Equation.3" ShapeID="_x0000_i1083" DrawAspect="Content" ObjectID="_1651589131"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84" type="#_x0000_t75" style="width:55.7pt;height:23.1pt" o:ole="">
                  <v:imagedata r:id="rId132" o:title=""/>
                </v:shape>
                <o:OLEObject Type="Embed" ProgID="Equation.3" ShapeID="_x0000_i1084" DrawAspect="Content" ObjectID="_1651589132"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5" type="#_x0000_t75" style="width:64.65pt;height:39.95pt" o:ole="">
                  <v:imagedata r:id="rId134" o:title=""/>
                </v:shape>
                <o:OLEObject Type="Embed" ProgID="Equation.3" ShapeID="_x0000_i1085" DrawAspect="Content" ObjectID="_1651589133"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6" type="#_x0000_t75" style="width:92.5pt;height:46.25pt" o:ole="">
                  <v:imagedata r:id="rId136" o:title=""/>
                </v:shape>
                <o:OLEObject Type="Embed" ProgID="Equation.3" ShapeID="_x0000_i1086" DrawAspect="Content" ObjectID="_1651589134" r:id="rId137"/>
              </w:object>
            </w:r>
            <w:r>
              <w:rPr>
                <w:sz w:val="20"/>
                <w:szCs w:val="20"/>
              </w:rPr>
              <w:t xml:space="preserve">, but don’t use </w:t>
            </w:r>
            <w:r w:rsidRPr="00BB467A">
              <w:rPr>
                <w:position w:val="-40"/>
                <w:sz w:val="20"/>
                <w:szCs w:val="20"/>
              </w:rPr>
              <w:object w:dxaOrig="2100" w:dyaOrig="920">
                <v:shape id="_x0000_i1087" type="#_x0000_t75" style="width:105.1pt;height:46.25pt" o:ole="">
                  <v:imagedata r:id="rId138" o:title=""/>
                </v:shape>
                <o:OLEObject Type="Embed" ProgID="Equation.3" ShapeID="_x0000_i1087" DrawAspect="Content" ObjectID="_1651589135"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8" type="#_x0000_t75" style="width:79.9pt;height:44.65pt" o:ole="">
                  <v:imagedata r:id="rId140" o:title=""/>
                </v:shape>
                <o:OLEObject Type="Embed" ProgID="Equation.3" ShapeID="_x0000_i1088" DrawAspect="Content" ObjectID="_1651589136" r:id="rId141"/>
              </w:object>
            </w:r>
            <w:r>
              <w:rPr>
                <w:sz w:val="20"/>
                <w:szCs w:val="20"/>
              </w:rPr>
              <w:t xml:space="preserve">,   </w:t>
            </w:r>
            <w:r w:rsidRPr="00BB467A">
              <w:rPr>
                <w:position w:val="-38"/>
                <w:sz w:val="20"/>
                <w:szCs w:val="20"/>
              </w:rPr>
              <w:object w:dxaOrig="1520" w:dyaOrig="800">
                <v:shape id="_x0000_i1089" type="#_x0000_t75" style="width:76.2pt;height:39.95pt" o:ole="">
                  <v:imagedata r:id="rId142" o:title=""/>
                </v:shape>
                <o:OLEObject Type="Embed" ProgID="Equation.3" ShapeID="_x0000_i1089" DrawAspect="Content" ObjectID="_1651589137"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90" type="#_x0000_t75" style="width:322.15pt;height:141.35pt" o:ole="">
                  <v:imagedata r:id="rId144" o:title=""/>
                </v:shape>
                <o:OLEObject Type="Embed" ProgID="Equation.3" ShapeID="_x0000_i1090" DrawAspect="Content" ObjectID="_1651589138"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98" w:name="_Ref32419481"/>
      <w:bookmarkStart w:id="99" w:name="_Ref32424023"/>
      <w:bookmarkStart w:id="100" w:name="_Ref32484255"/>
      <w:bookmarkStart w:id="101" w:name="_Ref32484709"/>
      <w:bookmarkStart w:id="102" w:name="_Ref32585923"/>
      <w:bookmarkStart w:id="103" w:name="_Toc36631727"/>
      <w:bookmarkStart w:id="104" w:name="_Toc39592548"/>
      <w:r w:rsidRPr="00343DEA">
        <w:t>Reaction forces</w:t>
      </w:r>
      <w:bookmarkEnd w:id="98"/>
      <w:bookmarkEnd w:id="99"/>
      <w:bookmarkEnd w:id="100"/>
      <w:bookmarkEnd w:id="101"/>
      <w:bookmarkEnd w:id="102"/>
      <w:bookmarkEnd w:id="103"/>
      <w:bookmarkEnd w:id="104"/>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End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F63662">
            <w:rPr>
              <w:rFonts w:ascii="Times New Roman" w:hAnsi="Times New Roman"/>
              <w:noProof/>
              <w:lang w:val="en-GB"/>
            </w:rPr>
            <w:t xml:space="preserve"> </w:t>
          </w:r>
          <w:r w:rsidR="00F63662" w:rsidRPr="00F63662">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rFonts w:ascii="Times New Roman" w:hAnsi="Times New Roman"/>
          <w:lang w:val="en-GB"/>
        </w:rPr>
      </w:pPr>
      <w:r w:rsidRPr="00EF0B15">
        <w:rPr>
          <w:rFonts w:ascii="Times New Roman" w:hAnsi="Times New Roman"/>
          <w:lang w:val="en-GB"/>
        </w:rPr>
        <w:lastRenderedPageBreak/>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05" w:name="_Toc482633744"/>
      <w:bookmarkStart w:id="106" w:name="_Ref521058275"/>
      <w:bookmarkStart w:id="107" w:name="_Toc39592549"/>
      <w:r w:rsidRPr="00757D25">
        <w:t>Sliding friction force</w:t>
      </w:r>
      <w:bookmarkEnd w:id="105"/>
      <w:bookmarkEnd w:id="106"/>
      <w:bookmarkEnd w:id="107"/>
    </w:p>
    <w:p w:rsidR="0088494B" w:rsidRDefault="00ED0B27" w:rsidP="001B4F72">
      <w:pPr>
        <w:pStyle w:val="Normale1"/>
        <w:spacing w:line="240" w:lineRule="auto"/>
        <w:jc w:val="both"/>
        <w:rPr>
          <w:rFonts w:ascii="Times New Roman" w:hAnsi="Times New Roman"/>
        </w:rPr>
      </w:pPr>
      <w:ins w:id="108"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09"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10" w:author="Amicarelli Andrea (RSE)" w:date="2020-04-13T11:54:00Z"/>
          <w:rFonts w:ascii="Times New Roman" w:hAnsi="Times New Roman"/>
        </w:rPr>
      </w:pPr>
      <w:ins w:id="111"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12" w:name="_Toc39592550"/>
      <w:r w:rsidRPr="00757D25">
        <w:rPr>
          <w:lang w:val="en-GB"/>
        </w:rPr>
        <w:t>Aerial stage</w:t>
      </w:r>
      <w:r>
        <w:rPr>
          <w:lang w:val="en-GB"/>
        </w:rPr>
        <w:t xml:space="preserve"> (non-negative value for the input friction angle and body-frontier interactions)</w:t>
      </w:r>
      <w:bookmarkEnd w:id="112"/>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91" type="#_x0000_t75" style="width:183.95pt;height:21.55pt" o:ole="">
                  <v:imagedata r:id="rId146" o:title=""/>
                </v:shape>
                <o:OLEObject Type="Embed" ProgID="Equation.3" ShapeID="_x0000_i1091" DrawAspect="Content" ObjectID="_1651589139"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13"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92" type="#_x0000_t75" style="width:69.35pt;height:19.45pt" o:ole="">
                  <v:imagedata r:id="rId148" o:title=""/>
                </v:shape>
                <o:OLEObject Type="Embed" ProgID="Equation.3" ShapeID="_x0000_i1092" DrawAspect="Content" ObjectID="_1651589140"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93" type="#_x0000_t75" style="width:136.1pt;height:22.6pt" o:ole="">
                  <v:imagedata r:id="rId150" o:title=""/>
                </v:shape>
                <o:OLEObject Type="Embed" ProgID="Equation.3" ShapeID="_x0000_i1093" DrawAspect="Content" ObjectID="_1651589141"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94" type="#_x0000_t75" style="width:83.55pt;height:22.6pt" o:ole="">
                  <v:imagedata r:id="rId152" o:title=""/>
                </v:shape>
                <o:OLEObject Type="Embed" ProgID="Equation.3" ShapeID="_x0000_i1094" DrawAspect="Content" ObjectID="_1651589142"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5" type="#_x0000_t75" style="width:75.15pt;height:33.1pt" o:ole="">
                  <v:imagedata r:id="rId154" o:title=""/>
                </v:shape>
                <o:OLEObject Type="Embed" ProgID="Equation.3" ShapeID="_x0000_i1095" DrawAspect="Content" ObjectID="_1651589143"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096" type="#_x0000_t75" style="width:19.45pt;height:17.35pt" o:ole="">
            <v:imagedata r:id="rId156" o:title=""/>
          </v:shape>
          <o:OLEObject Type="Embed" ProgID="Equation.3" ShapeID="_x0000_i1096" DrawAspect="Content" ObjectID="_1651589144"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14" w:author="Amicarelli Andrea (RSE)" w:date="2020-04-13T11:51:00Z"/>
          <w:rFonts w:ascii="Times New Roman" w:hAnsi="Times New Roman"/>
          <w:sz w:val="24"/>
          <w:szCs w:val="24"/>
        </w:rPr>
      </w:pPr>
      <w:del w:id="115"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116" w:name="_Toc482633745"/>
      <w:bookmarkStart w:id="117" w:name="_Toc39592551"/>
      <w:r w:rsidRPr="00757D25">
        <w:rPr>
          <w:lang w:val="en-GB"/>
        </w:rPr>
        <w:lastRenderedPageBreak/>
        <w:t>Aerial stage</w:t>
      </w:r>
      <w:bookmarkEnd w:id="116"/>
      <w:r>
        <w:rPr>
          <w:lang w:val="en-GB"/>
        </w:rPr>
        <w:t xml:space="preserve"> (negative value for the input friction angle or body-body interactions)</w:t>
      </w:r>
      <w:bookmarkEnd w:id="117"/>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7" type="#_x0000_t75" style="width:102.5pt;height:19.95pt" o:ole="">
                  <v:imagedata r:id="rId158" o:title=""/>
                </v:shape>
                <o:OLEObject Type="Embed" ProgID="Equation.3" ShapeID="_x0000_i1097" DrawAspect="Content" ObjectID="_1651589145"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8" type="#_x0000_t75" style="width:92.5pt;height:24.7pt" o:ole="">
                  <v:imagedata r:id="rId160" o:title=""/>
                </v:shape>
                <o:OLEObject Type="Embed" ProgID="Equation.3" ShapeID="_x0000_i1098" DrawAspect="Content" ObjectID="_1651589146"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9" type="#_x0000_t75" style="width:86.2pt;height:22.6pt" o:ole="">
                  <v:imagedata r:id="rId162" o:title=""/>
                </v:shape>
                <o:OLEObject Type="Embed" ProgID="Equation.3" ShapeID="_x0000_i1099" DrawAspect="Content" ObjectID="_1651589147"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00" type="#_x0000_t75" style="width:52.55pt;height:21.55pt" o:ole="">
                  <v:imagedata r:id="rId164" o:title=""/>
                </v:shape>
                <o:OLEObject Type="Embed" ProgID="Equation.3" ShapeID="_x0000_i1100" DrawAspect="Content" ObjectID="_1651589148" r:id="rId165"/>
              </w:object>
            </w:r>
          </w:p>
          <w:p w:rsidR="00FC592D" w:rsidRDefault="00FC592D" w:rsidP="00B91873">
            <w:pPr>
              <w:spacing w:line="240" w:lineRule="auto"/>
              <w:jc w:val="center"/>
            </w:pPr>
            <w:r w:rsidRPr="00295FB3">
              <w:rPr>
                <w:position w:val="-14"/>
              </w:rPr>
              <w:object w:dxaOrig="4140" w:dyaOrig="380">
                <v:shape id="_x0000_i1101" type="#_x0000_t75" style="width:206pt;height:19.45pt" o:ole="">
                  <v:imagedata r:id="rId166" o:title=""/>
                </v:shape>
                <o:OLEObject Type="Embed" ProgID="Equation.3" ShapeID="_x0000_i1101" DrawAspect="Content" ObjectID="_1651589149"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02" type="#_x0000_t75" style="width:1in;height:19.45pt" o:ole="">
                  <v:imagedata r:id="rId168" o:title=""/>
                </v:shape>
                <o:OLEObject Type="Embed" ProgID="Equation.3" ShapeID="_x0000_i1102" DrawAspect="Content" ObjectID="_1651589150"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118"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119"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120"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121" w:name="_Toc482633746"/>
      <w:bookmarkStart w:id="122" w:name="_Toc39592552"/>
      <w:r w:rsidRPr="000D6B1C">
        <w:rPr>
          <w:lang w:val="en-GB"/>
        </w:rPr>
        <w:t>Submerged stage</w:t>
      </w:r>
      <w:bookmarkEnd w:id="121"/>
      <w:bookmarkEnd w:id="122"/>
    </w:p>
    <w:p w:rsidR="00585F46" w:rsidRDefault="00585F46" w:rsidP="00585F46">
      <w:pPr>
        <w:pStyle w:val="Normale1"/>
        <w:spacing w:line="240" w:lineRule="auto"/>
        <w:jc w:val="both"/>
        <w:rPr>
          <w:rFonts w:ascii="Times New Roman" w:hAnsi="Times New Roman"/>
          <w:lang w:val="en-GB"/>
        </w:rPr>
      </w:pPr>
      <w:commentRangeStart w:id="123"/>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03" type="#_x0000_t75" style="width:120.35pt;height:22.05pt" o:ole="">
                  <v:imagedata r:id="rId170" o:title=""/>
                </v:shape>
                <o:OLEObject Type="Embed" ProgID="Equation.3" ShapeID="_x0000_i1103" DrawAspect="Content" ObjectID="_1651589151"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04" type="#_x0000_t75" style="width:125.6pt;height:23.65pt" o:ole="">
                  <v:imagedata r:id="rId172" o:title=""/>
                </v:shape>
                <o:OLEObject Type="Embed" ProgID="Equation.3" ShapeID="_x0000_i1104" DrawAspect="Content" ObjectID="_1651589152"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5" type="#_x0000_t75" style="width:71.45pt;height:30.5pt" o:ole="">
                  <v:imagedata r:id="rId174" o:title=""/>
                </v:shape>
                <o:OLEObject Type="Embed" ProgID="Equation.3" ShapeID="_x0000_i1105" DrawAspect="Content" ObjectID="_1651589153"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06" type="#_x0000_t75" style="width:19.95pt;height:18.4pt" o:ole="">
            <v:imagedata r:id="rId176" o:title=""/>
          </v:shape>
          <o:OLEObject Type="Embed" ProgID="Equation.3" ShapeID="_x0000_i1106" DrawAspect="Content" ObjectID="_1651589154"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lastRenderedPageBreak/>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123"/>
      <w:r>
        <w:rPr>
          <w:rStyle w:val="Rimandocommento"/>
          <w:rFonts w:ascii="Times New Roman" w:hAnsi="Times New Roman"/>
          <w:szCs w:val="20"/>
        </w:rPr>
        <w:commentReference w:id="123"/>
      </w:r>
    </w:p>
    <w:p w:rsidR="00FC592D" w:rsidRPr="00757D25" w:rsidDel="00585F46" w:rsidRDefault="00FC592D" w:rsidP="00FC592D">
      <w:pPr>
        <w:spacing w:after="0" w:line="240" w:lineRule="auto"/>
        <w:jc w:val="both"/>
        <w:rPr>
          <w:del w:id="124" w:author="Amicarelli Andrea (RSE)" w:date="2020-04-13T10:22:00Z"/>
          <w:rFonts w:ascii="Times New Roman" w:hAnsi="Times New Roman"/>
          <w:sz w:val="24"/>
          <w:szCs w:val="24"/>
        </w:rPr>
      </w:pPr>
      <w:del w:id="125"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126" w:author="Amicarelli Andrea (RSE)" w:date="2020-04-13T10:22:00Z"/>
        </w:trPr>
        <w:tc>
          <w:tcPr>
            <w:tcW w:w="4539" w:type="pct"/>
            <w:vAlign w:val="center"/>
          </w:tcPr>
          <w:p w:rsidR="00FC592D" w:rsidRPr="00757D25" w:rsidDel="00585F46" w:rsidRDefault="00FC592D" w:rsidP="00B91873">
            <w:pPr>
              <w:spacing w:line="240" w:lineRule="auto"/>
              <w:jc w:val="center"/>
              <w:rPr>
                <w:del w:id="127" w:author="Amicarelli Andrea (RSE)" w:date="2020-04-13T10:22:00Z"/>
              </w:rPr>
            </w:pPr>
            <w:del w:id="128" w:author="Amicarelli Andrea (RSE)" w:date="2020-04-13T10:22:00Z">
              <w:r w:rsidRPr="004B0BEC" w:rsidDel="00585F46">
                <w:rPr>
                  <w:position w:val="-16"/>
                </w:rPr>
                <w:object w:dxaOrig="660" w:dyaOrig="400">
                  <v:shape id="_x0000_i1107" type="#_x0000_t75" style="width:32.6pt;height:19.95pt" o:ole="">
                    <v:imagedata r:id="rId178" o:title=""/>
                  </v:shape>
                  <o:OLEObject Type="Embed" ProgID="Equation.3" ShapeID="_x0000_i1107" DrawAspect="Content" ObjectID="_1651589155" r:id="rId179"/>
                </w:object>
              </w:r>
            </w:del>
          </w:p>
        </w:tc>
        <w:tc>
          <w:tcPr>
            <w:tcW w:w="461" w:type="pct"/>
            <w:vAlign w:val="center"/>
          </w:tcPr>
          <w:p w:rsidR="00FC592D" w:rsidRPr="009C316F" w:rsidDel="00585F46" w:rsidRDefault="00FC592D" w:rsidP="00B91873">
            <w:pPr>
              <w:pStyle w:val="Didascalia"/>
              <w:keepNext/>
              <w:spacing w:after="0"/>
              <w:rPr>
                <w:del w:id="129" w:author="Amicarelli Andrea (RSE)" w:date="2020-04-13T10:22:00Z"/>
                <w:rFonts w:ascii="Times New Roman" w:eastAsia="Times New Roman" w:hAnsi="Times New Roman"/>
                <w:b w:val="0"/>
                <w:bCs w:val="0"/>
                <w:color w:val="auto"/>
                <w:sz w:val="24"/>
                <w:szCs w:val="24"/>
                <w:lang w:eastAsia="it-IT"/>
              </w:rPr>
            </w:pPr>
            <w:del w:id="130"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131"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132" w:author="Amicarelli Andrea (RSE)" w:date="2020-04-13T10:22:00Z"/>
          <w:rFonts w:ascii="Times New Roman" w:hAnsi="Times New Roman"/>
          <w:sz w:val="24"/>
          <w:szCs w:val="24"/>
        </w:rPr>
      </w:pPr>
      <w:del w:id="133"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134" w:author="Amicarelli Andrea (RSE)" w:date="2020-04-13T10:22:00Z"/>
        </w:trPr>
        <w:tc>
          <w:tcPr>
            <w:tcW w:w="4539" w:type="pct"/>
            <w:vAlign w:val="center"/>
          </w:tcPr>
          <w:p w:rsidR="00FC592D" w:rsidRPr="00757D25" w:rsidDel="00585F46" w:rsidRDefault="00FC592D" w:rsidP="00B91873">
            <w:pPr>
              <w:spacing w:line="240" w:lineRule="auto"/>
              <w:jc w:val="center"/>
              <w:rPr>
                <w:del w:id="135" w:author="Amicarelli Andrea (RSE)" w:date="2020-04-13T10:22:00Z"/>
              </w:rPr>
            </w:pPr>
            <w:del w:id="136" w:author="Amicarelli Andrea (RSE)" w:date="2020-04-13T10:22:00Z">
              <w:r w:rsidRPr="004B0BEC" w:rsidDel="00585F46">
                <w:rPr>
                  <w:position w:val="-16"/>
                </w:rPr>
                <w:object w:dxaOrig="2900" w:dyaOrig="440">
                  <v:shape id="_x0000_i1108" type="#_x0000_t75" style="width:144.55pt;height:22.05pt" o:ole="">
                    <v:imagedata r:id="rId180" o:title=""/>
                  </v:shape>
                  <o:OLEObject Type="Embed" ProgID="Equation.3" ShapeID="_x0000_i1108" DrawAspect="Content" ObjectID="_1651589156" r:id="rId181"/>
                </w:object>
              </w:r>
            </w:del>
          </w:p>
        </w:tc>
        <w:tc>
          <w:tcPr>
            <w:tcW w:w="461" w:type="pct"/>
            <w:vAlign w:val="center"/>
          </w:tcPr>
          <w:p w:rsidR="00FC592D" w:rsidRPr="009C316F" w:rsidDel="00585F46" w:rsidRDefault="00FC592D" w:rsidP="00B91873">
            <w:pPr>
              <w:pStyle w:val="Didascalia"/>
              <w:keepNext/>
              <w:spacing w:after="0"/>
              <w:rPr>
                <w:del w:id="137" w:author="Amicarelli Andrea (RSE)" w:date="2020-04-13T10:22:00Z"/>
                <w:rFonts w:ascii="Times New Roman" w:eastAsia="Times New Roman" w:hAnsi="Times New Roman"/>
                <w:b w:val="0"/>
                <w:bCs w:val="0"/>
                <w:color w:val="auto"/>
                <w:sz w:val="24"/>
                <w:szCs w:val="24"/>
                <w:lang w:eastAsia="it-IT"/>
              </w:rPr>
            </w:pPr>
            <w:del w:id="138"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139" w:name="_Toc482633747"/>
      <w:bookmarkStart w:id="140" w:name="_Ref521058298"/>
      <w:bookmarkStart w:id="141" w:name="_Toc39592553"/>
      <w:r w:rsidRPr="000D6B1C">
        <w:t>Body-boundary normal reaction force under sliding (at null normal velocity)</w:t>
      </w:r>
      <w:bookmarkEnd w:id="139"/>
      <w:bookmarkEnd w:id="140"/>
      <w:bookmarkEnd w:id="141"/>
    </w:p>
    <w:p w:rsidR="00FC592D" w:rsidRPr="000D6B1C" w:rsidRDefault="00FC592D" w:rsidP="00FC592D">
      <w:pPr>
        <w:pStyle w:val="Amicarellititle3"/>
        <w:rPr>
          <w:lang w:val="en-GB"/>
        </w:rPr>
      </w:pPr>
      <w:bookmarkStart w:id="142" w:name="_Toc482633748"/>
      <w:bookmarkStart w:id="143" w:name="_Toc39592554"/>
      <w:r w:rsidRPr="000D6B1C">
        <w:rPr>
          <w:lang w:val="en-GB"/>
        </w:rPr>
        <w:t>Aerial stage</w:t>
      </w:r>
      <w:bookmarkEnd w:id="142"/>
      <w:bookmarkEnd w:id="143"/>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9" type="#_x0000_t75" style="width:170.8pt;height:21.55pt" o:ole="">
                  <v:imagedata r:id="rId182" o:title=""/>
                </v:shape>
                <o:OLEObject Type="Embed" ProgID="Equation.3" ShapeID="_x0000_i1109" DrawAspect="Content" ObjectID="_1651589157"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144" w:name="_Toc482633749"/>
      <w:bookmarkStart w:id="145" w:name="_Toc39592555"/>
      <w:r w:rsidRPr="000D6B1C">
        <w:rPr>
          <w:lang w:val="en-GB"/>
        </w:rPr>
        <w:t>Submerged stage</w:t>
      </w:r>
      <w:bookmarkEnd w:id="144"/>
      <w:bookmarkEnd w:id="145"/>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10" type="#_x0000_t75" style="width:101.45pt;height:19.95pt" o:ole="">
                  <v:imagedata r:id="rId184" o:title=""/>
                </v:shape>
                <o:OLEObject Type="Embed" ProgID="Equation.3" ShapeID="_x0000_i1110" DrawAspect="Content" ObjectID="_1651589158"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11" type="#_x0000_t75" style="width:158.7pt;height:21.55pt" o:ole="">
                  <v:imagedata r:id="rId186" o:title=""/>
                </v:shape>
                <o:OLEObject Type="Embed" ProgID="Equation.3" ShapeID="_x0000_i1111" DrawAspect="Content" ObjectID="_1651589159"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146" w:name="_Ref448249340"/>
      <w:bookmarkStart w:id="147" w:name="_Ref449701630"/>
      <w:bookmarkStart w:id="148" w:name="_Toc39592556"/>
      <w:r>
        <w:t>F</w:t>
      </w:r>
      <w:r w:rsidR="00F91289" w:rsidRPr="006C2568">
        <w:t>luid-body interaction terms</w:t>
      </w:r>
      <w:bookmarkEnd w:id="146"/>
      <w:bookmarkEnd w:id="147"/>
      <w:bookmarkEnd w:id="148"/>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F63662">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F63662">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F63662">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F63662" w:rsidRPr="00F63662">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12" type="#_x0000_t75" style="width:146.65pt;height:26.8pt" o:ole="">
                  <v:imagedata r:id="rId188" o:title=""/>
                </v:shape>
                <o:OLEObject Type="Embed" ProgID="Equation.3" ShapeID="_x0000_i1112" DrawAspect="Content" ObjectID="_1651589160"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49"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49"/>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150"/>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F63662" w:rsidRPr="00F63662">
        <w:rPr>
          <w:rFonts w:ascii="Times New Roman" w:hAnsi="Times New Roman"/>
          <w:lang w:val="en-GB"/>
        </w:rPr>
        <w:t>(6.56)</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13" type="#_x0000_t75" style="width:2in;height:24.7pt" o:ole="">
                  <v:imagedata r:id="rId190" o:title=""/>
                </v:shape>
                <o:OLEObject Type="Embed" ProgID="Equation.3" ShapeID="_x0000_i1113" DrawAspect="Content" ObjectID="_1651589161"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150"/>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150"/>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51"/>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14" type="#_x0000_t75" style="width:243.35pt;height:37.85pt" o:ole="">
                  <v:imagedata r:id="rId192" o:title=""/>
                </v:shape>
                <o:OLEObject Type="Embed" ProgID="Equation.3" ShapeID="_x0000_i1114" DrawAspect="Content" ObjectID="_1651589162" r:id="rId193"/>
              </w:object>
            </w:r>
            <w:commentRangeEnd w:id="151"/>
            <w:r>
              <w:rPr>
                <w:rStyle w:val="Rimandocommento"/>
                <w:rFonts w:ascii="Times New Roman" w:eastAsia="Times New Roman" w:hAnsi="Times New Roman"/>
                <w:szCs w:val="20"/>
                <w:lang w:val="it-IT" w:eastAsia="it-IT"/>
              </w:rPr>
              <w:commentReference w:id="151"/>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2"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2"/>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153"/>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153"/>
      <w:r>
        <w:rPr>
          <w:rStyle w:val="Rimandocommento"/>
          <w:rFonts w:ascii="Times New Roman" w:hAnsi="Times New Roman"/>
          <w:szCs w:val="20"/>
        </w:rPr>
        <w:commentReference w:id="153"/>
      </w:r>
      <w:commentRangeStart w:id="154"/>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(6.58)</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154"/>
      <w:r>
        <w:rPr>
          <w:rStyle w:val="Rimandocommento"/>
          <w:rFonts w:ascii="Times New Roman" w:hAnsi="Times New Roman"/>
          <w:szCs w:val="20"/>
        </w:rPr>
        <w:commentReference w:id="154"/>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5" type="#_x0000_t75" style="width:215.45pt;height:40.45pt" o:ole="">
                  <v:imagedata r:id="rId194" o:title=""/>
                </v:shape>
                <o:OLEObject Type="Embed" ProgID="Equation.3" ShapeID="_x0000_i1115" DrawAspect="Content" ObjectID="_1651589163"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5"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6.59</w:t>
      </w:r>
      <w:r w:rsidR="00F63662" w:rsidRPr="00F63662">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6" type="#_x0000_t75" style="width:204.95pt;height:59.9pt" o:ole="">
                  <v:imagedata r:id="rId196" o:title=""/>
                </v:shape>
                <o:OLEObject Type="Embed" ProgID="Equation.3" ShapeID="_x0000_i1116" DrawAspect="Content" ObjectID="_1651589164"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156"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6"/>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157"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158" w:author="Amicarelli Andrea (RSE)" w:date="2020-04-13T10:37:00Z">
        <w:r w:rsidR="00EC11DB">
          <w:rPr>
            <w:rFonts w:ascii="Times New Roman" w:hAnsi="Times New Roman"/>
            <w:lang w:val="en-GB"/>
          </w:rPr>
          <w:t>ies</w:t>
        </w:r>
      </w:ins>
      <w:del w:id="159"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F63662">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7" type="#_x0000_t75" style="width:344.25pt;height:1in" o:ole="">
                  <v:imagedata r:id="rId198" o:title=""/>
                </v:shape>
                <o:OLEObject Type="Embed" ProgID="Equation.3" ShapeID="_x0000_i1117" DrawAspect="Content" ObjectID="_1651589165"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160" w:name="_Ref520973008"/>
            <w:bookmarkStart w:id="161"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0"/>
            <w:bookmarkEnd w:id="161"/>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162"/>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F63662" w:rsidRPr="00F63662">
        <w:rPr>
          <w:rFonts w:ascii="Times New Roman" w:hAnsi="Times New Roman"/>
          <w:lang w:val="en-GB"/>
        </w:rPr>
        <w:t>(6.59)</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8" type="#_x0000_t75" style="width:188.15pt;height:40.45pt" o:ole="">
                  <v:imagedata r:id="rId200" o:title=""/>
                </v:shape>
                <o:OLEObject Type="Embed" ProgID="Equation.3" ShapeID="_x0000_i1118" DrawAspect="Content" ObjectID="_1651589166"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(6.60)</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9" type="#_x0000_t75" style="width:375.25pt;height:35.75pt" o:ole="">
                  <v:imagedata r:id="rId202" o:title=""/>
                </v:shape>
                <o:OLEObject Type="Embed" ProgID="Equation.3" ShapeID="_x0000_i1119" DrawAspect="Content" ObjectID="_1651589167"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6.61</w:t>
      </w:r>
      <w:r w:rsidR="00F63662" w:rsidRPr="00F63662">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20" type="#_x0000_t75" style="width:325.3pt;height:1in" o:ole="">
                  <v:imagedata r:id="rId204" o:title=""/>
                </v:shape>
                <o:OLEObject Type="Embed" ProgID="Equation.3" ShapeID="_x0000_i1120" DrawAspect="Content" ObjectID="_1651589168"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163"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3"/>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21" type="#_x0000_t75" style="width:277.5pt;height:74.1pt" o:ole="">
                  <v:imagedata r:id="rId206" o:title=""/>
                </v:shape>
                <o:OLEObject Type="Embed" ProgID="Equation.3" ShapeID="_x0000_i1121" DrawAspect="Content" ObjectID="_1651589169"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164"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4"/>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6.61</w:t>
      </w:r>
      <w:r w:rsidR="00F63662" w:rsidRPr="00F63662">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F63662" w:rsidRPr="00F63662">
        <w:rPr>
          <w:rFonts w:ascii="Times New Roman" w:hAnsi="Times New Roman"/>
          <w:lang w:val="en-GB"/>
        </w:rPr>
        <w:t>(6.65)</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F63662" w:rsidRPr="00F63662">
        <w:rPr>
          <w:rFonts w:ascii="Times New Roman" w:hAnsi="Times New Roman"/>
          <w:lang w:val="en-GB"/>
        </w:rPr>
        <w:t>(6.58)</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162"/>
      <w:r w:rsidR="00C41506">
        <w:rPr>
          <w:rStyle w:val="Rimandocommento"/>
          <w:rFonts w:ascii="Times New Roman" w:hAnsi="Times New Roman"/>
          <w:szCs w:val="20"/>
        </w:rPr>
        <w:commentReference w:id="162"/>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6.64</w:t>
      </w:r>
      <w:r w:rsidR="00F63662" w:rsidRPr="00F63662">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6.64</w:t>
      </w:r>
      <w:r w:rsidR="00F63662" w:rsidRPr="00F63662">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6.59</w:t>
      </w:r>
      <w:r w:rsidR="00F63662" w:rsidRPr="00F63662">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6.64</w:t>
      </w:r>
      <w:r w:rsidR="00F63662" w:rsidRPr="00F63662">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165"/>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22" type="#_x0000_t75" style="width:107.75pt;height:18.9pt" o:ole="">
                  <v:imagedata r:id="rId208" o:title=""/>
                </v:shape>
                <o:OLEObject Type="Embed" ProgID="Equation.3" ShapeID="_x0000_i1122" DrawAspect="Content" ObjectID="_1651589170"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lastRenderedPageBreak/>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F63662" w:rsidRPr="00B2376C">
        <w:rPr>
          <w:rFonts w:ascii="Times New Roman" w:hAnsi="Times New Roman"/>
        </w:rPr>
        <w:t xml:space="preserve">Figure </w:t>
      </w:r>
      <w:r w:rsidR="00F63662">
        <w:rPr>
          <w:rFonts w:ascii="Times New Roman" w:hAnsi="Times New Roman"/>
          <w:noProof/>
        </w:rPr>
        <w:t>6</w:t>
      </w:r>
      <w:r w:rsidR="00F63662" w:rsidRPr="00B2376C">
        <w:rPr>
          <w:rFonts w:ascii="Times New Roman" w:hAnsi="Times New Roman"/>
        </w:rPr>
        <w:t>.</w:t>
      </w:r>
      <w:r w:rsidR="00F63662">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23" type="#_x0000_t75" style="width:204.95pt;height:38.35pt" o:ole="">
                  <v:imagedata r:id="rId210" o:title=""/>
                </v:shape>
                <o:OLEObject Type="Embed" ProgID="Equation.3" ShapeID="_x0000_i1123" DrawAspect="Content" ObjectID="_1651589171"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165"/>
      <w:r>
        <w:rPr>
          <w:rStyle w:val="Rimandocommento"/>
          <w:rFonts w:ascii="Times New Roman" w:hAnsi="Times New Roman"/>
          <w:szCs w:val="20"/>
        </w:rPr>
        <w:commentReference w:id="165"/>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C0089F"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51589303" r:id="rId217"/>
                <o:OLEObject Type="Embed" ProgID="Equation.3" ShapeID="_x0000_s1237" DrawAspect="Content" ObjectID="_1651589304" r:id="rId218"/>
                <o:OLEObject Type="Embed" ProgID="Equation.3" ShapeID="_x0000_s1238" DrawAspect="Content" ObjectID="_1651589305" r:id="rId219"/>
                <o:OLEObject Type="Embed" ProgID="Equation.3" ShapeID="_x0000_s1239" DrawAspect="Content" ObjectID="_1651589306" r:id="rId220"/>
                <o:OLEObject Type="Embed" ProgID="Equation.3" ShapeID="_x0000_s1240" DrawAspect="Content" ObjectID="_1651589307" r:id="rId221"/>
              </w:pict>
            </w:r>
          </w:p>
        </w:tc>
      </w:tr>
    </w:tbl>
    <w:p w:rsidR="003B1BF6" w:rsidRPr="00903A00" w:rsidRDefault="003B1BF6" w:rsidP="003B1BF6">
      <w:pPr>
        <w:spacing w:after="0" w:line="240" w:lineRule="auto"/>
        <w:jc w:val="center"/>
        <w:rPr>
          <w:rFonts w:ascii="Times New Roman" w:hAnsi="Times New Roman"/>
          <w:szCs w:val="24"/>
        </w:rPr>
      </w:pPr>
      <w:bookmarkStart w:id="166" w:name="_Ref37685198"/>
      <w:commentRangeStart w:id="16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1</w:t>
      </w:r>
      <w:r w:rsidRPr="00ED6D25">
        <w:rPr>
          <w:rFonts w:ascii="Times New Roman" w:hAnsi="Times New Roman"/>
          <w:szCs w:val="24"/>
          <w:lang w:val="it-IT"/>
        </w:rPr>
        <w:fldChar w:fldCharType="end"/>
      </w:r>
      <w:bookmarkEnd w:id="166"/>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167"/>
      <w:r>
        <w:rPr>
          <w:rStyle w:val="Rimandocommento"/>
          <w:rFonts w:ascii="Times New Roman" w:eastAsia="Times New Roman" w:hAnsi="Times New Roman"/>
          <w:szCs w:val="20"/>
          <w:lang w:val="it-IT" w:eastAsia="it-IT"/>
        </w:rPr>
        <w:commentReference w:id="167"/>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168" w:author="Amicarelli Andrea (RSE)" w:date="2020-04-13T15:58:00Z"/>
          <w:rFonts w:ascii="Times New Roman" w:hAnsi="Times New Roman"/>
          <w:lang w:val="en-GB"/>
        </w:rPr>
      </w:pPr>
      <w:ins w:id="169"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24" type="#_x0000_t75" style="width:42.55pt;height:17.35pt" o:ole="">
                  <v:imagedata r:id="rId222" o:title=""/>
                </v:shape>
                <o:OLEObject Type="Embed" ProgID="Equation.3" ShapeID="_x0000_i1124" DrawAspect="Content" ObjectID="_1651589172"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5" type="#_x0000_t75" style="width:317.45pt;height:22.6pt" o:ole="">
                  <v:imagedata r:id="rId224" o:title=""/>
                </v:shape>
                <o:OLEObject Type="Embed" ProgID="Equation.3" ShapeID="_x0000_i1125" DrawAspect="Content" ObjectID="_1651589173"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170"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0"/>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F63662" w:rsidRPr="00BC1AE1">
        <w:rPr>
          <w:rFonts w:ascii="Times New Roman" w:hAnsi="Times New Roman"/>
        </w:rPr>
        <w:t>(</w:t>
      </w:r>
      <w:r w:rsidR="00F63662" w:rsidRPr="00F63662">
        <w:rPr>
          <w:rFonts w:ascii="Times New Roman" w:hAnsi="Times New Roman"/>
          <w:bCs/>
          <w:noProof/>
        </w:rPr>
        <w:t>6.69</w:t>
      </w:r>
      <w:r w:rsidR="00F63662" w:rsidRPr="00BC1AE1">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171"/>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F63662" w:rsidRPr="00F63662">
        <w:rPr>
          <w:rFonts w:ascii="Times New Roman" w:hAnsi="Times New Roman"/>
          <w:lang w:val="en-GB"/>
        </w:rPr>
        <w:t>(6.58)</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6" type="#_x0000_t75" style="width:98.3pt;height:71.45pt" o:ole="">
                  <v:imagedata r:id="rId226" o:title=""/>
                </v:shape>
                <o:OLEObject Type="Embed" ProgID="Equation.3" ShapeID="_x0000_i1126" DrawAspect="Content" ObjectID="_1651589174"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7" type="#_x0000_t75" style="width:300.1pt;height:18.4pt" o:ole="">
                  <v:imagedata r:id="rId228" o:title=""/>
                </v:shape>
                <o:OLEObject Type="Embed" ProgID="Equation.3" ShapeID="_x0000_i1127" DrawAspect="Content" ObjectID="_1651589175"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8" type="#_x0000_t75" style="width:252.8pt;height:17.35pt" o:ole="">
                  <v:imagedata r:id="rId230" o:title=""/>
                </v:shape>
                <o:OLEObject Type="Embed" ProgID="Equation.3" ShapeID="_x0000_i1128" DrawAspect="Content" ObjectID="_1651589176"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9" type="#_x0000_t75" style="width:96.7pt;height:15.75pt" o:ole="">
                  <v:imagedata r:id="rId55" o:title=""/>
                </v:shape>
                <o:OLEObject Type="Embed" ProgID="Equation.3" ShapeID="_x0000_i1129" DrawAspect="Content" ObjectID="_1651589177"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171"/>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171"/>
      </w:r>
    </w:p>
    <w:p w:rsidR="00F91289" w:rsidRPr="006C2568" w:rsidRDefault="00652F0F" w:rsidP="003D504A">
      <w:pPr>
        <w:pStyle w:val="Amicarellititle2"/>
      </w:pPr>
      <w:bookmarkStart w:id="172" w:name="_Ref448249341"/>
      <w:bookmarkStart w:id="173" w:name="_Toc39592557"/>
      <w:r>
        <w:t>S</w:t>
      </w:r>
      <w:r w:rsidR="00F91289" w:rsidRPr="006C2568">
        <w:t>olid-solid interaction terms</w:t>
      </w:r>
      <w:bookmarkEnd w:id="172"/>
      <w:bookmarkEnd w:id="173"/>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F63662">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63662" w:rsidRPr="00F63662">
        <w:rPr>
          <w:rFonts w:ascii="Times New Roman" w:hAnsi="Times New Roman"/>
          <w:lang w:val="en-GB"/>
        </w:rPr>
        <w:t>(6.26)</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30" type="#_x0000_t75" style="width:28.9pt;height:19.45pt" o:ole="">
            <v:imagedata r:id="rId233" o:title=""/>
          </v:shape>
          <o:OLEObject Type="Embed" ProgID="Equation.3" ShapeID="_x0000_i1130" DrawAspect="Content" ObjectID="_1651589178"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31" type="#_x0000_t75" style="width:114.05pt;height:37.3pt" o:ole="">
                  <v:imagedata r:id="rId235" o:title=""/>
                </v:shape>
                <o:OLEObject Type="Embed" ProgID="Equation.3" ShapeID="_x0000_i1131" DrawAspect="Content" ObjectID="_1651589179"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174"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4"/>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6.74</w:t>
      </w:r>
      <w:r w:rsidR="00F63662" w:rsidRPr="00F6366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32" type="#_x0000_t75" style="width:106.15pt;height:19.45pt" o:ole="">
            <v:imagedata r:id="rId237" o:title=""/>
          </v:shape>
          <o:OLEObject Type="Embed" ProgID="Equation.3" ShapeID="_x0000_i1132" DrawAspect="Content" ObjectID="_1651589180"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33" type="#_x0000_t75" style="width:49.4pt;height:19.45pt" o:ole="">
            <v:imagedata r:id="rId239" o:title=""/>
          </v:shape>
          <o:OLEObject Type="Embed" ProgID="Equation.3" ShapeID="_x0000_i1133" DrawAspect="Content" ObjectID="_1651589181" r:id="rId240"/>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34" type="#_x0000_t75" style="width:42.05pt;height:19.45pt" o:ole="">
            <v:imagedata r:id="rId241" o:title=""/>
          </v:shape>
          <o:OLEObject Type="Embed" ProgID="Equation.3" ShapeID="_x0000_i1134" DrawAspect="Content" ObjectID="_1651589182"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75"/>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5" type="#_x0000_t75" style="width:114.05pt;height:43.6pt" o:ole="">
                  <v:imagedata r:id="rId243" o:title=""/>
                </v:shape>
                <o:OLEObject Type="Embed" ProgID="Equation.3" ShapeID="_x0000_i1135" DrawAspect="Content" ObjectID="_1651589183"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175"/>
            <w:r w:rsidR="006C0892">
              <w:rPr>
                <w:rStyle w:val="Rimandocommento"/>
                <w:rFonts w:ascii="Times New Roman" w:eastAsia="Times New Roman" w:hAnsi="Times New Roman"/>
                <w:b w:val="0"/>
                <w:bCs w:val="0"/>
                <w:color w:val="auto"/>
                <w:szCs w:val="20"/>
                <w:lang w:val="it-IT" w:eastAsia="it-IT"/>
              </w:rPr>
              <w:commentReference w:id="175"/>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176" w:author="Amicarelli Andrea (RSE)" w:date="2020-04-13T11:45:00Z"/>
          <w:rFonts w:ascii="Times New Roman" w:hAnsi="Times New Roman"/>
          <w:lang w:val="en-GB"/>
        </w:rPr>
      </w:pPr>
      <w:ins w:id="177"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6" type="#_x0000_t75" style="width:232.8pt;height:37.85pt" o:ole="">
                  <v:imagedata r:id="rId245" o:title=""/>
                </v:shape>
                <o:OLEObject Type="Embed" ProgID="Equation.3" ShapeID="_x0000_i1136" DrawAspect="Content" ObjectID="_1651589184"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78"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8"/>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6.76</w:t>
      </w:r>
      <w:r w:rsidR="00F63662" w:rsidRPr="00F6366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7" type="#_x0000_t75" style="width:166.05pt;height:117.2pt" o:ole="">
                  <v:imagedata r:id="rId247" o:title=""/>
                </v:shape>
                <o:OLEObject Type="Embed" ProgID="Equation.3" ShapeID="_x0000_i1137" DrawAspect="Content" ObjectID="_1651589185"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38" type="#_x0000_t75" style="width:24.7pt;height:19.95pt" o:ole="">
            <v:imagedata r:id="rId249" o:title=""/>
          </v:shape>
          <o:OLEObject Type="Embed" ProgID="Equation.3" ShapeID="_x0000_i1138" DrawAspect="Content" ObjectID="_1651589186"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F63662" w:rsidRPr="00F63662">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9" type="#_x0000_t75" style="width:230.2pt;height:22.05pt" o:ole="">
                  <v:imagedata r:id="rId251" o:title=""/>
                </v:shape>
                <o:OLEObject Type="Embed" ProgID="Equation.3" ShapeID="_x0000_i1139" DrawAspect="Content" ObjectID="_1651589187"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79"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9"/>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6.78</w:t>
      </w:r>
      <w:r w:rsidR="00F63662" w:rsidRPr="00F63662">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F63662" w:rsidRPr="00F63662">
        <w:rPr>
          <w:rFonts w:ascii="Times New Roman" w:hAnsi="Times New Roman"/>
          <w:lang w:val="en-GB"/>
        </w:rPr>
        <w:t>(6.76)</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F63662" w:rsidRPr="00F63662">
        <w:rPr>
          <w:rFonts w:ascii="Times New Roman" w:hAnsi="Times New Roman"/>
          <w:lang w:val="en-GB"/>
        </w:rPr>
        <w:t>(6.76)</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40" type="#_x0000_t75" style="width:127.2pt;height:37.3pt" o:ole="">
                  <v:imagedata r:id="rId253" o:title=""/>
                </v:shape>
                <o:OLEObject Type="Embed" ProgID="Equation.3" ShapeID="_x0000_i1140" DrawAspect="Content" ObjectID="_1651589188"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41" type="#_x0000_t75" style="width:232.8pt;height:19.95pt" o:ole="">
                  <v:imagedata r:id="rId255" o:title=""/>
                </v:shape>
                <o:OLEObject Type="Embed" ProgID="Equation.3" ShapeID="_x0000_i1141" DrawAspect="Content" ObjectID="_1651589189"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42" type="#_x0000_t75" style="width:26.8pt;height:19.95pt" o:ole="">
            <v:imagedata r:id="rId257" o:title=""/>
          </v:shape>
          <o:OLEObject Type="Embed" ProgID="Equation.3" ShapeID="_x0000_i1142" DrawAspect="Content" ObjectID="_1651589190"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43" type="#_x0000_t75" style="width:26.8pt;height:19.95pt" o:ole="">
            <v:imagedata r:id="rId259" o:title=""/>
          </v:shape>
          <o:OLEObject Type="Embed" ProgID="Equation.3" ShapeID="_x0000_i1143" DrawAspect="Content" ObjectID="_1651589191"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44" type="#_x0000_t75" style="width:296.4pt;height:73.05pt" o:ole="">
                  <v:imagedata r:id="rId261" o:title=""/>
                </v:shape>
                <o:OLEObject Type="Embed" ProgID="Equation.3" ShapeID="_x0000_i1144" DrawAspect="Content" ObjectID="_1651589192"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80"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8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5" type="#_x0000_t75" style="width:296.4pt;height:70.95pt" o:ole="">
                  <v:imagedata r:id="rId263" o:title=""/>
                </v:shape>
                <o:OLEObject Type="Embed" ProgID="Equation.3" ShapeID="_x0000_i1145" DrawAspect="Content" ObjectID="_1651589193"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6.80</w:t>
      </w:r>
      <w:r w:rsidR="00F63662" w:rsidRPr="00F6366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6" type="#_x0000_t75" style="width:342.65pt;height:70.95pt" o:ole="">
                  <v:imagedata r:id="rId265" o:title=""/>
                </v:shape>
                <o:OLEObject Type="Embed" ProgID="Equation.3" ShapeID="_x0000_i1146" DrawAspect="Content" ObjectID="_1651589194"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181" w:name="_Toc482633750"/>
      <w:bookmarkStart w:id="182" w:name="_Ref521058313"/>
      <w:bookmarkStart w:id="183" w:name="_Toc39592558"/>
      <w:r w:rsidRPr="000D6B1C">
        <w:t>Normal restitution coefficient</w:t>
      </w:r>
      <w:bookmarkEnd w:id="181"/>
      <w:bookmarkEnd w:id="182"/>
      <w:bookmarkEnd w:id="183"/>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w:t>
      </w:r>
      <w:r w:rsidRPr="00757D25">
        <w:rPr>
          <w:rFonts w:ascii="Times New Roman" w:hAnsi="Times New Roman"/>
          <w:sz w:val="24"/>
          <w:szCs w:val="24"/>
        </w:rPr>
        <w:lastRenderedPageBreak/>
        <w:t xml:space="preserve">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4" w:name="_Toc447794863"/>
      <w:bookmarkStart w:id="185" w:name="_Toc447795348"/>
      <w:bookmarkStart w:id="186" w:name="_Toc447795455"/>
      <w:bookmarkStart w:id="187" w:name="_Ref449963221"/>
      <w:bookmarkStart w:id="188" w:name="_Toc39592559"/>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184"/>
      <w:bookmarkEnd w:id="185"/>
      <w:bookmarkEnd w:id="186"/>
      <w:bookmarkEnd w:id="187"/>
      <w:bookmarkEnd w:id="188"/>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F63662">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F63662">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63662">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F63662">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63662">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63662">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189" w:name="_Ref520373755"/>
      <w:bookmarkStart w:id="190" w:name="_Toc39592560"/>
      <w:r>
        <w:t>Mixture model for dense granular flows</w:t>
      </w:r>
      <w:bookmarkEnd w:id="189"/>
      <w:bookmarkEnd w:id="190"/>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63662">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63662">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7" type="#_x0000_t75" style="width:108.8pt;height:35.75pt" o:ole="">
                  <v:imagedata r:id="rId267" o:title=""/>
                </v:shape>
                <o:OLEObject Type="Embed" ProgID="Equation.3" ShapeID="_x0000_i1147" DrawAspect="Content" ObjectID="_1651589195"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1"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1"/>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63662">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8" type="#_x0000_t75" style="width:101.45pt;height:35.75pt" o:ole="">
                  <v:imagedata r:id="rId269" o:title=""/>
                </v:shape>
                <o:OLEObject Type="Embed" ProgID="Equation.3" ShapeID="_x0000_i1148" DrawAspect="Content" ObjectID="_1651589196"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2"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9" type="#_x0000_t75" style="width:45.2pt;height:15.75pt" o:ole="">
                  <v:imagedata r:id="rId271" o:title=""/>
                </v:shape>
                <o:OLEObject Type="Embed" ProgID="Equation.3" ShapeID="_x0000_i1149" DrawAspect="Content" ObjectID="_1651589197"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50" type="#_x0000_t75" style="width:205.5pt;height:34.15pt" o:ole="">
                  <v:imagedata r:id="rId273" o:title=""/>
                </v:shape>
                <o:OLEObject Type="Embed" ProgID="Equation.3" ShapeID="_x0000_i1150" DrawAspect="Content" ObjectID="_1651589198"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7.1</w:t>
      </w:r>
      <w:r w:rsidR="00F63662" w:rsidRPr="00F63662">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7.2</w:t>
      </w:r>
      <w:r w:rsidR="00F63662" w:rsidRPr="00F63662">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51" type="#_x0000_t75" style="width:67.8pt;height:36.25pt" o:ole="">
                  <v:imagedata r:id="rId275" o:title=""/>
                </v:shape>
                <o:OLEObject Type="Embed" ProgID="Equation.3" ShapeID="_x0000_i1151" DrawAspect="Content" ObjectID="_1651589199"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F63662">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52" type="#_x0000_t75" style="width:84.1pt;height:36.25pt" o:ole="">
                  <v:imagedata r:id="rId277" o:title=""/>
                </v:shape>
                <o:OLEObject Type="Embed" ProgID="Equation.3" ShapeID="_x0000_i1152" DrawAspect="Content" ObjectID="_1651589200"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3"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7.6</w:t>
      </w:r>
      <w:r w:rsidR="00F63662" w:rsidRPr="00F63662">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53" type="#_x0000_t75" style="width:63.6pt;height:37.85pt" o:ole="">
                  <v:imagedata r:id="rId279" o:title=""/>
                </v:shape>
                <o:OLEObject Type="Embed" ProgID="Equation.3" ShapeID="_x0000_i1153" DrawAspect="Content" ObjectID="_1651589201"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4"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4"/>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F63662">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7.7</w:t>
      </w:r>
      <w:r w:rsidR="00F63662" w:rsidRPr="00F63662">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54" type="#_x0000_t75" style="width:266.45pt;height:37.85pt" o:ole="">
                  <v:imagedata r:id="rId281" o:title=""/>
                </v:shape>
                <o:OLEObject Type="Embed" ProgID="Equation.3" ShapeID="_x0000_i1154" DrawAspect="Content" ObjectID="_1651589202"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5" type="#_x0000_t75" style="width:270.15pt;height:35.75pt" o:ole="">
                  <v:imagedata r:id="rId283" o:title=""/>
                </v:shape>
                <o:OLEObject Type="Embed" ProgID="Equation.3" ShapeID="_x0000_i1155" DrawAspect="Content" ObjectID="_1651589203"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5"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5"/>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6" type="#_x0000_t75" style="width:285.9pt;height:35.75pt" o:ole="">
                  <v:imagedata r:id="rId285" o:title=""/>
                </v:shape>
                <o:OLEObject Type="Embed" ProgID="Equation.3" ShapeID="_x0000_i1156" DrawAspect="Content" ObjectID="_1651589204"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6"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7.9</w:t>
      </w:r>
      <w:r w:rsidR="00F63662" w:rsidRPr="00F63662">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7.10</w:t>
      </w:r>
      <w:r w:rsidR="00F63662" w:rsidRPr="00F63662">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7" type="#_x0000_t75" style="width:207.05pt;height:35.75pt" o:ole="">
                  <v:imagedata r:id="rId287" o:title=""/>
                </v:shape>
                <o:OLEObject Type="Embed" ProgID="Equation.3" ShapeID="_x0000_i1157" DrawAspect="Content" ObjectID="_1651589205"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8" type="#_x0000_t75" style="width:185pt;height:43.1pt" o:ole="">
                  <v:imagedata r:id="rId289" o:title=""/>
                </v:shape>
                <o:OLEObject Type="Embed" ProgID="Equation.3" ShapeID="_x0000_i1158" DrawAspect="Content" ObjectID="_1651589206"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9" type="#_x0000_t75" style="width:76.75pt;height:36.25pt" o:ole="">
                  <v:imagedata r:id="rId291" o:title=""/>
                </v:shape>
                <o:OLEObject Type="Embed" ProgID="Equation.3" ShapeID="_x0000_i1159" DrawAspect="Content" ObjectID="_1651589207" r:id="rId292"/>
              </w:object>
            </w:r>
            <w:r w:rsidRPr="00E04F46">
              <w:t xml:space="preserve">,   </w:t>
            </w:r>
            <w:r w:rsidRPr="00DA468D">
              <w:rPr>
                <w:position w:val="-28"/>
              </w:rPr>
              <w:object w:dxaOrig="1140" w:dyaOrig="680">
                <v:shape id="_x0000_i1160" type="#_x0000_t75" style="width:54.15pt;height:33.1pt" o:ole="">
                  <v:imagedata r:id="rId293" o:title=""/>
                </v:shape>
                <o:OLEObject Type="Embed" ProgID="Equation.3" ShapeID="_x0000_i1160" DrawAspect="Content" ObjectID="_1651589208"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61" type="#_x0000_t75" style="width:13.15pt;height:19.45pt" o:ole="">
            <v:imagedata r:id="rId295" o:title=""/>
          </v:shape>
          <o:OLEObject Type="Embed" ProgID="Equation.3" ShapeID="_x0000_i1161" DrawAspect="Content" ObjectID="_1651589209"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62" type="#_x0000_t75" style="width:15.75pt;height:19.45pt" o:ole="">
            <v:imagedata r:id="rId297" o:title=""/>
          </v:shape>
          <o:OLEObject Type="Embed" ProgID="Equation.3" ShapeID="_x0000_i1162" DrawAspect="Content" ObjectID="_1651589210"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F63662">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F63662">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63" type="#_x0000_t75" style="width:141.35pt;height:36.25pt" o:ole="">
                  <v:imagedata r:id="rId299" o:title=""/>
                </v:shape>
                <o:OLEObject Type="Embed" ProgID="Equation.3" ShapeID="_x0000_i1163" DrawAspect="Content" ObjectID="_1651589211" r:id="rId300"/>
              </w:object>
            </w:r>
            <w:r w:rsidRPr="00242F2A">
              <w:t xml:space="preserve">,   </w:t>
            </w:r>
            <w:r w:rsidRPr="00DA468D">
              <w:rPr>
                <w:position w:val="-34"/>
              </w:rPr>
              <w:object w:dxaOrig="1880" w:dyaOrig="800">
                <v:shape id="_x0000_i1164" type="#_x0000_t75" style="width:87.75pt;height:39.4pt" o:ole="">
                  <v:imagedata r:id="rId301" o:title=""/>
                </v:shape>
                <o:OLEObject Type="Embed" ProgID="Equation.3" ShapeID="_x0000_i1164" DrawAspect="Content" ObjectID="_1651589212"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5" type="#_x0000_t75" style="width:121.95pt;height:45.2pt" o:ole="">
                  <v:imagedata r:id="rId303" o:title=""/>
                </v:shape>
                <o:OLEObject Type="Embed" ProgID="Equation.3" ShapeID="_x0000_i1165" DrawAspect="Content" ObjectID="_1651589213" r:id="rId304"/>
              </w:object>
            </w:r>
            <w:r w:rsidRPr="00242F2A">
              <w:t xml:space="preserve">,   </w:t>
            </w:r>
            <w:r w:rsidRPr="00DA468D">
              <w:rPr>
                <w:position w:val="-10"/>
              </w:rPr>
              <w:object w:dxaOrig="1359" w:dyaOrig="380">
                <v:shape id="_x0000_i1166" type="#_x0000_t75" style="width:63.6pt;height:17.85pt" o:ole="">
                  <v:imagedata r:id="rId305" o:title=""/>
                </v:shape>
                <o:OLEObject Type="Embed" ProgID="Equation.3" ShapeID="_x0000_i1166" DrawAspect="Content" ObjectID="_1651589214"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7"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7"/>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7.14</w:t>
      </w:r>
      <w:r w:rsidR="00F63662" w:rsidRPr="00F63662">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7" type="#_x0000_t75" style="width:163.45pt;height:44.65pt" o:ole="">
                  <v:imagedata r:id="rId307" o:title=""/>
                </v:shape>
                <o:OLEObject Type="Embed" ProgID="Equation.3" ShapeID="_x0000_i1167" DrawAspect="Content" ObjectID="_1651589215"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8" type="#_x0000_t75" style="width:87.25pt;height:39.4pt" o:ole="">
                  <v:imagedata r:id="rId301" o:title=""/>
                </v:shape>
                <o:OLEObject Type="Embed" ProgID="Equation.3" ShapeID="_x0000_i1168" DrawAspect="Content" ObjectID="_1651589216"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198"/>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9" type="#_x0000_t75" style="width:335.8pt;height:38.35pt" o:ole="">
                  <v:imagedata r:id="rId310" o:title=""/>
                </v:shape>
                <o:OLEObject Type="Embed" ProgID="Equation.3" ShapeID="_x0000_i1169" DrawAspect="Content" ObjectID="_1651589217"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199"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9"/>
            <w:commentRangeEnd w:id="198"/>
            <w:r w:rsidR="000A5F83">
              <w:rPr>
                <w:rStyle w:val="Rimandocommento"/>
                <w:rFonts w:ascii="Times New Roman" w:eastAsia="Times New Roman" w:hAnsi="Times New Roman"/>
                <w:b w:val="0"/>
                <w:bCs w:val="0"/>
                <w:color w:val="auto"/>
                <w:szCs w:val="20"/>
                <w:lang w:val="it-IT" w:eastAsia="it-IT"/>
              </w:rPr>
              <w:commentReference w:id="198"/>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7.17</w:t>
      </w:r>
      <w:r w:rsidR="00F63662" w:rsidRPr="003D504A">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C0089F"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70" type="#_x0000_t75" style="width:83.55pt;height:44.65pt" o:ole="">
                  <v:imagedata r:id="rId312" o:title=""/>
                </v:shape>
                <o:OLEObject Type="Embed" ProgID="Equation.3" ShapeID="_x0000_i1170" DrawAspect="Content" ObjectID="_1651589218"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0"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71" type="#_x0000_t75" style="width:93.55pt;height:37.85pt" o:ole="">
                  <v:imagedata r:id="rId314" o:title=""/>
                </v:shape>
                <o:OLEObject Type="Embed" ProgID="Equation.3" ShapeID="_x0000_i1171" DrawAspect="Content" ObjectID="_1651589219"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1"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1"/>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7.20</w:t>
      </w:r>
      <w:r w:rsidR="00F63662" w:rsidRPr="00F63662">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7.20</w:t>
      </w:r>
      <w:r w:rsidR="00F63662" w:rsidRPr="00F63662">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72" type="#_x0000_t75" style="width:76.75pt;height:37.85pt" o:ole="">
                  <v:imagedata r:id="rId316" o:title=""/>
                </v:shape>
                <o:OLEObject Type="Embed" ProgID="Equation.3" ShapeID="_x0000_i1172" DrawAspect="Content" ObjectID="_1651589220"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F63662">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73" type="#_x0000_t75" style="width:56.75pt;height:19.95pt" o:ole="">
                  <v:imagedata r:id="rId318" o:title=""/>
                </v:shape>
                <o:OLEObject Type="Embed" ProgID="Equation.3" ShapeID="_x0000_i1173" DrawAspect="Content" ObjectID="_1651589221"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2"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2"/>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74" type="#_x0000_t75" style="width:15.75pt;height:19.45pt" o:ole="">
            <v:imagedata r:id="rId320" o:title=""/>
          </v:shape>
          <o:OLEObject Type="Embed" ProgID="Equation.3" ShapeID="_x0000_i1174" DrawAspect="Content" ObjectID="_1651589222"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5" type="#_x0000_t75" style="width:114.55pt;height:16.3pt" o:ole="">
                  <v:imagedata r:id="rId322" o:title=""/>
                </v:shape>
                <o:OLEObject Type="Embed" ProgID="Equation.3" ShapeID="_x0000_i1175" DrawAspect="Content" ObjectID="_1651589223"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6" type="#_x0000_t75" style="width:302.2pt;height:37.85pt" o:ole="">
                  <v:imagedata r:id="rId324" o:title=""/>
                </v:shape>
                <o:OLEObject Type="Embed" ProgID="Equation.3" ShapeID="_x0000_i1176" DrawAspect="Content" ObjectID="_1651589224"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3"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7" type="#_x0000_t75" style="width:91.95pt;height:28.9pt" o:ole="">
                  <v:imagedata r:id="rId326" o:title=""/>
                </v:shape>
                <o:OLEObject Type="Embed" ProgID="Equation.3" ShapeID="_x0000_i1177" DrawAspect="Content" ObjectID="_1651589225"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8" type="#_x0000_t75" style="width:113pt;height:19.95pt" o:ole="">
                  <v:imagedata r:id="rId328" o:title=""/>
                </v:shape>
                <o:OLEObject Type="Embed" ProgID="Equation.3" ShapeID="_x0000_i1178" DrawAspect="Content" ObjectID="_1651589226"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7.22</w:t>
      </w:r>
      <w:r w:rsidR="00F63662" w:rsidRPr="00F63662">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7.24</w:t>
      </w:r>
      <w:r w:rsidR="00F63662" w:rsidRPr="00F63662">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9" type="#_x0000_t75" style="width:127.7pt;height:35.75pt" o:ole="">
                  <v:imagedata r:id="rId330" o:title=""/>
                </v:shape>
                <o:OLEObject Type="Embed" ProgID="Equation.3" ShapeID="_x0000_i1179" DrawAspect="Content" ObjectID="_1651589227"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4"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80" type="#_x0000_t75" style="width:121.95pt;height:17.85pt" o:ole="">
                  <v:imagedata r:id="rId332" o:title=""/>
                </v:shape>
                <o:OLEObject Type="Embed" ProgID="Equation.3" ShapeID="_x0000_i1180" DrawAspect="Content" ObjectID="_1651589228"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81" type="#_x0000_t75" style="width:27.35pt;height:26.8pt" o:ole="">
            <v:imagedata r:id="rId334" o:title=""/>
          </v:shape>
          <o:OLEObject Type="Embed" ProgID="Equation.3" ShapeID="_x0000_i1181" DrawAspect="Content" ObjectID="_1651589229"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7.27</w:t>
      </w:r>
      <w:r w:rsidR="00F63662" w:rsidRPr="00F63662">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82" type="#_x0000_t75" style="width:173.95pt;height:32.6pt" o:ole="">
                  <v:imagedata r:id="rId336" o:title=""/>
                </v:shape>
                <o:OLEObject Type="Embed" ProgID="Equation.3" ShapeID="_x0000_i1182" DrawAspect="Content" ObjectID="_1651589230" r:id="rId337"/>
              </w:object>
            </w:r>
            <w:r w:rsidRPr="00DA468D">
              <w:rPr>
                <w:position w:val="-36"/>
              </w:rPr>
              <w:object w:dxaOrig="4680" w:dyaOrig="800">
                <v:shape id="_x0000_i1183" type="#_x0000_t75" style="width:199.2pt;height:32.6pt" o:ole="">
                  <v:imagedata r:id="rId338" o:title=""/>
                </v:shape>
                <o:OLEObject Type="Embed" ProgID="Equation.3" ShapeID="_x0000_i1183" DrawAspect="Content" ObjectID="_1651589231" r:id="rId339"/>
              </w:object>
            </w:r>
            <w:r w:rsidRPr="00272E48">
              <w:rPr>
                <w:position w:val="-34"/>
              </w:rPr>
              <w:object w:dxaOrig="3660" w:dyaOrig="780">
                <v:shape id="_x0000_i1184" type="#_x0000_t75" style="width:152.95pt;height:33.1pt" o:ole="">
                  <v:imagedata r:id="rId340" o:title=""/>
                </v:shape>
                <o:OLEObject Type="Embed" ProgID="Equation.3" ShapeID="_x0000_i1184" DrawAspect="Content" ObjectID="_1651589232" r:id="rId341"/>
              </w:object>
            </w:r>
            <w:r w:rsidRPr="00DA468D">
              <w:rPr>
                <w:position w:val="-38"/>
              </w:rPr>
              <w:object w:dxaOrig="3960" w:dyaOrig="880">
                <v:shape id="_x0000_i1185" type="#_x0000_t75" style="width:165.55pt;height:37.85pt" o:ole="">
                  <v:imagedata r:id="rId342" o:title=""/>
                </v:shape>
                <o:OLEObject Type="Embed" ProgID="Equation.3" ShapeID="_x0000_i1185" DrawAspect="Content" ObjectID="_1651589233" r:id="rId343"/>
              </w:object>
            </w:r>
            <w:r w:rsidRPr="00DA468D">
              <w:rPr>
                <w:position w:val="-38"/>
              </w:rPr>
              <w:object w:dxaOrig="2880" w:dyaOrig="880">
                <v:shape id="_x0000_i1186" type="#_x0000_t75" style="width:121.4pt;height:37.85pt" o:ole="">
                  <v:imagedata r:id="rId344" o:title=""/>
                </v:shape>
                <o:OLEObject Type="Embed" ProgID="Equation.3" ShapeID="_x0000_i1186" DrawAspect="Content" ObjectID="_1651589234"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C0089F"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7" type="#_x0000_t75" style="width:333.2pt;height:39.4pt" o:ole="">
                  <v:imagedata r:id="rId346" o:title=""/>
                </v:shape>
                <o:OLEObject Type="Embed" ProgID="Equation.3" ShapeID="_x0000_i1187" DrawAspect="Content" ObjectID="_1651589235"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5"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7.31</w:t>
      </w:r>
      <w:r w:rsidR="00F63662" w:rsidRPr="00F63662">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8" type="#_x0000_t75" style="width:135.6pt;height:31pt" o:ole="">
                  <v:imagedata r:id="rId348" o:title=""/>
                </v:shape>
                <o:OLEObject Type="Embed" ProgID="Equation.3" ShapeID="_x0000_i1188" DrawAspect="Content" ObjectID="_1651589236"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6"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6"/>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7.32</w:t>
      </w:r>
      <w:r w:rsidR="00F63662" w:rsidRPr="00F63662">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9" type="#_x0000_t75" style="width:65.7pt;height:16.3pt" o:ole="">
                  <v:imagedata r:id="rId350" o:title=""/>
                </v:shape>
                <o:OLEObject Type="Embed" ProgID="Equation.3" ShapeID="_x0000_i1189" DrawAspect="Content" ObjectID="_1651589237"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90" type="#_x0000_t75" style="width:45.7pt;height:24.7pt" o:ole="">
                  <v:imagedata r:id="rId352" o:title=""/>
                </v:shape>
                <o:OLEObject Type="Embed" ProgID="Equation.3" ShapeID="_x0000_i1190" DrawAspect="Content" ObjectID="_1651589238"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F63662">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91" type="#_x0000_t75" style="width:141.9pt;height:31.55pt" o:ole="">
                  <v:imagedata r:id="rId354" o:title=""/>
                </v:shape>
                <o:OLEObject Type="Embed" ProgID="Equation.3" ShapeID="_x0000_i1191" DrawAspect="Content" ObjectID="_1651589239"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07"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F63662">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08"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09" w:author="Amicarelli Andrea (RSE)" w:date="2020-04-13T16:29:00Z">
        <w:r w:rsidR="00D617A0" w:rsidRPr="00D617A0">
          <w:rPr>
            <w:rFonts w:ascii="Times New Roman" w:hAnsi="Times New Roman"/>
            <w:sz w:val="24"/>
            <w:szCs w:val="24"/>
          </w:rPr>
          <w:t>for higher pressure peaks</w:t>
        </w:r>
      </w:ins>
      <w:ins w:id="210"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F63662">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11"/>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92" type="#_x0000_t75" style="width:180.25pt;height:35.75pt" o:ole="">
                  <v:imagedata r:id="rId356" o:title=""/>
                </v:shape>
                <o:OLEObject Type="Embed" ProgID="Equation.3" ShapeID="_x0000_i1192" DrawAspect="Content" ObjectID="_1651589240" r:id="rId357"/>
              </w:object>
            </w:r>
            <w:commentRangeEnd w:id="211"/>
            <w:r w:rsidR="00A56E56">
              <w:rPr>
                <w:rStyle w:val="Rimandocommento"/>
                <w:rFonts w:ascii="Times New Roman" w:eastAsia="Times New Roman" w:hAnsi="Times New Roman"/>
                <w:szCs w:val="20"/>
                <w:lang w:val="it-IT" w:eastAsia="it-IT"/>
              </w:rPr>
              <w:commentReference w:id="211"/>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93" type="#_x0000_t75" style="width:22.6pt;height:19.45pt" o:ole="">
            <v:imagedata r:id="rId358" o:title=""/>
          </v:shape>
          <o:OLEObject Type="Embed" ProgID="Equation.3" ShapeID="_x0000_i1193" DrawAspect="Content" ObjectID="_1651589241"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12"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13"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214"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94" type="#_x0000_t75" style="width:160.8pt;height:37.3pt" o:ole="">
                  <v:imagedata r:id="rId360" o:title=""/>
                </v:shape>
                <o:OLEObject Type="Embed" ProgID="Equation.3" ShapeID="_x0000_i1194" DrawAspect="Content" ObjectID="_1651589242"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215"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5" type="#_x0000_t75" style="width:239.1pt;height:18.9pt" o:ole="">
                  <v:imagedata r:id="rId362" o:title=""/>
                </v:shape>
                <o:OLEObject Type="Embed" ProgID="Equation.3" ShapeID="_x0000_i1195" DrawAspect="Content" ObjectID="_1651589243"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6" type="#_x0000_t75" style="width:237pt;height:37.3pt" o:ole="">
                  <v:imagedata r:id="rId364" o:title=""/>
                </v:shape>
                <o:OLEObject Type="Embed" ProgID="Equation.3" ShapeID="_x0000_i1196" DrawAspect="Content" ObjectID="_1651589244"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216" w:name="_Toc447005694"/>
      <w:bookmarkStart w:id="217" w:name="_Ref448247886"/>
      <w:bookmarkStart w:id="218" w:name="_Toc39592561"/>
      <w:r>
        <w:rPr>
          <w:lang w:val="it-IT"/>
        </w:rPr>
        <w:t>2-interface 3D erosion criterion</w:t>
      </w:r>
      <w:bookmarkEnd w:id="216"/>
      <w:bookmarkEnd w:id="217"/>
      <w:bookmarkEnd w:id="218"/>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F63662">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19"/>
          <w:p w:rsidR="002F35B9" w:rsidRPr="00276BBF" w:rsidRDefault="008238C4" w:rsidP="00EB747A">
            <w:pPr>
              <w:jc w:val="center"/>
              <w:rPr>
                <w:sz w:val="24"/>
                <w:szCs w:val="24"/>
              </w:rPr>
            </w:pPr>
            <w:r w:rsidRPr="00AB6FB4">
              <w:rPr>
                <w:position w:val="-68"/>
              </w:rPr>
              <w:object w:dxaOrig="6540" w:dyaOrig="1480">
                <v:shape id="_x0000_i1197" type="#_x0000_t75" style="width:273.3pt;height:64.65pt" o:ole="">
                  <v:imagedata r:id="rId366" o:title=""/>
                </v:shape>
                <o:OLEObject Type="Embed" ProgID="Equation.3" ShapeID="_x0000_i1197" DrawAspect="Content" ObjectID="_1651589245"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20"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0"/>
            <w:commentRangeEnd w:id="219"/>
            <w:r w:rsidR="00AB6FB4">
              <w:rPr>
                <w:rStyle w:val="Rimandocommento"/>
                <w:rFonts w:ascii="Times New Roman" w:eastAsia="Times New Roman" w:hAnsi="Times New Roman"/>
                <w:b w:val="0"/>
                <w:bCs w:val="0"/>
                <w:color w:val="auto"/>
                <w:szCs w:val="20"/>
                <w:lang w:val="it-IT" w:eastAsia="it-IT"/>
              </w:rPr>
              <w:commentReference w:id="219"/>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1"/>
          <w:p w:rsidR="00C70139" w:rsidRPr="00276BBF" w:rsidRDefault="00AB6FB4" w:rsidP="00EB747A">
            <w:pPr>
              <w:jc w:val="center"/>
              <w:rPr>
                <w:sz w:val="24"/>
                <w:szCs w:val="24"/>
              </w:rPr>
            </w:pPr>
            <w:r w:rsidRPr="003A306D">
              <w:rPr>
                <w:position w:val="-32"/>
              </w:rPr>
              <w:object w:dxaOrig="1240" w:dyaOrig="700">
                <v:shape id="_x0000_i1198" type="#_x0000_t75" style="width:54.65pt;height:31.55pt" o:ole="">
                  <v:imagedata r:id="rId368" o:title=""/>
                </v:shape>
                <o:OLEObject Type="Embed" ProgID="Equation.3" ShapeID="_x0000_i1198" DrawAspect="Content" ObjectID="_1651589246"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1"/>
            <w:r w:rsidR="00AB6FB4">
              <w:rPr>
                <w:rStyle w:val="Rimandocommento"/>
                <w:rFonts w:ascii="Times New Roman" w:eastAsia="Times New Roman" w:hAnsi="Times New Roman"/>
                <w:b w:val="0"/>
                <w:bCs w:val="0"/>
                <w:color w:val="auto"/>
                <w:szCs w:val="20"/>
                <w:lang w:val="it-IT" w:eastAsia="it-IT"/>
              </w:rPr>
              <w:commentReference w:id="221"/>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2"/>
          <w:p w:rsidR="00C70139" w:rsidRPr="00756D53" w:rsidRDefault="00AB6FB4" w:rsidP="00AB6FB4">
            <w:pPr>
              <w:jc w:val="center"/>
              <w:rPr>
                <w:sz w:val="24"/>
                <w:szCs w:val="24"/>
              </w:rPr>
            </w:pPr>
            <w:r w:rsidRPr="003A306D">
              <w:rPr>
                <w:position w:val="-56"/>
              </w:rPr>
              <w:object w:dxaOrig="3720" w:dyaOrig="980">
                <v:shape id="_x0000_i1199" type="#_x0000_t75" style="width:160.8pt;height:43.1pt" o:ole="">
                  <v:imagedata r:id="rId370" o:title=""/>
                </v:shape>
                <o:OLEObject Type="Embed" ProgID="Equation.3" ShapeID="_x0000_i1199" DrawAspect="Content" ObjectID="_1651589247"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2"/>
            <w:r w:rsidR="00AB6FB4">
              <w:rPr>
                <w:rStyle w:val="Rimandocommento"/>
                <w:rFonts w:ascii="Times New Roman" w:eastAsia="Times New Roman" w:hAnsi="Times New Roman"/>
                <w:b w:val="0"/>
                <w:bCs w:val="0"/>
                <w:color w:val="auto"/>
                <w:szCs w:val="20"/>
                <w:lang w:val="it-IT" w:eastAsia="it-IT"/>
              </w:rPr>
              <w:commentReference w:id="222"/>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3"/>
          <w:p w:rsidR="00C70139" w:rsidRPr="00276BBF" w:rsidRDefault="008238C4" w:rsidP="00EB747A">
            <w:pPr>
              <w:jc w:val="center"/>
              <w:rPr>
                <w:sz w:val="24"/>
                <w:szCs w:val="24"/>
              </w:rPr>
            </w:pPr>
            <w:r w:rsidRPr="003A306D">
              <w:rPr>
                <w:position w:val="-26"/>
              </w:rPr>
              <w:object w:dxaOrig="1200" w:dyaOrig="720">
                <v:shape id="_x0000_i1200" type="#_x0000_t75" style="width:55.2pt;height:35.2pt" o:ole="">
                  <v:imagedata r:id="rId372" o:title=""/>
                </v:shape>
                <o:OLEObject Type="Embed" ProgID="Equation.3" ShapeID="_x0000_i1200" DrawAspect="Content" ObjectID="_1651589248"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3"/>
            <w:r w:rsidR="008238C4">
              <w:rPr>
                <w:rStyle w:val="Rimandocommento"/>
                <w:rFonts w:ascii="Times New Roman" w:eastAsia="Times New Roman" w:hAnsi="Times New Roman"/>
                <w:b w:val="0"/>
                <w:bCs w:val="0"/>
                <w:color w:val="auto"/>
                <w:szCs w:val="20"/>
                <w:lang w:val="it-IT" w:eastAsia="it-IT"/>
              </w:rPr>
              <w:commentReference w:id="223"/>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4"/>
          <w:p w:rsidR="00C70139" w:rsidRPr="00276BBF" w:rsidRDefault="002F35B9" w:rsidP="00EB747A">
            <w:pPr>
              <w:jc w:val="center"/>
              <w:rPr>
                <w:sz w:val="24"/>
                <w:szCs w:val="24"/>
              </w:rPr>
            </w:pPr>
            <w:r w:rsidRPr="003A306D">
              <w:rPr>
                <w:position w:val="-32"/>
              </w:rPr>
              <w:object w:dxaOrig="3320" w:dyaOrig="700">
                <v:shape id="_x0000_i1201" type="#_x0000_t75" style="width:147.15pt;height:31.55pt" o:ole="">
                  <v:imagedata r:id="rId374" o:title=""/>
                </v:shape>
                <o:OLEObject Type="Embed" ProgID="Equation.3" ShapeID="_x0000_i1201" DrawAspect="Content" ObjectID="_1651589249"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4"/>
            <w:r w:rsidR="002F35B9">
              <w:rPr>
                <w:rStyle w:val="Rimandocommento"/>
                <w:rFonts w:ascii="Times New Roman" w:eastAsia="Times New Roman" w:hAnsi="Times New Roman"/>
                <w:b w:val="0"/>
                <w:bCs w:val="0"/>
                <w:color w:val="auto"/>
                <w:szCs w:val="20"/>
                <w:lang w:val="it-IT" w:eastAsia="it-IT"/>
              </w:rPr>
              <w:commentReference w:id="224"/>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0089F"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25"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5"/>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F63662" w:rsidRPr="00F63662">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0089F"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lastRenderedPageBreak/>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0089F"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0089F"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F63662">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0089F"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0089F"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226" w:name="_Toc39592562"/>
      <w:r w:rsidRPr="005D00D6">
        <w:t>A simplified approach for soil liquefaction</w:t>
      </w:r>
      <w:bookmarkEnd w:id="226"/>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02" type="#_x0000_t75" style="width:2in;height:35.75pt" o:ole="">
                  <v:imagedata r:id="rId376" o:title=""/>
                </v:shape>
                <o:OLEObject Type="Embed" ProgID="Equation.3" ShapeID="_x0000_i1202" DrawAspect="Content" ObjectID="_1651589250"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227"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7"/>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7.55</w:t>
      </w:r>
      <w:r w:rsidR="00F63662" w:rsidRPr="003D504A">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03" type="#_x0000_t75" style="width:197.1pt;height:93.55pt" o:ole="">
                  <v:imagedata r:id="rId378" o:title=""/>
                </v:shape>
                <o:OLEObject Type="Embed" ProgID="Equation.3" ShapeID="_x0000_i1203" DrawAspect="Content" ObjectID="_1651589251"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8" w:name="_Ref449963223"/>
      <w:bookmarkStart w:id="229" w:name="_Toc447005702"/>
      <w:bookmarkStart w:id="230" w:name="_Toc39592563"/>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228"/>
      <w:r w:rsidR="00E25FF0" w:rsidRPr="003A5C36">
        <w:rPr>
          <w:rFonts w:ascii="Book Antiqua" w:hAnsi="Book Antiqua"/>
          <w:caps/>
          <w:kern w:val="0"/>
          <w:sz w:val="24"/>
          <w:szCs w:val="24"/>
        </w:rPr>
        <w:t xml:space="preserve"> </w:t>
      </w:r>
      <w:bookmarkEnd w:id="229"/>
      <w:r w:rsidR="00433AD1">
        <w:rPr>
          <w:rFonts w:ascii="Book Antiqua" w:hAnsi="Book Antiqua"/>
          <w:caps/>
          <w:kern w:val="0"/>
          <w:sz w:val="24"/>
          <w:szCs w:val="24"/>
        </w:rPr>
        <w:t>scheme</w:t>
      </w:r>
      <w:bookmarkEnd w:id="230"/>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F63662">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31" w:name="_Ref521060122"/>
      <w:bookmarkStart w:id="232" w:name="_Toc39592564"/>
      <w:r w:rsidRPr="004F0A7F">
        <w:t>DB-SPH particle approximation and modifications of the balance equations</w:t>
      </w:r>
      <w:bookmarkEnd w:id="231"/>
      <w:bookmarkEnd w:id="232"/>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04" type="#_x0000_t75" style="width:252.8pt;height:41.5pt" o:ole="">
                  <v:imagedata r:id="rId380" o:title=""/>
                </v:shape>
                <o:OLEObject Type="Embed" ProgID="Equation.3" ShapeID="_x0000_i1204" DrawAspect="Content" ObjectID="_1651589252"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3" w:name="_Ref448227562"/>
            <w:bookmarkStart w:id="234"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233"/>
            <w:r w:rsidRPr="009C316F">
              <w:rPr>
                <w:rFonts w:ascii="Times New Roman" w:eastAsia="Times New Roman" w:hAnsi="Times New Roman"/>
                <w:b w:val="0"/>
                <w:bCs w:val="0"/>
                <w:color w:val="auto"/>
                <w:sz w:val="24"/>
                <w:szCs w:val="24"/>
                <w:lang w:eastAsia="it-IT"/>
              </w:rPr>
              <w:t>)</w:t>
            </w:r>
            <w:bookmarkEnd w:id="23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F63662" w:rsidRPr="00F63662">
        <w:rPr>
          <w:rFonts w:ascii="Times New Roman" w:eastAsia="Times New Roman" w:hAnsi="Times New Roman"/>
          <w:bCs/>
          <w:sz w:val="24"/>
          <w:szCs w:val="24"/>
          <w:lang w:eastAsia="it-IT"/>
        </w:rPr>
        <w:t>(</w:t>
      </w:r>
      <w:r w:rsidR="00F63662" w:rsidRPr="00F63662">
        <w:rPr>
          <w:rFonts w:ascii="Times New Roman" w:eastAsia="Times New Roman" w:hAnsi="Times New Roman"/>
          <w:bCs/>
          <w:noProof/>
          <w:sz w:val="24"/>
          <w:szCs w:val="24"/>
          <w:lang w:eastAsia="it-IT"/>
        </w:rPr>
        <w:t>8.1</w:t>
      </w:r>
      <w:r w:rsidR="00F63662" w:rsidRPr="00F63662">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F63662" w:rsidRPr="00F63662">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F63662" w:rsidRPr="00F63662">
        <w:rPr>
          <w:rFonts w:ascii="Times New Roman" w:eastAsia="Times New Roman" w:hAnsi="Times New Roman"/>
          <w:bCs/>
          <w:sz w:val="24"/>
          <w:szCs w:val="24"/>
          <w:lang w:eastAsia="it-IT"/>
        </w:rPr>
        <w:t>(</w:t>
      </w:r>
      <w:r w:rsidR="00F63662" w:rsidRPr="00F63662">
        <w:rPr>
          <w:rFonts w:ascii="Times New Roman" w:eastAsia="Times New Roman" w:hAnsi="Times New Roman"/>
          <w:bCs/>
          <w:noProof/>
          <w:sz w:val="24"/>
          <w:szCs w:val="24"/>
          <w:lang w:eastAsia="it-IT"/>
        </w:rPr>
        <w:t>8.1</w:t>
      </w:r>
      <w:r w:rsidR="00F63662" w:rsidRPr="00F63662">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5" type="#_x0000_t75" style="width:268.05pt;height:40.45pt" o:ole="">
                  <v:imagedata r:id="rId382" o:title=""/>
                </v:shape>
                <o:OLEObject Type="Embed" ProgID="Equation.3" ShapeID="_x0000_i1205" DrawAspect="Content" ObjectID="_1651589253"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5"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235"/>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63662" w:rsidRPr="00F63662">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63662" w:rsidRPr="00F63662">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63662" w:rsidRPr="00F63662">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6" type="#_x0000_t75" style="width:19.95pt;height:17.85pt" o:ole="">
            <v:imagedata r:id="rId384" o:title=""/>
          </v:shape>
          <o:OLEObject Type="Embed" ProgID="Equation.3" ShapeID="_x0000_i1206" DrawAspect="Content" ObjectID="_1651589254"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7" type="#_x0000_t75" style="width:19.95pt;height:17.85pt" o:ole="">
            <v:imagedata r:id="rId386" o:title=""/>
          </v:shape>
          <o:OLEObject Type="Embed" ProgID="Equation.3" ShapeID="_x0000_i1207" DrawAspect="Content" ObjectID="_1651589255"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08" type="#_x0000_t75" style="width:31.55pt;height:26.8pt" o:ole="">
            <v:imagedata r:id="rId388" o:title=""/>
          </v:shape>
          <o:OLEObject Type="Embed" ProgID="Equation.3" ShapeID="_x0000_i1208" DrawAspect="Content" ObjectID="_1651589256"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63662" w:rsidRPr="00F63662">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63662" w:rsidRPr="00F63662">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F63662">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9" type="#_x0000_t75" style="width:97.25pt;height:39.4pt" o:ole="">
                  <v:imagedata r:id="rId390" o:title=""/>
                </v:shape>
                <o:OLEObject Type="Embed" ProgID="Equation.3" ShapeID="_x0000_i1209" DrawAspect="Content" ObjectID="_1651589257"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10" type="#_x0000_t75" style="width:293.25pt;height:37.85pt" o:ole="">
                  <v:imagedata r:id="rId392" o:title=""/>
                </v:shape>
                <o:OLEObject Type="Embed" ProgID="Equation.3" ShapeID="_x0000_i1210" DrawAspect="Content" ObjectID="_1651589258"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6"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36"/>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11" type="#_x0000_t75" style="width:46.75pt;height:14.2pt" o:ole="">
            <v:imagedata r:id="rId394" o:title=""/>
          </v:shape>
          <o:OLEObject Type="Embed" ProgID="Equation.3" ShapeID="_x0000_i1211" DrawAspect="Content" ObjectID="_1651589259"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F63662" w:rsidRPr="00F63662">
        <w:rPr>
          <w:rFonts w:ascii="Times New Roman" w:eastAsia="Times New Roman" w:hAnsi="Times New Roman"/>
          <w:bCs/>
          <w:sz w:val="24"/>
          <w:szCs w:val="24"/>
          <w:lang w:val="it-IT" w:eastAsia="it-IT"/>
        </w:rPr>
        <w:t>(</w:t>
      </w:r>
      <w:r w:rsidR="00F63662" w:rsidRPr="00F63662">
        <w:rPr>
          <w:rFonts w:ascii="Times New Roman" w:eastAsia="Times New Roman" w:hAnsi="Times New Roman"/>
          <w:bCs/>
          <w:noProof/>
          <w:sz w:val="24"/>
          <w:szCs w:val="24"/>
          <w:lang w:val="it-IT" w:eastAsia="it-IT"/>
        </w:rPr>
        <w:t>8.5</w:t>
      </w:r>
      <w:r w:rsidR="00F63662" w:rsidRPr="00F63662">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F63662" w:rsidRPr="00F63662">
        <w:rPr>
          <w:rFonts w:ascii="Times New Roman" w:eastAsia="Times New Roman" w:hAnsi="Times New Roman"/>
          <w:bCs/>
          <w:sz w:val="24"/>
          <w:szCs w:val="24"/>
          <w:lang w:eastAsia="it-IT"/>
        </w:rPr>
        <w:t>(</w:t>
      </w:r>
      <w:r w:rsidR="00F63662" w:rsidRPr="00F63662">
        <w:rPr>
          <w:rFonts w:ascii="Times New Roman" w:eastAsia="Times New Roman" w:hAnsi="Times New Roman"/>
          <w:bCs/>
          <w:noProof/>
          <w:sz w:val="24"/>
          <w:szCs w:val="24"/>
          <w:lang w:eastAsia="it-IT"/>
        </w:rPr>
        <w:t>8.6</w:t>
      </w:r>
      <w:r w:rsidR="00F63662" w:rsidRPr="00F63662">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12" type="#_x0000_t75" style="width:195pt;height:32.6pt" o:ole="">
                  <v:imagedata r:id="rId396" o:title=""/>
                </v:shape>
                <o:OLEObject Type="Embed" ProgID="Equation.3" ShapeID="_x0000_i1212" DrawAspect="Content" ObjectID="_1651589260"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237"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237"/>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13" type="#_x0000_t75" style="width:175.55pt;height:34.15pt" o:ole="">
                  <v:imagedata r:id="rId398" o:title=""/>
                </v:shape>
                <o:OLEObject Type="Embed" ProgID="Equation.3" ShapeID="_x0000_i1213" DrawAspect="Content" ObjectID="_1651589261"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8"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38"/>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39" w:name="_Ref521060124"/>
      <w:bookmarkStart w:id="240" w:name="_Toc39592565"/>
      <w:r>
        <w:t>1D Linearized Partial Riemann Solver</w:t>
      </w:r>
      <w:bookmarkEnd w:id="239"/>
      <w:bookmarkEnd w:id="240"/>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F63662">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14" type="#_x0000_t75" style="width:222.3pt;height:25.25pt" o:ole="">
                  <v:imagedata r:id="rId400" o:title=""/>
                </v:shape>
                <o:OLEObject Type="Embed" ProgID="Equation.3" ShapeID="_x0000_i1214" DrawAspect="Content" ObjectID="_1651589262"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41"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1"/>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5" type="#_x0000_t75" style="width:248.05pt;height:37.85pt" o:ole="">
                  <v:imagedata r:id="rId402" o:title=""/>
                </v:shape>
                <o:OLEObject Type="Embed" ProgID="Equation.3" ShapeID="_x0000_i1215" DrawAspect="Content" ObjectID="_1651589263"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6" type="#_x0000_t75" style="width:89.85pt;height:52.05pt" o:ole="">
                  <v:imagedata r:id="rId404" o:title=""/>
                </v:shape>
                <o:OLEObject Type="Embed" ProgID="Equation.3" ShapeID="_x0000_i1216" DrawAspect="Content" ObjectID="_1651589264"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242" w:name="_Ref521060126"/>
      <w:bookmarkStart w:id="243" w:name="_Toc39592566"/>
      <w:r>
        <w:t>Semi-particle volume</w:t>
      </w:r>
      <w:bookmarkEnd w:id="242"/>
      <w:bookmarkEnd w:id="243"/>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7" type="#_x0000_t75" style="width:77.8pt;height:17.85pt" o:ole="">
                  <v:imagedata r:id="rId406" o:title=""/>
                </v:shape>
                <o:OLEObject Type="Embed" ProgID="Equation.3" ShapeID="_x0000_i1217" DrawAspect="Content" ObjectID="_1651589265"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8" type="#_x0000_t75" style="width:235.45pt;height:88.3pt" o:ole="">
                  <v:imagedata r:id="rId408" o:title=""/>
                </v:shape>
                <o:OLEObject Type="Embed" ProgID="Equation.3" ShapeID="_x0000_i1218" DrawAspect="Content" ObjectID="_1651589266"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44"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4"/>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9" type="#_x0000_t75" style="width:252.8pt;height:36.8pt" o:ole="">
                  <v:imagedata r:id="rId410" o:title=""/>
                </v:shape>
                <o:OLEObject Type="Embed" ProgID="Equation.3" ShapeID="_x0000_i1219" DrawAspect="Content" ObjectID="_1651589267"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45" w:name="_Ref521060127"/>
      <w:bookmarkStart w:id="246" w:name="_Toc39592567"/>
      <w:r>
        <w:t>DB-SPH inlet and outlet sections</w:t>
      </w:r>
      <w:bookmarkEnd w:id="245"/>
      <w:bookmarkEnd w:id="246"/>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20" type="#_x0000_t75" style="width:25.25pt;height:21.55pt" o:ole="">
            <v:imagedata r:id="rId412" o:title=""/>
          </v:shape>
          <o:OLEObject Type="Embed" ProgID="Equation.3" ShapeID="_x0000_i1220" DrawAspect="Content" ObjectID="_1651589268"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247" w:name="_Ref521060129"/>
      <w:bookmarkStart w:id="248" w:name="_Toc39592568"/>
      <w:r>
        <w:t>Shear stress boundary terms</w:t>
      </w:r>
      <w:bookmarkEnd w:id="247"/>
      <w:bookmarkEnd w:id="248"/>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21" type="#_x0000_t75" style="width:173.45pt;height:33.65pt" o:ole="">
                  <v:imagedata r:id="rId414" o:title=""/>
                </v:shape>
                <o:OLEObject Type="Embed" ProgID="Equation.3" ShapeID="_x0000_i1221" DrawAspect="Content" ObjectID="_1651589269" r:id="rId415"/>
              </w:object>
            </w:r>
          </w:p>
          <w:p w:rsidR="0092480B" w:rsidRPr="00276BBF" w:rsidRDefault="0092480B" w:rsidP="0092480B">
            <w:pPr>
              <w:jc w:val="center"/>
              <w:rPr>
                <w:sz w:val="24"/>
                <w:szCs w:val="24"/>
              </w:rPr>
            </w:pPr>
            <w:r w:rsidRPr="00DA468D">
              <w:rPr>
                <w:position w:val="-30"/>
              </w:rPr>
              <w:object w:dxaOrig="3840" w:dyaOrig="720">
                <v:shape id="_x0000_i1222" type="#_x0000_t75" style="width:162.9pt;height:31.55pt" o:ole="">
                  <v:imagedata r:id="rId416" o:title=""/>
                </v:shape>
                <o:OLEObject Type="Embed" ProgID="Equation.3" ShapeID="_x0000_i1222" DrawAspect="Content" ObjectID="_1651589270" r:id="rId417"/>
              </w:object>
            </w:r>
            <w:r>
              <w:t xml:space="preserve">   </w:t>
            </w:r>
            <w:r w:rsidRPr="00DA468D">
              <w:rPr>
                <w:position w:val="-12"/>
              </w:rPr>
              <w:object w:dxaOrig="1540" w:dyaOrig="360">
                <v:shape id="_x0000_i1223" type="#_x0000_t75" style="width:57.3pt;height:14.2pt" o:ole="">
                  <v:imagedata r:id="rId418" o:title=""/>
                </v:shape>
                <o:OLEObject Type="Embed" ProgID="Equation.3" ShapeID="_x0000_i1223" DrawAspect="Content" ObjectID="_1651589271"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24" type="#_x0000_t75" style="width:190.75pt;height:32.05pt" o:ole="">
                  <v:imagedata r:id="rId420" o:title=""/>
                </v:shape>
                <o:OLEObject Type="Embed" ProgID="Equation.3" ShapeID="_x0000_i1224" DrawAspect="Content" ObjectID="_1651589272" r:id="rId421"/>
              </w:object>
            </w:r>
          </w:p>
          <w:p w:rsidR="0092480B" w:rsidRPr="00276BBF" w:rsidRDefault="0092480B" w:rsidP="0092480B">
            <w:pPr>
              <w:jc w:val="center"/>
              <w:rPr>
                <w:sz w:val="24"/>
                <w:szCs w:val="24"/>
              </w:rPr>
            </w:pPr>
            <w:r w:rsidRPr="00DA468D">
              <w:rPr>
                <w:position w:val="-12"/>
              </w:rPr>
              <w:object w:dxaOrig="2720" w:dyaOrig="360">
                <v:shape id="_x0000_i1225" type="#_x0000_t75" style="width:127.7pt;height:17.35pt" o:ole="">
                  <v:imagedata r:id="rId422" o:title=""/>
                </v:shape>
                <o:OLEObject Type="Embed" ProgID="Equation.3" ShapeID="_x0000_i1225" DrawAspect="Content" ObjectID="_1651589273" r:id="rId423"/>
              </w:object>
            </w:r>
            <w:r w:rsidRPr="00DA468D">
              <w:rPr>
                <w:position w:val="-32"/>
              </w:rPr>
              <w:object w:dxaOrig="1960" w:dyaOrig="740">
                <v:shape id="_x0000_i1226" type="#_x0000_t75" style="width:89.85pt;height:35.2pt" o:ole="">
                  <v:imagedata r:id="rId424" o:title=""/>
                </v:shape>
                <o:OLEObject Type="Embed" ProgID="Equation.3" ShapeID="_x0000_i1226" DrawAspect="Content" ObjectID="_1651589274"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7" type="#_x0000_t75" style="width:89.35pt;height:33.65pt" o:ole="">
                  <v:imagedata r:id="rId426" o:title=""/>
                </v:shape>
                <o:OLEObject Type="Embed" ProgID="Equation.3" ShapeID="_x0000_i1227" DrawAspect="Content" ObjectID="_1651589275"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249"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9"/>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8.15</w:t>
      </w:r>
      <w:r w:rsidR="00F63662" w:rsidRPr="003D504A">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8" type="#_x0000_t75" style="width:175pt;height:33.65pt" o:ole="">
                  <v:imagedata r:id="rId428" o:title=""/>
                </v:shape>
                <o:OLEObject Type="Embed" ProgID="Equation.3" ShapeID="_x0000_i1228" DrawAspect="Content" ObjectID="_1651589276"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9" type="#_x0000_t75" style="width:201.8pt;height:65.15pt" o:ole="">
                  <v:imagedata r:id="rId430" o:title=""/>
                </v:shape>
                <o:OLEObject Type="Embed" ProgID="Equation.3" ShapeID="_x0000_i1229" DrawAspect="Content" ObjectID="_1651589277"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30" type="#_x0000_t75" style="width:119.3pt;height:33.1pt" o:ole="">
                  <v:imagedata r:id="rId432" o:title=""/>
                </v:shape>
                <o:OLEObject Type="Embed" ProgID="Equation.3" ShapeID="_x0000_i1230" DrawAspect="Content" ObjectID="_1651589278" r:id="rId433"/>
              </w:object>
            </w:r>
            <w:r>
              <w:t xml:space="preserve">   </w:t>
            </w:r>
            <w:r w:rsidRPr="00DA468D">
              <w:rPr>
                <w:position w:val="-48"/>
              </w:rPr>
              <w:object w:dxaOrig="2079" w:dyaOrig="1060">
                <v:shape id="_x0000_i1231" type="#_x0000_t75" style="width:87.25pt;height:46.75pt" o:ole="">
                  <v:imagedata r:id="rId434" o:title=""/>
                </v:shape>
                <o:OLEObject Type="Embed" ProgID="Equation.3" ShapeID="_x0000_i1231" DrawAspect="Content" ObjectID="_1651589279"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0" w:name="_Ref449963226"/>
      <w:bookmarkStart w:id="251" w:name="_Toc39592569"/>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250"/>
      <w:bookmarkEnd w:id="251"/>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252"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F63662">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F63662">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253"/>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32" type="#_x0000_t75" style="width:177.1pt;height:22.6pt" o:ole="">
                  <v:imagedata r:id="rId436" o:title=""/>
                </v:shape>
                <o:OLEObject Type="Embed" ProgID="Equation.3" ShapeID="_x0000_i1232" DrawAspect="Content" ObjectID="_1651589280"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33" type="#_x0000_t75" style="width:200.75pt;height:37.3pt" o:ole="">
                  <v:imagedata r:id="rId438" o:title=""/>
                </v:shape>
                <o:OLEObject Type="Embed" ProgID="Equation.3" ShapeID="_x0000_i1233" DrawAspect="Content" ObjectID="_1651589281"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34" type="#_x0000_t75" style="width:124.55pt;height:37.3pt" o:ole="">
                  <v:imagedata r:id="rId440" o:title=""/>
                </v:shape>
                <o:OLEObject Type="Embed" ProgID="Equation.3" ShapeID="_x0000_i1234" DrawAspect="Content" ObjectID="_1651589282"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53"/>
            <w:r w:rsidR="00392D18">
              <w:rPr>
                <w:rStyle w:val="Rimandocommento"/>
                <w:rFonts w:ascii="Times New Roman" w:eastAsia="Times New Roman" w:hAnsi="Times New Roman"/>
                <w:b w:val="0"/>
                <w:bCs w:val="0"/>
                <w:color w:val="auto"/>
                <w:szCs w:val="20"/>
                <w:lang w:val="it-IT" w:eastAsia="it-IT"/>
              </w:rPr>
              <w:commentReference w:id="253"/>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5" type="#_x0000_t75" style="width:213.9pt;height:31.55pt" o:ole="">
                  <v:imagedata r:id="rId442" o:title=""/>
                </v:shape>
                <o:OLEObject Type="Embed" ProgID="Equation.3" ShapeID="_x0000_i1235" DrawAspect="Content" ObjectID="_1651589283"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6" type="#_x0000_t75" style="width:97.75pt;height:19.95pt" o:ole="">
                  <v:imagedata r:id="rId444" o:title=""/>
                </v:shape>
                <o:OLEObject Type="Embed" ProgID="Equation.3" ShapeID="_x0000_i1236" DrawAspect="Content" ObjectID="_1651589284"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7" type="#_x0000_t75" style="width:269.1pt;height:31.55pt" o:ole="">
                  <v:imagedata r:id="rId446" o:title=""/>
                </v:shape>
                <o:OLEObject Type="Embed" ProgID="Equation.3" ShapeID="_x0000_i1237" DrawAspect="Content" ObjectID="_1651589285"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8" type="#_x0000_t75" style="width:170.8pt;height:31.55pt" o:ole="">
                  <v:imagedata r:id="rId448" o:title=""/>
                </v:shape>
                <o:OLEObject Type="Embed" ProgID="Equation.3" ShapeID="_x0000_i1238" DrawAspect="Content" ObjectID="_1651589286"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254"/>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9" type="#_x0000_t75" style="width:172.4pt;height:37.85pt" o:ole="">
                  <v:imagedata r:id="rId450" o:title=""/>
                </v:shape>
                <o:OLEObject Type="Embed" ProgID="Equation.3" ShapeID="_x0000_i1239" DrawAspect="Content" ObjectID="_1651589287"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54"/>
            <w:r w:rsidR="00E41549">
              <w:rPr>
                <w:rStyle w:val="Rimandocommento"/>
                <w:rFonts w:ascii="Times New Roman" w:eastAsia="Times New Roman" w:hAnsi="Times New Roman"/>
                <w:b w:val="0"/>
                <w:bCs w:val="0"/>
                <w:color w:val="auto"/>
                <w:szCs w:val="20"/>
                <w:lang w:val="it-IT" w:eastAsia="it-IT"/>
              </w:rPr>
              <w:commentReference w:id="254"/>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40" type="#_x0000_t75" style="width:184.45pt;height:43.6pt" o:ole="">
                  <v:imagedata r:id="rId452" o:title=""/>
                </v:shape>
                <o:OLEObject Type="Embed" ProgID="Equation.3" ShapeID="_x0000_i1240" DrawAspect="Content" ObjectID="_1651589288"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41" type="#_x0000_t75" style="width:91.45pt;height:37.85pt" o:ole="">
                  <v:imagedata r:id="rId454" o:title=""/>
                </v:shape>
                <o:OLEObject Type="Embed" ProgID="Equation.3" ShapeID="_x0000_i1241" DrawAspect="Content" ObjectID="_1651589289"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42" type="#_x0000_t75" style="width:60.45pt;height:15.25pt" o:ole="">
                  <v:imagedata r:id="rId456" o:title=""/>
                </v:shape>
                <o:OLEObject Type="Embed" ProgID="Equation.3" ShapeID="_x0000_i1242" DrawAspect="Content" ObjectID="_1651589290" r:id="rId457"/>
              </w:object>
            </w:r>
            <w:r>
              <w:t xml:space="preserve"> thus </w:t>
            </w:r>
            <w:r w:rsidRPr="007463C6">
              <w:rPr>
                <w:position w:val="-30"/>
              </w:rPr>
              <w:object w:dxaOrig="1140" w:dyaOrig="700">
                <v:shape id="_x0000_i1243" type="#_x0000_t75" style="width:56.75pt;height:37.85pt" o:ole="">
                  <v:imagedata r:id="rId458" o:title=""/>
                </v:shape>
                <o:OLEObject Type="Embed" ProgID="Equation.3" ShapeID="_x0000_i1243" DrawAspect="Content" ObjectID="_1651589291"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44" type="#_x0000_t75" style="width:68.85pt;height:17.35pt" o:ole="">
                  <v:imagedata r:id="rId460" o:title=""/>
                </v:shape>
                <o:OLEObject Type="Embed" ProgID="Equation.3" ShapeID="_x0000_i1244" DrawAspect="Content" ObjectID="_1651589292" r:id="rId461"/>
              </w:object>
            </w:r>
            <w:r>
              <w:t xml:space="preserve"> thus </w:t>
            </w:r>
            <w:r w:rsidRPr="007463C6">
              <w:rPr>
                <w:position w:val="-30"/>
              </w:rPr>
              <w:object w:dxaOrig="1260" w:dyaOrig="700">
                <v:shape id="_x0000_i1245" type="#_x0000_t75" style="width:63.05pt;height:37.85pt" o:ole="">
                  <v:imagedata r:id="rId462" o:title=""/>
                </v:shape>
                <o:OLEObject Type="Embed" ProgID="Equation.3" ShapeID="_x0000_i1245" DrawAspect="Content" ObjectID="_1651589293"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6" type="#_x0000_t75" style="width:82.5pt;height:28.9pt" o:ole="">
                  <v:imagedata r:id="rId464" o:title=""/>
                </v:shape>
                <o:OLEObject Type="Embed" ProgID="Equation.3" ShapeID="_x0000_i1246" DrawAspect="Content" ObjectID="_1651589294"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255"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55"/>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9.10</w:t>
      </w:r>
      <w:r w:rsidR="00F63662" w:rsidRPr="003D504A">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7" type="#_x0000_t75" style="width:130.85pt;height:24.7pt" o:ole="">
                  <v:imagedata r:id="rId466" o:title=""/>
                </v:shape>
                <o:OLEObject Type="Embed" ProgID="Equation.3" ShapeID="_x0000_i1247" DrawAspect="Content" ObjectID="_1651589295"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6" w:name="_Toc39592570"/>
      <w:bookmarkStart w:id="257" w:name="_Toc447794701"/>
      <w:bookmarkStart w:id="258" w:name="_Toc447794780"/>
      <w:bookmarkStart w:id="259" w:name="_Toc447794865"/>
      <w:bookmarkStart w:id="260" w:name="_Toc447794947"/>
      <w:bookmarkStart w:id="261" w:name="_Toc447795350"/>
      <w:bookmarkStart w:id="262"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256"/>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F63662">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263" w:name="_Ref520964364"/>
      <w:bookmarkStart w:id="264" w:name="_Toc39592571"/>
      <w:r>
        <w:t>Mathematical model</w:t>
      </w:r>
      <w:r w:rsidR="007822A9">
        <w:t>s</w:t>
      </w:r>
      <w:bookmarkEnd w:id="263"/>
      <w:bookmarkEnd w:id="264"/>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F63662">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F63662">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265" w:name="_Ref509397676"/>
      <w:bookmarkStart w:id="266" w:name="_Toc513184144"/>
      <w:bookmarkStart w:id="267" w:name="_Toc39592572"/>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265"/>
      <w:bookmarkEnd w:id="266"/>
      <w:bookmarkEnd w:id="267"/>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F63662">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F63662">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F63662">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F63662">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8" type="#_x0000_t75" style="width:185.5pt;height:63.05pt" o:ole="">
                  <v:imagedata r:id="rId468" o:title=""/>
                </v:shape>
                <o:OLEObject Type="Embed" ProgID="Equation.3" ShapeID="_x0000_i1248" DrawAspect="Content" ObjectID="_1651589296"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68"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8"/>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9" type="#_x0000_t75" style="width:323.2pt;height:53.1pt" o:ole="">
                  <v:imagedata r:id="rId470" o:title=""/>
                </v:shape>
                <o:OLEObject Type="Embed" ProgID="Equation.3" ShapeID="_x0000_i1249" DrawAspect="Content" ObjectID="_1651589297"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69"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9"/>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F63662">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F63662">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F63662">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10.1</w:t>
      </w:r>
      <w:r w:rsidR="00F63662"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10.2</w:t>
      </w:r>
      <w:r w:rsidR="00F63662"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50" type="#_x0000_t75" style="width:191.8pt;height:33.65pt" o:ole="">
                  <v:imagedata r:id="rId472" o:title=""/>
                </v:shape>
                <o:OLEObject Type="Embed" ProgID="Equation.3" ShapeID="_x0000_i1250" DrawAspect="Content" ObjectID="_1651589298"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70"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0"/>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10.3</w:t>
      </w:r>
      <w:r w:rsidR="00F63662" w:rsidRPr="003D504A">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271" w:name="_Ref520966784"/>
      <w:bookmarkStart w:id="272" w:name="_Toc39592573"/>
      <w:r>
        <w:rPr>
          <w:lang w:val="en-GB"/>
        </w:rPr>
        <w:t>Flood-induced damage to the components of the electrical substations</w:t>
      </w:r>
      <w:bookmarkEnd w:id="271"/>
      <w:bookmarkEnd w:id="272"/>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51" type="#_x0000_t75" style="width:108.8pt;height:20.5pt" o:ole="">
                  <v:imagedata r:id="rId474" o:title=""/>
                </v:shape>
                <o:OLEObject Type="Embed" ProgID="Equation.3" ShapeID="_x0000_i1251" DrawAspect="Content" ObjectID="_1651589299"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52" type="#_x0000_t75" style="width:240.2pt;height:56.75pt" o:ole="">
                  <v:imagedata r:id="rId476" o:title=""/>
                </v:shape>
                <o:OLEObject Type="Embed" ProgID="Equation.3" ShapeID="_x0000_i1252" DrawAspect="Content" ObjectID="_1651589300"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53" type="#_x0000_t75" style="width:235.95pt;height:56.75pt" o:ole="">
                  <v:imagedata r:id="rId478" o:title=""/>
                </v:shape>
                <o:OLEObject Type="Embed" ProgID="Equation.3" ShapeID="_x0000_i1253" DrawAspect="Content" ObjectID="_1651589301"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F63662">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54" type="#_x0000_t75" style="width:370.5pt;height:94.05pt" o:ole="">
                  <v:imagedata r:id="rId480" o:title=""/>
                </v:shape>
                <o:OLEObject Type="Embed" ProgID="Equation.3" ShapeID="_x0000_i1254" DrawAspect="Content" ObjectID="_1651589302"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273" w:name="_Ref509496397"/>
      <w:bookmarkStart w:id="274" w:name="_Toc513184146"/>
      <w:bookmarkStart w:id="275" w:name="_Toc39592574"/>
      <w:r>
        <w:t>The numerical model</w:t>
      </w:r>
      <w:bookmarkEnd w:id="273"/>
      <w:bookmarkEnd w:id="274"/>
      <w:r w:rsidR="00652F0F">
        <w:t>s</w:t>
      </w:r>
      <w:bookmarkEnd w:id="275"/>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6" w:name="_Toc39592575"/>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276"/>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F63662" w:rsidRPr="00B2376C">
        <w:rPr>
          <w:rFonts w:ascii="Times New Roman" w:hAnsi="Times New Roman"/>
        </w:rPr>
        <w:t xml:space="preserve">Figure </w:t>
      </w:r>
      <w:r w:rsidR="00F63662">
        <w:rPr>
          <w:rFonts w:ascii="Times New Roman" w:hAnsi="Times New Roman"/>
          <w:noProof/>
        </w:rPr>
        <w:t>11</w:t>
      </w:r>
      <w:r w:rsidR="00F63662" w:rsidRPr="00B2376C">
        <w:rPr>
          <w:rFonts w:ascii="Times New Roman" w:hAnsi="Times New Roman"/>
        </w:rPr>
        <w:t>.</w:t>
      </w:r>
      <w:r w:rsidR="00F63662">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F63662">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F63662">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F63662">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F63662">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F63662">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F63662">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277" w:author="Amicarelli Andrea (RSE)" w:date="2020-04-13T14:25:00Z">
        <w:r w:rsidDel="00020A50">
          <w:rPr>
            <w:rFonts w:ascii="Times New Roman" w:hAnsi="Times New Roman"/>
            <w:sz w:val="24"/>
            <w:szCs w:val="24"/>
          </w:rPr>
          <w:delText>sediment removal from water reservoirs</w:delText>
        </w:r>
      </w:del>
      <w:ins w:id="278"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279"/>
            <w:r>
              <w:rPr>
                <w:noProof/>
                <w:position w:val="-10"/>
                <w:sz w:val="16"/>
                <w:szCs w:val="16"/>
                <w:lang w:val="it-IT" w:eastAsia="it-IT"/>
              </w:rPr>
              <w:lastRenderedPageBreak/>
              <w:drawing>
                <wp:inline distT="0" distB="0" distL="0" distR="0" wp14:anchorId="3E843BE6" wp14:editId="71FACB55">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279"/>
            <w:r>
              <w:rPr>
                <w:rStyle w:val="Rimandocommento"/>
                <w:rFonts w:ascii="Times New Roman" w:eastAsia="Times New Roman" w:hAnsi="Times New Roman"/>
                <w:szCs w:val="20"/>
                <w:lang w:val="it-IT" w:eastAsia="it-IT"/>
              </w:rPr>
              <w:commentReference w:id="279"/>
            </w:r>
          </w:p>
        </w:tc>
      </w:tr>
    </w:tbl>
    <w:p w:rsidR="00A20D8F" w:rsidRPr="00903A00" w:rsidRDefault="00A20D8F" w:rsidP="00A20D8F">
      <w:pPr>
        <w:spacing w:after="0" w:line="240" w:lineRule="auto"/>
        <w:jc w:val="center"/>
        <w:rPr>
          <w:rFonts w:ascii="Times New Roman" w:hAnsi="Times New Roman"/>
          <w:szCs w:val="24"/>
        </w:rPr>
      </w:pPr>
      <w:bookmarkStart w:id="280"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1</w:t>
      </w:r>
      <w:r w:rsidRPr="00ED6D25">
        <w:rPr>
          <w:rFonts w:ascii="Times New Roman" w:hAnsi="Times New Roman"/>
          <w:szCs w:val="24"/>
          <w:lang w:val="it-IT"/>
        </w:rPr>
        <w:fldChar w:fldCharType="end"/>
      </w:r>
      <w:bookmarkEnd w:id="280"/>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F63662">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F63662">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F63662">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F63662">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F63662">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F63662">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F63662">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F63662">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F63662">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F63662">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F63662">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F63662">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F63662">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1" w:name="_Toc39592576"/>
      <w:r w:rsidRPr="00276BBF">
        <w:rPr>
          <w:rFonts w:ascii="Book Antiqua" w:hAnsi="Book Antiqua"/>
          <w:caps/>
          <w:kern w:val="0"/>
          <w:sz w:val="24"/>
          <w:szCs w:val="24"/>
        </w:rPr>
        <w:lastRenderedPageBreak/>
        <w:t>Developer guide</w:t>
      </w:r>
      <w:bookmarkEnd w:id="257"/>
      <w:bookmarkEnd w:id="258"/>
      <w:bookmarkEnd w:id="259"/>
      <w:bookmarkEnd w:id="260"/>
      <w:bookmarkEnd w:id="261"/>
      <w:bookmarkEnd w:id="262"/>
      <w:bookmarkEnd w:id="281"/>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 xml:space="preserve">The developer guide is represented by </w:t>
      </w:r>
      <w:proofErr w:type="gramStart"/>
      <w:r>
        <w:rPr>
          <w:rFonts w:ascii="Times New Roman" w:hAnsi="Times New Roman"/>
          <w:sz w:val="24"/>
          <w:szCs w:val="24"/>
          <w:lang w:val="it-IT"/>
        </w:rPr>
        <w:t>the</w:t>
      </w:r>
      <w:proofErr w:type="gramEnd"/>
      <w:r>
        <w:rPr>
          <w:rFonts w:ascii="Times New Roman" w:hAnsi="Times New Roman"/>
          <w:sz w:val="24"/>
          <w:szCs w:val="24"/>
          <w:lang w:val="it-IT"/>
        </w:rPr>
        <w:t xml:space="preserv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282" w:name="_Toc447005718"/>
      <w:bookmarkStart w:id="283" w:name="_Ref521064725"/>
      <w:bookmarkStart w:id="284" w:name="_Toc39592577"/>
      <w:r w:rsidRPr="00BC142A">
        <w:t>SPHERA v.</w:t>
      </w:r>
      <w:r w:rsidR="00652F0F">
        <w:t>9</w:t>
      </w:r>
      <w:r w:rsidRPr="00BC142A">
        <w:t>.0</w:t>
      </w:r>
      <w:r w:rsidR="00D163B6">
        <w:t>.0</w:t>
      </w:r>
      <w:r w:rsidRPr="00BC142A">
        <w:t xml:space="preserve">: </w:t>
      </w:r>
      <w:r w:rsidR="00BC142A" w:rsidRPr="00BC142A">
        <w:t>synthetic description of the program units</w:t>
      </w:r>
      <w:bookmarkEnd w:id="282"/>
      <w:bookmarkEnd w:id="283"/>
      <w:bookmarkEnd w:id="284"/>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285" w:name="_Toc447005719"/>
      <w:bookmarkStart w:id="286" w:name="_Toc39592578"/>
      <w:r w:rsidRPr="00BC142A">
        <w:rPr>
          <w:lang w:val="en-GB"/>
        </w:rPr>
        <w:t xml:space="preserve">Program units for the boundary conditions </w:t>
      </w:r>
      <w:r w:rsidR="00EC217D" w:rsidRPr="00BC142A">
        <w:rPr>
          <w:lang w:val="en-GB"/>
        </w:rPr>
        <w:t>(“BC”)</w:t>
      </w:r>
      <w:bookmarkEnd w:id="285"/>
      <w:bookmarkEnd w:id="28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87" w:name="_Toc447005720"/>
      <w:bookmarkStart w:id="288" w:name="_Toc39592579"/>
      <w:r>
        <w:rPr>
          <w:lang w:val="en-GB"/>
        </w:rPr>
        <w:t>Progr</w:t>
      </w:r>
      <w:r w:rsidRPr="00BC142A">
        <w:rPr>
          <w:lang w:val="en-GB"/>
        </w:rPr>
        <w:t>am units for the continuity equation</w:t>
      </w:r>
      <w:bookmarkEnd w:id="287"/>
      <w:bookmarkEnd w:id="288"/>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89" w:name="_Toc447005721"/>
      <w:bookmarkStart w:id="290" w:name="_Toc39592580"/>
      <w:r w:rsidRPr="00BC142A">
        <w:rPr>
          <w:lang w:val="en-GB"/>
        </w:rPr>
        <w:t>Program units for the momentum equation</w:t>
      </w:r>
      <w:bookmarkEnd w:id="289"/>
      <w:bookmarkEnd w:id="290"/>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291" w:name="_Toc447005722"/>
      <w:bookmarkStart w:id="292" w:name="_Toc39592581"/>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291"/>
      <w:bookmarkEnd w:id="292"/>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293" w:name="_Toc447005723"/>
      <w:bookmarkStart w:id="294" w:name="_Toc39592582"/>
      <w:r w:rsidRPr="00855EEB">
        <w:t>Program units for the constitutive equation</w:t>
      </w:r>
      <w:bookmarkEnd w:id="293"/>
      <w:bookmarkEnd w:id="294"/>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295"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w:t>
      </w:r>
      <w:r w:rsidR="00131662" w:rsidRPr="00ED6D25">
        <w:rPr>
          <w:rFonts w:ascii="Times New Roman" w:hAnsi="Times New Roman"/>
          <w:szCs w:val="24"/>
          <w:lang w:val="it-IT"/>
        </w:rPr>
        <w:fldChar w:fldCharType="end"/>
      </w:r>
      <w:bookmarkEnd w:id="295"/>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296"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2</w:t>
      </w:r>
      <w:r w:rsidR="00131662" w:rsidRPr="00ED6D25">
        <w:rPr>
          <w:rFonts w:ascii="Times New Roman" w:hAnsi="Times New Roman"/>
          <w:szCs w:val="24"/>
          <w:lang w:val="it-IT"/>
        </w:rPr>
        <w:fldChar w:fldCharType="end"/>
      </w:r>
      <w:bookmarkEnd w:id="296"/>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297"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3</w:t>
      </w:r>
      <w:r w:rsidR="00131662" w:rsidRPr="00ED6D25">
        <w:rPr>
          <w:rFonts w:ascii="Times New Roman" w:hAnsi="Times New Roman"/>
          <w:szCs w:val="24"/>
          <w:lang w:val="it-IT"/>
        </w:rPr>
        <w:fldChar w:fldCharType="end"/>
      </w:r>
      <w:bookmarkEnd w:id="297"/>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298"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4</w:t>
      </w:r>
      <w:r w:rsidR="00131662" w:rsidRPr="00ED6D25">
        <w:rPr>
          <w:rFonts w:ascii="Times New Roman" w:hAnsi="Times New Roman"/>
          <w:szCs w:val="24"/>
          <w:lang w:val="it-IT"/>
        </w:rPr>
        <w:fldChar w:fldCharType="end"/>
      </w:r>
      <w:bookmarkEnd w:id="298"/>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299"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5</w:t>
      </w:r>
      <w:r w:rsidR="00131662" w:rsidRPr="00ED6D25">
        <w:rPr>
          <w:rFonts w:ascii="Times New Roman" w:hAnsi="Times New Roman"/>
          <w:szCs w:val="24"/>
          <w:lang w:val="it-IT"/>
        </w:rPr>
        <w:fldChar w:fldCharType="end"/>
      </w:r>
      <w:bookmarkEnd w:id="299"/>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300" w:name="_Toc447005724"/>
      <w:bookmarkStart w:id="301" w:name="_Toc39592583"/>
      <w:r w:rsidRPr="00724131">
        <w:rPr>
          <w:lang w:val="en-GB"/>
        </w:rPr>
        <w:t>Program units for the boundary treatment scheme DB-SPH</w:t>
      </w:r>
      <w:bookmarkEnd w:id="300"/>
      <w:bookmarkEnd w:id="301"/>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302" w:name="_Toc447005725"/>
      <w:bookmarkStart w:id="303" w:name="_Toc39592584"/>
      <w:r w:rsidRPr="00756D53">
        <w:rPr>
          <w:lang w:val="en-GB"/>
        </w:rPr>
        <w:t>Program units for the erosion criterion</w:t>
      </w:r>
      <w:bookmarkEnd w:id="302"/>
      <w:bookmarkEnd w:id="303"/>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63662" w:rsidRPr="00F63662">
        <w:rPr>
          <w:rFonts w:ascii="Times New Roman" w:hAnsi="Times New Roman"/>
          <w:sz w:val="24"/>
          <w:szCs w:val="24"/>
          <w:lang w:val="it-IT"/>
        </w:rPr>
        <w:t xml:space="preserve">Table </w:t>
      </w:r>
      <w:r w:rsidR="00F63662" w:rsidRPr="00F63662">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304" w:name="_Toc447005726"/>
      <w:bookmarkStart w:id="305" w:name="_Toc39592585"/>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304"/>
      <w:bookmarkEnd w:id="305"/>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306"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6</w:t>
      </w:r>
      <w:r w:rsidR="00131662" w:rsidRPr="00ED6D25">
        <w:rPr>
          <w:rFonts w:ascii="Times New Roman" w:hAnsi="Times New Roman"/>
          <w:szCs w:val="24"/>
          <w:lang w:val="it-IT"/>
        </w:rPr>
        <w:fldChar w:fldCharType="end"/>
      </w:r>
      <w:bookmarkEnd w:id="306"/>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307"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7</w:t>
      </w:r>
      <w:r w:rsidR="00131662" w:rsidRPr="00ED6D25">
        <w:rPr>
          <w:rFonts w:ascii="Times New Roman" w:hAnsi="Times New Roman"/>
          <w:szCs w:val="24"/>
          <w:lang w:val="it-IT"/>
        </w:rPr>
        <w:fldChar w:fldCharType="end"/>
      </w:r>
      <w:bookmarkEnd w:id="307"/>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308"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8</w:t>
      </w:r>
      <w:r w:rsidR="00131662" w:rsidRPr="00ED6D25">
        <w:rPr>
          <w:rFonts w:ascii="Times New Roman" w:hAnsi="Times New Roman"/>
          <w:szCs w:val="24"/>
          <w:lang w:val="it-IT"/>
        </w:rPr>
        <w:fldChar w:fldCharType="end"/>
      </w:r>
      <w:bookmarkEnd w:id="308"/>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309" w:name="_Toc447005727"/>
      <w:bookmarkStart w:id="310" w:name="_Toc39592586"/>
      <w:r w:rsidRPr="00980132">
        <w:rPr>
          <w:lang w:val="en-GB"/>
        </w:rPr>
        <w:t>Program units for the initial conditions</w:t>
      </w:r>
      <w:r w:rsidR="00ED6D25" w:rsidRPr="00980132">
        <w:rPr>
          <w:lang w:val="en-GB"/>
        </w:rPr>
        <w:t xml:space="preserve"> (IC)</w:t>
      </w:r>
      <w:bookmarkEnd w:id="309"/>
      <w:bookmarkEnd w:id="310"/>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311" w:name="_Toc447005728"/>
      <w:bookmarkStart w:id="312" w:name="_Toc39592587"/>
      <w:r w:rsidRPr="001F3C55">
        <w:rPr>
          <w:lang w:val="en-GB"/>
        </w:rPr>
        <w:t>Draft program units for the turbulent dispersion of granular material</w:t>
      </w:r>
      <w:bookmarkEnd w:id="311"/>
      <w:bookmarkEnd w:id="312"/>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313" w:name="_Toc447005729"/>
      <w:bookmarkStart w:id="314" w:name="_Toc39592588"/>
      <w:r w:rsidRPr="001F3C55">
        <w:rPr>
          <w:lang w:val="en-GB"/>
        </w:rPr>
        <w:t>Program units for the main algorithms</w:t>
      </w:r>
      <w:bookmarkEnd w:id="313"/>
      <w:bookmarkEnd w:id="314"/>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315"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9</w:t>
      </w:r>
      <w:r w:rsidR="00131662" w:rsidRPr="00ED6D25">
        <w:rPr>
          <w:rFonts w:ascii="Times New Roman" w:hAnsi="Times New Roman"/>
          <w:szCs w:val="24"/>
          <w:lang w:val="it-IT"/>
        </w:rPr>
        <w:fldChar w:fldCharType="end"/>
      </w:r>
      <w:bookmarkEnd w:id="315"/>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316"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10</w:t>
      </w:r>
      <w:r w:rsidR="00131662" w:rsidRPr="00ED6D25">
        <w:rPr>
          <w:rFonts w:ascii="Times New Roman" w:hAnsi="Times New Roman"/>
          <w:szCs w:val="24"/>
          <w:lang w:val="it-IT"/>
        </w:rPr>
        <w:fldChar w:fldCharType="end"/>
      </w:r>
      <w:bookmarkEnd w:id="316"/>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317" w:name="_Toc447005730"/>
      <w:bookmarkStart w:id="318" w:name="_Toc39592589"/>
      <w:r w:rsidRPr="00276BBF">
        <w:t>Modul</w:t>
      </w:r>
      <w:bookmarkEnd w:id="317"/>
      <w:r w:rsidR="00010640">
        <w:t>es</w:t>
      </w:r>
      <w:bookmarkEnd w:id="318"/>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F63662" w:rsidRPr="00F63662">
        <w:rPr>
          <w:rFonts w:ascii="Times New Roman" w:hAnsi="Times New Roman"/>
          <w:sz w:val="24"/>
          <w:szCs w:val="24"/>
          <w:lang w:val="it-IT"/>
        </w:rPr>
        <w:t xml:space="preserve">Table </w:t>
      </w:r>
      <w:r w:rsidR="00F63662" w:rsidRPr="00F63662">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319" w:name="_Toc447005731"/>
      <w:bookmarkStart w:id="320" w:name="_Toc39592590"/>
      <w:r w:rsidRPr="00980132">
        <w:rPr>
          <w:lang w:val="en-GB"/>
        </w:rPr>
        <w:t>Program units for the neighbouring search, the smoothing operators and the interface detection</w:t>
      </w:r>
      <w:bookmarkEnd w:id="319"/>
      <w:r w:rsidRPr="00980132">
        <w:rPr>
          <w:lang w:val="en-GB"/>
        </w:rPr>
        <w:t>.</w:t>
      </w:r>
      <w:bookmarkEnd w:id="320"/>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F63662" w:rsidRPr="00F63662">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321" w:name="_Toc447005732"/>
      <w:bookmarkStart w:id="322" w:name="_Toc39592591"/>
      <w:r>
        <w:t>Program units for post-processing</w:t>
      </w:r>
      <w:bookmarkEnd w:id="321"/>
      <w:bookmarkEnd w:id="322"/>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323" w:author="Amicarelli Andrea (RSE)" w:date="2020-04-13T16:20:00Z">
        <w:r w:rsidRPr="00A979D9" w:rsidDel="0026104E">
          <w:rPr>
            <w:lang w:val="en-GB"/>
          </w:rPr>
          <w:delText xml:space="preserve">2D </w:delText>
        </w:r>
      </w:del>
      <w:ins w:id="324"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325"/>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325"/>
      <w:r>
        <w:rPr>
          <w:rStyle w:val="Rimandocommento"/>
          <w:szCs w:val="20"/>
        </w:rPr>
        <w:commentReference w:id="325"/>
      </w:r>
    </w:p>
    <w:p w:rsidR="007216CE" w:rsidRPr="007216CE" w:rsidRDefault="007216CE" w:rsidP="007216CE">
      <w:pPr>
        <w:spacing w:after="0" w:line="240" w:lineRule="auto"/>
        <w:jc w:val="both"/>
        <w:rPr>
          <w:ins w:id="326" w:author="Amicarelli Andrea (RSE)" w:date="2020-04-13T16:55:00Z"/>
          <w:rFonts w:ascii="Times New Roman" w:hAnsi="Times New Roman"/>
          <w:sz w:val="24"/>
          <w:szCs w:val="24"/>
        </w:rPr>
      </w:pPr>
      <w:ins w:id="327"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328" w:name="_Toc447005733"/>
      <w:bookmarkStart w:id="329" w:name="_Toc39592592"/>
      <w:r>
        <w:t xml:space="preserve">Program units for </w:t>
      </w:r>
      <w:r w:rsidR="0063576B" w:rsidRPr="00276BBF">
        <w:t>pre-processing</w:t>
      </w:r>
      <w:bookmarkEnd w:id="328"/>
      <w:bookmarkEnd w:id="329"/>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330"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F63662">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F63662">
        <w:rPr>
          <w:rFonts w:ascii="Times New Roman" w:hAnsi="Times New Roman"/>
          <w:noProof/>
          <w:szCs w:val="24"/>
          <w:lang w:val="fr-FR"/>
        </w:rPr>
        <w:t>11</w:t>
      </w:r>
      <w:r w:rsidRPr="00ED6D25">
        <w:rPr>
          <w:rFonts w:ascii="Times New Roman" w:hAnsi="Times New Roman"/>
          <w:szCs w:val="24"/>
          <w:lang w:val="fr-FR"/>
        </w:rPr>
        <w:fldChar w:fldCharType="end"/>
      </w:r>
      <w:bookmarkEnd w:id="330"/>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331"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F63662">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F63662">
        <w:rPr>
          <w:rFonts w:ascii="Times New Roman" w:hAnsi="Times New Roman"/>
          <w:noProof/>
          <w:szCs w:val="24"/>
        </w:rPr>
        <w:t>12</w:t>
      </w:r>
      <w:r w:rsidRPr="00ED6D25">
        <w:rPr>
          <w:rFonts w:ascii="Times New Roman" w:hAnsi="Times New Roman"/>
          <w:szCs w:val="24"/>
          <w:lang w:val="fr-FR"/>
        </w:rPr>
        <w:fldChar w:fldCharType="end"/>
      </w:r>
      <w:bookmarkEnd w:id="331"/>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332"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13</w:t>
      </w:r>
      <w:r w:rsidR="00131662" w:rsidRPr="00ED6D25">
        <w:rPr>
          <w:rFonts w:ascii="Times New Roman" w:hAnsi="Times New Roman"/>
          <w:szCs w:val="24"/>
          <w:lang w:val="it-IT"/>
        </w:rPr>
        <w:fldChar w:fldCharType="end"/>
      </w:r>
      <w:bookmarkEnd w:id="332"/>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333"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14</w:t>
      </w:r>
      <w:r w:rsidR="00131662" w:rsidRPr="00ED6D25">
        <w:rPr>
          <w:rFonts w:ascii="Times New Roman" w:hAnsi="Times New Roman"/>
          <w:szCs w:val="24"/>
          <w:lang w:val="it-IT"/>
        </w:rPr>
        <w:fldChar w:fldCharType="end"/>
      </w:r>
      <w:bookmarkEnd w:id="333"/>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334"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15</w:t>
      </w:r>
      <w:r w:rsidR="00131662" w:rsidRPr="00ED6D25">
        <w:rPr>
          <w:rFonts w:ascii="Times New Roman" w:hAnsi="Times New Roman"/>
          <w:szCs w:val="24"/>
          <w:lang w:val="it-IT"/>
        </w:rPr>
        <w:fldChar w:fldCharType="end"/>
      </w:r>
      <w:bookmarkEnd w:id="334"/>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335"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16</w:t>
      </w:r>
      <w:r w:rsidR="00131662" w:rsidRPr="00ED6D25">
        <w:rPr>
          <w:rFonts w:ascii="Times New Roman" w:hAnsi="Times New Roman"/>
          <w:szCs w:val="24"/>
          <w:lang w:val="it-IT"/>
        </w:rPr>
        <w:fldChar w:fldCharType="end"/>
      </w:r>
      <w:bookmarkEnd w:id="335"/>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336" w:name="_Toc447005734"/>
      <w:bookmarkStart w:id="337" w:name="_Toc39592593"/>
      <w:r w:rsidRPr="00980132">
        <w:rPr>
          <w:lang w:val="en-GB"/>
        </w:rPr>
        <w:t xml:space="preserve">Program units for the boundary treatment scheme </w:t>
      </w:r>
      <w:r w:rsidR="0063576B" w:rsidRPr="00980132">
        <w:rPr>
          <w:lang w:val="en-GB"/>
        </w:rPr>
        <w:t>SA-SPH</w:t>
      </w:r>
      <w:bookmarkEnd w:id="336"/>
      <w:bookmarkEnd w:id="337"/>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338" w:name="_Toc447005735"/>
      <w:r w:rsidRPr="00980132">
        <w:rPr>
          <w:rFonts w:ascii="Times New Roman" w:hAnsi="Times New Roman"/>
          <w:b/>
          <w:i/>
          <w:lang w:val="en-GB"/>
        </w:rPr>
        <w:t>Program units for managing Fortran character variables</w:t>
      </w:r>
      <w:bookmarkEnd w:id="338"/>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339" w:name="_Toc447005736"/>
      <w:bookmarkStart w:id="340" w:name="_Toc39592594"/>
      <w:r>
        <w:t>Program units for time integration</w:t>
      </w:r>
      <w:bookmarkEnd w:id="339"/>
      <w:bookmarkEnd w:id="340"/>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341" w:name="_Ref521064729"/>
      <w:bookmarkStart w:id="342" w:name="_Toc39592595"/>
      <w:r w:rsidRPr="00276BBF">
        <w:t>Style formatting</w:t>
      </w:r>
      <w:bookmarkEnd w:id="341"/>
      <w:bookmarkEnd w:id="342"/>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343" w:name="_Ref521064837"/>
      <w:bookmarkStart w:id="344" w:name="_Toc39592596"/>
      <w:r>
        <w:t>Modifications with respect to SPHERA v.8.0</w:t>
      </w:r>
      <w:bookmarkEnd w:id="343"/>
      <w:bookmarkEnd w:id="344"/>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5" w:name="_Toc447794702"/>
      <w:bookmarkStart w:id="346" w:name="_Toc447794781"/>
      <w:bookmarkStart w:id="347" w:name="_Toc447794866"/>
      <w:bookmarkStart w:id="348" w:name="_Toc447794948"/>
      <w:bookmarkStart w:id="349" w:name="_Toc447795351"/>
      <w:bookmarkStart w:id="350" w:name="_Toc447795458"/>
      <w:bookmarkStart w:id="351" w:name="_Toc39592597"/>
      <w:r w:rsidRPr="00276BBF">
        <w:rPr>
          <w:rFonts w:ascii="Book Antiqua" w:hAnsi="Book Antiqua"/>
          <w:caps/>
          <w:kern w:val="0"/>
          <w:sz w:val="24"/>
          <w:szCs w:val="24"/>
        </w:rPr>
        <w:lastRenderedPageBreak/>
        <w:t>User guide</w:t>
      </w:r>
      <w:bookmarkEnd w:id="345"/>
      <w:bookmarkEnd w:id="346"/>
      <w:bookmarkEnd w:id="347"/>
      <w:bookmarkEnd w:id="348"/>
      <w:bookmarkEnd w:id="349"/>
      <w:bookmarkEnd w:id="350"/>
      <w:bookmarkEnd w:id="351"/>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F63662">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F63662">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F63662">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F63662">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F63662">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F63662">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F63662">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352" w:name="_Ref449960094"/>
      <w:bookmarkStart w:id="353" w:name="_Toc39592598"/>
      <w:r w:rsidRPr="00276BBF">
        <w:t>Installation</w:t>
      </w:r>
      <w:bookmarkEnd w:id="352"/>
      <w:bookmarkEnd w:id="353"/>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F63662">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F63662">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354" w:author="Amicarelli Andrea (RSE)" w:date="2020-04-13T17:01:00Z">
        <w:r w:rsidRPr="003A306D">
          <w:rPr>
            <w:rFonts w:ascii="Times New Roman" w:hAnsi="Times New Roman"/>
            <w:sz w:val="24"/>
          </w:rPr>
          <w:t>The Makefile (under the folder “src”) allows compiling SPHERA under different configurations</w:t>
        </w:r>
      </w:ins>
      <w:ins w:id="355"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374F6E" w:rsidRPr="00ED6D25">
        <w:rPr>
          <w:rFonts w:ascii="Times New Roman" w:hAnsi="Times New Roman"/>
        </w:rPr>
        <w:t xml:space="preserve">Table </w:t>
      </w:r>
      <w:r w:rsidR="00374F6E">
        <w:rPr>
          <w:rFonts w:ascii="Times New Roman" w:hAnsi="Times New Roman"/>
          <w:noProof/>
        </w:rPr>
        <w:t>13</w:t>
      </w:r>
      <w:r w:rsidR="00374F6E" w:rsidRPr="00ED6D25">
        <w:rPr>
          <w:rFonts w:ascii="Times New Roman" w:hAnsi="Times New Roman"/>
        </w:rPr>
        <w:t>.</w:t>
      </w:r>
      <w:r w:rsidR="00374F6E">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356" w:author="Amicarelli Andrea (RSE)" w:date="2020-04-20T17:08:00Z">
        <w:r w:rsidR="00374F6E">
          <w:rPr>
            <w:rFonts w:ascii="Times New Roman" w:hAnsi="Times New Roman"/>
            <w:sz w:val="24"/>
          </w:rPr>
          <w:t xml:space="preserve">SPHERA is optimized by means of the </w:t>
        </w:r>
      </w:ins>
      <w:ins w:id="357" w:author="Amicarelli Andrea (RSE)" w:date="2020-05-05T17:33:00Z">
        <w:r w:rsidR="00374F6E">
          <w:rPr>
            <w:rFonts w:ascii="Times New Roman" w:hAnsi="Times New Roman"/>
            <w:sz w:val="24"/>
          </w:rPr>
          <w:t>following features: preprocessor directives</w:t>
        </w:r>
      </w:ins>
      <w:ins w:id="358" w:author="Amicarelli Andrea (RSE)" w:date="2020-05-05T17:34:00Z">
        <w:r w:rsidR="00374F6E">
          <w:rPr>
            <w:rFonts w:ascii="Times New Roman" w:hAnsi="Times New Roman"/>
            <w:sz w:val="24"/>
          </w:rPr>
          <w:t xml:space="preserve"> (two macros</w:t>
        </w:r>
      </w:ins>
      <w:ins w:id="359" w:author="Amicarelli Andrea (RSE)" w:date="2020-05-05T17:36:00Z">
        <w:r w:rsidR="00374F6E">
          <w:rPr>
            <w:rFonts w:ascii="Times New Roman" w:hAnsi="Times New Roman"/>
            <w:sz w:val="24"/>
          </w:rPr>
          <w:t xml:space="preserve"> are active</w:t>
        </w:r>
      </w:ins>
      <w:ins w:id="360" w:author="Amicarelli Andrea (RSE)" w:date="2020-05-05T17:34:00Z">
        <w:r w:rsidR="00374F6E">
          <w:rPr>
            <w:rFonts w:ascii="Times New Roman" w:hAnsi="Times New Roman"/>
            <w:sz w:val="24"/>
          </w:rPr>
          <w:t>)</w:t>
        </w:r>
      </w:ins>
      <w:ins w:id="361" w:author="Amicarelli Andrea (RSE)" w:date="2020-05-05T17:33:00Z">
        <w:r w:rsidR="00374F6E">
          <w:rPr>
            <w:rFonts w:ascii="Times New Roman" w:hAnsi="Times New Roman"/>
            <w:sz w:val="24"/>
          </w:rPr>
          <w:t xml:space="preserve">; </w:t>
        </w:r>
      </w:ins>
      <w:ins w:id="362"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363" w:name="_Ref39594325"/>
      <w:commentRangeStart w:id="364"/>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Pr>
          <w:rFonts w:ascii="Times New Roman" w:hAnsi="Times New Roman"/>
          <w:noProof/>
        </w:rPr>
        <w:t>1</w:t>
      </w:r>
      <w:r w:rsidRPr="00ED6D25">
        <w:rPr>
          <w:rFonts w:ascii="Times New Roman" w:hAnsi="Times New Roman"/>
        </w:rPr>
        <w:fldChar w:fldCharType="end"/>
      </w:r>
      <w:bookmarkEnd w:id="363"/>
      <w:commentRangeEnd w:id="364"/>
      <w:r w:rsidR="00374F6E">
        <w:rPr>
          <w:rStyle w:val="Rimandocommento"/>
          <w:rFonts w:ascii="Times New Roman" w:eastAsia="Times New Roman" w:hAnsi="Times New Roman"/>
          <w:szCs w:val="20"/>
          <w:lang w:val="it-IT" w:eastAsia="it-IT"/>
        </w:rPr>
        <w:commentReference w:id="364"/>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365" w:name="_Toc447005737"/>
      <w:bookmarkStart w:id="366" w:name="_Ref449960092"/>
      <w:bookmarkStart w:id="367" w:name="_Toc39592599"/>
      <w:r w:rsidRPr="00F546CD">
        <w:t xml:space="preserve">Commented template of the main input file of </w:t>
      </w:r>
      <w:r w:rsidR="00863855" w:rsidRPr="00F546CD">
        <w:t>SPHERA v.</w:t>
      </w:r>
      <w:r w:rsidR="00652F0F">
        <w:t>9</w:t>
      </w:r>
      <w:r w:rsidR="00863855" w:rsidRPr="00F546CD">
        <w:t>.0</w:t>
      </w:r>
      <w:bookmarkEnd w:id="365"/>
      <w:bookmarkEnd w:id="366"/>
      <w:r w:rsidR="00225A8D">
        <w:t>.0</w:t>
      </w:r>
      <w:bookmarkEnd w:id="367"/>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F63662" w:rsidRPr="00EA2957">
        <w:rPr>
          <w:rFonts w:ascii="Times New Roman" w:hAnsi="Times New Roman"/>
          <w:sz w:val="24"/>
          <w:szCs w:val="24"/>
        </w:rPr>
        <w:t xml:space="preserve">Figure </w:t>
      </w:r>
      <w:r w:rsidR="00F63662">
        <w:rPr>
          <w:rFonts w:ascii="Times New Roman" w:hAnsi="Times New Roman"/>
          <w:noProof/>
          <w:sz w:val="24"/>
          <w:szCs w:val="24"/>
        </w:rPr>
        <w:t>13</w:t>
      </w:r>
      <w:r w:rsidR="00F63662" w:rsidRPr="00EA2957">
        <w:rPr>
          <w:rFonts w:ascii="Times New Roman" w:hAnsi="Times New Roman"/>
          <w:noProof/>
          <w:sz w:val="24"/>
          <w:szCs w:val="24"/>
        </w:rPr>
        <w:t>.</w:t>
      </w:r>
      <w:r w:rsidR="00F63662">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368"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F63662">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F63662">
        <w:rPr>
          <w:rFonts w:ascii="Times New Roman" w:hAnsi="Times New Roman"/>
          <w:noProof/>
        </w:rPr>
        <w:t>2</w:t>
      </w:r>
      <w:r w:rsidRPr="00ED6D25">
        <w:rPr>
          <w:rFonts w:ascii="Times New Roman" w:hAnsi="Times New Roman"/>
        </w:rPr>
        <w:fldChar w:fldCharType="end"/>
      </w:r>
      <w:bookmarkEnd w:id="368"/>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F63662">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369"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F63662">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F63662">
        <w:rPr>
          <w:rFonts w:ascii="Times New Roman" w:hAnsi="Times New Roman"/>
          <w:noProof/>
          <w:sz w:val="24"/>
          <w:szCs w:val="24"/>
        </w:rPr>
        <w:t>1</w:t>
      </w:r>
      <w:r w:rsidRPr="00276BBF">
        <w:rPr>
          <w:rFonts w:ascii="Times New Roman" w:hAnsi="Times New Roman"/>
          <w:sz w:val="24"/>
          <w:szCs w:val="24"/>
        </w:rPr>
        <w:fldChar w:fldCharType="end"/>
      </w:r>
      <w:bookmarkEnd w:id="369"/>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370" w:name="_Ref521064938"/>
      <w:bookmarkStart w:id="371" w:name="_Toc39592600"/>
      <w:bookmarkStart w:id="372" w:name="_Toc447794704"/>
      <w:bookmarkStart w:id="373" w:name="_Toc447794783"/>
      <w:bookmarkStart w:id="374" w:name="_Toc447794868"/>
      <w:bookmarkStart w:id="375" w:name="_Toc447794950"/>
      <w:bookmarkStart w:id="376" w:name="_Toc447795353"/>
      <w:bookmarkStart w:id="377" w:name="_Toc447795460"/>
      <w:bookmarkStart w:id="378" w:name="_Toc441248326"/>
      <w:bookmarkStart w:id="379" w:name="_Toc447005716"/>
      <w:bookmarkStart w:id="380" w:name="_Toc447794703"/>
      <w:bookmarkStart w:id="381" w:name="_Toc447794782"/>
      <w:bookmarkStart w:id="382" w:name="_Toc447794867"/>
      <w:bookmarkStart w:id="383" w:name="_Toc447794949"/>
      <w:bookmarkStart w:id="384" w:name="_Toc447795352"/>
      <w:bookmarkStart w:id="385" w:name="_Toc447795459"/>
      <w:r w:rsidRPr="00062990">
        <w:rPr>
          <w:lang w:val="it-IT"/>
        </w:rPr>
        <w:t>Tutorials</w:t>
      </w:r>
      <w:bookmarkEnd w:id="370"/>
      <w:bookmarkEnd w:id="371"/>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386" w:name="_Toc39592601"/>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386"/>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387" w:name="_Toc39592602"/>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387"/>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388" w:name="_Toc39592603"/>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388"/>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389" w:name="_Toc39592604"/>
      <w:r w:rsidRPr="00062990">
        <w:rPr>
          <w:lang w:val="en-GB"/>
        </w:rPr>
        <w:t>“</w:t>
      </w:r>
      <w:r w:rsidR="00CE765D" w:rsidRPr="00062990">
        <w:rPr>
          <w:lang w:val="en-GB"/>
        </w:rPr>
        <w:t>db_2bodies</w:t>
      </w:r>
      <w:r w:rsidR="00E47D3F">
        <w:rPr>
          <w:lang w:val="en-GB"/>
        </w:rPr>
        <w:t>”</w:t>
      </w:r>
      <w:bookmarkEnd w:id="389"/>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390" w:name="_Toc39592605"/>
      <w:r w:rsidRPr="00062990">
        <w:rPr>
          <w:lang w:val="en-GB"/>
        </w:rPr>
        <w:lastRenderedPageBreak/>
        <w:t>“</w:t>
      </w:r>
      <w:r w:rsidR="00CE765D" w:rsidRPr="00062990">
        <w:rPr>
          <w:lang w:val="en-GB"/>
        </w:rPr>
        <w:t>db_2D_demo</w:t>
      </w:r>
      <w:r w:rsidRPr="00062990">
        <w:rPr>
          <w:lang w:val="en-GB"/>
        </w:rPr>
        <w:t>”</w:t>
      </w:r>
      <w:bookmarkEnd w:id="390"/>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391" w:name="_Toc39592606"/>
      <w:r w:rsidRPr="00062990">
        <w:rPr>
          <w:lang w:val="en-GB"/>
        </w:rPr>
        <w:t>“db_Alpe_Gera”</w:t>
      </w:r>
      <w:bookmarkEnd w:id="391"/>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392" w:name="_Toc39592607"/>
      <w:r w:rsidRPr="00062990">
        <w:rPr>
          <w:lang w:val="en-GB"/>
        </w:rPr>
        <w:t>“db_Alpe_Gera_Lanzada_substations”</w:t>
      </w:r>
      <w:bookmarkEnd w:id="392"/>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393" w:name="_Toc39592608"/>
      <w:r w:rsidRPr="00062990">
        <w:rPr>
          <w:lang w:val="en-GB"/>
        </w:rPr>
        <w:t>“</w:t>
      </w:r>
      <w:r w:rsidR="00CE765D" w:rsidRPr="00062990">
        <w:rPr>
          <w:lang w:val="en-GB"/>
        </w:rPr>
        <w:t>db_body_exp_UniBas</w:t>
      </w:r>
      <w:r w:rsidRPr="00062990">
        <w:rPr>
          <w:lang w:val="en-GB"/>
        </w:rPr>
        <w:t>”</w:t>
      </w:r>
      <w:bookmarkEnd w:id="393"/>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394" w:name="_Toc39592609"/>
      <w:r w:rsidRPr="00062990">
        <w:rPr>
          <w:lang w:val="en-GB"/>
        </w:rPr>
        <w:t>“</w:t>
      </w:r>
      <w:r w:rsidR="00B17B54" w:rsidRPr="00062990">
        <w:rPr>
          <w:lang w:val="en-GB"/>
        </w:rPr>
        <w:t>db_ICOLD</w:t>
      </w:r>
      <w:r w:rsidRPr="00062990">
        <w:rPr>
          <w:lang w:val="en-GB"/>
        </w:rPr>
        <w:t>”</w:t>
      </w:r>
      <w:bookmarkEnd w:id="394"/>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395" w:name="_Toc39592610"/>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395"/>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396" w:name="_Toc39592611"/>
      <w:r w:rsidRPr="00062990">
        <w:rPr>
          <w:lang w:val="en-GB"/>
        </w:rPr>
        <w:t>“</w:t>
      </w:r>
      <w:r w:rsidR="00CE765D" w:rsidRPr="00062990">
        <w:rPr>
          <w:lang w:val="en-GB"/>
        </w:rPr>
        <w:t>db_squat_obstacle</w:t>
      </w:r>
      <w:r w:rsidRPr="00062990">
        <w:rPr>
          <w:lang w:val="en-GB"/>
        </w:rPr>
        <w:t>”</w:t>
      </w:r>
      <w:bookmarkEnd w:id="396"/>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397" w:name="_Toc39592612"/>
      <w:r w:rsidRPr="00062990">
        <w:rPr>
          <w:lang w:val="en-GB"/>
        </w:rPr>
        <w:t>“d</w:t>
      </w:r>
      <w:r w:rsidR="00CE765D" w:rsidRPr="00062990">
        <w:rPr>
          <w:lang w:val="en-GB"/>
        </w:rPr>
        <w:t>b_tall_obstacle</w:t>
      </w:r>
      <w:r w:rsidRPr="00062990">
        <w:rPr>
          <w:lang w:val="en-GB"/>
        </w:rPr>
        <w:t>”</w:t>
      </w:r>
      <w:bookmarkEnd w:id="397"/>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398" w:name="_Toc39592613"/>
      <w:r w:rsidRPr="00062990">
        <w:rPr>
          <w:lang w:val="en-GB"/>
        </w:rPr>
        <w:t>“</w:t>
      </w:r>
      <w:r w:rsidR="00CE765D" w:rsidRPr="00062990">
        <w:rPr>
          <w:lang w:val="en-GB"/>
        </w:rPr>
        <w:t>dike_breach_2D_expSchHag12JHR_ID22</w:t>
      </w:r>
      <w:r w:rsidRPr="00062990">
        <w:rPr>
          <w:lang w:val="en-GB"/>
        </w:rPr>
        <w:t>”</w:t>
      </w:r>
      <w:bookmarkEnd w:id="398"/>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99" w:name="_Toc39592614"/>
      <w:r w:rsidRPr="00062990">
        <w:rPr>
          <w:lang w:val="en-GB"/>
        </w:rPr>
        <w:t>“</w:t>
      </w:r>
      <w:r w:rsidR="00CE765D" w:rsidRPr="00062990">
        <w:rPr>
          <w:lang w:val="en-GB"/>
        </w:rPr>
        <w:t>edb_2D_demo</w:t>
      </w:r>
      <w:r w:rsidRPr="00062990">
        <w:rPr>
          <w:lang w:val="en-GB"/>
        </w:rPr>
        <w:t>”</w:t>
      </w:r>
      <w:bookmarkEnd w:id="399"/>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400" w:name="_Toc39592615"/>
      <w:r w:rsidRPr="00062990">
        <w:rPr>
          <w:lang w:val="en-GB"/>
        </w:rPr>
        <w:t>“</w:t>
      </w:r>
      <w:r w:rsidR="00CE765D" w:rsidRPr="00062990">
        <w:rPr>
          <w:lang w:val="en-GB"/>
        </w:rPr>
        <w:t>edb_2D_FraCap02</w:t>
      </w:r>
      <w:r w:rsidRPr="00062990">
        <w:rPr>
          <w:lang w:val="en-GB"/>
        </w:rPr>
        <w:t>”</w:t>
      </w:r>
      <w:bookmarkEnd w:id="400"/>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401" w:name="_Toc39592616"/>
      <w:r w:rsidRPr="00062990">
        <w:rPr>
          <w:lang w:val="en-GB"/>
        </w:rPr>
        <w:t>“</w:t>
      </w:r>
      <w:r w:rsidR="00CE765D" w:rsidRPr="00062990">
        <w:rPr>
          <w:lang w:val="en-GB"/>
        </w:rPr>
        <w:t>edb_2D_FraCap02_Taipei</w:t>
      </w:r>
      <w:r w:rsidRPr="00062990">
        <w:rPr>
          <w:lang w:val="en-GB"/>
        </w:rPr>
        <w:t>”</w:t>
      </w:r>
      <w:bookmarkEnd w:id="401"/>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02" w:name="_Toc39592617"/>
      <w:r w:rsidRPr="00062990">
        <w:rPr>
          <w:lang w:val="en-GB"/>
        </w:rPr>
        <w:t>“</w:t>
      </w:r>
      <w:r w:rsidR="00CE765D" w:rsidRPr="00062990">
        <w:rPr>
          <w:lang w:val="en-GB"/>
        </w:rPr>
        <w:t>edb_2D_Spi05</w:t>
      </w:r>
      <w:r w:rsidRPr="00062990">
        <w:rPr>
          <w:lang w:val="en-GB"/>
        </w:rPr>
        <w:t>”</w:t>
      </w:r>
      <w:bookmarkEnd w:id="402"/>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03" w:name="_Toc39592618"/>
      <w:r w:rsidRPr="00062990">
        <w:rPr>
          <w:lang w:val="en-GB"/>
        </w:rPr>
        <w:t>“</w:t>
      </w:r>
      <w:r w:rsidR="00CE765D" w:rsidRPr="00062990">
        <w:rPr>
          <w:lang w:val="en-GB"/>
        </w:rPr>
        <w:t>edb_ICOLD</w:t>
      </w:r>
      <w:r w:rsidRPr="00062990">
        <w:rPr>
          <w:lang w:val="en-GB"/>
        </w:rPr>
        <w:t>”</w:t>
      </w:r>
      <w:bookmarkEnd w:id="403"/>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04" w:name="_Toc39592619"/>
      <w:r w:rsidRPr="00062990">
        <w:rPr>
          <w:lang w:val="en-GB"/>
        </w:rPr>
        <w:t>“</w:t>
      </w:r>
      <w:r w:rsidR="00CE765D" w:rsidRPr="00062990">
        <w:rPr>
          <w:lang w:val="en-GB"/>
        </w:rPr>
        <w:t>edb_KarlSand</w:t>
      </w:r>
      <w:r w:rsidRPr="00062990">
        <w:rPr>
          <w:lang w:val="en-GB"/>
        </w:rPr>
        <w:t>”</w:t>
      </w:r>
      <w:bookmarkEnd w:id="404"/>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05" w:name="_Toc39592620"/>
      <w:r w:rsidRPr="00062990">
        <w:rPr>
          <w:lang w:val="en-GB"/>
        </w:rPr>
        <w:t>“</w:t>
      </w:r>
      <w:r w:rsidR="00CE765D" w:rsidRPr="00062990">
        <w:rPr>
          <w:lang w:val="en-GB"/>
        </w:rPr>
        <w:t>edb_Pon10</w:t>
      </w:r>
      <w:r w:rsidRPr="00062990">
        <w:rPr>
          <w:lang w:val="en-GB"/>
        </w:rPr>
        <w:t>”</w:t>
      </w:r>
      <w:bookmarkEnd w:id="405"/>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406" w:name="_Toc39592621"/>
      <w:r w:rsidRPr="00062990">
        <w:rPr>
          <w:lang w:val="en-GB"/>
        </w:rPr>
        <w:t>“floating_cube_stability”</w:t>
      </w:r>
      <w:bookmarkEnd w:id="406"/>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407" w:name="_Toc39592622"/>
      <w:r w:rsidRPr="00062990">
        <w:rPr>
          <w:lang w:val="en-GB"/>
        </w:rPr>
        <w:t>“</w:t>
      </w:r>
      <w:r w:rsidR="000F061E" w:rsidRPr="00062990">
        <w:rPr>
          <w:lang w:val="en-GB"/>
        </w:rPr>
        <w:t>flushin</w:t>
      </w:r>
      <w:r w:rsidR="00CE765D" w:rsidRPr="00062990">
        <w:rPr>
          <w:lang w:val="en-GB"/>
        </w:rPr>
        <w:t>g_2D</w:t>
      </w:r>
      <w:r w:rsidRPr="00062990">
        <w:rPr>
          <w:lang w:val="en-GB"/>
        </w:rPr>
        <w:t>”</w:t>
      </w:r>
      <w:bookmarkEnd w:id="407"/>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408"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409" w:name="_Toc39592623"/>
      <w:r w:rsidRPr="00062990">
        <w:rPr>
          <w:lang w:val="en-GB"/>
        </w:rPr>
        <w:t>“</w:t>
      </w:r>
      <w:r w:rsidR="000F061E" w:rsidRPr="00062990">
        <w:rPr>
          <w:lang w:val="en-GB"/>
        </w:rPr>
        <w:t>flushing_3D</w:t>
      </w:r>
      <w:r w:rsidRPr="00062990">
        <w:rPr>
          <w:lang w:val="en-GB"/>
        </w:rPr>
        <w:t>”</w:t>
      </w:r>
      <w:bookmarkEnd w:id="409"/>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410" w:name="_Toc39592624"/>
      <w:r w:rsidRPr="00062990">
        <w:rPr>
          <w:lang w:val="en-GB"/>
        </w:rPr>
        <w:t>“</w:t>
      </w:r>
      <w:r w:rsidR="00CE765D" w:rsidRPr="00062990">
        <w:rPr>
          <w:lang w:val="en-GB"/>
        </w:rPr>
        <w:t>jet_plate</w:t>
      </w:r>
      <w:r w:rsidRPr="00062990">
        <w:rPr>
          <w:lang w:val="en-GB"/>
        </w:rPr>
        <w:t>”</w:t>
      </w:r>
      <w:bookmarkEnd w:id="410"/>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411" w:name="_Toc39592625"/>
      <w:r w:rsidRPr="00062990">
        <w:rPr>
          <w:lang w:val="en-GB"/>
        </w:rPr>
        <w:t>“</w:t>
      </w:r>
      <w:r w:rsidR="00CE765D" w:rsidRPr="00062990">
        <w:rPr>
          <w:lang w:val="en-GB"/>
        </w:rPr>
        <w:t>rectangular_side_weir_Fr_0_491</w:t>
      </w:r>
      <w:r w:rsidRPr="00062990">
        <w:rPr>
          <w:lang w:val="en-GB"/>
        </w:rPr>
        <w:t>”</w:t>
      </w:r>
      <w:bookmarkEnd w:id="411"/>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412" w:name="_Toc39592626"/>
      <w:r w:rsidRPr="00062990">
        <w:rPr>
          <w:lang w:val="en-GB"/>
        </w:rPr>
        <w:t>“</w:t>
      </w:r>
      <w:r w:rsidR="00CE765D" w:rsidRPr="00062990">
        <w:rPr>
          <w:lang w:val="en-GB"/>
        </w:rPr>
        <w:t>San_Fernando_Lower_van_Norman_dam_liquefaction</w:t>
      </w:r>
      <w:r w:rsidRPr="00062990">
        <w:rPr>
          <w:lang w:val="en-GB"/>
        </w:rPr>
        <w:t>”</w:t>
      </w:r>
      <w:bookmarkEnd w:id="412"/>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13" w:name="_Toc39592627"/>
      <w:r w:rsidRPr="00062990">
        <w:rPr>
          <w:lang w:val="en-GB"/>
        </w:rPr>
        <w:t>“</w:t>
      </w:r>
      <w:r w:rsidR="000F061E" w:rsidRPr="00062990">
        <w:rPr>
          <w:lang w:val="en-GB"/>
        </w:rPr>
        <w:t>sloshing_tank_TbyTn_0_78</w:t>
      </w:r>
      <w:r w:rsidRPr="00062990">
        <w:rPr>
          <w:lang w:val="en-GB"/>
        </w:rPr>
        <w:t>”</w:t>
      </w:r>
      <w:bookmarkEnd w:id="413"/>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414" w:name="_Toc39592628"/>
      <w:r w:rsidRPr="00062990">
        <w:rPr>
          <w:lang w:val="en-GB"/>
        </w:rPr>
        <w:t>“</w:t>
      </w:r>
      <w:r w:rsidR="000F061E" w:rsidRPr="00062990">
        <w:rPr>
          <w:lang w:val="en-GB"/>
        </w:rPr>
        <w:t>sloshing_tank_TbyTn_1_07</w:t>
      </w:r>
      <w:r w:rsidRPr="00062990">
        <w:rPr>
          <w:lang w:val="en-GB"/>
        </w:rPr>
        <w:t>”</w:t>
      </w:r>
      <w:bookmarkEnd w:id="414"/>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15" w:name="_Toc39592629"/>
      <w:r w:rsidRPr="00062990">
        <w:rPr>
          <w:lang w:val="en-GB"/>
        </w:rPr>
        <w:t>“</w:t>
      </w:r>
      <w:r w:rsidR="00CE765D" w:rsidRPr="00062990">
        <w:rPr>
          <w:lang w:val="en-GB"/>
        </w:rPr>
        <w:t>spherical_Couette_flows</w:t>
      </w:r>
      <w:r w:rsidRPr="00062990">
        <w:rPr>
          <w:lang w:val="en-GB"/>
        </w:rPr>
        <w:t>”</w:t>
      </w:r>
      <w:bookmarkEnd w:id="415"/>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416" w:name="_Toc39592630"/>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416"/>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417" w:name="_Toc39592631"/>
      <w:r w:rsidRPr="00062990">
        <w:rPr>
          <w:lang w:val="en-GB"/>
        </w:rPr>
        <w:t>“</w:t>
      </w:r>
      <w:r w:rsidR="000F061E" w:rsidRPr="00062990">
        <w:rPr>
          <w:lang w:val="en-GB"/>
        </w:rPr>
        <w:t>submerged_landslide</w:t>
      </w:r>
      <w:r w:rsidRPr="00062990">
        <w:rPr>
          <w:lang w:val="en-GB"/>
        </w:rPr>
        <w:t>”</w:t>
      </w:r>
      <w:bookmarkEnd w:id="417"/>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18" w:name="_Toc39592632"/>
      <w:r w:rsidRPr="00062990">
        <w:rPr>
          <w:lang w:val="en-GB"/>
        </w:rPr>
        <w:t>“</w:t>
      </w:r>
      <w:r w:rsidR="00B17B54" w:rsidRPr="00062990">
        <w:rPr>
          <w:lang w:val="en-GB"/>
        </w:rPr>
        <w:t>still_water_tank</w:t>
      </w:r>
      <w:r w:rsidRPr="00062990">
        <w:rPr>
          <w:lang w:val="en-GB"/>
        </w:rPr>
        <w:t>”</w:t>
      </w:r>
      <w:bookmarkEnd w:id="418"/>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419" w:name="_Toc39592633"/>
      <w:r w:rsidRPr="00062990">
        <w:rPr>
          <w:lang w:val="en-GB"/>
        </w:rPr>
        <w:t>“</w:t>
      </w:r>
      <w:r w:rsidR="00CE765D" w:rsidRPr="00062990">
        <w:rPr>
          <w:lang w:val="en-GB"/>
        </w:rPr>
        <w:t>wave_motion_for_WaveSAX</w:t>
      </w:r>
      <w:r w:rsidRPr="00062990">
        <w:rPr>
          <w:lang w:val="en-GB"/>
        </w:rPr>
        <w:t>”</w:t>
      </w:r>
      <w:bookmarkEnd w:id="419"/>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20" w:name="_Toc39592634"/>
      <w:r w:rsidRPr="00062990">
        <w:rPr>
          <w:lang w:val="en-GB"/>
        </w:rPr>
        <w:t>“</w:t>
      </w:r>
      <w:r w:rsidR="00CE765D" w:rsidRPr="00062990">
        <w:rPr>
          <w:lang w:val="en-GB"/>
        </w:rPr>
        <w:t>wedges_falls_on_still_water</w:t>
      </w:r>
      <w:r w:rsidRPr="00062990">
        <w:rPr>
          <w:lang w:val="en-GB"/>
        </w:rPr>
        <w:t>”</w:t>
      </w:r>
      <w:bookmarkEnd w:id="420"/>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21" w:name="_Toc447794706"/>
      <w:bookmarkStart w:id="422" w:name="_Toc447794785"/>
      <w:bookmarkStart w:id="423" w:name="_Toc447794870"/>
      <w:bookmarkStart w:id="424" w:name="_Toc447794952"/>
      <w:bookmarkStart w:id="425" w:name="_Toc447795355"/>
      <w:bookmarkStart w:id="426" w:name="_Toc447795462"/>
      <w:bookmarkStart w:id="427" w:name="_Toc39592635"/>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rsidRPr="00276BBF">
        <w:rPr>
          <w:rFonts w:ascii="Book Antiqua" w:hAnsi="Book Antiqua"/>
          <w:caps/>
          <w:kern w:val="0"/>
          <w:sz w:val="24"/>
          <w:szCs w:val="24"/>
        </w:rPr>
        <w:lastRenderedPageBreak/>
        <w:t>SPHERA acknowledgments</w:t>
      </w:r>
      <w:bookmarkEnd w:id="421"/>
      <w:bookmarkEnd w:id="422"/>
      <w:bookmarkEnd w:id="423"/>
      <w:bookmarkEnd w:id="424"/>
      <w:bookmarkEnd w:id="425"/>
      <w:bookmarkEnd w:id="426"/>
      <w:bookmarkEnd w:id="427"/>
    </w:p>
    <w:p w:rsidR="00EF1258" w:rsidRDefault="00EF1258" w:rsidP="000D77F1">
      <w:pPr>
        <w:spacing w:after="0" w:line="240" w:lineRule="auto"/>
        <w:jc w:val="both"/>
        <w:rPr>
          <w:rFonts w:ascii="Times New Roman" w:hAnsi="Times New Roman"/>
          <w:sz w:val="24"/>
          <w:szCs w:val="24"/>
        </w:rPr>
      </w:pPr>
      <w:ins w:id="428" w:author="Amicarelli Andrea (RSE)" w:date="2020-05-21T17:05:00Z">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ins>
      <w:ins w:id="429" w:author="Amicarelli Andrea (RSE)" w:date="2020-05-21T17:54:00Z">
        <w:r w:rsidR="008473ED">
          <w:rPr>
            <w:rFonts w:ascii="Times New Roman" w:hAnsi="Times New Roman"/>
            <w:sz w:val="24"/>
            <w:szCs w:val="24"/>
          </w:rPr>
          <w:t>(</w:t>
        </w:r>
      </w:ins>
      <w:ins w:id="430" w:author="Amicarelli Andrea (RSE)" w:date="2020-05-21T17:05:00Z">
        <w:r w:rsidRPr="00276BBF">
          <w:rPr>
            <w:rFonts w:ascii="Times New Roman" w:hAnsi="Times New Roman"/>
            <w:sz w:val="24"/>
            <w:szCs w:val="24"/>
          </w:rPr>
          <w:t>RSE SpA</w:t>
        </w:r>
      </w:ins>
      <w:ins w:id="431" w:author="Amicarelli Andrea (RSE)" w:date="2020-05-21T17:54:00Z">
        <w:r w:rsidR="008473ED">
          <w:rPr>
            <w:rFonts w:ascii="Times New Roman" w:hAnsi="Times New Roman"/>
            <w:sz w:val="24"/>
            <w:szCs w:val="24"/>
          </w:rPr>
          <w:t>)</w:t>
        </w:r>
      </w:ins>
      <w:ins w:id="432" w:author="Amicarelli Andrea (RSE)" w:date="2020-05-21T17:05:00Z">
        <w:r w:rsidRPr="00276BBF">
          <w:rPr>
            <w:rFonts w:ascii="Times New Roman" w:hAnsi="Times New Roman"/>
            <w:sz w:val="24"/>
            <w:szCs w:val="24"/>
          </w:rPr>
          <w:t xml:space="preserve"> </w:t>
        </w:r>
      </w:ins>
      <w:ins w:id="433" w:author="Amicarelli Andrea (RSE)" w:date="2020-05-21T17:54:00Z">
        <w:r w:rsidR="008473ED">
          <w:rPr>
            <w:rFonts w:ascii="Times New Roman" w:hAnsi="Times New Roman"/>
            <w:sz w:val="24"/>
            <w:szCs w:val="24"/>
          </w:rPr>
          <w:t xml:space="preserve">is realised </w:t>
        </w:r>
      </w:ins>
      <w:ins w:id="434" w:author="Amicarelli Andrea (RSE)" w:date="2020-05-21T17:05:00Z">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ins>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-RdS-”), at differ</w:t>
      </w:r>
      <w:bookmarkStart w:id="435" w:name="_GoBack"/>
      <w:bookmarkEnd w:id="435"/>
      <w:r w:rsidRPr="00276BBF">
        <w:rPr>
          <w:rFonts w:ascii="Times New Roman" w:hAnsi="Times New Roman"/>
          <w:sz w:val="24"/>
          <w:szCs w:val="24"/>
        </w:rPr>
        <w:t xml:space="preserve">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ins w:id="436" w:author="Amicarelli Andrea (RSE)" w:date="2020-05-05T15:09:00Z">
        <w:r w:rsidR="00674A43" w:rsidRPr="00674A43">
          <w:rPr>
            <w:lang w:val="en-GB"/>
          </w:rPr>
          <w:t xml:space="preserve">Minister of Economic Development </w:t>
        </w:r>
      </w:ins>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lastRenderedPageBreak/>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 the Department Director Michele de Nigris, the Deputy Director and Project Manager Antonella Frigerio, 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37" w:name="_Toc447794707"/>
      <w:bookmarkStart w:id="438" w:name="_Toc447794786"/>
      <w:bookmarkStart w:id="439" w:name="_Toc447794871"/>
      <w:bookmarkStart w:id="440" w:name="_Toc447794953"/>
      <w:bookmarkStart w:id="441" w:name="_Toc447795356"/>
      <w:bookmarkStart w:id="442" w:name="_Toc447795463"/>
      <w:bookmarkStart w:id="443" w:name="_Toc39592636"/>
      <w:r w:rsidRPr="00276BBF">
        <w:rPr>
          <w:rFonts w:ascii="Book Antiqua" w:hAnsi="Book Antiqua"/>
          <w:caps/>
          <w:kern w:val="0"/>
          <w:sz w:val="24"/>
          <w:szCs w:val="24"/>
        </w:rPr>
        <w:lastRenderedPageBreak/>
        <w:t>SPHERA registration</w:t>
      </w:r>
      <w:bookmarkEnd w:id="437"/>
      <w:bookmarkEnd w:id="438"/>
      <w:bookmarkEnd w:id="439"/>
      <w:bookmarkEnd w:id="440"/>
      <w:bookmarkEnd w:id="441"/>
      <w:bookmarkEnd w:id="442"/>
      <w:bookmarkEnd w:id="443"/>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44" w:name="_Toc39592637"/>
      <w:bookmarkStart w:id="445" w:name="_Ref341105863"/>
      <w:r w:rsidRPr="006C2568">
        <w:rPr>
          <w:rFonts w:ascii="Book Antiqua" w:hAnsi="Book Antiqua"/>
          <w:caps/>
          <w:kern w:val="0"/>
          <w:sz w:val="24"/>
          <w:szCs w:val="24"/>
        </w:rPr>
        <w:lastRenderedPageBreak/>
        <w:t>References</w:t>
      </w:r>
      <w:bookmarkEnd w:id="444"/>
    </w:p>
    <w:p w:rsidR="001D07BE" w:rsidRPr="005A2068" w:rsidRDefault="001D07BE" w:rsidP="001D07BE">
      <w:pPr>
        <w:pStyle w:val="Amicarellibiblio"/>
      </w:pPr>
      <w:bookmarkStart w:id="446" w:name="_Ref355092535"/>
      <w:bookmarkEnd w:id="445"/>
      <w:r w:rsidRPr="005A2068">
        <w:t>Adami S., X.Y. Hu, N.A. Adams; 2012; A generalized wall boundary condition for smoothed particle hydrodynamics; Journal of Computational Physics, 231:7057–7075.</w:t>
      </w:r>
      <w:bookmarkEnd w:id="446"/>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447" w:name="_Ref520967512"/>
      <w:bookmarkStart w:id="448"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447"/>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448"/>
    </w:p>
    <w:p w:rsidR="00417A02" w:rsidRDefault="00417A02" w:rsidP="003A5C36">
      <w:pPr>
        <w:pStyle w:val="Amicarellibiblio"/>
      </w:pPr>
      <w:bookmarkStart w:id="449" w:name="_Ref448247883"/>
      <w:r w:rsidRPr="00417A02">
        <w:t xml:space="preserve">Amicarelli A., G. Agate, </w:t>
      </w:r>
      <w:r>
        <w:t xml:space="preserve">2014; </w:t>
      </w:r>
      <w:r w:rsidRPr="00417A02">
        <w:t>SPH modelling of granular flows, 9th SPHERIC ERCOFTAC International ERCOFTAC Workshop:17-24, Paris</w:t>
      </w:r>
      <w:bookmarkEnd w:id="449"/>
    </w:p>
    <w:p w:rsidR="007F28CF" w:rsidRDefault="007F28CF" w:rsidP="007F28CF">
      <w:pPr>
        <w:pStyle w:val="Amicarellibiblio"/>
      </w:pPr>
      <w:bookmarkStart w:id="450" w:name="_Ref392757051"/>
      <w:bookmarkStart w:id="451" w:name="_Ref447811096"/>
      <w:r w:rsidRPr="005A2068">
        <w:t>Amicarelli A., G. Agate, R. Guandalini; 2013; A 3D Fully Lagrangian Smoothed Particle</w:t>
      </w:r>
      <w:bookmarkEnd w:id="450"/>
      <w:r>
        <w:t xml:space="preserve"> </w:t>
      </w:r>
      <w:r w:rsidRPr="005A2068">
        <w:t>Hydrodynamics model with both volume and surface discrete elements; International Journal for Numerical Methods in Engineering, 95: 419–450, DOI: 10.1002/nme.4514.</w:t>
      </w:r>
      <w:bookmarkEnd w:id="451"/>
    </w:p>
    <w:p w:rsidR="00DA6063" w:rsidRPr="0095351B" w:rsidRDefault="00DA6063" w:rsidP="00DA6063">
      <w:pPr>
        <w:pStyle w:val="Amicarellibiblio"/>
      </w:pPr>
      <w:bookmarkStart w:id="452" w:name="_Ref520967925"/>
      <w:bookmarkStart w:id="453"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452"/>
    </w:p>
    <w:p w:rsidR="009F3AAC" w:rsidRDefault="009F3AAC" w:rsidP="007F28CF">
      <w:pPr>
        <w:pStyle w:val="Amicarellibiblio"/>
      </w:pPr>
      <w:bookmarkStart w:id="454" w:name="_Ref521059265"/>
      <w:r w:rsidRPr="009F3AAC">
        <w:t>Amicarelli A., R. Albano, D. Mirauda, G. Agate, A. Sole, R. Guandalini; 2015; A Smoothed Particle Hydrodynamics model for 3D solid body transport in free surface flows; Computers &amp; Fluids, 116:205–228. DOI 10.1016/j.compfluid.2015.04.018</w:t>
      </w:r>
      <w:bookmarkEnd w:id="453"/>
      <w:bookmarkEnd w:id="454"/>
    </w:p>
    <w:p w:rsidR="009F4EB5" w:rsidRPr="008F6FC8" w:rsidRDefault="00CF4C3E" w:rsidP="008F6FC8">
      <w:pPr>
        <w:pStyle w:val="Amicarellibiblio"/>
      </w:pPr>
      <w:bookmarkStart w:id="455"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455"/>
    </w:p>
    <w:p w:rsidR="001D07BE" w:rsidRPr="005A2068" w:rsidRDefault="001D07BE" w:rsidP="001D07BE">
      <w:pPr>
        <w:pStyle w:val="Amicarellibiblio"/>
      </w:pPr>
      <w:bookmarkStart w:id="456" w:name="_Ref341167858"/>
      <w:r w:rsidRPr="005A2068">
        <w:t>Amicarelli A., J.-C. Marongiu, F. Leboeuf, J. Leduc, J. Caro; 2011; SPH truncation error in estimating a 3D function; Computers &amp; Fluids, 44:279-296.</w:t>
      </w:r>
      <w:bookmarkEnd w:id="456"/>
      <w:r w:rsidRPr="005A2068">
        <w:t xml:space="preserve"> </w:t>
      </w:r>
    </w:p>
    <w:p w:rsidR="001D07BE" w:rsidRDefault="001D07BE" w:rsidP="001D07BE">
      <w:pPr>
        <w:pStyle w:val="Amicarellibiblio"/>
      </w:pPr>
      <w:bookmarkStart w:id="457"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457"/>
      <w:r w:rsidRPr="005A2068">
        <w:t xml:space="preserve"> </w:t>
      </w:r>
    </w:p>
    <w:p w:rsidR="003A7E14" w:rsidRPr="005A2068" w:rsidRDefault="003A7E14" w:rsidP="003A7E14">
      <w:pPr>
        <w:pStyle w:val="Amicarellibiblio"/>
      </w:pPr>
      <w:bookmarkStart w:id="458" w:name="_Ref341106915"/>
      <w:r w:rsidRPr="005A2068">
        <w:t>Anghileri M., L.M.L. Castelletti, E. Francesconi, A. Milanese, M. Pittofrati; 2011; Rigid body water impact - experimental tests and numerical simulations using the SPH method; International Journal of Impact Engineering, 38:141-151.</w:t>
      </w:r>
      <w:bookmarkEnd w:id="458"/>
    </w:p>
    <w:p w:rsidR="00A3103F" w:rsidRPr="005A2068" w:rsidRDefault="00A3103F" w:rsidP="00A3103F">
      <w:pPr>
        <w:pStyle w:val="Amicarellibiblio"/>
      </w:pPr>
      <w:bookmarkStart w:id="459" w:name="_Ref353446435"/>
      <w:bookmarkStart w:id="460"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459"/>
      <w:bookmarkEnd w:id="460"/>
    </w:p>
    <w:p w:rsidR="0065632F" w:rsidRDefault="0065632F" w:rsidP="0065632F">
      <w:pPr>
        <w:pStyle w:val="Amicarellibiblio"/>
      </w:pPr>
      <w:bookmarkStart w:id="461" w:name="_Ref355102495"/>
      <w:bookmarkStart w:id="462" w:name="_Ref416452881"/>
      <w:r w:rsidRPr="005A2068">
        <w:t>Antuono M, Colagrossi A, Marrone S, Lugni C.; 2011; Propagation of gravity waves through a SPH</w:t>
      </w:r>
      <w:bookmarkEnd w:id="461"/>
      <w:r w:rsidRPr="005A2068">
        <w:t xml:space="preserve"> scheme with numerical diffusive terms; Computer Physics Communications, 182(4):866-877.</w:t>
      </w:r>
      <w:bookmarkEnd w:id="462"/>
    </w:p>
    <w:bookmarkStart w:id="463"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463"/>
    </w:p>
    <w:p w:rsidR="00100196" w:rsidRDefault="00100196" w:rsidP="00100196">
      <w:pPr>
        <w:pStyle w:val="Amicarellibiblio"/>
      </w:pPr>
      <w:bookmarkStart w:id="464" w:name="_Ref520374383"/>
      <w:r w:rsidRPr="00100196">
        <w:t>Armstrong L.M., S. Gu, K.H. Luo; 2010; Study of wall-to-bed heat transfer in a bubbling fluidised bed using the kinetic theory of granular flow; International Journal of Heat and Mass Transfer, 53(21-22):4949-4959.</w:t>
      </w:r>
      <w:bookmarkEnd w:id="464"/>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465" w:name="_Ref327274323"/>
      <w:r w:rsidRPr="005A2068">
        <w:t>Basa M., N.J. Quinlan, M. Lastiwka; 2009; Robustness and accuracy of SPH formulations for viscous flow; International Journal for Numerical Methods in Fluids, 60(10):1127-1148.</w:t>
      </w:r>
      <w:bookmarkEnd w:id="465"/>
    </w:p>
    <w:bookmarkStart w:id="466"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466"/>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467"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467"/>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468" w:name="_Toc348440833"/>
      <w:bookmarkStart w:id="469" w:name="_Toc348441011"/>
      <w:bookmarkStart w:id="470" w:name="_Toc348441426"/>
      <w:bookmarkStart w:id="471" w:name="_Toc348453245"/>
      <w:r w:rsidRPr="004B071E">
        <w:t>Capone T., A. Panizzo, J.J. Monaghan; 2010; SPH modelling of water waves generated by submarine landslides; Journal of Hydraulic Research, 48, Extra Issue (2010), pp. 80–84.</w:t>
      </w:r>
      <w:bookmarkEnd w:id="468"/>
      <w:bookmarkEnd w:id="469"/>
      <w:bookmarkEnd w:id="470"/>
      <w:bookmarkEnd w:id="471"/>
    </w:p>
    <w:p w:rsidR="004B071E" w:rsidRPr="004B071E" w:rsidRDefault="004B071E" w:rsidP="00FB5588">
      <w:pPr>
        <w:pStyle w:val="Amicarellibiblio"/>
      </w:pPr>
      <w:bookmarkStart w:id="472" w:name="_Ref448248240"/>
      <w:r w:rsidRPr="004B071E">
        <w:t>Chauchat J., M. Médale; 2010; A three-dimensional numerical model for incompressible two-phase flow of a granular bed submitted to a laminar shearing flow; Comput. Methods Appl. Mech. Engrg. 199: 439–449.</w:t>
      </w:r>
      <w:bookmarkEnd w:id="472"/>
    </w:p>
    <w:p w:rsidR="0070405D" w:rsidRDefault="0070405D" w:rsidP="0065632F">
      <w:pPr>
        <w:pStyle w:val="Amicarellibiblio"/>
      </w:pPr>
      <w:bookmarkStart w:id="473" w:name="_Ref520906114"/>
      <w:r w:rsidRPr="0070405D">
        <w:t>Chow M., L. Taylor, M. Chow; 1996; Time of outage restoration analysis in distribution systems; IEEE Transactions on Power Delivery. 11(3):1652-1658.</w:t>
      </w:r>
      <w:bookmarkEnd w:id="473"/>
    </w:p>
    <w:p w:rsidR="0065632F" w:rsidRPr="005A2068" w:rsidRDefault="00C0089F" w:rsidP="0065632F">
      <w:pPr>
        <w:pStyle w:val="Amicarellibiblio"/>
      </w:pPr>
      <w:hyperlink r:id="rId492" w:history="1">
        <w:bookmarkStart w:id="474" w:name="_Ref326849350"/>
        <w:r w:rsidR="0065632F" w:rsidRPr="005A2068">
          <w:t>Colagrossi A, Landrini M.; 2003; Numerical simulation of interfacial flows by smoothed particle Hydrodynamics; Journal of Computational Physics, 191(2):448-475.</w:t>
        </w:r>
        <w:bookmarkEnd w:id="474"/>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475" w:name="_Ref520905439"/>
      <w:bookmarkStart w:id="476" w:name="_Ref520292351"/>
      <w:r w:rsidRPr="00242D54">
        <w:t>Crawford M., S. Seidel; 2013; Weathering the storm: building business resilience to climate change. Center for climate and energy solutions: Arlington, VA.</w:t>
      </w:r>
      <w:bookmarkEnd w:id="475"/>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476"/>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477"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477"/>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478" w:name="_Ref341105389"/>
      <w:r w:rsidRPr="005A2068">
        <w:t>Di Monaco A., S. Manenti, M. Gallati, S. Sibilla, G. Agate, R. Guandalini; 2011; SPH modeling of solid boundaries through a semi-analytic approach. Engineering Applications of Computational Fluid Mechanics, 5(1):1–15.</w:t>
      </w:r>
      <w:bookmarkEnd w:id="478"/>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479" w:name="_Ref520297567"/>
      <w:r w:rsidRPr="00187CC4">
        <w:t>Engage Digitizer (Mitchell et al.), https://github.com/markummitchell/engauge-digitizer</w:t>
      </w:r>
      <w:bookmarkEnd w:id="479"/>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480"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480"/>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481" w:name="_Ref392881892"/>
      <w:r w:rsidRPr="005A2068">
        <w:t>Ferrari A., M. Dumbser, E. F. Toro, A. Armanini; 2009; A new 3D parallel SPH scheme for free surface flows; Computers &amp; Fluids, 38:1203-1217.</w:t>
      </w:r>
      <w:bookmarkEnd w:id="481"/>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482" w:name="_Ref520369088"/>
      <w:bookmarkStart w:id="483" w:name="_Ref414469083"/>
      <w:r w:rsidRPr="00BD2AA1">
        <w:t>Free Software Foundation http://www.fsf.org/</w:t>
      </w:r>
      <w:bookmarkEnd w:id="482"/>
    </w:p>
    <w:p w:rsidR="001D07BE" w:rsidRPr="005A2068" w:rsidRDefault="00C0089F"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483"/>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484" w:name="_Ref520292018"/>
      <w:r w:rsidRPr="00126070">
        <w:t xml:space="preserve">GDAL (OSGEO); </w:t>
      </w:r>
      <w:hyperlink r:id="rId519" w:history="1">
        <w:r w:rsidRPr="00126070">
          <w:t>https://github.com/OSGeo/gdal</w:t>
        </w:r>
      </w:hyperlink>
      <w:bookmarkEnd w:id="484"/>
    </w:p>
    <w:p w:rsidR="00034CDC" w:rsidRDefault="00034CDC" w:rsidP="009B0157">
      <w:pPr>
        <w:pStyle w:val="Amicarellibiblio"/>
      </w:pPr>
      <w:bookmarkStart w:id="485" w:name="_Ref520298700"/>
      <w:bookmarkStart w:id="486" w:name="_Ref520298375"/>
      <w:r w:rsidRPr="00034CDC">
        <w:t>gdb (GNU, Free Software Foundation), https://www.gnu.org/software/gdb/</w:t>
      </w:r>
      <w:bookmarkEnd w:id="485"/>
    </w:p>
    <w:p w:rsidR="009B0157" w:rsidRPr="009B0157" w:rsidRDefault="009B0157" w:rsidP="009B0157">
      <w:pPr>
        <w:pStyle w:val="Amicarellibiblio"/>
      </w:pPr>
      <w:r w:rsidRPr="009B0157">
        <w:t>gedit (GNOME Foundation), https://wiki.gnome.org/Apps/Gedit</w:t>
      </w:r>
      <w:bookmarkEnd w:id="486"/>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487" w:name="_Ref520368865"/>
      <w:bookmarkStart w:id="488" w:name="_Ref520298441"/>
      <w:bookmarkStart w:id="489" w:name="_Ref520297260"/>
      <w:bookmarkStart w:id="490" w:name="_Ref345062922"/>
      <w:r w:rsidRPr="0026738A">
        <w:rPr>
          <w:lang w:val="fr-FR"/>
        </w:rPr>
        <w:t xml:space="preserve">Git (Torvalds et al.), </w:t>
      </w:r>
      <w:hyperlink r:id="rId521" w:history="1">
        <w:r w:rsidRPr="0026738A">
          <w:rPr>
            <w:lang w:val="fr-FR"/>
          </w:rPr>
          <w:t>https://github.com/git/git</w:t>
        </w:r>
      </w:hyperlink>
      <w:bookmarkEnd w:id="487"/>
    </w:p>
    <w:p w:rsidR="0026738A" w:rsidRDefault="0026738A" w:rsidP="0026738A">
      <w:pPr>
        <w:pStyle w:val="Amicarellibiblio"/>
      </w:pPr>
      <w:bookmarkStart w:id="491" w:name="_Ref520368866"/>
      <w:r w:rsidRPr="0026738A">
        <w:t>GitHub; GitHub Inc.; www.github.com</w:t>
      </w:r>
      <w:bookmarkEnd w:id="491"/>
    </w:p>
    <w:p w:rsidR="00EF14C3" w:rsidRDefault="00EF14C3" w:rsidP="00B2376C">
      <w:pPr>
        <w:pStyle w:val="Amicarellibiblio"/>
      </w:pPr>
      <w:r w:rsidRPr="00EF14C3">
        <w:t>gfortran (GNU, Free Software Foundation), http://gcc.gnu.org/fortran/</w:t>
      </w:r>
      <w:bookmarkEnd w:id="488"/>
    </w:p>
    <w:p w:rsidR="00EF14C3" w:rsidRDefault="00EF14C3" w:rsidP="00B2376C">
      <w:pPr>
        <w:pStyle w:val="Amicarellibiblio"/>
      </w:pPr>
      <w:bookmarkStart w:id="492" w:name="_Ref520298593"/>
      <w:r w:rsidRPr="00EF14C3">
        <w:t>GNU Make (GNU, Free Software Foundation), https://www.gnu.org/software/make/</w:t>
      </w:r>
      <w:bookmarkEnd w:id="492"/>
    </w:p>
    <w:p w:rsidR="00B2376C" w:rsidRPr="00B2376C" w:rsidRDefault="00B2376C" w:rsidP="00B2376C">
      <w:pPr>
        <w:pStyle w:val="Amicarellibiblio"/>
      </w:pPr>
      <w:r w:rsidRPr="00B2376C">
        <w:t>Gnuplot (Williams &amp; Kelley), http://www.gnuplot.info/</w:t>
      </w:r>
      <w:bookmarkEnd w:id="489"/>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490"/>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493" w:name="_Ref520298796"/>
      <w:bookmarkStart w:id="494" w:name="_Ref395621260"/>
      <w:r w:rsidRPr="00034CDC">
        <w:t>gprof (GNU, Free Software Foundation), http://sourceware.org/binutils/docs/gprof/</w:t>
      </w:r>
      <w:bookmarkEnd w:id="493"/>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494"/>
      <w:r w:rsidRPr="004B071E">
        <w:t>191-197.</w:t>
      </w:r>
    </w:p>
    <w:p w:rsidR="001D07BE" w:rsidRPr="005A2068" w:rsidRDefault="001D07BE" w:rsidP="001D07BE">
      <w:pPr>
        <w:pStyle w:val="Amicarellibiblio"/>
      </w:pPr>
      <w:bookmarkStart w:id="495" w:name="_Ref353446866"/>
      <w:r w:rsidRPr="005A2068">
        <w:t>Grenier N., M. Antuono, A. Colagrossi, D. Le Touzé, B. Alessandrini; 2009; An Hamiltonian interface SPH formulation for multi-fluid and free surface flows. Journal of Computational Physics, 228:8380–8393.</w:t>
      </w:r>
      <w:bookmarkEnd w:id="495"/>
    </w:p>
    <w:p w:rsidR="00635928" w:rsidRPr="005D00D6" w:rsidRDefault="00635928" w:rsidP="00FB5588">
      <w:pPr>
        <w:pStyle w:val="Amicarellibiblio"/>
        <w:rPr>
          <w:lang w:val="it-IT"/>
        </w:rPr>
      </w:pPr>
      <w:bookmarkStart w:id="496" w:name="_Ref520297992"/>
      <w:bookmarkStart w:id="497" w:name="_Ref520297384"/>
      <w:r w:rsidRPr="005D00D6">
        <w:rPr>
          <w:lang w:val="it-IT"/>
        </w:rPr>
        <w:t>Grid Interpolator v.1.0 (RSE SpA); Amicarelli A.; FOSS; https://github.com/AndreaAmicarelliRSE/Grid_Interpolator</w:t>
      </w:r>
      <w:bookmarkEnd w:id="496"/>
    </w:p>
    <w:p w:rsidR="003D6B50" w:rsidRDefault="003D6B50" w:rsidP="00FB5588">
      <w:pPr>
        <w:pStyle w:val="Amicarellibiblio"/>
      </w:pPr>
      <w:r w:rsidRPr="003D6B50">
        <w:t>GSView (Ghostgum Software Pty Ltd)</w:t>
      </w:r>
      <w:hyperlink r:id="rId522" w:tooltip="Email to this author" w:history="1">
        <w:r w:rsidRPr="003D6B50">
          <w:t>,</w:t>
        </w:r>
      </w:hyperlink>
      <w:bookmarkStart w:id="498" w:name="corrAuthorTitle"/>
      <w:bookmarkEnd w:id="498"/>
      <w:r w:rsidRPr="003D6B50">
        <w:t xml:space="preserve"> </w:t>
      </w:r>
      <w:hyperlink r:id="rId523" w:history="1">
        <w:r w:rsidRPr="003D6B50">
          <w:t>https://www.ghostscript.com/</w:t>
        </w:r>
      </w:hyperlink>
      <w:bookmarkEnd w:id="497"/>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499" w:name="_Ref341106958"/>
      <w:bookmarkStart w:id="500" w:name="_Ref341106957"/>
      <w:r w:rsidRPr="005A2068">
        <w:t>Hashemi M.R., R. Fatehi, M.T. Manzari; 2012; A modified SPH method for simulating motion of rigid bodies in Newtonian fluid flows; International Journal of Non-Linear Mechanics, 47:626–638.</w:t>
      </w:r>
      <w:bookmarkEnd w:id="499"/>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500"/>
    </w:p>
    <w:p w:rsidR="003A7E14" w:rsidRPr="005A2068" w:rsidRDefault="003A7E14" w:rsidP="003A7E14">
      <w:pPr>
        <w:pStyle w:val="Amicarellibiblio"/>
      </w:pPr>
      <w:bookmarkStart w:id="501" w:name="_Ref341161712"/>
      <w:r w:rsidRPr="005A2068">
        <w:t>Hay A., A. Leroyer, M. Visonneau; 2006; H-adaptive Navier–Stokes simulations of free-surface flows around</w:t>
      </w:r>
      <w:bookmarkEnd w:id="501"/>
      <w:r w:rsidRPr="005A2068">
        <w:t xml:space="preserve"> moving bodies; J Mar Sci Technol, 11:1–18. </w:t>
      </w:r>
    </w:p>
    <w:p w:rsidR="003101E5" w:rsidRPr="003101E5" w:rsidRDefault="003101E5" w:rsidP="003101E5">
      <w:pPr>
        <w:pStyle w:val="Amicarellibiblio"/>
      </w:pPr>
      <w:bookmarkStart w:id="502" w:name="_Ref520905115"/>
      <w:r w:rsidRPr="003101E5">
        <w:t>Hazus-MH; 2011; Technical Manual, Multi-hazard Loss Estimation Methodology, Flood Model; Department of Homeland Security, Federal Emergency Management Agency, Mitigation Division, Washington, D.C.</w:t>
      </w:r>
      <w:bookmarkEnd w:id="502"/>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503" w:name="_Ref520905322"/>
      <w:r w:rsidRPr="006A2E7E">
        <w:t>Holmes M.; 2015; Water infrastructure vulnerability due to dependency on third party infrastructure sectors; School of Civil Engineering and Geosciences, Newcastle University, May 2015; Doctorate thesis.</w:t>
      </w:r>
      <w:bookmarkEnd w:id="503"/>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504" w:name="_Ref520298107"/>
      <w:r w:rsidRPr="004C6594">
        <w:t>Image Magick (ImageMagick Studio LLC), https://www.imagemagick.org</w:t>
      </w:r>
      <w:bookmarkEnd w:id="504"/>
    </w:p>
    <w:p w:rsidR="0041312A" w:rsidRPr="0041312A" w:rsidRDefault="0041312A" w:rsidP="0041312A">
      <w:pPr>
        <w:pStyle w:val="Amicarellibiblio"/>
      </w:pPr>
      <w:bookmarkStart w:id="505" w:name="_Ref485633420"/>
      <w:r w:rsidRPr="0041312A">
        <w:t xml:space="preserve">Intel Corporation, </w:t>
      </w:r>
      <w:hyperlink r:id="rId524" w:history="1">
        <w:r w:rsidRPr="0041312A">
          <w:t>www.intel.com</w:t>
        </w:r>
      </w:hyperlink>
      <w:bookmarkEnd w:id="505"/>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506" w:name="_Ref341107029"/>
      <w:r w:rsidRPr="005A2068">
        <w:t>Kajtar J.B.; J. J. Monaghan; 2010; On the dynamics of swimming linked bodies. European Journal of Mechanics B/Fluids, 29:377-386.</w:t>
      </w:r>
      <w:bookmarkEnd w:id="506"/>
    </w:p>
    <w:p w:rsidR="003A7E14" w:rsidRPr="005A2068" w:rsidRDefault="003A7E14" w:rsidP="003A7E14">
      <w:pPr>
        <w:pStyle w:val="Amicarellibiblio"/>
      </w:pPr>
      <w:bookmarkStart w:id="507" w:name="_Ref341107030"/>
      <w:r w:rsidRPr="005A2068">
        <w:t>Kajtar J.B.; J.J. Monaghan; 2012; On the swimming of fish like bodies near free and fixed boundaries; European Journal of Mechanics B/Fluids, 33:1–13.</w:t>
      </w:r>
      <w:bookmarkEnd w:id="507"/>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508"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508"/>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509"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509"/>
    </w:p>
    <w:p w:rsidR="00E77347" w:rsidRPr="00E77347" w:rsidRDefault="00E77347" w:rsidP="00FB5588">
      <w:pPr>
        <w:pStyle w:val="Amicarellibiblio"/>
      </w:pPr>
      <w:bookmarkStart w:id="510" w:name="_Ref520379750"/>
      <w:r w:rsidRPr="00E77347">
        <w:t>Kumaran V.; 2015; Kinetic theory for sheared granular flows; C. R. Physique 16:51-61.</w:t>
      </w:r>
      <w:bookmarkEnd w:id="510"/>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511" w:name="_Toc348440830"/>
      <w:bookmarkStart w:id="512" w:name="_Toc348440919"/>
      <w:bookmarkStart w:id="513" w:name="_Toc348441008"/>
      <w:bookmarkStart w:id="514" w:name="_Toc348441423"/>
      <w:bookmarkStart w:id="515" w:name="_Toc348453242"/>
      <w:r w:rsidRPr="003A7E14">
        <w:rPr>
          <w:lang w:val="it-IT"/>
        </w:rPr>
        <w:t xml:space="preserve">Lajeunesse E, Mangeney-Castelnau a, Vilotte JP. </w:t>
      </w:r>
      <w:r w:rsidRPr="004B071E">
        <w:t>Spreading of a granular mass on a horizontal plane. Physics of Fluids 2004; 16(7):2371, doi:10.1063/1.1736611.</w:t>
      </w:r>
      <w:bookmarkEnd w:id="511"/>
      <w:bookmarkEnd w:id="512"/>
      <w:bookmarkEnd w:id="513"/>
      <w:bookmarkEnd w:id="514"/>
      <w:bookmarkEnd w:id="515"/>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516" w:name="_Ref353447086"/>
      <w:r w:rsidRPr="005A2068">
        <w:t>Liu MB, Liu GR.; 2010; Smoothed Particle Hydrodynamics (SPH): an Overview and Recent Developments; Arch Comput Methods Eng, 17:25–76.</w:t>
      </w:r>
      <w:bookmarkEnd w:id="516"/>
    </w:p>
    <w:p w:rsidR="001D07BE" w:rsidRPr="005A2068" w:rsidRDefault="001D07BE" w:rsidP="001D07BE">
      <w:pPr>
        <w:pStyle w:val="Amicarellibiblio"/>
      </w:pPr>
      <w:bookmarkStart w:id="517" w:name="_Ref353447176"/>
      <w:r w:rsidRPr="005A2068">
        <w:t>Liu M.B., G.R. Liu, K.Y. Lam; 2003; Constructing smoothing functions in smoothed particle hydrodynamics with applications; Journal of Computational and Applied Mathematics, 155:263-284.</w:t>
      </w:r>
      <w:bookmarkEnd w:id="517"/>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518"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518"/>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519" w:name="_Toc348440831"/>
      <w:bookmarkStart w:id="520" w:name="_Toc348440920"/>
      <w:bookmarkStart w:id="521" w:name="_Toc348441009"/>
      <w:bookmarkStart w:id="522" w:name="_Toc348441424"/>
      <w:bookmarkStart w:id="523" w:name="_Toc348453243"/>
      <w:r w:rsidRPr="004B071E">
        <w:t>Lube G, Huppert HE, Sparks RSJ, Hallworth Ma. Axisymmetric collapses of granular columns. Journal of Fluid Mechanics, Jun 2004; 508:175–199, doi:10.1017/S0022112004009036.</w:t>
      </w:r>
      <w:bookmarkEnd w:id="519"/>
      <w:bookmarkEnd w:id="520"/>
      <w:bookmarkEnd w:id="521"/>
      <w:bookmarkEnd w:id="522"/>
      <w:bookmarkEnd w:id="523"/>
    </w:p>
    <w:p w:rsidR="004B071E" w:rsidRPr="005D00D6" w:rsidRDefault="004B071E" w:rsidP="00FB5588">
      <w:pPr>
        <w:pStyle w:val="Amicarellibiblio"/>
      </w:pPr>
      <w:bookmarkStart w:id="524"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524"/>
    </w:p>
    <w:p w:rsidR="0093217A" w:rsidRPr="005D00D6" w:rsidRDefault="0093217A" w:rsidP="00FB5588">
      <w:pPr>
        <w:pStyle w:val="Amicarellibiblio"/>
      </w:pPr>
      <w:bookmarkStart w:id="525" w:name="_Ref520906215"/>
      <w:bookmarkStart w:id="526" w:name="_Ref447811118"/>
      <w:r w:rsidRPr="005D00D6">
        <w:t>Maliszewski P., C. Perrings; 2012; Factors in the resilience of electrical power distribution infrastructures; Applied Geography, 32:668-679.</w:t>
      </w:r>
      <w:bookmarkEnd w:id="525"/>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526"/>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527"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527"/>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528" w:name="_Ref520379157"/>
      <w:bookmarkStart w:id="529"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528"/>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529"/>
    </w:p>
    <w:p w:rsidR="0065632F" w:rsidRDefault="0065632F" w:rsidP="00FB5588">
      <w:pPr>
        <w:pStyle w:val="Amicarellibiblio"/>
      </w:pPr>
      <w:bookmarkStart w:id="530" w:name="_Ref355102506"/>
      <w:r w:rsidRPr="005A2068">
        <w:t>Marrone S, Colagrossi A, Antuono M, Lugni C, Tulin M.P.: 2011; A 2D+t SPH model to study the breaking wave pattern generated by fast ships; Journal of Fluids and Structures, 27:1199-1215.</w:t>
      </w:r>
      <w:bookmarkEnd w:id="530"/>
    </w:p>
    <w:p w:rsidR="001D07BE" w:rsidRPr="005D00D6" w:rsidRDefault="001D07BE" w:rsidP="00FB5588">
      <w:pPr>
        <w:pStyle w:val="Amicarellibiblio"/>
      </w:pPr>
      <w:bookmarkStart w:id="531"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531"/>
      <w:r w:rsidRPr="005D00D6">
        <w:t xml:space="preserve"> </w:t>
      </w:r>
    </w:p>
    <w:p w:rsidR="001D07BE" w:rsidRPr="005D00D6" w:rsidRDefault="001D07BE" w:rsidP="00FB5588">
      <w:pPr>
        <w:pStyle w:val="Amicarellibiblio"/>
      </w:pPr>
      <w:bookmarkStart w:id="532" w:name="_Ref392147289"/>
      <w:r w:rsidRPr="005D00D6">
        <w:t>Mayrhofer A., B.D. Rogers, D. Violeau, M. Ferrand; 2013; Investigation of wall bounded flows using SPH and the uni fied semi-analytical wall boundary conditions; Computer Physics Communications, 184: 2515–2527.</w:t>
      </w:r>
      <w:bookmarkEnd w:id="532"/>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533" w:name="_Ref510167128"/>
      <w:bookmarkStart w:id="534"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533"/>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534"/>
    </w:p>
    <w:p w:rsidR="00FB5588" w:rsidRPr="005D00D6" w:rsidRDefault="00FB5588" w:rsidP="00FB5588">
      <w:pPr>
        <w:pStyle w:val="Amicarellibiblio"/>
      </w:pPr>
      <w:bookmarkStart w:id="535" w:name="_Ref392881894"/>
      <w:r w:rsidRPr="005D00D6">
        <w:t>Molteni D., A. Colagrossi; 2009; A simple procedure to improve the pressure evaluation in hydrodynamic context using the SPH; Computer Physics Communications, 180:861–872.</w:t>
      </w:r>
      <w:bookmarkEnd w:id="535"/>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536" w:name="_Ref341105676"/>
      <w:r w:rsidRPr="005D00D6">
        <w:t xml:space="preserve">Monaghan JJ. Smoothed particle hydrodynamics; 2005; Rep. Prog. </w:t>
      </w:r>
      <w:r w:rsidRPr="003B63B4">
        <w:rPr>
          <w:lang w:val="it-IT"/>
        </w:rPr>
        <w:t>Phys., 68:1703–1759.</w:t>
      </w:r>
      <w:bookmarkEnd w:id="536"/>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537" w:name="_Ref355093271"/>
      <w:r w:rsidRPr="005A2068">
        <w:t>Monaghan J.J., J.B. Kajtar; 2009; SPH particle boundary forces for arbitrary boundaries. Computer Physics Communications, 180:1811–1820.</w:t>
      </w:r>
      <w:bookmarkEnd w:id="537"/>
    </w:p>
    <w:p w:rsidR="00614AF7" w:rsidRPr="005A2068" w:rsidRDefault="00614AF7" w:rsidP="00614AF7">
      <w:pPr>
        <w:pStyle w:val="Amicarellibiblio"/>
      </w:pPr>
      <w:bookmarkStart w:id="538" w:name="_Ref341106801"/>
      <w:r w:rsidRPr="005A2068">
        <w:t>Monaghan J.J., A. Kos, N. Issa; 2003; Fluid motion generated by impact; Journal of Waterway, Port, Coastal and Ocean</w:t>
      </w:r>
      <w:bookmarkEnd w:id="538"/>
      <w:r w:rsidRPr="005A2068">
        <w:t xml:space="preserve"> Engineering, 129:250–259.</w:t>
      </w:r>
    </w:p>
    <w:p w:rsidR="004B071E" w:rsidRPr="004B071E" w:rsidRDefault="00C0089F"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539" w:name="_Ref449949176"/>
      <w:r w:rsidRPr="004B071E">
        <w:t>Morrison F. A.; 2013; An Introduction to Fluid Mechanics, Cambridge University Press, New York.</w:t>
      </w:r>
      <w:bookmarkEnd w:id="539"/>
    </w:p>
    <w:p w:rsidR="004B071E" w:rsidRPr="004B071E" w:rsidRDefault="00C0089F"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C0089F"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540"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540"/>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541" w:name="_Ref341106852"/>
      <w:r w:rsidRPr="005A2068">
        <w:t>Omidvar P., P.K. Stansby, B.D. Rogers; 2012; SPH for 3D floating bodies using variable mass particle distribution; International Journal for Numerical Methods in Fluids, 72(4):427-452; DOI: 10.1002/fld.3749</w:t>
      </w:r>
      <w:bookmarkEnd w:id="541"/>
    </w:p>
    <w:p w:rsidR="003A7E14" w:rsidRPr="005A2068" w:rsidRDefault="003A7E14" w:rsidP="003A7E14">
      <w:pPr>
        <w:pStyle w:val="Amicarellibiblio"/>
      </w:pPr>
      <w:bookmarkStart w:id="542"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542"/>
    </w:p>
    <w:p w:rsidR="007F28CF" w:rsidRPr="005A2068" w:rsidRDefault="007F28CF" w:rsidP="007F28CF">
      <w:pPr>
        <w:pStyle w:val="Amicarellibiblio"/>
      </w:pPr>
      <w:bookmarkStart w:id="543" w:name="_Ref341107075"/>
      <w:r w:rsidRPr="005A2068">
        <w:t>Oger G., M. Doring, B. Alessandrini, P. Ferrant; 2006; Impulse-based rigid body interaction</w:t>
      </w:r>
      <w:bookmarkEnd w:id="543"/>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544" w:name="_Ref520296263"/>
      <w:bookmarkStart w:id="545" w:name="_Ref520292527"/>
      <w:r w:rsidRPr="00903A00">
        <w:t>OpenFOAM (OpenCFD Ltd), https://github.com/OpenFOAM/OpenFOAM-dev, https://github.com/isoAdvector/isoAdvector</w:t>
      </w:r>
      <w:bookmarkEnd w:id="544"/>
    </w:p>
    <w:p w:rsidR="0079794E" w:rsidRPr="0079794E" w:rsidRDefault="0079794E" w:rsidP="00FB5588">
      <w:pPr>
        <w:pStyle w:val="Amicarellibiblio"/>
      </w:pPr>
      <w:r w:rsidRPr="0079794E">
        <w:t>Paraview (Kitware), https://github.com/Kitware/ParaView</w:t>
      </w:r>
      <w:bookmarkEnd w:id="545"/>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546" w:name="_Ref392152861"/>
      <w:bookmarkStart w:id="547" w:name="_Ref341167074"/>
      <w:r w:rsidRPr="005A2068">
        <w:t>Patel M.H., R. Vignjevic, J.C.  Campbell;  2009; An SPH Technique for Evaluating the Behaviour of Ships In Extreme Ocean Waves; International Journal of Maritime Engineering, 151:39-47.</w:t>
      </w:r>
      <w:bookmarkEnd w:id="546"/>
      <w:r w:rsidRPr="005A2068">
        <w:t xml:space="preserve"> </w:t>
      </w:r>
    </w:p>
    <w:p w:rsidR="001D07BE" w:rsidRPr="005A2068" w:rsidRDefault="001D07BE" w:rsidP="001D07BE">
      <w:pPr>
        <w:pStyle w:val="Amicarellibiblio"/>
      </w:pPr>
      <w:bookmarkStart w:id="548" w:name="_Ref341167488"/>
      <w:r w:rsidRPr="005A2068">
        <w:t>Pastor M., B. Haddad, G. Sorbino, S. Cuomo, V. Drempetic; 2009; A depth-integrated, coupled SPH model for flow-like landslides and related phenomena; Int. J. Numer. Anal. Meth. Geomech., 33:143–172.</w:t>
      </w:r>
      <w:bookmarkEnd w:id="548"/>
    </w:p>
    <w:bookmarkEnd w:id="547"/>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549" w:name="_Ref520295993"/>
      <w:r w:rsidRPr="00EC7AD1">
        <w:rPr>
          <w:lang w:val="it-IT"/>
        </w:rPr>
        <w:t>ply2SPHERA_perimeter v.1.0 (RSE SpA); Amicarelli A.; FOSS; https://github.com/AndreaAmicarelliRSE/ply2SPHERA_perimeter</w:t>
      </w:r>
      <w:bookmarkEnd w:id="549"/>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550" w:name="_Ref392885315"/>
      <w:r w:rsidRPr="005A2068">
        <w:t xml:space="preserve">Price, D.J.; 2012; </w:t>
      </w:r>
      <w:hyperlink r:id="rId542" w:history="1">
        <w:r w:rsidRPr="005A2068">
          <w:t>Smoothed Particle Hydrodynamics and Magnetohydrodynamics</w:t>
        </w:r>
      </w:hyperlink>
      <w:r w:rsidRPr="005A2068">
        <w:t>; J. Comp. Phys., 231(3): 759-794.</w:t>
      </w:r>
      <w:bookmarkEnd w:id="550"/>
    </w:p>
    <w:bookmarkStart w:id="551"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551"/>
    </w:p>
    <w:p w:rsidR="004B071E" w:rsidRDefault="004B071E" w:rsidP="00FB5588">
      <w:pPr>
        <w:pStyle w:val="Amicarellibiblio"/>
      </w:pPr>
      <w:bookmarkStart w:id="552"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552"/>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553" w:name="_Ref449706167"/>
      <w:r w:rsidRPr="005C72CA">
        <w:t>Randles R. W., L.D. Libertsky; 1996; Smoothed Particle Hydrodynamics. Some recent improvements and applications; Comput. Methods Appl. Mech. Engrg., 139:375-408.</w:t>
      </w:r>
      <w:bookmarkEnd w:id="553"/>
    </w:p>
    <w:p w:rsidR="002E52A9" w:rsidRDefault="002E52A9" w:rsidP="00FB5588">
      <w:pPr>
        <w:pStyle w:val="Amicarellibiblio"/>
      </w:pPr>
      <w:bookmarkStart w:id="554" w:name="_Ref520906464"/>
      <w:r w:rsidRPr="002E52A9">
        <w:t>Reed D.; 2008; Electric utility distribution analysis for extreme winds; Journal of wind engineering and industrial aerodynamics, 96(1):123-140.</w:t>
      </w:r>
      <w:bookmarkEnd w:id="554"/>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555"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555"/>
    </w:p>
    <w:p w:rsidR="004B071E" w:rsidRPr="008F6E4C" w:rsidRDefault="004B071E" w:rsidP="00FB5588">
      <w:pPr>
        <w:pStyle w:val="Amicarellibiblio"/>
      </w:pPr>
      <w:bookmarkStart w:id="556" w:name="_Toc348440832"/>
      <w:bookmarkStart w:id="557" w:name="_Toc348440921"/>
      <w:bookmarkStart w:id="558" w:name="_Toc348441010"/>
      <w:bookmarkStart w:id="559" w:name="_Toc348441425"/>
      <w:bookmarkStart w:id="560"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556"/>
      <w:bookmarkEnd w:id="557"/>
      <w:bookmarkEnd w:id="558"/>
      <w:bookmarkEnd w:id="559"/>
      <w:bookmarkEnd w:id="560"/>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561" w:name="_Ref520368768"/>
      <w:r w:rsidRPr="008F6E4C">
        <w:t>Scalasca (Forschungszentrum Jülich &amp; TU Darmstadt), http://www.scalasca.org/</w:t>
      </w:r>
      <w:bookmarkEnd w:id="561"/>
    </w:p>
    <w:p w:rsidR="00116C36" w:rsidRDefault="00116C36" w:rsidP="00FB5588">
      <w:pPr>
        <w:pStyle w:val="Amicarellibiblio"/>
      </w:pPr>
      <w:bookmarkStart w:id="562" w:name="_Ref520379408"/>
      <w:r w:rsidRPr="00116C36">
        <w:t>Schaeffer D.G.; 1987; Instability in the Evolution Equations Describing Incompressible Granular Flow; Journal of Differential Equations, 66:19-50.</w:t>
      </w:r>
      <w:bookmarkEnd w:id="562"/>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563" w:name="_Ref449949045"/>
      <w:r w:rsidRPr="004B071E">
        <w:t>Seminara, G., L. Solari, G. Parker; 2002; Bed load at low Shields stress on arbitrarily sloping beds: Failure of the Bagnold hypothesis: Water Resour. Res. 38(11): 1249, doi:10.1029/2001WR000681.</w:t>
      </w:r>
      <w:bookmarkEnd w:id="563"/>
    </w:p>
    <w:p w:rsidR="003A7E14" w:rsidRPr="005A2068" w:rsidRDefault="003A7E14" w:rsidP="003A7E14">
      <w:pPr>
        <w:pStyle w:val="Amicarellibiblio"/>
      </w:pPr>
      <w:bookmarkStart w:id="564" w:name="_Ref341105412"/>
      <w:r w:rsidRPr="005A2068">
        <w:t>Seungtaik O., K. Younghee, R. Byung-Seok; 2009; Impulse-based Boundary Force (IBF). Computer, animation and virtual worlds, 20:215–224.</w:t>
      </w:r>
      <w:bookmarkEnd w:id="564"/>
    </w:p>
    <w:p w:rsidR="00A3103F" w:rsidRPr="005A2068" w:rsidRDefault="00A3103F" w:rsidP="00A3103F">
      <w:pPr>
        <w:pStyle w:val="Amicarellibiblio"/>
      </w:pPr>
      <w:bookmarkStart w:id="565" w:name="_Ref353447499"/>
      <w:r w:rsidRPr="005A2068">
        <w:t>Shao J.R., H.Q. Li, G.R. Liu, M.B. Liu; 2012; An improved SPH method for modeling liquid sloshing dynamics; Computers and Structures, 100-101:18–26.</w:t>
      </w:r>
      <w:bookmarkEnd w:id="565"/>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566"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566"/>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567"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567"/>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568" w:name="_Ref448250470"/>
      <w:r w:rsidRPr="004B071E">
        <w:t>Souto-Iglesias A., L. Delorme, L. Pérez-Rojas, S. Abril-Pérez; 2006; Liquid moment amplitude assessment in sloshing type problems with smooth particle hydrodynamics; Ocean Engineering, 33, 1462–1484.</w:t>
      </w:r>
      <w:bookmarkEnd w:id="568"/>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569" w:name="_Ref353447624"/>
      <w:r w:rsidRPr="005A2068">
        <w:t>Souto Iglesias A., L. Perez Rojas, R.Z. Rodriguez; 2004 ; Simulation of anti-roll tanks and sloshing type</w:t>
      </w:r>
      <w:bookmarkEnd w:id="569"/>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570" w:name="_Ref520279298"/>
      <w:r w:rsidRPr="00665FCE">
        <w:t xml:space="preserve">SRTM3/DTED1 (USGS); </w:t>
      </w:r>
      <w:hyperlink r:id="rId548" w:history="1">
        <w:r w:rsidRPr="00665FCE">
          <w:t>http://earthexplorer.usgs.gov/</w:t>
        </w:r>
      </w:hyperlink>
      <w:bookmarkEnd w:id="570"/>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C0089F"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571" w:name="_Ref520371203"/>
      <w:r w:rsidRPr="00AA5D0A">
        <w:t>TotalView (Rogue Wave Software), https://www.roguewave.com/products-services/totalview</w:t>
      </w:r>
      <w:bookmarkEnd w:id="571"/>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572"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572"/>
    </w:p>
    <w:p w:rsidR="0065632F" w:rsidRDefault="0065632F" w:rsidP="0065632F">
      <w:pPr>
        <w:pStyle w:val="Amicarellibiblio"/>
      </w:pPr>
      <w:bookmarkStart w:id="573" w:name="_Ref353451683"/>
      <w:r w:rsidRPr="005A2068">
        <w:t>Vacondio R, Rogers BD, Stansby P, Mignosa P.; 2012; SPH Modeling of Shallow Flow with Open Boundaries for Practical Flood Simulation; J.</w:t>
      </w:r>
      <w:r w:rsidRPr="00FB5588">
        <w:t xml:space="preserve"> Hydraul. Eng., 138(6):530–541.</w:t>
      </w:r>
      <w:bookmarkEnd w:id="573"/>
      <w:r w:rsidRPr="00FB5588">
        <w:t xml:space="preserve"> </w:t>
      </w:r>
    </w:p>
    <w:p w:rsidR="00034CDC" w:rsidRDefault="00034CDC" w:rsidP="003A7E14">
      <w:pPr>
        <w:pStyle w:val="Amicarellibiblio"/>
      </w:pPr>
      <w:bookmarkStart w:id="574" w:name="_Ref520298892"/>
      <w:bookmarkStart w:id="575" w:name="_Ref414546693"/>
      <w:r w:rsidRPr="00034CDC">
        <w:t>Valgrind (Valgrind Developers), http://valgrind.org/</w:t>
      </w:r>
      <w:bookmarkEnd w:id="574"/>
    </w:p>
    <w:p w:rsidR="003A7E14" w:rsidRPr="005A2068" w:rsidRDefault="00C0089F"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575"/>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576" w:name="_Ref449947422"/>
      <w:r w:rsidRPr="004B071E">
        <w:t>Van Rijn L.C.; 1993; Principles of sediment transport in rivers, estuaries, and coastal seas; Aqua Publications.</w:t>
      </w:r>
      <w:bookmarkEnd w:id="576"/>
    </w:p>
    <w:p w:rsidR="0065632F" w:rsidRDefault="0065632F" w:rsidP="0065632F">
      <w:pPr>
        <w:pStyle w:val="Amicarellibiblio"/>
      </w:pPr>
      <w:bookmarkStart w:id="577" w:name="_Ref353451977"/>
      <w:r w:rsidRPr="005A2068">
        <w:t>Vaughan G.L.; 2009; The SPH equations for fluids. International Journal for Numerical Methods in Engineering, 79:1392–1418.</w:t>
      </w:r>
      <w:bookmarkEnd w:id="577"/>
      <w:r w:rsidRPr="005A2068">
        <w:t xml:space="preserve"> </w:t>
      </w:r>
    </w:p>
    <w:p w:rsidR="001D07BE" w:rsidRDefault="001D07BE" w:rsidP="001D07BE">
      <w:pPr>
        <w:pStyle w:val="Amicarellibiblio"/>
      </w:pPr>
      <w:bookmarkStart w:id="578" w:name="_Ref341105485"/>
      <w:r w:rsidRPr="005A2068">
        <w:t>Vila J.P.; 1999; On particle weighted methods and Smooth Particle Hydrodynamics; Mathematical Models and Methods in Applied Sciences, 9(2):161-209.</w:t>
      </w:r>
      <w:bookmarkEnd w:id="578"/>
    </w:p>
    <w:p w:rsidR="003A7E14" w:rsidRPr="004B071E" w:rsidRDefault="003A7E14" w:rsidP="003A7E14">
      <w:pPr>
        <w:pStyle w:val="Amicarellibiblio"/>
      </w:pPr>
      <w:r w:rsidRPr="004B071E">
        <w:t>Violeau D.; 2012; Fluid mechanics and the SPH method: theory and applications. Oxford University Press, Oxford.</w:t>
      </w:r>
    </w:p>
    <w:bookmarkStart w:id="579"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579"/>
    </w:p>
    <w:p w:rsidR="009B0157" w:rsidRPr="009B0157" w:rsidRDefault="009B0157" w:rsidP="009B0157">
      <w:pPr>
        <w:pStyle w:val="Amicarellibiblio"/>
      </w:pPr>
      <w:bookmarkStart w:id="580" w:name="_Ref485728379"/>
      <w:r w:rsidRPr="009B0157">
        <w:lastRenderedPageBreak/>
        <w:t>Virtual Dub (Avery Lee), http://www.virtualdub.org/</w:t>
      </w:r>
      <w:bookmarkEnd w:id="580"/>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581" w:name="_Ref341162248"/>
      <w:r w:rsidRPr="005A2068">
        <w:t>Xu L., A.W. Troesch, R. Petterson; 1998; Asymmetric hydrodynamic impact and dynamic response of vessels; Proceedings of 17th International Conference on Offshore Mechanics and Arctic Engineering, 98-320.</w:t>
      </w:r>
      <w:bookmarkEnd w:id="581"/>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582"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582"/>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83" w:name="_Toc447794708"/>
      <w:bookmarkStart w:id="584" w:name="_Toc447794787"/>
      <w:bookmarkStart w:id="585" w:name="_Toc447794872"/>
      <w:bookmarkStart w:id="586" w:name="_Toc447794954"/>
      <w:bookmarkStart w:id="587" w:name="_Toc447795357"/>
      <w:bookmarkStart w:id="588" w:name="_Toc447795464"/>
      <w:bookmarkStart w:id="589" w:name="_Toc39592638"/>
      <w:r w:rsidRPr="00276BBF">
        <w:rPr>
          <w:rFonts w:ascii="Book Antiqua" w:hAnsi="Book Antiqua"/>
          <w:caps/>
          <w:kern w:val="0"/>
          <w:sz w:val="24"/>
          <w:szCs w:val="24"/>
        </w:rPr>
        <w:lastRenderedPageBreak/>
        <w:t>GNU Free Documentation License</w:t>
      </w:r>
      <w:bookmarkEnd w:id="583"/>
      <w:bookmarkEnd w:id="584"/>
      <w:bookmarkEnd w:id="585"/>
      <w:bookmarkEnd w:id="586"/>
      <w:bookmarkEnd w:id="587"/>
      <w:bookmarkEnd w:id="588"/>
      <w:bookmarkEnd w:id="589"/>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Amicarelli Andrea (RSE)" w:date="2020-04-13T17:27:00Z" w:initials="AA(">
    <w:p w:rsidR="00F63662" w:rsidRDefault="00F63662">
      <w:pPr>
        <w:pStyle w:val="Testocommento"/>
      </w:pPr>
      <w:r>
        <w:rPr>
          <w:rStyle w:val="Rimandocommento"/>
        </w:rPr>
        <w:annotationRef/>
      </w:r>
      <w:r>
        <w:t>modified</w:t>
      </w:r>
    </w:p>
  </w:comment>
  <w:comment w:id="64" w:author="Amicarelli Andrea (RSE)" w:date="2020-04-13T16:21:00Z" w:initials="AA(">
    <w:p w:rsidR="00F63662" w:rsidRDefault="00F63662">
      <w:pPr>
        <w:pStyle w:val="Testocommento"/>
      </w:pPr>
      <w:r>
        <w:rPr>
          <w:rStyle w:val="Rimandocommento"/>
        </w:rPr>
        <w:annotationRef/>
      </w:r>
      <w:r>
        <w:t>modified</w:t>
      </w:r>
    </w:p>
  </w:comment>
  <w:comment w:id="69" w:author="Amicarelli Andrea (RSE)" w:date="2020-04-13T15:13:00Z" w:initials="AA(">
    <w:p w:rsidR="00F63662" w:rsidRDefault="00F63662">
      <w:pPr>
        <w:pStyle w:val="Testocommento"/>
      </w:pPr>
      <w:r>
        <w:rPr>
          <w:rStyle w:val="Rimandocommento"/>
        </w:rPr>
        <w:annotationRef/>
      </w:r>
      <w:r>
        <w:t>modified</w:t>
      </w:r>
    </w:p>
  </w:comment>
  <w:comment w:id="71" w:author="Amicarelli Andrea (RSE)" w:date="2020-04-13T14:42:00Z" w:initials="AA(">
    <w:p w:rsidR="00F63662" w:rsidRDefault="00F63662">
      <w:pPr>
        <w:pStyle w:val="Testocommento"/>
      </w:pPr>
      <w:r>
        <w:rPr>
          <w:rStyle w:val="Rimandocommento"/>
        </w:rPr>
        <w:annotationRef/>
      </w:r>
      <w:r>
        <w:t>modified</w:t>
      </w:r>
    </w:p>
  </w:comment>
  <w:comment w:id="77" w:author="Amicarelli Andrea (RSE)" w:date="2020-04-13T15:00:00Z" w:initials="AA(">
    <w:p w:rsidR="00F63662" w:rsidRDefault="00F63662">
      <w:pPr>
        <w:pStyle w:val="Testocommento"/>
      </w:pPr>
      <w:r>
        <w:rPr>
          <w:rStyle w:val="Rimandocommento"/>
        </w:rPr>
        <w:annotationRef/>
      </w:r>
      <w:r>
        <w:t>new</w:t>
      </w:r>
    </w:p>
  </w:comment>
  <w:comment w:id="89" w:author="Amicarelli Andrea (RSE)" w:date="2020-04-13T11:47:00Z" w:initials="AA(">
    <w:p w:rsidR="00F63662" w:rsidRDefault="00F63662">
      <w:pPr>
        <w:pStyle w:val="Testocommento"/>
      </w:pPr>
      <w:r>
        <w:rPr>
          <w:rStyle w:val="Rimandocommento"/>
        </w:rPr>
        <w:annotationRef/>
      </w:r>
      <w:r>
        <w:t>modified</w:t>
      </w:r>
    </w:p>
  </w:comment>
  <w:comment w:id="123" w:author="Amicarelli Andrea (RSE)" w:date="2020-04-13T10:23:00Z" w:initials="AA(">
    <w:p w:rsidR="00F63662" w:rsidRDefault="00F63662">
      <w:pPr>
        <w:pStyle w:val="Testocommento"/>
      </w:pPr>
      <w:r>
        <w:rPr>
          <w:rStyle w:val="Rimandocommento"/>
        </w:rPr>
        <w:annotationRef/>
      </w:r>
      <w:r>
        <w:rPr>
          <w:rStyle w:val="Rimandocommento"/>
        </w:rPr>
        <w:t>modification</w:t>
      </w:r>
    </w:p>
  </w:comment>
  <w:comment w:id="150" w:author="Amicarelli Andrea (RSE)" w:date="2020-04-13T11:34:00Z" w:initials="AA(">
    <w:p w:rsidR="00F63662" w:rsidRDefault="00F63662">
      <w:pPr>
        <w:pStyle w:val="Testocommento"/>
      </w:pPr>
      <w:r>
        <w:rPr>
          <w:rStyle w:val="Rimandocommento"/>
        </w:rPr>
        <w:annotationRef/>
      </w:r>
      <w:r>
        <w:t>new</w:t>
      </w:r>
    </w:p>
  </w:comment>
  <w:comment w:id="151" w:author="Amicarelli Andrea (RSE)" w:date="2020-04-13T10:30:00Z" w:initials="AA(">
    <w:p w:rsidR="00F63662" w:rsidRDefault="00F63662">
      <w:pPr>
        <w:pStyle w:val="Testocommento"/>
      </w:pPr>
      <w:r>
        <w:rPr>
          <w:rStyle w:val="Rimandocommento"/>
        </w:rPr>
        <w:annotationRef/>
      </w:r>
      <w:r>
        <w:t>modified</w:t>
      </w:r>
    </w:p>
  </w:comment>
  <w:comment w:id="153" w:author="Amicarelli Andrea (RSE)" w:date="2020-04-13T10:34:00Z" w:initials="AA(">
    <w:p w:rsidR="00F63662" w:rsidRDefault="00F63662">
      <w:pPr>
        <w:pStyle w:val="Testocommento"/>
      </w:pPr>
      <w:r>
        <w:rPr>
          <w:rStyle w:val="Rimandocommento"/>
        </w:rPr>
        <w:annotationRef/>
      </w:r>
      <w:r>
        <w:t>modified</w:t>
      </w:r>
    </w:p>
  </w:comment>
  <w:comment w:id="154" w:author="Amicarelli Andrea (RSE)" w:date="2020-04-13T10:33:00Z" w:initials="AA(">
    <w:p w:rsidR="00F63662" w:rsidRDefault="00F63662">
      <w:pPr>
        <w:pStyle w:val="Testocommento"/>
      </w:pPr>
      <w:r>
        <w:rPr>
          <w:rStyle w:val="Rimandocommento"/>
        </w:rPr>
        <w:annotationRef/>
      </w:r>
      <w:r>
        <w:t>modified</w:t>
      </w:r>
    </w:p>
  </w:comment>
  <w:comment w:id="162" w:author="Amicarelli Andrea (RSE)" w:date="2020-04-13T11:30:00Z" w:initials="AA(">
    <w:p w:rsidR="00F63662" w:rsidRDefault="00F63662">
      <w:pPr>
        <w:pStyle w:val="Testocommento"/>
      </w:pPr>
      <w:r>
        <w:rPr>
          <w:rStyle w:val="Rimandocommento"/>
        </w:rPr>
        <w:annotationRef/>
      </w:r>
      <w:r>
        <w:t>new</w:t>
      </w:r>
    </w:p>
  </w:comment>
  <w:comment w:id="165" w:author="Amicarelli Andrea (RSE)" w:date="2020-04-13T15:34:00Z" w:initials="AA(">
    <w:p w:rsidR="00F63662" w:rsidRDefault="00F63662">
      <w:pPr>
        <w:pStyle w:val="Testocommento"/>
      </w:pPr>
      <w:r>
        <w:rPr>
          <w:rStyle w:val="Rimandocommento"/>
        </w:rPr>
        <w:annotationRef/>
      </w:r>
      <w:r>
        <w:t>new</w:t>
      </w:r>
    </w:p>
  </w:comment>
  <w:comment w:id="167" w:author="Amicarelli Andrea (RSE)" w:date="2020-04-13T15:46:00Z" w:initials="AA(">
    <w:p w:rsidR="00F63662" w:rsidRDefault="00F63662">
      <w:pPr>
        <w:pStyle w:val="Testocommento"/>
      </w:pPr>
      <w:r>
        <w:rPr>
          <w:rStyle w:val="Rimandocommento"/>
        </w:rPr>
        <w:annotationRef/>
      </w:r>
      <w:r>
        <w:t>new</w:t>
      </w:r>
    </w:p>
  </w:comment>
  <w:comment w:id="171" w:author="Amicarelli Andrea (RSE)" w:date="2020-04-13T11:31:00Z" w:initials="AA(">
    <w:p w:rsidR="00F63662" w:rsidRDefault="00F63662">
      <w:pPr>
        <w:pStyle w:val="Testocommento"/>
      </w:pPr>
      <w:r>
        <w:rPr>
          <w:rStyle w:val="Rimandocommento"/>
        </w:rPr>
        <w:annotationRef/>
      </w:r>
      <w:r>
        <w:t>new</w:t>
      </w:r>
    </w:p>
  </w:comment>
  <w:comment w:id="175" w:author="Amicarelli Andrea (RSE)" w:date="2020-04-13T11:44:00Z" w:initials="AA(">
    <w:p w:rsidR="00F63662" w:rsidRDefault="00F63662">
      <w:pPr>
        <w:pStyle w:val="Testocommento"/>
      </w:pPr>
      <w:r>
        <w:rPr>
          <w:rStyle w:val="Rimandocommento"/>
        </w:rPr>
        <w:annotationRef/>
      </w:r>
      <w:r>
        <w:t>modified</w:t>
      </w:r>
    </w:p>
  </w:comment>
  <w:comment w:id="198" w:author="Amicarelli Andrea (RSE)" w:date="2020-04-13T12:01:00Z" w:initials="AA(">
    <w:p w:rsidR="00F63662" w:rsidRDefault="00F63662">
      <w:pPr>
        <w:pStyle w:val="Testocommento"/>
      </w:pPr>
      <w:r>
        <w:rPr>
          <w:rStyle w:val="Rimandocommento"/>
        </w:rPr>
        <w:annotationRef/>
      </w:r>
      <w:r>
        <w:t>new format</w:t>
      </w:r>
    </w:p>
  </w:comment>
  <w:comment w:id="211" w:author="Amicarelli Andrea (RSE)" w:date="2020-04-13T16:28:00Z" w:initials="AA(">
    <w:p w:rsidR="00F63662" w:rsidRDefault="00F63662">
      <w:pPr>
        <w:pStyle w:val="Testocommento"/>
      </w:pPr>
      <w:r>
        <w:rPr>
          <w:rStyle w:val="Rimandocommento"/>
        </w:rPr>
        <w:annotationRef/>
      </w:r>
      <w:r>
        <w:t>modified</w:t>
      </w:r>
    </w:p>
  </w:comment>
  <w:comment w:id="219" w:author="Amicarelli Andrea (RSE)" w:date="2020-04-13T17:24:00Z" w:initials="AA(">
    <w:p w:rsidR="00F63662" w:rsidRDefault="00F63662">
      <w:pPr>
        <w:pStyle w:val="Testocommento"/>
      </w:pPr>
      <w:r>
        <w:rPr>
          <w:rStyle w:val="Rimandocommento"/>
        </w:rPr>
        <w:annotationRef/>
      </w:r>
      <w:r>
        <w:t>modified</w:t>
      </w:r>
    </w:p>
  </w:comment>
  <w:comment w:id="221" w:author="Amicarelli Andrea (RSE)" w:date="2020-04-13T17:24:00Z" w:initials="AA(">
    <w:p w:rsidR="00F63662" w:rsidRDefault="00F63662">
      <w:pPr>
        <w:pStyle w:val="Testocommento"/>
      </w:pPr>
      <w:r>
        <w:rPr>
          <w:rStyle w:val="Rimandocommento"/>
        </w:rPr>
        <w:annotationRef/>
      </w:r>
      <w:r>
        <w:t>format modified</w:t>
      </w:r>
    </w:p>
  </w:comment>
  <w:comment w:id="222" w:author="Amicarelli Andrea (RSE)" w:date="2020-04-13T17:24:00Z" w:initials="AA(">
    <w:p w:rsidR="00F63662" w:rsidRDefault="00F63662">
      <w:pPr>
        <w:pStyle w:val="Testocommento"/>
      </w:pPr>
      <w:r>
        <w:rPr>
          <w:rStyle w:val="Rimandocommento"/>
        </w:rPr>
        <w:annotationRef/>
      </w:r>
      <w:r>
        <w:t>format modified</w:t>
      </w:r>
    </w:p>
  </w:comment>
  <w:comment w:id="223" w:author="Amicarelli Andrea (RSE)" w:date="2020-04-13T17:25:00Z" w:initials="AA(">
    <w:p w:rsidR="00F63662" w:rsidRDefault="00F63662">
      <w:pPr>
        <w:pStyle w:val="Testocommento"/>
      </w:pPr>
      <w:r>
        <w:rPr>
          <w:rStyle w:val="Rimandocommento"/>
        </w:rPr>
        <w:annotationRef/>
      </w:r>
      <w:r>
        <w:t>format modified</w:t>
      </w:r>
    </w:p>
  </w:comment>
  <w:comment w:id="224" w:author="Amicarelli Andrea (RSE)" w:date="2020-04-13T17:23:00Z" w:initials="AA(">
    <w:p w:rsidR="00F63662" w:rsidRDefault="00F63662">
      <w:pPr>
        <w:pStyle w:val="Testocommento"/>
      </w:pPr>
      <w:r>
        <w:rPr>
          <w:rStyle w:val="Rimandocommento"/>
        </w:rPr>
        <w:annotationRef/>
      </w:r>
      <w:r>
        <w:t>modified format</w:t>
      </w:r>
    </w:p>
  </w:comment>
  <w:comment w:id="253" w:author="Amicarelli Andrea (RSE)" w:date="2020-04-13T16:22:00Z" w:initials="AA(">
    <w:p w:rsidR="00F63662" w:rsidRDefault="00F63662">
      <w:pPr>
        <w:pStyle w:val="Testocommento"/>
      </w:pPr>
      <w:r>
        <w:rPr>
          <w:rStyle w:val="Rimandocommento"/>
        </w:rPr>
        <w:annotationRef/>
      </w:r>
      <w:r>
        <w:t>modified</w:t>
      </w:r>
    </w:p>
  </w:comment>
  <w:comment w:id="254" w:author="Amicarelli Andrea (RSE)" w:date="2020-04-13T17:26:00Z" w:initials="AA(">
    <w:p w:rsidR="00F63662" w:rsidRDefault="00F63662">
      <w:pPr>
        <w:pStyle w:val="Testocommento"/>
      </w:pPr>
      <w:r>
        <w:rPr>
          <w:rStyle w:val="Rimandocommento"/>
        </w:rPr>
        <w:annotationRef/>
      </w:r>
      <w:r>
        <w:t>modified</w:t>
      </w:r>
    </w:p>
  </w:comment>
  <w:comment w:id="279" w:author="Amicarelli Andrea (RSE)" w:date="2020-04-13T16:19:00Z" w:initials="AA(">
    <w:p w:rsidR="00F63662" w:rsidRDefault="00F63662">
      <w:pPr>
        <w:pStyle w:val="Testocommento"/>
      </w:pPr>
      <w:r>
        <w:rPr>
          <w:rStyle w:val="Rimandocommento"/>
        </w:rPr>
        <w:annotationRef/>
      </w:r>
      <w:r>
        <w:t>modified</w:t>
      </w:r>
    </w:p>
  </w:comment>
  <w:comment w:id="325" w:author="Amicarelli Andrea (RSE)" w:date="2020-04-13T16:03:00Z" w:initials="AA(">
    <w:p w:rsidR="00F63662" w:rsidRDefault="00F63662">
      <w:pPr>
        <w:pStyle w:val="Testocommento"/>
      </w:pPr>
      <w:r>
        <w:rPr>
          <w:rStyle w:val="Rimandocommento"/>
        </w:rPr>
        <w:annotationRef/>
      </w:r>
      <w:r>
        <w:t>new</w:t>
      </w:r>
    </w:p>
  </w:comment>
  <w:comment w:id="364" w:author="Amicarelli Andrea (RSE)" w:date="2020-05-05T18:04:00Z" w:initials="AA(">
    <w:p w:rsidR="00374F6E" w:rsidRDefault="00374F6E">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89F" w:rsidRDefault="00C0089F" w:rsidP="00C966BA">
      <w:pPr>
        <w:spacing w:after="0" w:line="240" w:lineRule="auto"/>
      </w:pPr>
      <w:r>
        <w:separator/>
      </w:r>
    </w:p>
  </w:endnote>
  <w:endnote w:type="continuationSeparator" w:id="0">
    <w:p w:rsidR="00C0089F" w:rsidRDefault="00C0089F"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F63662" w:rsidRDefault="00F63662">
        <w:pPr>
          <w:pStyle w:val="Pidipagina"/>
          <w:jc w:val="center"/>
        </w:pPr>
        <w:r>
          <w:fldChar w:fldCharType="begin"/>
        </w:r>
        <w:r>
          <w:instrText>PAGE   \* MERGEFORMAT</w:instrText>
        </w:r>
        <w:r>
          <w:fldChar w:fldCharType="separate"/>
        </w:r>
        <w:r w:rsidR="008473ED">
          <w:rPr>
            <w:noProof/>
          </w:rPr>
          <w:t>113</w:t>
        </w:r>
        <w:r>
          <w:fldChar w:fldCharType="end"/>
        </w:r>
      </w:p>
    </w:sdtContent>
  </w:sdt>
  <w:p w:rsidR="00F63662" w:rsidRDefault="00F6366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89F" w:rsidRDefault="00C0089F" w:rsidP="00C966BA">
      <w:pPr>
        <w:spacing w:after="0" w:line="240" w:lineRule="auto"/>
      </w:pPr>
      <w:r>
        <w:separator/>
      </w:r>
    </w:p>
  </w:footnote>
  <w:footnote w:type="continuationSeparator" w:id="0">
    <w:p w:rsidR="00C0089F" w:rsidRDefault="00C0089F"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6D17"/>
    <w:rsid w:val="003A762D"/>
    <w:rsid w:val="003A7E14"/>
    <w:rsid w:val="003B097B"/>
    <w:rsid w:val="003B1BF6"/>
    <w:rsid w:val="003B4424"/>
    <w:rsid w:val="003B63B4"/>
    <w:rsid w:val="003B7F5A"/>
    <w:rsid w:val="003C16B3"/>
    <w:rsid w:val="003C2283"/>
    <w:rsid w:val="003C2DE3"/>
    <w:rsid w:val="003C485F"/>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A70F4"/>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16222"/>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780D"/>
    <w:rsid w:val="007F0A2F"/>
    <w:rsid w:val="007F28CF"/>
    <w:rsid w:val="008007FF"/>
    <w:rsid w:val="00803222"/>
    <w:rsid w:val="008049EF"/>
    <w:rsid w:val="008106BA"/>
    <w:rsid w:val="00821958"/>
    <w:rsid w:val="008220E2"/>
    <w:rsid w:val="00822C58"/>
    <w:rsid w:val="008238C4"/>
    <w:rsid w:val="008253C6"/>
    <w:rsid w:val="00830A04"/>
    <w:rsid w:val="0083618B"/>
    <w:rsid w:val="008368DF"/>
    <w:rsid w:val="00837D26"/>
    <w:rsid w:val="00846A79"/>
    <w:rsid w:val="008473ED"/>
    <w:rsid w:val="00850B0A"/>
    <w:rsid w:val="00852740"/>
    <w:rsid w:val="00852AAE"/>
    <w:rsid w:val="008532C2"/>
    <w:rsid w:val="00855EEB"/>
    <w:rsid w:val="008602B8"/>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7D94"/>
    <w:rsid w:val="00A20635"/>
    <w:rsid w:val="00A20D8F"/>
    <w:rsid w:val="00A24A8D"/>
    <w:rsid w:val="00A26B1E"/>
    <w:rsid w:val="00A26F32"/>
    <w:rsid w:val="00A271C4"/>
    <w:rsid w:val="00A30215"/>
    <w:rsid w:val="00A3103F"/>
    <w:rsid w:val="00A31E29"/>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07618"/>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089F"/>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5652"/>
    <w:rsid w:val="00D55C70"/>
    <w:rsid w:val="00D60B27"/>
    <w:rsid w:val="00D616DA"/>
    <w:rsid w:val="00D617A0"/>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46636"/>
    <w:rsid w:val="00F47590"/>
    <w:rsid w:val="00F53753"/>
    <w:rsid w:val="00F53D8F"/>
    <w:rsid w:val="00F546CD"/>
    <w:rsid w:val="00F63662"/>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D3639"/>
    <w:rsid w:val="00FE5CD6"/>
    <w:rsid w:val="00FE6FFE"/>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30C72C59-F696-439A-B344-C1F220E7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131</Pages>
  <Words>53681</Words>
  <Characters>305983</Characters>
  <Application>Microsoft Office Word</Application>
  <DocSecurity>0</DocSecurity>
  <Lines>2549</Lines>
  <Paragraphs>717</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358947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202</cp:revision>
  <cp:lastPrinted>2018-08-07T09:31:00Z</cp:lastPrinted>
  <dcterms:created xsi:type="dcterms:W3CDTF">2018-08-01T10:44:00Z</dcterms:created>
  <dcterms:modified xsi:type="dcterms:W3CDTF">2020-05-21T15:54:00Z</dcterms:modified>
</cp:coreProperties>
</file>