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276BBF" w:rsidRDefault="00644B36" w:rsidP="00B06BAB">
      <w:pPr>
        <w:spacing w:after="0" w:line="240" w:lineRule="auto"/>
        <w:jc w:val="center"/>
        <w:rPr>
          <w:rFonts w:ascii="Times New Roman" w:hAnsi="Times New Roman"/>
          <w:b/>
          <w:sz w:val="24"/>
          <w:szCs w:val="24"/>
          <w:lang w:val="it-IT"/>
        </w:rPr>
      </w:pPr>
      <w:r w:rsidRPr="00276BBF">
        <w:rPr>
          <w:rFonts w:ascii="Times New Roman" w:hAnsi="Times New Roman"/>
          <w:b/>
          <w:sz w:val="24"/>
          <w:szCs w:val="24"/>
          <w:lang w:val="it-IT"/>
        </w:rPr>
        <w:t>SPHERA v.</w:t>
      </w:r>
      <w:r w:rsidR="00652F0F">
        <w:rPr>
          <w:rFonts w:ascii="Times New Roman" w:hAnsi="Times New Roman"/>
          <w:b/>
          <w:sz w:val="24"/>
          <w:szCs w:val="24"/>
          <w:lang w:val="it-IT"/>
        </w:rPr>
        <w:t>9</w:t>
      </w:r>
      <w:r w:rsidRPr="00276BBF">
        <w:rPr>
          <w:rFonts w:ascii="Times New Roman" w:hAnsi="Times New Roman"/>
          <w:b/>
          <w:sz w:val="24"/>
          <w:szCs w:val="24"/>
          <w:lang w:val="it-IT"/>
        </w:rPr>
        <w:t>.0</w:t>
      </w:r>
      <w:r w:rsidR="00961D41">
        <w:rPr>
          <w:rFonts w:ascii="Times New Roman" w:hAnsi="Times New Roman"/>
          <w:b/>
          <w:sz w:val="24"/>
          <w:szCs w:val="24"/>
          <w:lang w:val="it-IT"/>
        </w:rPr>
        <w:t>.0</w:t>
      </w:r>
      <w:r w:rsidRPr="00276BBF">
        <w:rPr>
          <w:rFonts w:ascii="Times New Roman" w:hAnsi="Times New Roman"/>
          <w:b/>
          <w:sz w:val="24"/>
          <w:szCs w:val="24"/>
          <w:lang w:val="it-IT"/>
        </w:rPr>
        <w:t xml:space="preserve"> </w:t>
      </w:r>
      <w:r w:rsidR="00D033F3">
        <w:rPr>
          <w:rFonts w:ascii="Times New Roman" w:hAnsi="Times New Roman"/>
          <w:b/>
          <w:sz w:val="24"/>
          <w:szCs w:val="24"/>
          <w:lang w:val="it-IT"/>
        </w:rPr>
        <w:t>(RSE SpA): documentation</w:t>
      </w:r>
    </w:p>
    <w:p w:rsidR="005A2068" w:rsidRDefault="005A2068">
      <w:pPr>
        <w:pStyle w:val="Sommario1"/>
        <w:tabs>
          <w:tab w:val="right" w:pos="9628"/>
        </w:tabs>
        <w:rPr>
          <w:sz w:val="24"/>
          <w:szCs w:val="24"/>
          <w:lang w:val="it-IT" w:eastAsia="it-IT"/>
        </w:rPr>
      </w:pPr>
    </w:p>
    <w:p w:rsidR="00A32296" w:rsidRDefault="005A2068">
      <w:pPr>
        <w:pStyle w:val="Sommario1"/>
        <w:tabs>
          <w:tab w:val="right" w:pos="9628"/>
        </w:tabs>
        <w:rPr>
          <w:rFonts w:asciiTheme="minorHAnsi" w:eastAsiaTheme="minorEastAsia" w:hAnsiTheme="minorHAnsi" w:cstheme="minorBidi"/>
          <w:noProof/>
          <w:sz w:val="22"/>
          <w:lang w:val="it-IT" w:eastAsia="it-IT"/>
        </w:rPr>
      </w:pPr>
      <w:r>
        <w:rPr>
          <w:sz w:val="24"/>
          <w:szCs w:val="24"/>
          <w:lang w:val="it-IT" w:eastAsia="it-IT"/>
        </w:rPr>
        <w:fldChar w:fldCharType="begin"/>
      </w:r>
      <w:r>
        <w:rPr>
          <w:sz w:val="24"/>
          <w:szCs w:val="24"/>
          <w:lang w:val="it-IT" w:eastAsia="it-IT"/>
        </w:rPr>
        <w:instrText xml:space="preserve"> TOC \o "2-3" \h \z \t "Titolo 1;1;Titolo 1 AA;1;ABSTRACT NMM23;1;Andrea 1;1;Headings1;1;Amicarelli_title_2;2;Amicarelli_title_3;3" </w:instrText>
      </w:r>
      <w:r>
        <w:rPr>
          <w:sz w:val="24"/>
          <w:szCs w:val="24"/>
          <w:lang w:val="it-IT" w:eastAsia="it-IT"/>
        </w:rPr>
        <w:fldChar w:fldCharType="separate"/>
      </w:r>
      <w:hyperlink w:anchor="_Toc42155267" w:history="1">
        <w:r w:rsidR="00A32296" w:rsidRPr="007151C4">
          <w:rPr>
            <w:rStyle w:val="Collegamentoipertestuale"/>
            <w:rFonts w:ascii="Book Antiqua" w:hAnsi="Book Antiqua"/>
            <w:caps/>
            <w:noProof/>
          </w:rPr>
          <w:t>1. Description and references</w:t>
        </w:r>
        <w:r w:rsidR="00A32296">
          <w:rPr>
            <w:noProof/>
            <w:webHidden/>
          </w:rPr>
          <w:tab/>
        </w:r>
        <w:r w:rsidR="00A32296">
          <w:rPr>
            <w:noProof/>
            <w:webHidden/>
          </w:rPr>
          <w:fldChar w:fldCharType="begin"/>
        </w:r>
        <w:r w:rsidR="00A32296">
          <w:rPr>
            <w:noProof/>
            <w:webHidden/>
          </w:rPr>
          <w:instrText xml:space="preserve"> PAGEREF _Toc42155267 \h </w:instrText>
        </w:r>
        <w:r w:rsidR="00A32296">
          <w:rPr>
            <w:noProof/>
            <w:webHidden/>
          </w:rPr>
        </w:r>
        <w:r w:rsidR="00A32296">
          <w:rPr>
            <w:noProof/>
            <w:webHidden/>
          </w:rPr>
          <w:fldChar w:fldCharType="separate"/>
        </w:r>
        <w:r w:rsidR="00A32296">
          <w:rPr>
            <w:noProof/>
            <w:webHidden/>
          </w:rPr>
          <w:t>4</w:t>
        </w:r>
        <w:r w:rsidR="00A32296">
          <w:rPr>
            <w:noProof/>
            <w:webHidden/>
          </w:rPr>
          <w:fldChar w:fldCharType="end"/>
        </w:r>
      </w:hyperlink>
    </w:p>
    <w:p w:rsidR="00A32296" w:rsidRDefault="00FA0BBB">
      <w:pPr>
        <w:pStyle w:val="Sommario1"/>
        <w:tabs>
          <w:tab w:val="right" w:pos="9628"/>
        </w:tabs>
        <w:rPr>
          <w:rFonts w:asciiTheme="minorHAnsi" w:eastAsiaTheme="minorEastAsia" w:hAnsiTheme="minorHAnsi" w:cstheme="minorBidi"/>
          <w:noProof/>
          <w:sz w:val="22"/>
          <w:lang w:val="it-IT" w:eastAsia="it-IT"/>
        </w:rPr>
      </w:pPr>
      <w:hyperlink w:anchor="_Toc42155268" w:history="1">
        <w:r w:rsidR="00A32296" w:rsidRPr="007151C4">
          <w:rPr>
            <w:rStyle w:val="Collegamentoipertestuale"/>
            <w:rFonts w:ascii="Book Antiqua" w:hAnsi="Book Antiqua"/>
            <w:caps/>
            <w:noProof/>
          </w:rPr>
          <w:t>2. Warranties and responsabilities</w:t>
        </w:r>
        <w:r w:rsidR="00A32296">
          <w:rPr>
            <w:noProof/>
            <w:webHidden/>
          </w:rPr>
          <w:tab/>
        </w:r>
        <w:r w:rsidR="00A32296">
          <w:rPr>
            <w:noProof/>
            <w:webHidden/>
          </w:rPr>
          <w:fldChar w:fldCharType="begin"/>
        </w:r>
        <w:r w:rsidR="00A32296">
          <w:rPr>
            <w:noProof/>
            <w:webHidden/>
          </w:rPr>
          <w:instrText xml:space="preserve"> PAGEREF _Toc42155268 \h </w:instrText>
        </w:r>
        <w:r w:rsidR="00A32296">
          <w:rPr>
            <w:noProof/>
            <w:webHidden/>
          </w:rPr>
        </w:r>
        <w:r w:rsidR="00A32296">
          <w:rPr>
            <w:noProof/>
            <w:webHidden/>
          </w:rPr>
          <w:fldChar w:fldCharType="separate"/>
        </w:r>
        <w:r w:rsidR="00A32296">
          <w:rPr>
            <w:noProof/>
            <w:webHidden/>
          </w:rPr>
          <w:t>6</w:t>
        </w:r>
        <w:r w:rsidR="00A32296">
          <w:rPr>
            <w:noProof/>
            <w:webHidden/>
          </w:rPr>
          <w:fldChar w:fldCharType="end"/>
        </w:r>
      </w:hyperlink>
    </w:p>
    <w:p w:rsidR="00A32296" w:rsidRDefault="00FA0BBB">
      <w:pPr>
        <w:pStyle w:val="Sommario1"/>
        <w:tabs>
          <w:tab w:val="right" w:pos="9628"/>
        </w:tabs>
        <w:rPr>
          <w:rFonts w:asciiTheme="minorHAnsi" w:eastAsiaTheme="minorEastAsia" w:hAnsiTheme="minorHAnsi" w:cstheme="minorBidi"/>
          <w:noProof/>
          <w:sz w:val="22"/>
          <w:lang w:val="it-IT" w:eastAsia="it-IT"/>
        </w:rPr>
      </w:pPr>
      <w:hyperlink w:anchor="_Toc42155269" w:history="1">
        <w:r w:rsidR="00A32296" w:rsidRPr="007151C4">
          <w:rPr>
            <w:rStyle w:val="Collegamentoipertestuale"/>
            <w:rFonts w:ascii="Book Antiqua" w:hAnsi="Book Antiqua"/>
            <w:caps/>
            <w:noProof/>
          </w:rPr>
          <w:t>3. Citation of SPHERA v.9.0.0</w:t>
        </w:r>
        <w:r w:rsidR="00A32296">
          <w:rPr>
            <w:noProof/>
            <w:webHidden/>
          </w:rPr>
          <w:tab/>
        </w:r>
        <w:r w:rsidR="00A32296">
          <w:rPr>
            <w:noProof/>
            <w:webHidden/>
          </w:rPr>
          <w:fldChar w:fldCharType="begin"/>
        </w:r>
        <w:r w:rsidR="00A32296">
          <w:rPr>
            <w:noProof/>
            <w:webHidden/>
          </w:rPr>
          <w:instrText xml:space="preserve"> PAGEREF _Toc42155269 \h </w:instrText>
        </w:r>
        <w:r w:rsidR="00A32296">
          <w:rPr>
            <w:noProof/>
            <w:webHidden/>
          </w:rPr>
        </w:r>
        <w:r w:rsidR="00A32296">
          <w:rPr>
            <w:noProof/>
            <w:webHidden/>
          </w:rPr>
          <w:fldChar w:fldCharType="separate"/>
        </w:r>
        <w:r w:rsidR="00A32296">
          <w:rPr>
            <w:noProof/>
            <w:webHidden/>
          </w:rPr>
          <w:t>7</w:t>
        </w:r>
        <w:r w:rsidR="00A32296">
          <w:rPr>
            <w:noProof/>
            <w:webHidden/>
          </w:rPr>
          <w:fldChar w:fldCharType="end"/>
        </w:r>
      </w:hyperlink>
    </w:p>
    <w:p w:rsidR="00A32296" w:rsidRDefault="00FA0BBB">
      <w:pPr>
        <w:pStyle w:val="Sommario1"/>
        <w:tabs>
          <w:tab w:val="right" w:pos="9628"/>
        </w:tabs>
        <w:rPr>
          <w:rFonts w:asciiTheme="minorHAnsi" w:eastAsiaTheme="minorEastAsia" w:hAnsiTheme="minorHAnsi" w:cstheme="minorBidi"/>
          <w:noProof/>
          <w:sz w:val="22"/>
          <w:lang w:val="it-IT" w:eastAsia="it-IT"/>
        </w:rPr>
      </w:pPr>
      <w:hyperlink w:anchor="_Toc42155270" w:history="1">
        <w:r w:rsidR="00A32296" w:rsidRPr="007151C4">
          <w:rPr>
            <w:rStyle w:val="Collegamentoipertestuale"/>
            <w:rFonts w:ascii="Book Antiqua" w:hAnsi="Book Antiqua"/>
            <w:caps/>
            <w:noProof/>
          </w:rPr>
          <w:t>4. SPHERA developers/authors</w:t>
        </w:r>
        <w:r w:rsidR="00A32296">
          <w:rPr>
            <w:noProof/>
            <w:webHidden/>
          </w:rPr>
          <w:tab/>
        </w:r>
        <w:r w:rsidR="00A32296">
          <w:rPr>
            <w:noProof/>
            <w:webHidden/>
          </w:rPr>
          <w:fldChar w:fldCharType="begin"/>
        </w:r>
        <w:r w:rsidR="00A32296">
          <w:rPr>
            <w:noProof/>
            <w:webHidden/>
          </w:rPr>
          <w:instrText xml:space="preserve"> PAGEREF _Toc42155270 \h </w:instrText>
        </w:r>
        <w:r w:rsidR="00A32296">
          <w:rPr>
            <w:noProof/>
            <w:webHidden/>
          </w:rPr>
        </w:r>
        <w:r w:rsidR="00A32296">
          <w:rPr>
            <w:noProof/>
            <w:webHidden/>
          </w:rPr>
          <w:fldChar w:fldCharType="separate"/>
        </w:r>
        <w:r w:rsidR="00A32296">
          <w:rPr>
            <w:noProof/>
            <w:webHidden/>
          </w:rPr>
          <w:t>8</w:t>
        </w:r>
        <w:r w:rsidR="00A32296">
          <w:rPr>
            <w:noProof/>
            <w:webHidden/>
          </w:rPr>
          <w:fldChar w:fldCharType="end"/>
        </w:r>
      </w:hyperlink>
    </w:p>
    <w:p w:rsidR="00A32296" w:rsidRDefault="00FA0BBB">
      <w:pPr>
        <w:pStyle w:val="Sommario1"/>
        <w:tabs>
          <w:tab w:val="right" w:pos="9628"/>
        </w:tabs>
        <w:rPr>
          <w:rFonts w:asciiTheme="minorHAnsi" w:eastAsiaTheme="minorEastAsia" w:hAnsiTheme="minorHAnsi" w:cstheme="minorBidi"/>
          <w:noProof/>
          <w:sz w:val="22"/>
          <w:lang w:val="it-IT" w:eastAsia="it-IT"/>
        </w:rPr>
      </w:pPr>
      <w:hyperlink w:anchor="_Toc42155271" w:history="1">
        <w:r w:rsidR="00A32296" w:rsidRPr="007151C4">
          <w:rPr>
            <w:rStyle w:val="Collegamentoipertestuale"/>
            <w:rFonts w:ascii="Book Antiqua" w:hAnsi="Book Antiqua"/>
            <w:caps/>
            <w:noProof/>
          </w:rPr>
          <w:t>5. SPHERA official users</w:t>
        </w:r>
        <w:r w:rsidR="00A32296">
          <w:rPr>
            <w:noProof/>
            <w:webHidden/>
          </w:rPr>
          <w:tab/>
        </w:r>
        <w:r w:rsidR="00A32296">
          <w:rPr>
            <w:noProof/>
            <w:webHidden/>
          </w:rPr>
          <w:fldChar w:fldCharType="begin"/>
        </w:r>
        <w:r w:rsidR="00A32296">
          <w:rPr>
            <w:noProof/>
            <w:webHidden/>
          </w:rPr>
          <w:instrText xml:space="preserve"> PAGEREF _Toc42155271 \h </w:instrText>
        </w:r>
        <w:r w:rsidR="00A32296">
          <w:rPr>
            <w:noProof/>
            <w:webHidden/>
          </w:rPr>
        </w:r>
        <w:r w:rsidR="00A32296">
          <w:rPr>
            <w:noProof/>
            <w:webHidden/>
          </w:rPr>
          <w:fldChar w:fldCharType="separate"/>
        </w:r>
        <w:r w:rsidR="00A32296">
          <w:rPr>
            <w:noProof/>
            <w:webHidden/>
          </w:rPr>
          <w:t>9</w:t>
        </w:r>
        <w:r w:rsidR="00A32296">
          <w:rPr>
            <w:noProof/>
            <w:webHidden/>
          </w:rPr>
          <w:fldChar w:fldCharType="end"/>
        </w:r>
      </w:hyperlink>
    </w:p>
    <w:p w:rsidR="00A32296" w:rsidRDefault="00FA0BBB">
      <w:pPr>
        <w:pStyle w:val="Sommario1"/>
        <w:tabs>
          <w:tab w:val="right" w:pos="9628"/>
        </w:tabs>
        <w:rPr>
          <w:rFonts w:asciiTheme="minorHAnsi" w:eastAsiaTheme="minorEastAsia" w:hAnsiTheme="minorHAnsi" w:cstheme="minorBidi"/>
          <w:noProof/>
          <w:sz w:val="22"/>
          <w:lang w:val="it-IT" w:eastAsia="it-IT"/>
        </w:rPr>
      </w:pPr>
      <w:hyperlink w:anchor="_Toc42155272" w:history="1">
        <w:r w:rsidR="00A32296" w:rsidRPr="007151C4">
          <w:rPr>
            <w:rStyle w:val="Collegamentoipertestuale"/>
            <w:rFonts w:ascii="Book Antiqua" w:hAnsi="Book Antiqua"/>
            <w:caps/>
            <w:noProof/>
          </w:rPr>
          <w:t>6. The scheme for transport of solid bodies and the Semi-Analytic approach as a boundary treatment scheme for fixed boundaries</w:t>
        </w:r>
        <w:r w:rsidR="00A32296">
          <w:rPr>
            <w:noProof/>
            <w:webHidden/>
          </w:rPr>
          <w:tab/>
        </w:r>
        <w:r w:rsidR="00A32296">
          <w:rPr>
            <w:noProof/>
            <w:webHidden/>
          </w:rPr>
          <w:fldChar w:fldCharType="begin"/>
        </w:r>
        <w:r w:rsidR="00A32296">
          <w:rPr>
            <w:noProof/>
            <w:webHidden/>
          </w:rPr>
          <w:instrText xml:space="preserve"> PAGEREF _Toc42155272 \h </w:instrText>
        </w:r>
        <w:r w:rsidR="00A32296">
          <w:rPr>
            <w:noProof/>
            <w:webHidden/>
          </w:rPr>
        </w:r>
        <w:r w:rsidR="00A32296">
          <w:rPr>
            <w:noProof/>
            <w:webHidden/>
          </w:rPr>
          <w:fldChar w:fldCharType="separate"/>
        </w:r>
        <w:r w:rsidR="00A32296">
          <w:rPr>
            <w:noProof/>
            <w:webHidden/>
          </w:rPr>
          <w:t>16</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273" w:history="1">
        <w:r w:rsidR="00A32296" w:rsidRPr="007151C4">
          <w:rPr>
            <w:rStyle w:val="Collegamentoipertestuale"/>
            <w:noProof/>
          </w:rPr>
          <w:t>6.1.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Smoothed Particle Hydrodynamics (SPH)</w:t>
        </w:r>
        <w:r w:rsidR="00A32296">
          <w:rPr>
            <w:noProof/>
            <w:webHidden/>
          </w:rPr>
          <w:tab/>
        </w:r>
        <w:r w:rsidR="00A32296">
          <w:rPr>
            <w:noProof/>
            <w:webHidden/>
          </w:rPr>
          <w:fldChar w:fldCharType="begin"/>
        </w:r>
        <w:r w:rsidR="00A32296">
          <w:rPr>
            <w:noProof/>
            <w:webHidden/>
          </w:rPr>
          <w:instrText xml:space="preserve"> PAGEREF _Toc42155273 \h </w:instrText>
        </w:r>
        <w:r w:rsidR="00A32296">
          <w:rPr>
            <w:noProof/>
            <w:webHidden/>
          </w:rPr>
        </w:r>
        <w:r w:rsidR="00A32296">
          <w:rPr>
            <w:noProof/>
            <w:webHidden/>
          </w:rPr>
          <w:fldChar w:fldCharType="separate"/>
        </w:r>
        <w:r w:rsidR="00A32296">
          <w:rPr>
            <w:noProof/>
            <w:webHidden/>
          </w:rPr>
          <w:t>16</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274" w:history="1">
        <w:r w:rsidR="00A32296" w:rsidRPr="007151C4">
          <w:rPr>
            <w:rStyle w:val="Collegamentoipertestuale"/>
            <w:noProof/>
          </w:rPr>
          <w:t>6.2.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SPH approximation of the balance equations of fluid dynamics with the boundary treatment scheme of Di Monaco et al. (2011; semi-analytic approach)</w:t>
        </w:r>
        <w:r w:rsidR="00A32296">
          <w:rPr>
            <w:noProof/>
            <w:webHidden/>
          </w:rPr>
          <w:tab/>
        </w:r>
        <w:r w:rsidR="00A32296">
          <w:rPr>
            <w:noProof/>
            <w:webHidden/>
          </w:rPr>
          <w:fldChar w:fldCharType="begin"/>
        </w:r>
        <w:r w:rsidR="00A32296">
          <w:rPr>
            <w:noProof/>
            <w:webHidden/>
          </w:rPr>
          <w:instrText xml:space="preserve"> PAGEREF _Toc42155274 \h </w:instrText>
        </w:r>
        <w:r w:rsidR="00A32296">
          <w:rPr>
            <w:noProof/>
            <w:webHidden/>
          </w:rPr>
        </w:r>
        <w:r w:rsidR="00A32296">
          <w:rPr>
            <w:noProof/>
            <w:webHidden/>
          </w:rPr>
          <w:fldChar w:fldCharType="separate"/>
        </w:r>
        <w:r w:rsidR="00A32296">
          <w:rPr>
            <w:noProof/>
            <w:webHidden/>
          </w:rPr>
          <w:t>17</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275" w:history="1">
        <w:r w:rsidR="00A32296" w:rsidRPr="007151C4">
          <w:rPr>
            <w:rStyle w:val="Collegamentoipertestuale"/>
            <w:noProof/>
          </w:rPr>
          <w:t>6.3.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SPH balance equations for rigid body transport</w:t>
        </w:r>
        <w:r w:rsidR="00A32296">
          <w:rPr>
            <w:noProof/>
            <w:webHidden/>
          </w:rPr>
          <w:tab/>
        </w:r>
        <w:r w:rsidR="00A32296">
          <w:rPr>
            <w:noProof/>
            <w:webHidden/>
          </w:rPr>
          <w:fldChar w:fldCharType="begin"/>
        </w:r>
        <w:r w:rsidR="00A32296">
          <w:rPr>
            <w:noProof/>
            <w:webHidden/>
          </w:rPr>
          <w:instrText xml:space="preserve"> PAGEREF _Toc42155275 \h </w:instrText>
        </w:r>
        <w:r w:rsidR="00A32296">
          <w:rPr>
            <w:noProof/>
            <w:webHidden/>
          </w:rPr>
        </w:r>
        <w:r w:rsidR="00A32296">
          <w:rPr>
            <w:noProof/>
            <w:webHidden/>
          </w:rPr>
          <w:fldChar w:fldCharType="separate"/>
        </w:r>
        <w:r w:rsidR="00A32296">
          <w:rPr>
            <w:noProof/>
            <w:webHidden/>
          </w:rPr>
          <w:t>20</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276" w:history="1">
        <w:r w:rsidR="00A32296" w:rsidRPr="007151C4">
          <w:rPr>
            <w:rStyle w:val="Collegamentoipertestuale"/>
            <w:noProof/>
          </w:rPr>
          <w:t>6.4.</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Improving 3D rotations</w:t>
        </w:r>
        <w:r w:rsidR="00A32296">
          <w:rPr>
            <w:noProof/>
            <w:webHidden/>
          </w:rPr>
          <w:tab/>
        </w:r>
        <w:r w:rsidR="00A32296">
          <w:rPr>
            <w:noProof/>
            <w:webHidden/>
          </w:rPr>
          <w:fldChar w:fldCharType="begin"/>
        </w:r>
        <w:r w:rsidR="00A32296">
          <w:rPr>
            <w:noProof/>
            <w:webHidden/>
          </w:rPr>
          <w:instrText xml:space="preserve"> PAGEREF _Toc42155276 \h </w:instrText>
        </w:r>
        <w:r w:rsidR="00A32296">
          <w:rPr>
            <w:noProof/>
            <w:webHidden/>
          </w:rPr>
        </w:r>
        <w:r w:rsidR="00A32296">
          <w:rPr>
            <w:noProof/>
            <w:webHidden/>
          </w:rPr>
          <w:fldChar w:fldCharType="separate"/>
        </w:r>
        <w:r w:rsidR="00A32296">
          <w:rPr>
            <w:noProof/>
            <w:webHidden/>
          </w:rPr>
          <w:t>22</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277" w:history="1">
        <w:r w:rsidR="00A32296" w:rsidRPr="007151C4">
          <w:rPr>
            <w:rStyle w:val="Collegamentoipertestuale"/>
            <w:noProof/>
          </w:rPr>
          <w:t>6.1.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Reaction forces</w:t>
        </w:r>
        <w:r w:rsidR="00A32296">
          <w:rPr>
            <w:noProof/>
            <w:webHidden/>
          </w:rPr>
          <w:tab/>
        </w:r>
        <w:r w:rsidR="00A32296">
          <w:rPr>
            <w:noProof/>
            <w:webHidden/>
          </w:rPr>
          <w:fldChar w:fldCharType="begin"/>
        </w:r>
        <w:r w:rsidR="00A32296">
          <w:rPr>
            <w:noProof/>
            <w:webHidden/>
          </w:rPr>
          <w:instrText xml:space="preserve"> PAGEREF _Toc42155277 \h </w:instrText>
        </w:r>
        <w:r w:rsidR="00A32296">
          <w:rPr>
            <w:noProof/>
            <w:webHidden/>
          </w:rPr>
        </w:r>
        <w:r w:rsidR="00A32296">
          <w:rPr>
            <w:noProof/>
            <w:webHidden/>
          </w:rPr>
          <w:fldChar w:fldCharType="separate"/>
        </w:r>
        <w:r w:rsidR="00A32296">
          <w:rPr>
            <w:noProof/>
            <w:webHidden/>
          </w:rPr>
          <w:t>24</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278" w:history="1">
        <w:r w:rsidR="00A32296" w:rsidRPr="007151C4">
          <w:rPr>
            <w:rStyle w:val="Collegamentoipertestuale"/>
            <w:noProof/>
          </w:rPr>
          <w:t>6.2.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Sliding friction force</w:t>
        </w:r>
        <w:r w:rsidR="00A32296">
          <w:rPr>
            <w:noProof/>
            <w:webHidden/>
          </w:rPr>
          <w:tab/>
        </w:r>
        <w:r w:rsidR="00A32296">
          <w:rPr>
            <w:noProof/>
            <w:webHidden/>
          </w:rPr>
          <w:fldChar w:fldCharType="begin"/>
        </w:r>
        <w:r w:rsidR="00A32296">
          <w:rPr>
            <w:noProof/>
            <w:webHidden/>
          </w:rPr>
          <w:instrText xml:space="preserve"> PAGEREF _Toc42155278 \h </w:instrText>
        </w:r>
        <w:r w:rsidR="00A32296">
          <w:rPr>
            <w:noProof/>
            <w:webHidden/>
          </w:rPr>
        </w:r>
        <w:r w:rsidR="00A32296">
          <w:rPr>
            <w:noProof/>
            <w:webHidden/>
          </w:rPr>
          <w:fldChar w:fldCharType="separate"/>
        </w:r>
        <w:r w:rsidR="00A32296">
          <w:rPr>
            <w:noProof/>
            <w:webHidden/>
          </w:rPr>
          <w:t>25</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279" w:history="1">
        <w:r w:rsidR="00A32296" w:rsidRPr="007151C4">
          <w:rPr>
            <w:rStyle w:val="Collegamentoipertestuale"/>
            <w:noProof/>
            <w:lang w:val="en-GB"/>
          </w:rPr>
          <w:t>6.2.1.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Aerial stage (non-negative value for the input friction angle and body-frontier interactions)</w:t>
        </w:r>
        <w:r w:rsidR="00A32296">
          <w:rPr>
            <w:noProof/>
            <w:webHidden/>
          </w:rPr>
          <w:tab/>
        </w:r>
        <w:r w:rsidR="00A32296">
          <w:rPr>
            <w:noProof/>
            <w:webHidden/>
          </w:rPr>
          <w:fldChar w:fldCharType="begin"/>
        </w:r>
        <w:r w:rsidR="00A32296">
          <w:rPr>
            <w:noProof/>
            <w:webHidden/>
          </w:rPr>
          <w:instrText xml:space="preserve"> PAGEREF _Toc42155279 \h </w:instrText>
        </w:r>
        <w:r w:rsidR="00A32296">
          <w:rPr>
            <w:noProof/>
            <w:webHidden/>
          </w:rPr>
        </w:r>
        <w:r w:rsidR="00A32296">
          <w:rPr>
            <w:noProof/>
            <w:webHidden/>
          </w:rPr>
          <w:fldChar w:fldCharType="separate"/>
        </w:r>
        <w:r w:rsidR="00A32296">
          <w:rPr>
            <w:noProof/>
            <w:webHidden/>
          </w:rPr>
          <w:t>25</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280" w:history="1">
        <w:r w:rsidR="00A32296" w:rsidRPr="007151C4">
          <w:rPr>
            <w:rStyle w:val="Collegamentoipertestuale"/>
            <w:noProof/>
            <w:lang w:val="en-GB"/>
          </w:rPr>
          <w:t>6.2.2.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Aerial stage (negative value for the input friction angle or body-body interactions)</w:t>
        </w:r>
        <w:r w:rsidR="00A32296">
          <w:rPr>
            <w:noProof/>
            <w:webHidden/>
          </w:rPr>
          <w:tab/>
        </w:r>
        <w:r w:rsidR="00A32296">
          <w:rPr>
            <w:noProof/>
            <w:webHidden/>
          </w:rPr>
          <w:fldChar w:fldCharType="begin"/>
        </w:r>
        <w:r w:rsidR="00A32296">
          <w:rPr>
            <w:noProof/>
            <w:webHidden/>
          </w:rPr>
          <w:instrText xml:space="preserve"> PAGEREF _Toc42155280 \h </w:instrText>
        </w:r>
        <w:r w:rsidR="00A32296">
          <w:rPr>
            <w:noProof/>
            <w:webHidden/>
          </w:rPr>
        </w:r>
        <w:r w:rsidR="00A32296">
          <w:rPr>
            <w:noProof/>
            <w:webHidden/>
          </w:rPr>
          <w:fldChar w:fldCharType="separate"/>
        </w:r>
        <w:r w:rsidR="00A32296">
          <w:rPr>
            <w:noProof/>
            <w:webHidden/>
          </w:rPr>
          <w:t>25</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281" w:history="1">
        <w:r w:rsidR="00A32296" w:rsidRPr="007151C4">
          <w:rPr>
            <w:rStyle w:val="Collegamentoipertestuale"/>
            <w:noProof/>
            <w:lang w:val="en-GB"/>
          </w:rPr>
          <w:t>6.2.3.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Submerged stage</w:t>
        </w:r>
        <w:r w:rsidR="00A32296">
          <w:rPr>
            <w:noProof/>
            <w:webHidden/>
          </w:rPr>
          <w:tab/>
        </w:r>
        <w:r w:rsidR="00A32296">
          <w:rPr>
            <w:noProof/>
            <w:webHidden/>
          </w:rPr>
          <w:fldChar w:fldCharType="begin"/>
        </w:r>
        <w:r w:rsidR="00A32296">
          <w:rPr>
            <w:noProof/>
            <w:webHidden/>
          </w:rPr>
          <w:instrText xml:space="preserve"> PAGEREF _Toc42155281 \h </w:instrText>
        </w:r>
        <w:r w:rsidR="00A32296">
          <w:rPr>
            <w:noProof/>
            <w:webHidden/>
          </w:rPr>
        </w:r>
        <w:r w:rsidR="00A32296">
          <w:rPr>
            <w:noProof/>
            <w:webHidden/>
          </w:rPr>
          <w:fldChar w:fldCharType="separate"/>
        </w:r>
        <w:r w:rsidR="00A32296">
          <w:rPr>
            <w:noProof/>
            <w:webHidden/>
          </w:rPr>
          <w:t>26</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282" w:history="1">
        <w:r w:rsidR="00A32296" w:rsidRPr="007151C4">
          <w:rPr>
            <w:rStyle w:val="Collegamentoipertestuale"/>
            <w:noProof/>
          </w:rPr>
          <w:t>6.3.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Body-boundary normal reaction force under sliding (at null normal velocity)</w:t>
        </w:r>
        <w:r w:rsidR="00A32296">
          <w:rPr>
            <w:noProof/>
            <w:webHidden/>
          </w:rPr>
          <w:tab/>
        </w:r>
        <w:r w:rsidR="00A32296">
          <w:rPr>
            <w:noProof/>
            <w:webHidden/>
          </w:rPr>
          <w:fldChar w:fldCharType="begin"/>
        </w:r>
        <w:r w:rsidR="00A32296">
          <w:rPr>
            <w:noProof/>
            <w:webHidden/>
          </w:rPr>
          <w:instrText xml:space="preserve"> PAGEREF _Toc42155282 \h </w:instrText>
        </w:r>
        <w:r w:rsidR="00A32296">
          <w:rPr>
            <w:noProof/>
            <w:webHidden/>
          </w:rPr>
        </w:r>
        <w:r w:rsidR="00A32296">
          <w:rPr>
            <w:noProof/>
            <w:webHidden/>
          </w:rPr>
          <w:fldChar w:fldCharType="separate"/>
        </w:r>
        <w:r w:rsidR="00A32296">
          <w:rPr>
            <w:noProof/>
            <w:webHidden/>
          </w:rPr>
          <w:t>26</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283" w:history="1">
        <w:r w:rsidR="00A32296" w:rsidRPr="007151C4">
          <w:rPr>
            <w:rStyle w:val="Collegamentoipertestuale"/>
            <w:noProof/>
            <w:lang w:val="en-GB"/>
          </w:rPr>
          <w:t>6.3.1.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Aerial stage</w:t>
        </w:r>
        <w:r w:rsidR="00A32296">
          <w:rPr>
            <w:noProof/>
            <w:webHidden/>
          </w:rPr>
          <w:tab/>
        </w:r>
        <w:r w:rsidR="00A32296">
          <w:rPr>
            <w:noProof/>
            <w:webHidden/>
          </w:rPr>
          <w:fldChar w:fldCharType="begin"/>
        </w:r>
        <w:r w:rsidR="00A32296">
          <w:rPr>
            <w:noProof/>
            <w:webHidden/>
          </w:rPr>
          <w:instrText xml:space="preserve"> PAGEREF _Toc42155283 \h </w:instrText>
        </w:r>
        <w:r w:rsidR="00A32296">
          <w:rPr>
            <w:noProof/>
            <w:webHidden/>
          </w:rPr>
        </w:r>
        <w:r w:rsidR="00A32296">
          <w:rPr>
            <w:noProof/>
            <w:webHidden/>
          </w:rPr>
          <w:fldChar w:fldCharType="separate"/>
        </w:r>
        <w:r w:rsidR="00A32296">
          <w:rPr>
            <w:noProof/>
            <w:webHidden/>
          </w:rPr>
          <w:t>26</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284" w:history="1">
        <w:r w:rsidR="00A32296" w:rsidRPr="007151C4">
          <w:rPr>
            <w:rStyle w:val="Collegamentoipertestuale"/>
            <w:noProof/>
            <w:lang w:val="en-GB"/>
          </w:rPr>
          <w:t>6.3.2.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Submerged stage</w:t>
        </w:r>
        <w:r w:rsidR="00A32296">
          <w:rPr>
            <w:noProof/>
            <w:webHidden/>
          </w:rPr>
          <w:tab/>
        </w:r>
        <w:r w:rsidR="00A32296">
          <w:rPr>
            <w:noProof/>
            <w:webHidden/>
          </w:rPr>
          <w:fldChar w:fldCharType="begin"/>
        </w:r>
        <w:r w:rsidR="00A32296">
          <w:rPr>
            <w:noProof/>
            <w:webHidden/>
          </w:rPr>
          <w:instrText xml:space="preserve"> PAGEREF _Toc42155284 \h </w:instrText>
        </w:r>
        <w:r w:rsidR="00A32296">
          <w:rPr>
            <w:noProof/>
            <w:webHidden/>
          </w:rPr>
        </w:r>
        <w:r w:rsidR="00A32296">
          <w:rPr>
            <w:noProof/>
            <w:webHidden/>
          </w:rPr>
          <w:fldChar w:fldCharType="separate"/>
        </w:r>
        <w:r w:rsidR="00A32296">
          <w:rPr>
            <w:noProof/>
            <w:webHidden/>
          </w:rPr>
          <w:t>27</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285" w:history="1">
        <w:r w:rsidR="00A32296" w:rsidRPr="007151C4">
          <w:rPr>
            <w:rStyle w:val="Collegamentoipertestuale"/>
            <w:noProof/>
          </w:rPr>
          <w:t>6.4.</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Fluid-body interaction terms</w:t>
        </w:r>
        <w:r w:rsidR="00A32296">
          <w:rPr>
            <w:noProof/>
            <w:webHidden/>
          </w:rPr>
          <w:tab/>
        </w:r>
        <w:r w:rsidR="00A32296">
          <w:rPr>
            <w:noProof/>
            <w:webHidden/>
          </w:rPr>
          <w:fldChar w:fldCharType="begin"/>
        </w:r>
        <w:r w:rsidR="00A32296">
          <w:rPr>
            <w:noProof/>
            <w:webHidden/>
          </w:rPr>
          <w:instrText xml:space="preserve"> PAGEREF _Toc42155285 \h </w:instrText>
        </w:r>
        <w:r w:rsidR="00A32296">
          <w:rPr>
            <w:noProof/>
            <w:webHidden/>
          </w:rPr>
        </w:r>
        <w:r w:rsidR="00A32296">
          <w:rPr>
            <w:noProof/>
            <w:webHidden/>
          </w:rPr>
          <w:fldChar w:fldCharType="separate"/>
        </w:r>
        <w:r w:rsidR="00A32296">
          <w:rPr>
            <w:noProof/>
            <w:webHidden/>
          </w:rPr>
          <w:t>27</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286" w:history="1">
        <w:r w:rsidR="00A32296" w:rsidRPr="007151C4">
          <w:rPr>
            <w:rStyle w:val="Collegamentoipertestuale"/>
            <w:noProof/>
          </w:rPr>
          <w:t>6.5.</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Solid-solid interaction terms</w:t>
        </w:r>
        <w:r w:rsidR="00A32296">
          <w:rPr>
            <w:noProof/>
            <w:webHidden/>
          </w:rPr>
          <w:tab/>
        </w:r>
        <w:r w:rsidR="00A32296">
          <w:rPr>
            <w:noProof/>
            <w:webHidden/>
          </w:rPr>
          <w:fldChar w:fldCharType="begin"/>
        </w:r>
        <w:r w:rsidR="00A32296">
          <w:rPr>
            <w:noProof/>
            <w:webHidden/>
          </w:rPr>
          <w:instrText xml:space="preserve"> PAGEREF _Toc42155286 \h </w:instrText>
        </w:r>
        <w:r w:rsidR="00A32296">
          <w:rPr>
            <w:noProof/>
            <w:webHidden/>
          </w:rPr>
        </w:r>
        <w:r w:rsidR="00A32296">
          <w:rPr>
            <w:noProof/>
            <w:webHidden/>
          </w:rPr>
          <w:fldChar w:fldCharType="separate"/>
        </w:r>
        <w:r w:rsidR="00A32296">
          <w:rPr>
            <w:noProof/>
            <w:webHidden/>
          </w:rPr>
          <w:t>31</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287" w:history="1">
        <w:r w:rsidR="00A32296" w:rsidRPr="007151C4">
          <w:rPr>
            <w:rStyle w:val="Collegamentoipertestuale"/>
            <w:noProof/>
          </w:rPr>
          <w:t>6.6.</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Normal restitution coefficient</w:t>
        </w:r>
        <w:r w:rsidR="00A32296">
          <w:rPr>
            <w:noProof/>
            <w:webHidden/>
          </w:rPr>
          <w:tab/>
        </w:r>
        <w:r w:rsidR="00A32296">
          <w:rPr>
            <w:noProof/>
            <w:webHidden/>
          </w:rPr>
          <w:fldChar w:fldCharType="begin"/>
        </w:r>
        <w:r w:rsidR="00A32296">
          <w:rPr>
            <w:noProof/>
            <w:webHidden/>
          </w:rPr>
          <w:instrText xml:space="preserve"> PAGEREF _Toc42155287 \h </w:instrText>
        </w:r>
        <w:r w:rsidR="00A32296">
          <w:rPr>
            <w:noProof/>
            <w:webHidden/>
          </w:rPr>
        </w:r>
        <w:r w:rsidR="00A32296">
          <w:rPr>
            <w:noProof/>
            <w:webHidden/>
          </w:rPr>
          <w:fldChar w:fldCharType="separate"/>
        </w:r>
        <w:r w:rsidR="00A32296">
          <w:rPr>
            <w:noProof/>
            <w:webHidden/>
          </w:rPr>
          <w:t>33</w:t>
        </w:r>
        <w:r w:rsidR="00A32296">
          <w:rPr>
            <w:noProof/>
            <w:webHidden/>
          </w:rPr>
          <w:fldChar w:fldCharType="end"/>
        </w:r>
      </w:hyperlink>
    </w:p>
    <w:p w:rsidR="00A32296" w:rsidRDefault="00FA0BBB">
      <w:pPr>
        <w:pStyle w:val="Sommario1"/>
        <w:tabs>
          <w:tab w:val="right" w:pos="9628"/>
        </w:tabs>
        <w:rPr>
          <w:rFonts w:asciiTheme="minorHAnsi" w:eastAsiaTheme="minorEastAsia" w:hAnsiTheme="minorHAnsi" w:cstheme="minorBidi"/>
          <w:noProof/>
          <w:sz w:val="22"/>
          <w:lang w:val="it-IT" w:eastAsia="it-IT"/>
        </w:rPr>
      </w:pPr>
      <w:hyperlink w:anchor="_Toc42155288" w:history="1">
        <w:r w:rsidR="00A32296" w:rsidRPr="007151C4">
          <w:rPr>
            <w:rStyle w:val="Collegamentoipertestuale"/>
            <w:rFonts w:ascii="Book Antiqua" w:hAnsi="Book Antiqua"/>
            <w:caps/>
            <w:noProof/>
          </w:rPr>
          <w:t>7. The scheme for dense granular flows</w:t>
        </w:r>
        <w:r w:rsidR="00A32296">
          <w:rPr>
            <w:noProof/>
            <w:webHidden/>
          </w:rPr>
          <w:tab/>
        </w:r>
        <w:r w:rsidR="00A32296">
          <w:rPr>
            <w:noProof/>
            <w:webHidden/>
          </w:rPr>
          <w:fldChar w:fldCharType="begin"/>
        </w:r>
        <w:r w:rsidR="00A32296">
          <w:rPr>
            <w:noProof/>
            <w:webHidden/>
          </w:rPr>
          <w:instrText xml:space="preserve"> PAGEREF _Toc42155288 \h </w:instrText>
        </w:r>
        <w:r w:rsidR="00A32296">
          <w:rPr>
            <w:noProof/>
            <w:webHidden/>
          </w:rPr>
        </w:r>
        <w:r w:rsidR="00A32296">
          <w:rPr>
            <w:noProof/>
            <w:webHidden/>
          </w:rPr>
          <w:fldChar w:fldCharType="separate"/>
        </w:r>
        <w:r w:rsidR="00A32296">
          <w:rPr>
            <w:noProof/>
            <w:webHidden/>
          </w:rPr>
          <w:t>34</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289" w:history="1">
        <w:r w:rsidR="00A32296" w:rsidRPr="007151C4">
          <w:rPr>
            <w:rStyle w:val="Collegamentoipertestuale"/>
            <w:noProof/>
          </w:rPr>
          <w:t>7.1.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Mixture model for dense granular flows</w:t>
        </w:r>
        <w:r w:rsidR="00A32296">
          <w:rPr>
            <w:noProof/>
            <w:webHidden/>
          </w:rPr>
          <w:tab/>
        </w:r>
        <w:r w:rsidR="00A32296">
          <w:rPr>
            <w:noProof/>
            <w:webHidden/>
          </w:rPr>
          <w:fldChar w:fldCharType="begin"/>
        </w:r>
        <w:r w:rsidR="00A32296">
          <w:rPr>
            <w:noProof/>
            <w:webHidden/>
          </w:rPr>
          <w:instrText xml:space="preserve"> PAGEREF _Toc42155289 \h </w:instrText>
        </w:r>
        <w:r w:rsidR="00A32296">
          <w:rPr>
            <w:noProof/>
            <w:webHidden/>
          </w:rPr>
        </w:r>
        <w:r w:rsidR="00A32296">
          <w:rPr>
            <w:noProof/>
            <w:webHidden/>
          </w:rPr>
          <w:fldChar w:fldCharType="separate"/>
        </w:r>
        <w:r w:rsidR="00A32296">
          <w:rPr>
            <w:noProof/>
            <w:webHidden/>
          </w:rPr>
          <w:t>34</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290" w:history="1">
        <w:r w:rsidR="00A32296" w:rsidRPr="007151C4">
          <w:rPr>
            <w:rStyle w:val="Collegamentoipertestuale"/>
            <w:noProof/>
            <w:lang w:val="it-IT"/>
          </w:rPr>
          <w:t>7.2.</w:t>
        </w:r>
        <w:r w:rsidR="00A32296">
          <w:rPr>
            <w:rFonts w:asciiTheme="minorHAnsi" w:eastAsiaTheme="minorEastAsia" w:hAnsiTheme="minorHAnsi" w:cstheme="minorBidi"/>
            <w:noProof/>
            <w:sz w:val="22"/>
            <w:lang w:val="it-IT" w:eastAsia="it-IT"/>
          </w:rPr>
          <w:tab/>
        </w:r>
        <w:r w:rsidR="00A32296" w:rsidRPr="007151C4">
          <w:rPr>
            <w:rStyle w:val="Collegamentoipertestuale"/>
            <w:noProof/>
            <w:lang w:val="it-IT"/>
          </w:rPr>
          <w:t>2-interface 3D erosion criterion</w:t>
        </w:r>
        <w:r w:rsidR="00A32296">
          <w:rPr>
            <w:noProof/>
            <w:webHidden/>
          </w:rPr>
          <w:tab/>
        </w:r>
        <w:r w:rsidR="00A32296">
          <w:rPr>
            <w:noProof/>
            <w:webHidden/>
          </w:rPr>
          <w:fldChar w:fldCharType="begin"/>
        </w:r>
        <w:r w:rsidR="00A32296">
          <w:rPr>
            <w:noProof/>
            <w:webHidden/>
          </w:rPr>
          <w:instrText xml:space="preserve"> PAGEREF _Toc42155290 \h </w:instrText>
        </w:r>
        <w:r w:rsidR="00A32296">
          <w:rPr>
            <w:noProof/>
            <w:webHidden/>
          </w:rPr>
        </w:r>
        <w:r w:rsidR="00A32296">
          <w:rPr>
            <w:noProof/>
            <w:webHidden/>
          </w:rPr>
          <w:fldChar w:fldCharType="separate"/>
        </w:r>
        <w:r w:rsidR="00A32296">
          <w:rPr>
            <w:noProof/>
            <w:webHidden/>
          </w:rPr>
          <w:t>39</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291" w:history="1">
        <w:r w:rsidR="00A32296" w:rsidRPr="007151C4">
          <w:rPr>
            <w:rStyle w:val="Collegamentoipertestuale"/>
            <w:noProof/>
          </w:rPr>
          <w:t>7.3.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A simplified approach for soil liquefaction</w:t>
        </w:r>
        <w:r w:rsidR="00A32296">
          <w:rPr>
            <w:noProof/>
            <w:webHidden/>
          </w:rPr>
          <w:tab/>
        </w:r>
        <w:r w:rsidR="00A32296">
          <w:rPr>
            <w:noProof/>
            <w:webHidden/>
          </w:rPr>
          <w:fldChar w:fldCharType="begin"/>
        </w:r>
        <w:r w:rsidR="00A32296">
          <w:rPr>
            <w:noProof/>
            <w:webHidden/>
          </w:rPr>
          <w:instrText xml:space="preserve"> PAGEREF _Toc42155291 \h </w:instrText>
        </w:r>
        <w:r w:rsidR="00A32296">
          <w:rPr>
            <w:noProof/>
            <w:webHidden/>
          </w:rPr>
        </w:r>
        <w:r w:rsidR="00A32296">
          <w:rPr>
            <w:noProof/>
            <w:webHidden/>
          </w:rPr>
          <w:fldChar w:fldCharType="separate"/>
        </w:r>
        <w:r w:rsidR="00A32296">
          <w:rPr>
            <w:noProof/>
            <w:webHidden/>
          </w:rPr>
          <w:t>42</w:t>
        </w:r>
        <w:r w:rsidR="00A32296">
          <w:rPr>
            <w:noProof/>
            <w:webHidden/>
          </w:rPr>
          <w:fldChar w:fldCharType="end"/>
        </w:r>
      </w:hyperlink>
    </w:p>
    <w:p w:rsidR="00A32296" w:rsidRDefault="00FA0BBB">
      <w:pPr>
        <w:pStyle w:val="Sommario1"/>
        <w:tabs>
          <w:tab w:val="right" w:pos="9628"/>
        </w:tabs>
        <w:rPr>
          <w:rFonts w:asciiTheme="minorHAnsi" w:eastAsiaTheme="minorEastAsia" w:hAnsiTheme="minorHAnsi" w:cstheme="minorBidi"/>
          <w:noProof/>
          <w:sz w:val="22"/>
          <w:lang w:val="it-IT" w:eastAsia="it-IT"/>
        </w:rPr>
      </w:pPr>
      <w:hyperlink w:anchor="_Toc42155292" w:history="1">
        <w:r w:rsidR="00A32296" w:rsidRPr="007151C4">
          <w:rPr>
            <w:rStyle w:val="Collegamentoipertestuale"/>
            <w:rFonts w:ascii="Book Antiqua" w:hAnsi="Book Antiqua"/>
            <w:caps/>
            <w:noProof/>
          </w:rPr>
          <w:t>8. The DB-SPH boundary treatment scheme</w:t>
        </w:r>
        <w:r w:rsidR="00A32296">
          <w:rPr>
            <w:noProof/>
            <w:webHidden/>
          </w:rPr>
          <w:tab/>
        </w:r>
        <w:r w:rsidR="00A32296">
          <w:rPr>
            <w:noProof/>
            <w:webHidden/>
          </w:rPr>
          <w:fldChar w:fldCharType="begin"/>
        </w:r>
        <w:r w:rsidR="00A32296">
          <w:rPr>
            <w:noProof/>
            <w:webHidden/>
          </w:rPr>
          <w:instrText xml:space="preserve"> PAGEREF _Toc42155292 \h </w:instrText>
        </w:r>
        <w:r w:rsidR="00A32296">
          <w:rPr>
            <w:noProof/>
            <w:webHidden/>
          </w:rPr>
        </w:r>
        <w:r w:rsidR="00A32296">
          <w:rPr>
            <w:noProof/>
            <w:webHidden/>
          </w:rPr>
          <w:fldChar w:fldCharType="separate"/>
        </w:r>
        <w:r w:rsidR="00A32296">
          <w:rPr>
            <w:noProof/>
            <w:webHidden/>
          </w:rPr>
          <w:t>44</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293" w:history="1">
        <w:r w:rsidR="00A32296" w:rsidRPr="007151C4">
          <w:rPr>
            <w:rStyle w:val="Collegamentoipertestuale"/>
            <w:noProof/>
          </w:rPr>
          <w:t>8.1.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DB-SPH particle approximation and modifications of the balance equations</w:t>
        </w:r>
        <w:r w:rsidR="00A32296">
          <w:rPr>
            <w:noProof/>
            <w:webHidden/>
          </w:rPr>
          <w:tab/>
        </w:r>
        <w:r w:rsidR="00A32296">
          <w:rPr>
            <w:noProof/>
            <w:webHidden/>
          </w:rPr>
          <w:fldChar w:fldCharType="begin"/>
        </w:r>
        <w:r w:rsidR="00A32296">
          <w:rPr>
            <w:noProof/>
            <w:webHidden/>
          </w:rPr>
          <w:instrText xml:space="preserve"> PAGEREF _Toc42155293 \h </w:instrText>
        </w:r>
        <w:r w:rsidR="00A32296">
          <w:rPr>
            <w:noProof/>
            <w:webHidden/>
          </w:rPr>
        </w:r>
        <w:r w:rsidR="00A32296">
          <w:rPr>
            <w:noProof/>
            <w:webHidden/>
          </w:rPr>
          <w:fldChar w:fldCharType="separate"/>
        </w:r>
        <w:r w:rsidR="00A32296">
          <w:rPr>
            <w:noProof/>
            <w:webHidden/>
          </w:rPr>
          <w:t>44</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294" w:history="1">
        <w:r w:rsidR="00A32296" w:rsidRPr="007151C4">
          <w:rPr>
            <w:rStyle w:val="Collegamentoipertestuale"/>
            <w:noProof/>
          </w:rPr>
          <w:t>8.2.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1D Linearized Partial Riemann Solver</w:t>
        </w:r>
        <w:r w:rsidR="00A32296">
          <w:rPr>
            <w:noProof/>
            <w:webHidden/>
          </w:rPr>
          <w:tab/>
        </w:r>
        <w:r w:rsidR="00A32296">
          <w:rPr>
            <w:noProof/>
            <w:webHidden/>
          </w:rPr>
          <w:fldChar w:fldCharType="begin"/>
        </w:r>
        <w:r w:rsidR="00A32296">
          <w:rPr>
            <w:noProof/>
            <w:webHidden/>
          </w:rPr>
          <w:instrText xml:space="preserve"> PAGEREF _Toc42155294 \h </w:instrText>
        </w:r>
        <w:r w:rsidR="00A32296">
          <w:rPr>
            <w:noProof/>
            <w:webHidden/>
          </w:rPr>
        </w:r>
        <w:r w:rsidR="00A32296">
          <w:rPr>
            <w:noProof/>
            <w:webHidden/>
          </w:rPr>
          <w:fldChar w:fldCharType="separate"/>
        </w:r>
        <w:r w:rsidR="00A32296">
          <w:rPr>
            <w:noProof/>
            <w:webHidden/>
          </w:rPr>
          <w:t>46</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295" w:history="1">
        <w:r w:rsidR="00A32296" w:rsidRPr="007151C4">
          <w:rPr>
            <w:rStyle w:val="Collegamentoipertestuale"/>
            <w:noProof/>
          </w:rPr>
          <w:t>8.3.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Semi-particle volume</w:t>
        </w:r>
        <w:r w:rsidR="00A32296">
          <w:rPr>
            <w:noProof/>
            <w:webHidden/>
          </w:rPr>
          <w:tab/>
        </w:r>
        <w:r w:rsidR="00A32296">
          <w:rPr>
            <w:noProof/>
            <w:webHidden/>
          </w:rPr>
          <w:fldChar w:fldCharType="begin"/>
        </w:r>
        <w:r w:rsidR="00A32296">
          <w:rPr>
            <w:noProof/>
            <w:webHidden/>
          </w:rPr>
          <w:instrText xml:space="preserve"> PAGEREF _Toc42155295 \h </w:instrText>
        </w:r>
        <w:r w:rsidR="00A32296">
          <w:rPr>
            <w:noProof/>
            <w:webHidden/>
          </w:rPr>
        </w:r>
        <w:r w:rsidR="00A32296">
          <w:rPr>
            <w:noProof/>
            <w:webHidden/>
          </w:rPr>
          <w:fldChar w:fldCharType="separate"/>
        </w:r>
        <w:r w:rsidR="00A32296">
          <w:rPr>
            <w:noProof/>
            <w:webHidden/>
          </w:rPr>
          <w:t>46</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296" w:history="1">
        <w:r w:rsidR="00A32296" w:rsidRPr="007151C4">
          <w:rPr>
            <w:rStyle w:val="Collegamentoipertestuale"/>
            <w:noProof/>
          </w:rPr>
          <w:t>8.4.</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DB-SPH inlet and outlet sections</w:t>
        </w:r>
        <w:r w:rsidR="00A32296">
          <w:rPr>
            <w:noProof/>
            <w:webHidden/>
          </w:rPr>
          <w:tab/>
        </w:r>
        <w:r w:rsidR="00A32296">
          <w:rPr>
            <w:noProof/>
            <w:webHidden/>
          </w:rPr>
          <w:fldChar w:fldCharType="begin"/>
        </w:r>
        <w:r w:rsidR="00A32296">
          <w:rPr>
            <w:noProof/>
            <w:webHidden/>
          </w:rPr>
          <w:instrText xml:space="preserve"> PAGEREF _Toc42155296 \h </w:instrText>
        </w:r>
        <w:r w:rsidR="00A32296">
          <w:rPr>
            <w:noProof/>
            <w:webHidden/>
          </w:rPr>
        </w:r>
        <w:r w:rsidR="00A32296">
          <w:rPr>
            <w:noProof/>
            <w:webHidden/>
          </w:rPr>
          <w:fldChar w:fldCharType="separate"/>
        </w:r>
        <w:r w:rsidR="00A32296">
          <w:rPr>
            <w:noProof/>
            <w:webHidden/>
          </w:rPr>
          <w:t>47</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297" w:history="1">
        <w:r w:rsidR="00A32296" w:rsidRPr="007151C4">
          <w:rPr>
            <w:rStyle w:val="Collegamentoipertestuale"/>
            <w:noProof/>
          </w:rPr>
          <w:t>8.5.</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Shear stress boundary terms</w:t>
        </w:r>
        <w:r w:rsidR="00A32296">
          <w:rPr>
            <w:noProof/>
            <w:webHidden/>
          </w:rPr>
          <w:tab/>
        </w:r>
        <w:r w:rsidR="00A32296">
          <w:rPr>
            <w:noProof/>
            <w:webHidden/>
          </w:rPr>
          <w:fldChar w:fldCharType="begin"/>
        </w:r>
        <w:r w:rsidR="00A32296">
          <w:rPr>
            <w:noProof/>
            <w:webHidden/>
          </w:rPr>
          <w:instrText xml:space="preserve"> PAGEREF _Toc42155297 \h </w:instrText>
        </w:r>
        <w:r w:rsidR="00A32296">
          <w:rPr>
            <w:noProof/>
            <w:webHidden/>
          </w:rPr>
        </w:r>
        <w:r w:rsidR="00A32296">
          <w:rPr>
            <w:noProof/>
            <w:webHidden/>
          </w:rPr>
          <w:fldChar w:fldCharType="separate"/>
        </w:r>
        <w:r w:rsidR="00A32296">
          <w:rPr>
            <w:noProof/>
            <w:webHidden/>
          </w:rPr>
          <w:t>47</w:t>
        </w:r>
        <w:r w:rsidR="00A32296">
          <w:rPr>
            <w:noProof/>
            <w:webHidden/>
          </w:rPr>
          <w:fldChar w:fldCharType="end"/>
        </w:r>
      </w:hyperlink>
    </w:p>
    <w:p w:rsidR="00A32296" w:rsidRDefault="00FA0BBB">
      <w:pPr>
        <w:pStyle w:val="Sommario1"/>
        <w:tabs>
          <w:tab w:val="right" w:pos="9628"/>
        </w:tabs>
        <w:rPr>
          <w:rFonts w:asciiTheme="minorHAnsi" w:eastAsiaTheme="minorEastAsia" w:hAnsiTheme="minorHAnsi" w:cstheme="minorBidi"/>
          <w:noProof/>
          <w:sz w:val="22"/>
          <w:lang w:val="it-IT" w:eastAsia="it-IT"/>
        </w:rPr>
      </w:pPr>
      <w:hyperlink w:anchor="_Toc42155298" w:history="1">
        <w:r w:rsidR="00A32296" w:rsidRPr="007151C4">
          <w:rPr>
            <w:rStyle w:val="Collegamentoipertestuale"/>
            <w:rFonts w:ascii="Book Antiqua" w:hAnsi="Book Antiqua"/>
            <w:caps/>
            <w:noProof/>
          </w:rPr>
          <w:t>9. Time integration schemes (Leapfrog, Euler, Heun)</w:t>
        </w:r>
        <w:r w:rsidR="00A32296">
          <w:rPr>
            <w:noProof/>
            <w:webHidden/>
          </w:rPr>
          <w:tab/>
        </w:r>
        <w:r w:rsidR="00A32296">
          <w:rPr>
            <w:noProof/>
            <w:webHidden/>
          </w:rPr>
          <w:fldChar w:fldCharType="begin"/>
        </w:r>
        <w:r w:rsidR="00A32296">
          <w:rPr>
            <w:noProof/>
            <w:webHidden/>
          </w:rPr>
          <w:instrText xml:space="preserve"> PAGEREF _Toc42155298 \h </w:instrText>
        </w:r>
        <w:r w:rsidR="00A32296">
          <w:rPr>
            <w:noProof/>
            <w:webHidden/>
          </w:rPr>
        </w:r>
        <w:r w:rsidR="00A32296">
          <w:rPr>
            <w:noProof/>
            <w:webHidden/>
          </w:rPr>
          <w:fldChar w:fldCharType="separate"/>
        </w:r>
        <w:r w:rsidR="00A32296">
          <w:rPr>
            <w:noProof/>
            <w:webHidden/>
          </w:rPr>
          <w:t>49</w:t>
        </w:r>
        <w:r w:rsidR="00A32296">
          <w:rPr>
            <w:noProof/>
            <w:webHidden/>
          </w:rPr>
          <w:fldChar w:fldCharType="end"/>
        </w:r>
      </w:hyperlink>
    </w:p>
    <w:p w:rsidR="00A32296" w:rsidRDefault="00FA0BBB">
      <w:pPr>
        <w:pStyle w:val="Sommario1"/>
        <w:tabs>
          <w:tab w:val="right" w:pos="9628"/>
        </w:tabs>
        <w:rPr>
          <w:rFonts w:asciiTheme="minorHAnsi" w:eastAsiaTheme="minorEastAsia" w:hAnsiTheme="minorHAnsi" w:cstheme="minorBidi"/>
          <w:noProof/>
          <w:sz w:val="22"/>
          <w:lang w:val="it-IT" w:eastAsia="it-IT"/>
        </w:rPr>
      </w:pPr>
      <w:hyperlink w:anchor="_Toc42155299" w:history="1">
        <w:r w:rsidR="00A32296" w:rsidRPr="007151C4">
          <w:rPr>
            <w:rStyle w:val="Collegamentoipertestuale"/>
            <w:rFonts w:ascii="Book Antiqua" w:hAnsi="Book Antiqua"/>
            <w:caps/>
            <w:noProof/>
          </w:rPr>
          <w:t>10. The substation-flooding damage scheme</w:t>
        </w:r>
        <w:r w:rsidR="00A32296">
          <w:rPr>
            <w:noProof/>
            <w:webHidden/>
          </w:rPr>
          <w:tab/>
        </w:r>
        <w:r w:rsidR="00A32296">
          <w:rPr>
            <w:noProof/>
            <w:webHidden/>
          </w:rPr>
          <w:fldChar w:fldCharType="begin"/>
        </w:r>
        <w:r w:rsidR="00A32296">
          <w:rPr>
            <w:noProof/>
            <w:webHidden/>
          </w:rPr>
          <w:instrText xml:space="preserve"> PAGEREF _Toc42155299 \h </w:instrText>
        </w:r>
        <w:r w:rsidR="00A32296">
          <w:rPr>
            <w:noProof/>
            <w:webHidden/>
          </w:rPr>
        </w:r>
        <w:r w:rsidR="00A32296">
          <w:rPr>
            <w:noProof/>
            <w:webHidden/>
          </w:rPr>
          <w:fldChar w:fldCharType="separate"/>
        </w:r>
        <w:r w:rsidR="00A32296">
          <w:rPr>
            <w:noProof/>
            <w:webHidden/>
          </w:rPr>
          <w:t>51</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300" w:history="1">
        <w:r w:rsidR="00A32296" w:rsidRPr="007151C4">
          <w:rPr>
            <w:rStyle w:val="Collegamentoipertestuale"/>
            <w:noProof/>
          </w:rPr>
          <w:t>10.1.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Mathematical models</w:t>
        </w:r>
        <w:r w:rsidR="00A32296">
          <w:rPr>
            <w:noProof/>
            <w:webHidden/>
          </w:rPr>
          <w:tab/>
        </w:r>
        <w:r w:rsidR="00A32296">
          <w:rPr>
            <w:noProof/>
            <w:webHidden/>
          </w:rPr>
          <w:fldChar w:fldCharType="begin"/>
        </w:r>
        <w:r w:rsidR="00A32296">
          <w:rPr>
            <w:noProof/>
            <w:webHidden/>
          </w:rPr>
          <w:instrText xml:space="preserve"> PAGEREF _Toc42155300 \h </w:instrText>
        </w:r>
        <w:r w:rsidR="00A32296">
          <w:rPr>
            <w:noProof/>
            <w:webHidden/>
          </w:rPr>
        </w:r>
        <w:r w:rsidR="00A32296">
          <w:rPr>
            <w:noProof/>
            <w:webHidden/>
          </w:rPr>
          <w:fldChar w:fldCharType="separate"/>
        </w:r>
        <w:r w:rsidR="00A32296">
          <w:rPr>
            <w:noProof/>
            <w:webHidden/>
          </w:rPr>
          <w:t>51</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01" w:history="1">
        <w:r w:rsidR="00A32296" w:rsidRPr="007151C4">
          <w:rPr>
            <w:rStyle w:val="Collegamentoipertestuale"/>
            <w:noProof/>
            <w:lang w:val="en-GB"/>
          </w:rPr>
          <w:t>10.1.1.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Proxy damage and vulnerability to flood-induced blackout events, in the absence of redundancy (at the level of the single electrical substations)</w:t>
        </w:r>
        <w:r w:rsidR="00A32296">
          <w:rPr>
            <w:noProof/>
            <w:webHidden/>
          </w:rPr>
          <w:tab/>
        </w:r>
        <w:r w:rsidR="00A32296">
          <w:rPr>
            <w:noProof/>
            <w:webHidden/>
          </w:rPr>
          <w:fldChar w:fldCharType="begin"/>
        </w:r>
        <w:r w:rsidR="00A32296">
          <w:rPr>
            <w:noProof/>
            <w:webHidden/>
          </w:rPr>
          <w:instrText xml:space="preserve"> PAGEREF _Toc42155301 \h </w:instrText>
        </w:r>
        <w:r w:rsidR="00A32296">
          <w:rPr>
            <w:noProof/>
            <w:webHidden/>
          </w:rPr>
        </w:r>
        <w:r w:rsidR="00A32296">
          <w:rPr>
            <w:noProof/>
            <w:webHidden/>
          </w:rPr>
          <w:fldChar w:fldCharType="separate"/>
        </w:r>
        <w:r w:rsidR="00A32296">
          <w:rPr>
            <w:noProof/>
            <w:webHidden/>
          </w:rPr>
          <w:t>51</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02" w:history="1">
        <w:r w:rsidR="00A32296" w:rsidRPr="007151C4">
          <w:rPr>
            <w:rStyle w:val="Collegamentoipertestuale"/>
            <w:noProof/>
            <w:lang w:val="en-GB"/>
          </w:rPr>
          <w:t>10.1.2.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Flood-induced damage to the components of the electrical substations</w:t>
        </w:r>
        <w:r w:rsidR="00A32296">
          <w:rPr>
            <w:noProof/>
            <w:webHidden/>
          </w:rPr>
          <w:tab/>
        </w:r>
        <w:r w:rsidR="00A32296">
          <w:rPr>
            <w:noProof/>
            <w:webHidden/>
          </w:rPr>
          <w:fldChar w:fldCharType="begin"/>
        </w:r>
        <w:r w:rsidR="00A32296">
          <w:rPr>
            <w:noProof/>
            <w:webHidden/>
          </w:rPr>
          <w:instrText xml:space="preserve"> PAGEREF _Toc42155302 \h </w:instrText>
        </w:r>
        <w:r w:rsidR="00A32296">
          <w:rPr>
            <w:noProof/>
            <w:webHidden/>
          </w:rPr>
        </w:r>
        <w:r w:rsidR="00A32296">
          <w:rPr>
            <w:noProof/>
            <w:webHidden/>
          </w:rPr>
          <w:fldChar w:fldCharType="separate"/>
        </w:r>
        <w:r w:rsidR="00A32296">
          <w:rPr>
            <w:noProof/>
            <w:webHidden/>
          </w:rPr>
          <w:t>52</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303" w:history="1">
        <w:r w:rsidR="00A32296" w:rsidRPr="007151C4">
          <w:rPr>
            <w:rStyle w:val="Collegamentoipertestuale"/>
            <w:noProof/>
          </w:rPr>
          <w:t>10.2.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The numerical models</w:t>
        </w:r>
        <w:r w:rsidR="00A32296">
          <w:rPr>
            <w:noProof/>
            <w:webHidden/>
          </w:rPr>
          <w:tab/>
        </w:r>
        <w:r w:rsidR="00A32296">
          <w:rPr>
            <w:noProof/>
            <w:webHidden/>
          </w:rPr>
          <w:fldChar w:fldCharType="begin"/>
        </w:r>
        <w:r w:rsidR="00A32296">
          <w:rPr>
            <w:noProof/>
            <w:webHidden/>
          </w:rPr>
          <w:instrText xml:space="preserve"> PAGEREF _Toc42155303 \h </w:instrText>
        </w:r>
        <w:r w:rsidR="00A32296">
          <w:rPr>
            <w:noProof/>
            <w:webHidden/>
          </w:rPr>
        </w:r>
        <w:r w:rsidR="00A32296">
          <w:rPr>
            <w:noProof/>
            <w:webHidden/>
          </w:rPr>
          <w:fldChar w:fldCharType="separate"/>
        </w:r>
        <w:r w:rsidR="00A32296">
          <w:rPr>
            <w:noProof/>
            <w:webHidden/>
          </w:rPr>
          <w:t>53</w:t>
        </w:r>
        <w:r w:rsidR="00A32296">
          <w:rPr>
            <w:noProof/>
            <w:webHidden/>
          </w:rPr>
          <w:fldChar w:fldCharType="end"/>
        </w:r>
      </w:hyperlink>
    </w:p>
    <w:p w:rsidR="00A32296" w:rsidRDefault="00FA0BBB">
      <w:pPr>
        <w:pStyle w:val="Sommario1"/>
        <w:tabs>
          <w:tab w:val="right" w:pos="9628"/>
        </w:tabs>
        <w:rPr>
          <w:rFonts w:asciiTheme="minorHAnsi" w:eastAsiaTheme="minorEastAsia" w:hAnsiTheme="minorHAnsi" w:cstheme="minorBidi"/>
          <w:noProof/>
          <w:sz w:val="22"/>
          <w:lang w:val="it-IT" w:eastAsia="it-IT"/>
        </w:rPr>
      </w:pPr>
      <w:hyperlink w:anchor="_Toc42155304" w:history="1">
        <w:r w:rsidR="00A32296" w:rsidRPr="007151C4">
          <w:rPr>
            <w:rStyle w:val="Collegamentoipertestuale"/>
            <w:rFonts w:ascii="Book Antiqua" w:hAnsi="Book Antiqua"/>
            <w:caps/>
            <w:noProof/>
          </w:rPr>
          <w:t>11. The modelling chain</w:t>
        </w:r>
        <w:r w:rsidR="00A32296">
          <w:rPr>
            <w:noProof/>
            <w:webHidden/>
          </w:rPr>
          <w:tab/>
        </w:r>
        <w:r w:rsidR="00A32296">
          <w:rPr>
            <w:noProof/>
            <w:webHidden/>
          </w:rPr>
          <w:fldChar w:fldCharType="begin"/>
        </w:r>
        <w:r w:rsidR="00A32296">
          <w:rPr>
            <w:noProof/>
            <w:webHidden/>
          </w:rPr>
          <w:instrText xml:space="preserve"> PAGEREF _Toc42155304 \h </w:instrText>
        </w:r>
        <w:r w:rsidR="00A32296">
          <w:rPr>
            <w:noProof/>
            <w:webHidden/>
          </w:rPr>
        </w:r>
        <w:r w:rsidR="00A32296">
          <w:rPr>
            <w:noProof/>
            <w:webHidden/>
          </w:rPr>
          <w:fldChar w:fldCharType="separate"/>
        </w:r>
        <w:r w:rsidR="00A32296">
          <w:rPr>
            <w:noProof/>
            <w:webHidden/>
          </w:rPr>
          <w:t>54</w:t>
        </w:r>
        <w:r w:rsidR="00A32296">
          <w:rPr>
            <w:noProof/>
            <w:webHidden/>
          </w:rPr>
          <w:fldChar w:fldCharType="end"/>
        </w:r>
      </w:hyperlink>
    </w:p>
    <w:p w:rsidR="00A32296" w:rsidRDefault="00FA0BBB">
      <w:pPr>
        <w:pStyle w:val="Sommario1"/>
        <w:tabs>
          <w:tab w:val="right" w:pos="9628"/>
        </w:tabs>
        <w:rPr>
          <w:rFonts w:asciiTheme="minorHAnsi" w:eastAsiaTheme="minorEastAsia" w:hAnsiTheme="minorHAnsi" w:cstheme="minorBidi"/>
          <w:noProof/>
          <w:sz w:val="22"/>
          <w:lang w:val="it-IT" w:eastAsia="it-IT"/>
        </w:rPr>
      </w:pPr>
      <w:hyperlink w:anchor="_Toc42155305" w:history="1">
        <w:r w:rsidR="00A32296" w:rsidRPr="007151C4">
          <w:rPr>
            <w:rStyle w:val="Collegamentoipertestuale"/>
            <w:rFonts w:ascii="Book Antiqua" w:hAnsi="Book Antiqua"/>
            <w:caps/>
            <w:noProof/>
          </w:rPr>
          <w:t>12. Developer guide</w:t>
        </w:r>
        <w:r w:rsidR="00A32296">
          <w:rPr>
            <w:noProof/>
            <w:webHidden/>
          </w:rPr>
          <w:tab/>
        </w:r>
        <w:r w:rsidR="00A32296">
          <w:rPr>
            <w:noProof/>
            <w:webHidden/>
          </w:rPr>
          <w:fldChar w:fldCharType="begin"/>
        </w:r>
        <w:r w:rsidR="00A32296">
          <w:rPr>
            <w:noProof/>
            <w:webHidden/>
          </w:rPr>
          <w:instrText xml:space="preserve"> PAGEREF _Toc42155305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306" w:history="1">
        <w:r w:rsidR="00A32296" w:rsidRPr="007151C4">
          <w:rPr>
            <w:rStyle w:val="Collegamentoipertestuale"/>
            <w:noProof/>
          </w:rPr>
          <w:t>12.1.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SPHERA v.9.0.0: synthetic description of the program units</w:t>
        </w:r>
        <w:r w:rsidR="00A32296">
          <w:rPr>
            <w:noProof/>
            <w:webHidden/>
          </w:rPr>
          <w:tab/>
        </w:r>
        <w:r w:rsidR="00A32296">
          <w:rPr>
            <w:noProof/>
            <w:webHidden/>
          </w:rPr>
          <w:fldChar w:fldCharType="begin"/>
        </w:r>
        <w:r w:rsidR="00A32296">
          <w:rPr>
            <w:noProof/>
            <w:webHidden/>
          </w:rPr>
          <w:instrText xml:space="preserve"> PAGEREF _Toc42155306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07" w:history="1">
        <w:r w:rsidR="00A32296" w:rsidRPr="007151C4">
          <w:rPr>
            <w:rStyle w:val="Collegamentoipertestuale"/>
            <w:noProof/>
            <w:lang w:val="en-GB"/>
          </w:rPr>
          <w:t>12.1.1.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boundary conditions (“BC”)</w:t>
        </w:r>
        <w:r w:rsidR="00A32296">
          <w:rPr>
            <w:noProof/>
            <w:webHidden/>
          </w:rPr>
          <w:tab/>
        </w:r>
        <w:r w:rsidR="00A32296">
          <w:rPr>
            <w:noProof/>
            <w:webHidden/>
          </w:rPr>
          <w:fldChar w:fldCharType="begin"/>
        </w:r>
        <w:r w:rsidR="00A32296">
          <w:rPr>
            <w:noProof/>
            <w:webHidden/>
          </w:rPr>
          <w:instrText xml:space="preserve"> PAGEREF _Toc42155307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08" w:history="1">
        <w:r w:rsidR="00A32296" w:rsidRPr="007151C4">
          <w:rPr>
            <w:rStyle w:val="Collegamentoipertestuale"/>
            <w:noProof/>
            <w:lang w:val="en-GB"/>
          </w:rPr>
          <w:t>12.1.2.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continuity equation</w:t>
        </w:r>
        <w:r w:rsidR="00A32296">
          <w:rPr>
            <w:noProof/>
            <w:webHidden/>
          </w:rPr>
          <w:tab/>
        </w:r>
        <w:r w:rsidR="00A32296">
          <w:rPr>
            <w:noProof/>
            <w:webHidden/>
          </w:rPr>
          <w:fldChar w:fldCharType="begin"/>
        </w:r>
        <w:r w:rsidR="00A32296">
          <w:rPr>
            <w:noProof/>
            <w:webHidden/>
          </w:rPr>
          <w:instrText xml:space="preserve"> PAGEREF _Toc42155308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09" w:history="1">
        <w:r w:rsidR="00A32296" w:rsidRPr="007151C4">
          <w:rPr>
            <w:rStyle w:val="Collegamentoipertestuale"/>
            <w:noProof/>
            <w:lang w:val="en-GB"/>
          </w:rPr>
          <w:t>12.1.3.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momentum equation</w:t>
        </w:r>
        <w:r w:rsidR="00A32296">
          <w:rPr>
            <w:noProof/>
            <w:webHidden/>
          </w:rPr>
          <w:tab/>
        </w:r>
        <w:r w:rsidR="00A32296">
          <w:rPr>
            <w:noProof/>
            <w:webHidden/>
          </w:rPr>
          <w:fldChar w:fldCharType="begin"/>
        </w:r>
        <w:r w:rsidR="00A32296">
          <w:rPr>
            <w:noProof/>
            <w:webHidden/>
          </w:rPr>
          <w:instrText xml:space="preserve"> PAGEREF _Toc42155309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10" w:history="1">
        <w:r w:rsidR="00A32296" w:rsidRPr="007151C4">
          <w:rPr>
            <w:rStyle w:val="Collegamentoipertestuale"/>
            <w:noProof/>
            <w:lang w:val="en-GB"/>
          </w:rPr>
          <w:t>12.1.4.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transport of solid bodies</w:t>
        </w:r>
        <w:r w:rsidR="00A32296">
          <w:rPr>
            <w:noProof/>
            <w:webHidden/>
          </w:rPr>
          <w:tab/>
        </w:r>
        <w:r w:rsidR="00A32296">
          <w:rPr>
            <w:noProof/>
            <w:webHidden/>
          </w:rPr>
          <w:fldChar w:fldCharType="begin"/>
        </w:r>
        <w:r w:rsidR="00A32296">
          <w:rPr>
            <w:noProof/>
            <w:webHidden/>
          </w:rPr>
          <w:instrText xml:space="preserve"> PAGEREF _Toc42155310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11" w:history="1">
        <w:r w:rsidR="00A32296" w:rsidRPr="007151C4">
          <w:rPr>
            <w:rStyle w:val="Collegamentoipertestuale"/>
            <w:noProof/>
          </w:rPr>
          <w:t>12.1.5.</w:t>
        </w:r>
        <w:r w:rsidR="00A32296">
          <w:rPr>
            <w:rFonts w:asciiTheme="minorHAnsi" w:eastAsiaTheme="minorEastAsia" w:hAnsiTheme="minorHAnsi" w:cstheme="minorBidi"/>
            <w:noProof/>
            <w:sz w:val="22"/>
            <w:szCs w:val="22"/>
          </w:rPr>
          <w:tab/>
        </w:r>
        <w:r w:rsidR="00A32296" w:rsidRPr="007151C4">
          <w:rPr>
            <w:rStyle w:val="Collegamentoipertestuale"/>
            <w:noProof/>
          </w:rPr>
          <w:t>Program units for the constitutive equation</w:t>
        </w:r>
        <w:r w:rsidR="00A32296">
          <w:rPr>
            <w:noProof/>
            <w:webHidden/>
          </w:rPr>
          <w:tab/>
        </w:r>
        <w:r w:rsidR="00A32296">
          <w:rPr>
            <w:noProof/>
            <w:webHidden/>
          </w:rPr>
          <w:fldChar w:fldCharType="begin"/>
        </w:r>
        <w:r w:rsidR="00A32296">
          <w:rPr>
            <w:noProof/>
            <w:webHidden/>
          </w:rPr>
          <w:instrText xml:space="preserve"> PAGEREF _Toc42155311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12" w:history="1">
        <w:r w:rsidR="00A32296" w:rsidRPr="007151C4">
          <w:rPr>
            <w:rStyle w:val="Collegamentoipertestuale"/>
            <w:noProof/>
            <w:lang w:val="en-GB"/>
          </w:rPr>
          <w:t>12.1.6.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boundary treatment scheme DB-SPH</w:t>
        </w:r>
        <w:r w:rsidR="00A32296">
          <w:rPr>
            <w:noProof/>
            <w:webHidden/>
          </w:rPr>
          <w:tab/>
        </w:r>
        <w:r w:rsidR="00A32296">
          <w:rPr>
            <w:noProof/>
            <w:webHidden/>
          </w:rPr>
          <w:fldChar w:fldCharType="begin"/>
        </w:r>
        <w:r w:rsidR="00A32296">
          <w:rPr>
            <w:noProof/>
            <w:webHidden/>
          </w:rPr>
          <w:instrText xml:space="preserve"> PAGEREF _Toc42155312 \h </w:instrText>
        </w:r>
        <w:r w:rsidR="00A32296">
          <w:rPr>
            <w:noProof/>
            <w:webHidden/>
          </w:rPr>
        </w:r>
        <w:r w:rsidR="00A32296">
          <w:rPr>
            <w:noProof/>
            <w:webHidden/>
          </w:rPr>
          <w:fldChar w:fldCharType="separate"/>
        </w:r>
        <w:r w:rsidR="00A32296">
          <w:rPr>
            <w:noProof/>
            <w:webHidden/>
          </w:rPr>
          <w:t>58</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13" w:history="1">
        <w:r w:rsidR="00A32296" w:rsidRPr="007151C4">
          <w:rPr>
            <w:rStyle w:val="Collegamentoipertestuale"/>
            <w:noProof/>
            <w:lang w:val="en-GB"/>
          </w:rPr>
          <w:t>12.1.7.</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erosion criterion</w:t>
        </w:r>
        <w:r w:rsidR="00A32296">
          <w:rPr>
            <w:noProof/>
            <w:webHidden/>
          </w:rPr>
          <w:tab/>
        </w:r>
        <w:r w:rsidR="00A32296">
          <w:rPr>
            <w:noProof/>
            <w:webHidden/>
          </w:rPr>
          <w:fldChar w:fldCharType="begin"/>
        </w:r>
        <w:r w:rsidR="00A32296">
          <w:rPr>
            <w:noProof/>
            <w:webHidden/>
          </w:rPr>
          <w:instrText xml:space="preserve"> PAGEREF _Toc42155313 \h </w:instrText>
        </w:r>
        <w:r w:rsidR="00A32296">
          <w:rPr>
            <w:noProof/>
            <w:webHidden/>
          </w:rPr>
        </w:r>
        <w:r w:rsidR="00A32296">
          <w:rPr>
            <w:noProof/>
            <w:webHidden/>
          </w:rPr>
          <w:fldChar w:fldCharType="separate"/>
        </w:r>
        <w:r w:rsidR="00A32296">
          <w:rPr>
            <w:noProof/>
            <w:webHidden/>
          </w:rPr>
          <w:t>59</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14" w:history="1">
        <w:r w:rsidR="00A32296" w:rsidRPr="007151C4">
          <w:rPr>
            <w:rStyle w:val="Collegamentoipertestuale"/>
            <w:noProof/>
            <w:lang w:val="en-GB"/>
          </w:rPr>
          <w:t>12.1.8.</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on geometry (i.e., analytic geometry, algebra, …)</w:t>
        </w:r>
        <w:r w:rsidR="00A32296">
          <w:rPr>
            <w:noProof/>
            <w:webHidden/>
          </w:rPr>
          <w:tab/>
        </w:r>
        <w:r w:rsidR="00A32296">
          <w:rPr>
            <w:noProof/>
            <w:webHidden/>
          </w:rPr>
          <w:fldChar w:fldCharType="begin"/>
        </w:r>
        <w:r w:rsidR="00A32296">
          <w:rPr>
            <w:noProof/>
            <w:webHidden/>
          </w:rPr>
          <w:instrText xml:space="preserve"> PAGEREF _Toc42155314 \h </w:instrText>
        </w:r>
        <w:r w:rsidR="00A32296">
          <w:rPr>
            <w:noProof/>
            <w:webHidden/>
          </w:rPr>
        </w:r>
        <w:r w:rsidR="00A32296">
          <w:rPr>
            <w:noProof/>
            <w:webHidden/>
          </w:rPr>
          <w:fldChar w:fldCharType="separate"/>
        </w:r>
        <w:r w:rsidR="00A32296">
          <w:rPr>
            <w:noProof/>
            <w:webHidden/>
          </w:rPr>
          <w:t>59</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15" w:history="1">
        <w:r w:rsidR="00A32296" w:rsidRPr="007151C4">
          <w:rPr>
            <w:rStyle w:val="Collegamentoipertestuale"/>
            <w:noProof/>
            <w:lang w:val="en-GB"/>
          </w:rPr>
          <w:t>12.1.9.</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initial conditions (IC)</w:t>
        </w:r>
        <w:r w:rsidR="00A32296">
          <w:rPr>
            <w:noProof/>
            <w:webHidden/>
          </w:rPr>
          <w:tab/>
        </w:r>
        <w:r w:rsidR="00A32296">
          <w:rPr>
            <w:noProof/>
            <w:webHidden/>
          </w:rPr>
          <w:fldChar w:fldCharType="begin"/>
        </w:r>
        <w:r w:rsidR="00A32296">
          <w:rPr>
            <w:noProof/>
            <w:webHidden/>
          </w:rPr>
          <w:instrText xml:space="preserve"> PAGEREF _Toc42155315 \h </w:instrText>
        </w:r>
        <w:r w:rsidR="00A32296">
          <w:rPr>
            <w:noProof/>
            <w:webHidden/>
          </w:rPr>
        </w:r>
        <w:r w:rsidR="00A32296">
          <w:rPr>
            <w:noProof/>
            <w:webHidden/>
          </w:rPr>
          <w:fldChar w:fldCharType="separate"/>
        </w:r>
        <w:r w:rsidR="00A32296">
          <w:rPr>
            <w:noProof/>
            <w:webHidden/>
          </w:rPr>
          <w:t>61</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16" w:history="1">
        <w:r w:rsidR="00A32296" w:rsidRPr="007151C4">
          <w:rPr>
            <w:rStyle w:val="Collegamentoipertestuale"/>
            <w:noProof/>
            <w:lang w:val="en-GB"/>
          </w:rPr>
          <w:t>12.1.10.</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Draft program units for the turbulent dispersion of granular material</w:t>
        </w:r>
        <w:r w:rsidR="00A32296">
          <w:rPr>
            <w:noProof/>
            <w:webHidden/>
          </w:rPr>
          <w:tab/>
        </w:r>
        <w:r w:rsidR="00A32296">
          <w:rPr>
            <w:noProof/>
            <w:webHidden/>
          </w:rPr>
          <w:fldChar w:fldCharType="begin"/>
        </w:r>
        <w:r w:rsidR="00A32296">
          <w:rPr>
            <w:noProof/>
            <w:webHidden/>
          </w:rPr>
          <w:instrText xml:space="preserve"> PAGEREF _Toc42155316 \h </w:instrText>
        </w:r>
        <w:r w:rsidR="00A32296">
          <w:rPr>
            <w:noProof/>
            <w:webHidden/>
          </w:rPr>
        </w:r>
        <w:r w:rsidR="00A32296">
          <w:rPr>
            <w:noProof/>
            <w:webHidden/>
          </w:rPr>
          <w:fldChar w:fldCharType="separate"/>
        </w:r>
        <w:r w:rsidR="00A32296">
          <w:rPr>
            <w:noProof/>
            <w:webHidden/>
          </w:rPr>
          <w:t>61</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17" w:history="1">
        <w:r w:rsidR="00A32296" w:rsidRPr="007151C4">
          <w:rPr>
            <w:rStyle w:val="Collegamentoipertestuale"/>
            <w:noProof/>
            <w:lang w:val="en-GB"/>
          </w:rPr>
          <w:t>12.1.11.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main algorithms</w:t>
        </w:r>
        <w:r w:rsidR="00A32296">
          <w:rPr>
            <w:noProof/>
            <w:webHidden/>
          </w:rPr>
          <w:tab/>
        </w:r>
        <w:r w:rsidR="00A32296">
          <w:rPr>
            <w:noProof/>
            <w:webHidden/>
          </w:rPr>
          <w:fldChar w:fldCharType="begin"/>
        </w:r>
        <w:r w:rsidR="00A32296">
          <w:rPr>
            <w:noProof/>
            <w:webHidden/>
          </w:rPr>
          <w:instrText xml:space="preserve"> PAGEREF _Toc42155317 \h </w:instrText>
        </w:r>
        <w:r w:rsidR="00A32296">
          <w:rPr>
            <w:noProof/>
            <w:webHidden/>
          </w:rPr>
        </w:r>
        <w:r w:rsidR="00A32296">
          <w:rPr>
            <w:noProof/>
            <w:webHidden/>
          </w:rPr>
          <w:fldChar w:fldCharType="separate"/>
        </w:r>
        <w:r w:rsidR="00A32296">
          <w:rPr>
            <w:noProof/>
            <w:webHidden/>
          </w:rPr>
          <w:t>61</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18" w:history="1">
        <w:r w:rsidR="00A32296" w:rsidRPr="007151C4">
          <w:rPr>
            <w:rStyle w:val="Collegamentoipertestuale"/>
            <w:noProof/>
          </w:rPr>
          <w:t>12.1.12.</w:t>
        </w:r>
        <w:r w:rsidR="00A32296">
          <w:rPr>
            <w:rFonts w:asciiTheme="minorHAnsi" w:eastAsiaTheme="minorEastAsia" w:hAnsiTheme="minorHAnsi" w:cstheme="minorBidi"/>
            <w:noProof/>
            <w:sz w:val="22"/>
            <w:szCs w:val="22"/>
          </w:rPr>
          <w:tab/>
        </w:r>
        <w:r w:rsidR="00A32296" w:rsidRPr="007151C4">
          <w:rPr>
            <w:rStyle w:val="Collegamentoipertestuale"/>
            <w:noProof/>
          </w:rPr>
          <w:t>Modules</w:t>
        </w:r>
        <w:r w:rsidR="00A32296">
          <w:rPr>
            <w:noProof/>
            <w:webHidden/>
          </w:rPr>
          <w:tab/>
        </w:r>
        <w:r w:rsidR="00A32296">
          <w:rPr>
            <w:noProof/>
            <w:webHidden/>
          </w:rPr>
          <w:fldChar w:fldCharType="begin"/>
        </w:r>
        <w:r w:rsidR="00A32296">
          <w:rPr>
            <w:noProof/>
            <w:webHidden/>
          </w:rPr>
          <w:instrText xml:space="preserve"> PAGEREF _Toc42155318 \h </w:instrText>
        </w:r>
        <w:r w:rsidR="00A32296">
          <w:rPr>
            <w:noProof/>
            <w:webHidden/>
          </w:rPr>
        </w:r>
        <w:r w:rsidR="00A32296">
          <w:rPr>
            <w:noProof/>
            <w:webHidden/>
          </w:rPr>
          <w:fldChar w:fldCharType="separate"/>
        </w:r>
        <w:r w:rsidR="00A32296">
          <w:rPr>
            <w:noProof/>
            <w:webHidden/>
          </w:rPr>
          <w:t>62</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19" w:history="1">
        <w:r w:rsidR="00A32296" w:rsidRPr="007151C4">
          <w:rPr>
            <w:rStyle w:val="Collegamentoipertestuale"/>
            <w:noProof/>
            <w:lang w:val="en-GB"/>
          </w:rPr>
          <w:t>12.1.13.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neighbouring search, the smoothing operators and the interface detection.</w:t>
        </w:r>
        <w:r w:rsidR="00A32296">
          <w:rPr>
            <w:noProof/>
            <w:webHidden/>
          </w:rPr>
          <w:tab/>
        </w:r>
        <w:r w:rsidR="00A32296">
          <w:rPr>
            <w:noProof/>
            <w:webHidden/>
          </w:rPr>
          <w:fldChar w:fldCharType="begin"/>
        </w:r>
        <w:r w:rsidR="00A32296">
          <w:rPr>
            <w:noProof/>
            <w:webHidden/>
          </w:rPr>
          <w:instrText xml:space="preserve"> PAGEREF _Toc42155319 \h </w:instrText>
        </w:r>
        <w:r w:rsidR="00A32296">
          <w:rPr>
            <w:noProof/>
            <w:webHidden/>
          </w:rPr>
        </w:r>
        <w:r w:rsidR="00A32296">
          <w:rPr>
            <w:noProof/>
            <w:webHidden/>
          </w:rPr>
          <w:fldChar w:fldCharType="separate"/>
        </w:r>
        <w:r w:rsidR="00A32296">
          <w:rPr>
            <w:noProof/>
            <w:webHidden/>
          </w:rPr>
          <w:t>62</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20" w:history="1">
        <w:r w:rsidR="00A32296" w:rsidRPr="007151C4">
          <w:rPr>
            <w:rStyle w:val="Collegamentoipertestuale"/>
            <w:noProof/>
          </w:rPr>
          <w:t>12.1.14.</w:t>
        </w:r>
        <w:r w:rsidR="00A32296">
          <w:rPr>
            <w:rFonts w:asciiTheme="minorHAnsi" w:eastAsiaTheme="minorEastAsia" w:hAnsiTheme="minorHAnsi" w:cstheme="minorBidi"/>
            <w:noProof/>
            <w:sz w:val="22"/>
            <w:szCs w:val="22"/>
          </w:rPr>
          <w:tab/>
        </w:r>
        <w:r w:rsidR="00A32296" w:rsidRPr="007151C4">
          <w:rPr>
            <w:rStyle w:val="Collegamentoipertestuale"/>
            <w:noProof/>
          </w:rPr>
          <w:t>Program units for post-processing</w:t>
        </w:r>
        <w:r w:rsidR="00A32296">
          <w:rPr>
            <w:noProof/>
            <w:webHidden/>
          </w:rPr>
          <w:tab/>
        </w:r>
        <w:r w:rsidR="00A32296">
          <w:rPr>
            <w:noProof/>
            <w:webHidden/>
          </w:rPr>
          <w:fldChar w:fldCharType="begin"/>
        </w:r>
        <w:r w:rsidR="00A32296">
          <w:rPr>
            <w:noProof/>
            <w:webHidden/>
          </w:rPr>
          <w:instrText xml:space="preserve"> PAGEREF _Toc42155320 \h </w:instrText>
        </w:r>
        <w:r w:rsidR="00A32296">
          <w:rPr>
            <w:noProof/>
            <w:webHidden/>
          </w:rPr>
        </w:r>
        <w:r w:rsidR="00A32296">
          <w:rPr>
            <w:noProof/>
            <w:webHidden/>
          </w:rPr>
          <w:fldChar w:fldCharType="separate"/>
        </w:r>
        <w:r w:rsidR="00A32296">
          <w:rPr>
            <w:noProof/>
            <w:webHidden/>
          </w:rPr>
          <w:t>62</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21" w:history="1">
        <w:r w:rsidR="00A32296" w:rsidRPr="007151C4">
          <w:rPr>
            <w:rStyle w:val="Collegamentoipertestuale"/>
            <w:noProof/>
          </w:rPr>
          <w:t>12.1.15.</w:t>
        </w:r>
        <w:r w:rsidR="00A32296">
          <w:rPr>
            <w:rFonts w:asciiTheme="minorHAnsi" w:eastAsiaTheme="minorEastAsia" w:hAnsiTheme="minorHAnsi" w:cstheme="minorBidi"/>
            <w:noProof/>
            <w:sz w:val="22"/>
            <w:szCs w:val="22"/>
          </w:rPr>
          <w:tab/>
        </w:r>
        <w:r w:rsidR="00A32296" w:rsidRPr="007151C4">
          <w:rPr>
            <w:rStyle w:val="Collegamentoipertestuale"/>
            <w:noProof/>
          </w:rPr>
          <w:t>Program units for pre-processing</w:t>
        </w:r>
        <w:r w:rsidR="00A32296">
          <w:rPr>
            <w:noProof/>
            <w:webHidden/>
          </w:rPr>
          <w:tab/>
        </w:r>
        <w:r w:rsidR="00A32296">
          <w:rPr>
            <w:noProof/>
            <w:webHidden/>
          </w:rPr>
          <w:fldChar w:fldCharType="begin"/>
        </w:r>
        <w:r w:rsidR="00A32296">
          <w:rPr>
            <w:noProof/>
            <w:webHidden/>
          </w:rPr>
          <w:instrText xml:space="preserve"> PAGEREF _Toc42155321 \h </w:instrText>
        </w:r>
        <w:r w:rsidR="00A32296">
          <w:rPr>
            <w:noProof/>
            <w:webHidden/>
          </w:rPr>
        </w:r>
        <w:r w:rsidR="00A32296">
          <w:rPr>
            <w:noProof/>
            <w:webHidden/>
          </w:rPr>
          <w:fldChar w:fldCharType="separate"/>
        </w:r>
        <w:r w:rsidR="00A32296">
          <w:rPr>
            <w:noProof/>
            <w:webHidden/>
          </w:rPr>
          <w:t>62</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22" w:history="1">
        <w:r w:rsidR="00A32296" w:rsidRPr="007151C4">
          <w:rPr>
            <w:rStyle w:val="Collegamentoipertestuale"/>
            <w:noProof/>
            <w:lang w:val="en-GB"/>
          </w:rPr>
          <w:t>12.1.16.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boundary treatment scheme SA-SPH</w:t>
        </w:r>
        <w:r w:rsidR="00A32296">
          <w:rPr>
            <w:noProof/>
            <w:webHidden/>
          </w:rPr>
          <w:tab/>
        </w:r>
        <w:r w:rsidR="00A32296">
          <w:rPr>
            <w:noProof/>
            <w:webHidden/>
          </w:rPr>
          <w:fldChar w:fldCharType="begin"/>
        </w:r>
        <w:r w:rsidR="00A32296">
          <w:rPr>
            <w:noProof/>
            <w:webHidden/>
          </w:rPr>
          <w:instrText xml:space="preserve"> PAGEREF _Toc42155322 \h </w:instrText>
        </w:r>
        <w:r w:rsidR="00A32296">
          <w:rPr>
            <w:noProof/>
            <w:webHidden/>
          </w:rPr>
        </w:r>
        <w:r w:rsidR="00A32296">
          <w:rPr>
            <w:noProof/>
            <w:webHidden/>
          </w:rPr>
          <w:fldChar w:fldCharType="separate"/>
        </w:r>
        <w:r w:rsidR="00A32296">
          <w:rPr>
            <w:noProof/>
            <w:webHidden/>
          </w:rPr>
          <w:t>67</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23" w:history="1">
        <w:r w:rsidR="00A32296" w:rsidRPr="007151C4">
          <w:rPr>
            <w:rStyle w:val="Collegamentoipertestuale"/>
            <w:noProof/>
          </w:rPr>
          <w:t>12.1.18.</w:t>
        </w:r>
        <w:r w:rsidR="00A32296">
          <w:rPr>
            <w:rFonts w:asciiTheme="minorHAnsi" w:eastAsiaTheme="minorEastAsia" w:hAnsiTheme="minorHAnsi" w:cstheme="minorBidi"/>
            <w:noProof/>
            <w:sz w:val="22"/>
            <w:szCs w:val="22"/>
          </w:rPr>
          <w:tab/>
        </w:r>
        <w:r w:rsidR="00A32296" w:rsidRPr="007151C4">
          <w:rPr>
            <w:rStyle w:val="Collegamentoipertestuale"/>
            <w:noProof/>
          </w:rPr>
          <w:t>Program units for time integration</w:t>
        </w:r>
        <w:r w:rsidR="00A32296">
          <w:rPr>
            <w:noProof/>
            <w:webHidden/>
          </w:rPr>
          <w:tab/>
        </w:r>
        <w:r w:rsidR="00A32296">
          <w:rPr>
            <w:noProof/>
            <w:webHidden/>
          </w:rPr>
          <w:fldChar w:fldCharType="begin"/>
        </w:r>
        <w:r w:rsidR="00A32296">
          <w:rPr>
            <w:noProof/>
            <w:webHidden/>
          </w:rPr>
          <w:instrText xml:space="preserve"> PAGEREF _Toc42155323 \h </w:instrText>
        </w:r>
        <w:r w:rsidR="00A32296">
          <w:rPr>
            <w:noProof/>
            <w:webHidden/>
          </w:rPr>
        </w:r>
        <w:r w:rsidR="00A32296">
          <w:rPr>
            <w:noProof/>
            <w:webHidden/>
          </w:rPr>
          <w:fldChar w:fldCharType="separate"/>
        </w:r>
        <w:r w:rsidR="00A32296">
          <w:rPr>
            <w:noProof/>
            <w:webHidden/>
          </w:rPr>
          <w:t>68</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324" w:history="1">
        <w:r w:rsidR="00A32296" w:rsidRPr="007151C4">
          <w:rPr>
            <w:rStyle w:val="Collegamentoipertestuale"/>
            <w:noProof/>
          </w:rPr>
          <w:t>12.2.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Style formatting</w:t>
        </w:r>
        <w:r w:rsidR="00A32296">
          <w:rPr>
            <w:noProof/>
            <w:webHidden/>
          </w:rPr>
          <w:tab/>
        </w:r>
        <w:r w:rsidR="00A32296">
          <w:rPr>
            <w:noProof/>
            <w:webHidden/>
          </w:rPr>
          <w:fldChar w:fldCharType="begin"/>
        </w:r>
        <w:r w:rsidR="00A32296">
          <w:rPr>
            <w:noProof/>
            <w:webHidden/>
          </w:rPr>
          <w:instrText xml:space="preserve"> PAGEREF _Toc42155324 \h </w:instrText>
        </w:r>
        <w:r w:rsidR="00A32296">
          <w:rPr>
            <w:noProof/>
            <w:webHidden/>
          </w:rPr>
        </w:r>
        <w:r w:rsidR="00A32296">
          <w:rPr>
            <w:noProof/>
            <w:webHidden/>
          </w:rPr>
          <w:fldChar w:fldCharType="separate"/>
        </w:r>
        <w:r w:rsidR="00A32296">
          <w:rPr>
            <w:noProof/>
            <w:webHidden/>
          </w:rPr>
          <w:t>68</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325" w:history="1">
        <w:r w:rsidR="00A32296" w:rsidRPr="007151C4">
          <w:rPr>
            <w:rStyle w:val="Collegamentoipertestuale"/>
            <w:noProof/>
          </w:rPr>
          <w:t>12.3.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Modifications with respect to SPHERA v.8.0</w:t>
        </w:r>
        <w:r w:rsidR="00A32296">
          <w:rPr>
            <w:noProof/>
            <w:webHidden/>
          </w:rPr>
          <w:tab/>
        </w:r>
        <w:r w:rsidR="00A32296">
          <w:rPr>
            <w:noProof/>
            <w:webHidden/>
          </w:rPr>
          <w:fldChar w:fldCharType="begin"/>
        </w:r>
        <w:r w:rsidR="00A32296">
          <w:rPr>
            <w:noProof/>
            <w:webHidden/>
          </w:rPr>
          <w:instrText xml:space="preserve"> PAGEREF _Toc42155325 \h </w:instrText>
        </w:r>
        <w:r w:rsidR="00A32296">
          <w:rPr>
            <w:noProof/>
            <w:webHidden/>
          </w:rPr>
        </w:r>
        <w:r w:rsidR="00A32296">
          <w:rPr>
            <w:noProof/>
            <w:webHidden/>
          </w:rPr>
          <w:fldChar w:fldCharType="separate"/>
        </w:r>
        <w:r w:rsidR="00A32296">
          <w:rPr>
            <w:noProof/>
            <w:webHidden/>
          </w:rPr>
          <w:t>68</w:t>
        </w:r>
        <w:r w:rsidR="00A32296">
          <w:rPr>
            <w:noProof/>
            <w:webHidden/>
          </w:rPr>
          <w:fldChar w:fldCharType="end"/>
        </w:r>
      </w:hyperlink>
    </w:p>
    <w:p w:rsidR="00A32296" w:rsidRDefault="00FA0BBB">
      <w:pPr>
        <w:pStyle w:val="Sommario1"/>
        <w:tabs>
          <w:tab w:val="right" w:pos="9628"/>
        </w:tabs>
        <w:rPr>
          <w:rFonts w:asciiTheme="minorHAnsi" w:eastAsiaTheme="minorEastAsia" w:hAnsiTheme="minorHAnsi" w:cstheme="minorBidi"/>
          <w:noProof/>
          <w:sz w:val="22"/>
          <w:lang w:val="it-IT" w:eastAsia="it-IT"/>
        </w:rPr>
      </w:pPr>
      <w:hyperlink w:anchor="_Toc42155326" w:history="1">
        <w:r w:rsidR="00A32296" w:rsidRPr="007151C4">
          <w:rPr>
            <w:rStyle w:val="Collegamentoipertestuale"/>
            <w:rFonts w:ascii="Book Antiqua" w:hAnsi="Book Antiqua"/>
            <w:caps/>
            <w:noProof/>
          </w:rPr>
          <w:t>13. User guide</w:t>
        </w:r>
        <w:r w:rsidR="00A32296">
          <w:rPr>
            <w:noProof/>
            <w:webHidden/>
          </w:rPr>
          <w:tab/>
        </w:r>
        <w:r w:rsidR="00A32296">
          <w:rPr>
            <w:noProof/>
            <w:webHidden/>
          </w:rPr>
          <w:fldChar w:fldCharType="begin"/>
        </w:r>
        <w:r w:rsidR="00A32296">
          <w:rPr>
            <w:noProof/>
            <w:webHidden/>
          </w:rPr>
          <w:instrText xml:space="preserve"> PAGEREF _Toc42155326 \h </w:instrText>
        </w:r>
        <w:r w:rsidR="00A32296">
          <w:rPr>
            <w:noProof/>
            <w:webHidden/>
          </w:rPr>
        </w:r>
        <w:r w:rsidR="00A32296">
          <w:rPr>
            <w:noProof/>
            <w:webHidden/>
          </w:rPr>
          <w:fldChar w:fldCharType="separate"/>
        </w:r>
        <w:r w:rsidR="00A32296">
          <w:rPr>
            <w:noProof/>
            <w:webHidden/>
          </w:rPr>
          <w:t>92</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327" w:history="1">
        <w:r w:rsidR="00A32296" w:rsidRPr="007151C4">
          <w:rPr>
            <w:rStyle w:val="Collegamentoipertestuale"/>
            <w:noProof/>
          </w:rPr>
          <w:t>13.1.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Installation</w:t>
        </w:r>
        <w:r w:rsidR="00A32296">
          <w:rPr>
            <w:noProof/>
            <w:webHidden/>
          </w:rPr>
          <w:tab/>
        </w:r>
        <w:r w:rsidR="00A32296">
          <w:rPr>
            <w:noProof/>
            <w:webHidden/>
          </w:rPr>
          <w:fldChar w:fldCharType="begin"/>
        </w:r>
        <w:r w:rsidR="00A32296">
          <w:rPr>
            <w:noProof/>
            <w:webHidden/>
          </w:rPr>
          <w:instrText xml:space="preserve"> PAGEREF _Toc42155327 \h </w:instrText>
        </w:r>
        <w:r w:rsidR="00A32296">
          <w:rPr>
            <w:noProof/>
            <w:webHidden/>
          </w:rPr>
        </w:r>
        <w:r w:rsidR="00A32296">
          <w:rPr>
            <w:noProof/>
            <w:webHidden/>
          </w:rPr>
          <w:fldChar w:fldCharType="separate"/>
        </w:r>
        <w:r w:rsidR="00A32296">
          <w:rPr>
            <w:noProof/>
            <w:webHidden/>
          </w:rPr>
          <w:t>92</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328" w:history="1">
        <w:r w:rsidR="00A32296" w:rsidRPr="007151C4">
          <w:rPr>
            <w:rStyle w:val="Collegamentoipertestuale"/>
            <w:noProof/>
          </w:rPr>
          <w:t>13.2.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Commented template of the main input file of SPHERA v.9.0.0</w:t>
        </w:r>
        <w:r w:rsidR="00A32296">
          <w:rPr>
            <w:noProof/>
            <w:webHidden/>
          </w:rPr>
          <w:tab/>
        </w:r>
        <w:r w:rsidR="00A32296">
          <w:rPr>
            <w:noProof/>
            <w:webHidden/>
          </w:rPr>
          <w:fldChar w:fldCharType="begin"/>
        </w:r>
        <w:r w:rsidR="00A32296">
          <w:rPr>
            <w:noProof/>
            <w:webHidden/>
          </w:rPr>
          <w:instrText xml:space="preserve"> PAGEREF _Toc42155328 \h </w:instrText>
        </w:r>
        <w:r w:rsidR="00A32296">
          <w:rPr>
            <w:noProof/>
            <w:webHidden/>
          </w:rPr>
        </w:r>
        <w:r w:rsidR="00A32296">
          <w:rPr>
            <w:noProof/>
            <w:webHidden/>
          </w:rPr>
          <w:fldChar w:fldCharType="separate"/>
        </w:r>
        <w:r w:rsidR="00A32296">
          <w:rPr>
            <w:noProof/>
            <w:webHidden/>
          </w:rPr>
          <w:t>93</w:t>
        </w:r>
        <w:r w:rsidR="00A32296">
          <w:rPr>
            <w:noProof/>
            <w:webHidden/>
          </w:rPr>
          <w:fldChar w:fldCharType="end"/>
        </w:r>
      </w:hyperlink>
    </w:p>
    <w:p w:rsidR="00A32296" w:rsidRDefault="00FA0BBB">
      <w:pPr>
        <w:pStyle w:val="Sommario2"/>
        <w:tabs>
          <w:tab w:val="left" w:pos="660"/>
          <w:tab w:val="right" w:pos="9628"/>
        </w:tabs>
        <w:rPr>
          <w:rFonts w:asciiTheme="minorHAnsi" w:eastAsiaTheme="minorEastAsia" w:hAnsiTheme="minorHAnsi" w:cstheme="minorBidi"/>
          <w:noProof/>
          <w:sz w:val="22"/>
          <w:lang w:val="it-IT" w:eastAsia="it-IT"/>
        </w:rPr>
      </w:pPr>
      <w:hyperlink w:anchor="_Toc42155329" w:history="1">
        <w:r w:rsidR="00A32296" w:rsidRPr="007151C4">
          <w:rPr>
            <w:rStyle w:val="Collegamentoipertestuale"/>
            <w:noProof/>
            <w:lang w:val="it-IT"/>
          </w:rPr>
          <w:t>13.3.</w:t>
        </w:r>
        <w:r w:rsidR="00A32296">
          <w:rPr>
            <w:rFonts w:asciiTheme="minorHAnsi" w:eastAsiaTheme="minorEastAsia" w:hAnsiTheme="minorHAnsi" w:cstheme="minorBidi"/>
            <w:noProof/>
            <w:sz w:val="22"/>
            <w:lang w:val="it-IT" w:eastAsia="it-IT"/>
          </w:rPr>
          <w:tab/>
        </w:r>
        <w:r w:rsidR="00A32296" w:rsidRPr="007151C4">
          <w:rPr>
            <w:rStyle w:val="Collegamentoipertestuale"/>
            <w:noProof/>
            <w:lang w:val="it-IT"/>
          </w:rPr>
          <w:t>Tutorials</w:t>
        </w:r>
        <w:r w:rsidR="00A32296">
          <w:rPr>
            <w:noProof/>
            <w:webHidden/>
          </w:rPr>
          <w:tab/>
        </w:r>
        <w:r w:rsidR="00A32296">
          <w:rPr>
            <w:noProof/>
            <w:webHidden/>
          </w:rPr>
          <w:fldChar w:fldCharType="begin"/>
        </w:r>
        <w:r w:rsidR="00A32296">
          <w:rPr>
            <w:noProof/>
            <w:webHidden/>
          </w:rPr>
          <w:instrText xml:space="preserve"> PAGEREF _Toc42155329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30" w:history="1">
        <w:r w:rsidR="00A32296" w:rsidRPr="007151C4">
          <w:rPr>
            <w:rStyle w:val="Collegamentoipertestuale"/>
            <w:noProof/>
            <w:lang w:val="en-GB"/>
          </w:rPr>
          <w:t>13.3.1.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“body_body_impacts”</w:t>
        </w:r>
        <w:r w:rsidR="00A32296">
          <w:rPr>
            <w:noProof/>
            <w:webHidden/>
          </w:rPr>
          <w:tab/>
        </w:r>
        <w:r w:rsidR="00A32296">
          <w:rPr>
            <w:noProof/>
            <w:webHidden/>
          </w:rPr>
          <w:fldChar w:fldCharType="begin"/>
        </w:r>
        <w:r w:rsidR="00A32296">
          <w:rPr>
            <w:noProof/>
            <w:webHidden/>
          </w:rPr>
          <w:instrText xml:space="preserve"> PAGEREF _Toc42155330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31" w:history="1">
        <w:r w:rsidR="00A32296" w:rsidRPr="007151C4">
          <w:rPr>
            <w:rStyle w:val="Collegamentoipertestuale"/>
            <w:noProof/>
            <w:lang w:val="en-GB"/>
          </w:rPr>
          <w:t>13.3.2.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“body_boundary_impacts”</w:t>
        </w:r>
        <w:r w:rsidR="00A32296">
          <w:rPr>
            <w:noProof/>
            <w:webHidden/>
          </w:rPr>
          <w:tab/>
        </w:r>
        <w:r w:rsidR="00A32296">
          <w:rPr>
            <w:noProof/>
            <w:webHidden/>
          </w:rPr>
          <w:fldChar w:fldCharType="begin"/>
        </w:r>
        <w:r w:rsidR="00A32296">
          <w:rPr>
            <w:noProof/>
            <w:webHidden/>
          </w:rPr>
          <w:instrText xml:space="preserve"> PAGEREF _Toc42155331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32" w:history="1">
        <w:r w:rsidR="00A32296" w:rsidRPr="007151C4">
          <w:rPr>
            <w:rStyle w:val="Collegamentoipertestuale"/>
            <w:noProof/>
            <w:lang w:val="en-GB"/>
          </w:rPr>
          <w:t>13.3.3.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“dam_breach_ICOLD_trunks”</w:t>
        </w:r>
        <w:r w:rsidR="00A32296">
          <w:rPr>
            <w:noProof/>
            <w:webHidden/>
          </w:rPr>
          <w:tab/>
        </w:r>
        <w:r w:rsidR="00A32296">
          <w:rPr>
            <w:noProof/>
            <w:webHidden/>
          </w:rPr>
          <w:fldChar w:fldCharType="begin"/>
        </w:r>
        <w:r w:rsidR="00A32296">
          <w:rPr>
            <w:noProof/>
            <w:webHidden/>
          </w:rPr>
          <w:instrText xml:space="preserve"> PAGEREF _Toc42155332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33" w:history="1">
        <w:r w:rsidR="00A32296" w:rsidRPr="007151C4">
          <w:rPr>
            <w:rStyle w:val="Collegamentoipertestuale"/>
            <w:noProof/>
            <w:lang w:val="en-GB"/>
          </w:rPr>
          <w:t>13.3.4.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“db_2bodies”</w:t>
        </w:r>
        <w:r w:rsidR="00A32296">
          <w:rPr>
            <w:noProof/>
            <w:webHidden/>
          </w:rPr>
          <w:tab/>
        </w:r>
        <w:r w:rsidR="00A32296">
          <w:rPr>
            <w:noProof/>
            <w:webHidden/>
          </w:rPr>
          <w:fldChar w:fldCharType="begin"/>
        </w:r>
        <w:r w:rsidR="00A32296">
          <w:rPr>
            <w:noProof/>
            <w:webHidden/>
          </w:rPr>
          <w:instrText xml:space="preserve"> PAGEREF _Toc42155333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34" w:history="1">
        <w:r w:rsidR="00A32296" w:rsidRPr="007151C4">
          <w:rPr>
            <w:rStyle w:val="Collegamentoipertestuale"/>
            <w:noProof/>
            <w:lang w:val="en-GB"/>
          </w:rPr>
          <w:t>13.3.5.</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“db_2D_demo”</w:t>
        </w:r>
        <w:r w:rsidR="00A32296">
          <w:rPr>
            <w:noProof/>
            <w:webHidden/>
          </w:rPr>
          <w:tab/>
        </w:r>
        <w:r w:rsidR="00A32296">
          <w:rPr>
            <w:noProof/>
            <w:webHidden/>
          </w:rPr>
          <w:fldChar w:fldCharType="begin"/>
        </w:r>
        <w:r w:rsidR="00A32296">
          <w:rPr>
            <w:noProof/>
            <w:webHidden/>
          </w:rPr>
          <w:instrText xml:space="preserve"> PAGEREF _Toc42155334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35" w:history="1">
        <w:r w:rsidR="00A32296" w:rsidRPr="007151C4">
          <w:rPr>
            <w:rStyle w:val="Collegamentoipertestuale"/>
            <w:noProof/>
            <w:lang w:val="en-GB"/>
          </w:rPr>
          <w:t>13.3.6.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“db_Alpe_Gera”</w:t>
        </w:r>
        <w:r w:rsidR="00A32296">
          <w:rPr>
            <w:noProof/>
            <w:webHidden/>
          </w:rPr>
          <w:tab/>
        </w:r>
        <w:r w:rsidR="00A32296">
          <w:rPr>
            <w:noProof/>
            <w:webHidden/>
          </w:rPr>
          <w:fldChar w:fldCharType="begin"/>
        </w:r>
        <w:r w:rsidR="00A32296">
          <w:rPr>
            <w:noProof/>
            <w:webHidden/>
          </w:rPr>
          <w:instrText xml:space="preserve"> PAGEREF _Toc42155335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36" w:history="1">
        <w:r w:rsidR="00A32296" w:rsidRPr="007151C4">
          <w:rPr>
            <w:rStyle w:val="Collegamentoipertestuale"/>
            <w:noProof/>
            <w:lang w:val="en-GB"/>
          </w:rPr>
          <w:t>13.3.7.</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“db_Alpe_Gera_Lanzada_substations”</w:t>
        </w:r>
        <w:r w:rsidR="00A32296">
          <w:rPr>
            <w:noProof/>
            <w:webHidden/>
          </w:rPr>
          <w:tab/>
        </w:r>
        <w:r w:rsidR="00A32296">
          <w:rPr>
            <w:noProof/>
            <w:webHidden/>
          </w:rPr>
          <w:fldChar w:fldCharType="begin"/>
        </w:r>
        <w:r w:rsidR="00A32296">
          <w:rPr>
            <w:noProof/>
            <w:webHidden/>
          </w:rPr>
          <w:instrText xml:space="preserve"> PAGEREF _Toc42155336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37" w:history="1">
        <w:r w:rsidR="00A32296" w:rsidRPr="007151C4">
          <w:rPr>
            <w:rStyle w:val="Collegamentoipertestuale"/>
            <w:noProof/>
            <w:lang w:val="en-GB"/>
          </w:rPr>
          <w:t>13.3.8.</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“db_body_exp_UniBas”</w:t>
        </w:r>
        <w:r w:rsidR="00A32296">
          <w:rPr>
            <w:noProof/>
            <w:webHidden/>
          </w:rPr>
          <w:tab/>
        </w:r>
        <w:r w:rsidR="00A32296">
          <w:rPr>
            <w:noProof/>
            <w:webHidden/>
          </w:rPr>
          <w:fldChar w:fldCharType="begin"/>
        </w:r>
        <w:r w:rsidR="00A32296">
          <w:rPr>
            <w:noProof/>
            <w:webHidden/>
          </w:rPr>
          <w:instrText xml:space="preserve"> PAGEREF _Toc42155337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38" w:history="1">
        <w:r w:rsidR="00A32296" w:rsidRPr="007151C4">
          <w:rPr>
            <w:rStyle w:val="Collegamentoipertestuale"/>
            <w:noProof/>
            <w:lang w:val="en-GB"/>
          </w:rPr>
          <w:t>13.3.9.</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“db_ICOLD”</w:t>
        </w:r>
        <w:r w:rsidR="00A32296">
          <w:rPr>
            <w:noProof/>
            <w:webHidden/>
          </w:rPr>
          <w:tab/>
        </w:r>
        <w:r w:rsidR="00A32296">
          <w:rPr>
            <w:noProof/>
            <w:webHidden/>
          </w:rPr>
          <w:fldChar w:fldCharType="begin"/>
        </w:r>
        <w:r w:rsidR="00A32296">
          <w:rPr>
            <w:noProof/>
            <w:webHidden/>
          </w:rPr>
          <w:instrText xml:space="preserve"> PAGEREF _Toc42155338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39" w:history="1">
        <w:r w:rsidR="00A32296" w:rsidRPr="007151C4">
          <w:rPr>
            <w:rStyle w:val="Collegamentoipertestuale"/>
            <w:noProof/>
            <w:lang w:val="en-GB"/>
          </w:rPr>
          <w:t>13.3.10.</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“db_multi_body”</w:t>
        </w:r>
        <w:r w:rsidR="00A32296">
          <w:rPr>
            <w:noProof/>
            <w:webHidden/>
          </w:rPr>
          <w:tab/>
        </w:r>
        <w:r w:rsidR="00A32296">
          <w:rPr>
            <w:noProof/>
            <w:webHidden/>
          </w:rPr>
          <w:fldChar w:fldCharType="begin"/>
        </w:r>
        <w:r w:rsidR="00A32296">
          <w:rPr>
            <w:noProof/>
            <w:webHidden/>
          </w:rPr>
          <w:instrText xml:space="preserve"> PAGEREF _Toc42155339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40" w:history="1">
        <w:r w:rsidR="00A32296" w:rsidRPr="007151C4">
          <w:rPr>
            <w:rStyle w:val="Collegamentoipertestuale"/>
            <w:noProof/>
            <w:lang w:val="en-GB"/>
          </w:rPr>
          <w:t>13.3.11.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“db_squat_obstacle”</w:t>
        </w:r>
        <w:r w:rsidR="00A32296">
          <w:rPr>
            <w:noProof/>
            <w:webHidden/>
          </w:rPr>
          <w:tab/>
        </w:r>
        <w:r w:rsidR="00A32296">
          <w:rPr>
            <w:noProof/>
            <w:webHidden/>
          </w:rPr>
          <w:fldChar w:fldCharType="begin"/>
        </w:r>
        <w:r w:rsidR="00A32296">
          <w:rPr>
            <w:noProof/>
            <w:webHidden/>
          </w:rPr>
          <w:instrText xml:space="preserve"> PAGEREF _Toc42155340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41" w:history="1">
        <w:r w:rsidR="00A32296" w:rsidRPr="007151C4">
          <w:rPr>
            <w:rStyle w:val="Collegamentoipertestuale"/>
            <w:noProof/>
            <w:lang w:val="en-GB"/>
          </w:rPr>
          <w:t>13.3.12.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“db_tall_obstacle”</w:t>
        </w:r>
        <w:r w:rsidR="00A32296">
          <w:rPr>
            <w:noProof/>
            <w:webHidden/>
          </w:rPr>
          <w:tab/>
        </w:r>
        <w:r w:rsidR="00A32296">
          <w:rPr>
            <w:noProof/>
            <w:webHidden/>
          </w:rPr>
          <w:fldChar w:fldCharType="begin"/>
        </w:r>
        <w:r w:rsidR="00A32296">
          <w:rPr>
            <w:noProof/>
            <w:webHidden/>
          </w:rPr>
          <w:instrText xml:space="preserve"> PAGEREF _Toc42155341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42" w:history="1">
        <w:r w:rsidR="00A32296" w:rsidRPr="007151C4">
          <w:rPr>
            <w:rStyle w:val="Collegamentoipertestuale"/>
            <w:noProof/>
            <w:lang w:val="en-GB"/>
          </w:rPr>
          <w:t>13.3.13.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“dike_breach_2D_expSchHag12JHR_ID22”</w:t>
        </w:r>
        <w:r w:rsidR="00A32296">
          <w:rPr>
            <w:noProof/>
            <w:webHidden/>
          </w:rPr>
          <w:tab/>
        </w:r>
        <w:r w:rsidR="00A32296">
          <w:rPr>
            <w:noProof/>
            <w:webHidden/>
          </w:rPr>
          <w:fldChar w:fldCharType="begin"/>
        </w:r>
        <w:r w:rsidR="00A32296">
          <w:rPr>
            <w:noProof/>
            <w:webHidden/>
          </w:rPr>
          <w:instrText xml:space="preserve"> PAGEREF _Toc42155342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43" w:history="1">
        <w:r w:rsidR="00A32296" w:rsidRPr="007151C4">
          <w:rPr>
            <w:rStyle w:val="Collegamentoipertestuale"/>
            <w:noProof/>
            <w:lang w:val="en-GB"/>
          </w:rPr>
          <w:t>13.3.14.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“edb_2D_demo”</w:t>
        </w:r>
        <w:r w:rsidR="00A32296">
          <w:rPr>
            <w:noProof/>
            <w:webHidden/>
          </w:rPr>
          <w:tab/>
        </w:r>
        <w:r w:rsidR="00A32296">
          <w:rPr>
            <w:noProof/>
            <w:webHidden/>
          </w:rPr>
          <w:fldChar w:fldCharType="begin"/>
        </w:r>
        <w:r w:rsidR="00A32296">
          <w:rPr>
            <w:noProof/>
            <w:webHidden/>
          </w:rPr>
          <w:instrText xml:space="preserve"> PAGEREF _Toc42155343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44" w:history="1">
        <w:r w:rsidR="00A32296" w:rsidRPr="007151C4">
          <w:rPr>
            <w:rStyle w:val="Collegamentoipertestuale"/>
            <w:noProof/>
            <w:lang w:val="en-GB"/>
          </w:rPr>
          <w:t>13.3.15.</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“edb_2D_FraCap02”</w:t>
        </w:r>
        <w:r w:rsidR="00A32296">
          <w:rPr>
            <w:noProof/>
            <w:webHidden/>
          </w:rPr>
          <w:tab/>
        </w:r>
        <w:r w:rsidR="00A32296">
          <w:rPr>
            <w:noProof/>
            <w:webHidden/>
          </w:rPr>
          <w:fldChar w:fldCharType="begin"/>
        </w:r>
        <w:r w:rsidR="00A32296">
          <w:rPr>
            <w:noProof/>
            <w:webHidden/>
          </w:rPr>
          <w:instrText xml:space="preserve"> PAGEREF _Toc42155344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45" w:history="1">
        <w:r w:rsidR="00A32296" w:rsidRPr="007151C4">
          <w:rPr>
            <w:rStyle w:val="Collegamentoipertestuale"/>
            <w:noProof/>
            <w:lang w:val="en-GB"/>
          </w:rPr>
          <w:t>13.3.16.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“edb_2D_FraCap02_Taipei”</w:t>
        </w:r>
        <w:r w:rsidR="00A32296">
          <w:rPr>
            <w:noProof/>
            <w:webHidden/>
          </w:rPr>
          <w:tab/>
        </w:r>
        <w:r w:rsidR="00A32296">
          <w:rPr>
            <w:noProof/>
            <w:webHidden/>
          </w:rPr>
          <w:fldChar w:fldCharType="begin"/>
        </w:r>
        <w:r w:rsidR="00A32296">
          <w:rPr>
            <w:noProof/>
            <w:webHidden/>
          </w:rPr>
          <w:instrText xml:space="preserve"> PAGEREF _Toc42155345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46" w:history="1">
        <w:r w:rsidR="00A32296" w:rsidRPr="007151C4">
          <w:rPr>
            <w:rStyle w:val="Collegamentoipertestuale"/>
            <w:noProof/>
            <w:lang w:val="en-GB"/>
          </w:rPr>
          <w:t>13.3.17.</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“edb_2D_Spi05”</w:t>
        </w:r>
        <w:r w:rsidR="00A32296">
          <w:rPr>
            <w:noProof/>
            <w:webHidden/>
          </w:rPr>
          <w:tab/>
        </w:r>
        <w:r w:rsidR="00A32296">
          <w:rPr>
            <w:noProof/>
            <w:webHidden/>
          </w:rPr>
          <w:fldChar w:fldCharType="begin"/>
        </w:r>
        <w:r w:rsidR="00A32296">
          <w:rPr>
            <w:noProof/>
            <w:webHidden/>
          </w:rPr>
          <w:instrText xml:space="preserve"> PAGEREF _Toc42155346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47" w:history="1">
        <w:r w:rsidR="00A32296" w:rsidRPr="007151C4">
          <w:rPr>
            <w:rStyle w:val="Collegamentoipertestuale"/>
            <w:noProof/>
            <w:lang w:val="en-GB"/>
          </w:rPr>
          <w:t>13.3.18.</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“edb_ICOLD”</w:t>
        </w:r>
        <w:r w:rsidR="00A32296">
          <w:rPr>
            <w:noProof/>
            <w:webHidden/>
          </w:rPr>
          <w:tab/>
        </w:r>
        <w:r w:rsidR="00A32296">
          <w:rPr>
            <w:noProof/>
            <w:webHidden/>
          </w:rPr>
          <w:fldChar w:fldCharType="begin"/>
        </w:r>
        <w:r w:rsidR="00A32296">
          <w:rPr>
            <w:noProof/>
            <w:webHidden/>
          </w:rPr>
          <w:instrText xml:space="preserve"> PAGEREF _Toc42155347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48" w:history="1">
        <w:r w:rsidR="00A32296" w:rsidRPr="007151C4">
          <w:rPr>
            <w:rStyle w:val="Collegamentoipertestuale"/>
            <w:noProof/>
            <w:lang w:val="en-GB"/>
          </w:rPr>
          <w:t>13.3.19.</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“edb_KarlSand”</w:t>
        </w:r>
        <w:r w:rsidR="00A32296">
          <w:rPr>
            <w:noProof/>
            <w:webHidden/>
          </w:rPr>
          <w:tab/>
        </w:r>
        <w:r w:rsidR="00A32296">
          <w:rPr>
            <w:noProof/>
            <w:webHidden/>
          </w:rPr>
          <w:fldChar w:fldCharType="begin"/>
        </w:r>
        <w:r w:rsidR="00A32296">
          <w:rPr>
            <w:noProof/>
            <w:webHidden/>
          </w:rPr>
          <w:instrText xml:space="preserve"> PAGEREF _Toc42155348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49" w:history="1">
        <w:r w:rsidR="00A32296" w:rsidRPr="007151C4">
          <w:rPr>
            <w:rStyle w:val="Collegamentoipertestuale"/>
            <w:noProof/>
            <w:lang w:val="en-GB"/>
          </w:rPr>
          <w:t>13.3.20.</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“edb_Pon10”</w:t>
        </w:r>
        <w:r w:rsidR="00A32296">
          <w:rPr>
            <w:noProof/>
            <w:webHidden/>
          </w:rPr>
          <w:tab/>
        </w:r>
        <w:r w:rsidR="00A32296">
          <w:rPr>
            <w:noProof/>
            <w:webHidden/>
          </w:rPr>
          <w:fldChar w:fldCharType="begin"/>
        </w:r>
        <w:r w:rsidR="00A32296">
          <w:rPr>
            <w:noProof/>
            <w:webHidden/>
          </w:rPr>
          <w:instrText xml:space="preserve"> PAGEREF _Toc42155349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50" w:history="1">
        <w:r w:rsidR="00A32296" w:rsidRPr="007151C4">
          <w:rPr>
            <w:rStyle w:val="Collegamentoipertestuale"/>
            <w:noProof/>
            <w:lang w:val="en-GB"/>
          </w:rPr>
          <w:t>13.3.21.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“floating_cube_stability”</w:t>
        </w:r>
        <w:r w:rsidR="00A32296">
          <w:rPr>
            <w:noProof/>
            <w:webHidden/>
          </w:rPr>
          <w:tab/>
        </w:r>
        <w:r w:rsidR="00A32296">
          <w:rPr>
            <w:noProof/>
            <w:webHidden/>
          </w:rPr>
          <w:fldChar w:fldCharType="begin"/>
        </w:r>
        <w:r w:rsidR="00A32296">
          <w:rPr>
            <w:noProof/>
            <w:webHidden/>
          </w:rPr>
          <w:instrText xml:space="preserve"> PAGEREF _Toc42155350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51" w:history="1">
        <w:r w:rsidR="00A32296" w:rsidRPr="007151C4">
          <w:rPr>
            <w:rStyle w:val="Collegamentoipertestuale"/>
            <w:noProof/>
            <w:lang w:val="en-GB"/>
          </w:rPr>
          <w:t>13.3.22.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“flushing_2D”</w:t>
        </w:r>
        <w:r w:rsidR="00A32296">
          <w:rPr>
            <w:noProof/>
            <w:webHidden/>
          </w:rPr>
          <w:tab/>
        </w:r>
        <w:r w:rsidR="00A32296">
          <w:rPr>
            <w:noProof/>
            <w:webHidden/>
          </w:rPr>
          <w:fldChar w:fldCharType="begin"/>
        </w:r>
        <w:r w:rsidR="00A32296">
          <w:rPr>
            <w:noProof/>
            <w:webHidden/>
          </w:rPr>
          <w:instrText xml:space="preserve"> PAGEREF _Toc42155351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52" w:history="1">
        <w:r w:rsidR="00A32296" w:rsidRPr="007151C4">
          <w:rPr>
            <w:rStyle w:val="Collegamentoipertestuale"/>
            <w:noProof/>
            <w:lang w:val="en-GB"/>
          </w:rPr>
          <w:t>13.3.23.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“flushing_3D”</w:t>
        </w:r>
        <w:r w:rsidR="00A32296">
          <w:rPr>
            <w:noProof/>
            <w:webHidden/>
          </w:rPr>
          <w:tab/>
        </w:r>
        <w:r w:rsidR="00A32296">
          <w:rPr>
            <w:noProof/>
            <w:webHidden/>
          </w:rPr>
          <w:fldChar w:fldCharType="begin"/>
        </w:r>
        <w:r w:rsidR="00A32296">
          <w:rPr>
            <w:noProof/>
            <w:webHidden/>
          </w:rPr>
          <w:instrText xml:space="preserve"> PAGEREF _Toc42155352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53" w:history="1">
        <w:r w:rsidR="00A32296" w:rsidRPr="007151C4">
          <w:rPr>
            <w:rStyle w:val="Collegamentoipertestuale"/>
            <w:noProof/>
            <w:lang w:val="en-GB"/>
          </w:rPr>
          <w:t>13.3.24.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“jet_plate”</w:t>
        </w:r>
        <w:r w:rsidR="00A32296">
          <w:rPr>
            <w:noProof/>
            <w:webHidden/>
          </w:rPr>
          <w:tab/>
        </w:r>
        <w:r w:rsidR="00A32296">
          <w:rPr>
            <w:noProof/>
            <w:webHidden/>
          </w:rPr>
          <w:fldChar w:fldCharType="begin"/>
        </w:r>
        <w:r w:rsidR="00A32296">
          <w:rPr>
            <w:noProof/>
            <w:webHidden/>
          </w:rPr>
          <w:instrText xml:space="preserve"> PAGEREF _Toc42155353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54" w:history="1">
        <w:r w:rsidR="00A32296" w:rsidRPr="007151C4">
          <w:rPr>
            <w:rStyle w:val="Collegamentoipertestuale"/>
            <w:noProof/>
            <w:lang w:val="en-GB"/>
          </w:rPr>
          <w:t>13.3.25.</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“rectangular_side_weir_Fr_0_491”</w:t>
        </w:r>
        <w:r w:rsidR="00A32296">
          <w:rPr>
            <w:noProof/>
            <w:webHidden/>
          </w:rPr>
          <w:tab/>
        </w:r>
        <w:r w:rsidR="00A32296">
          <w:rPr>
            <w:noProof/>
            <w:webHidden/>
          </w:rPr>
          <w:fldChar w:fldCharType="begin"/>
        </w:r>
        <w:r w:rsidR="00A32296">
          <w:rPr>
            <w:noProof/>
            <w:webHidden/>
          </w:rPr>
          <w:instrText xml:space="preserve"> PAGEREF _Toc42155354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55" w:history="1">
        <w:r w:rsidR="00A32296" w:rsidRPr="007151C4">
          <w:rPr>
            <w:rStyle w:val="Collegamentoipertestuale"/>
            <w:noProof/>
            <w:lang w:val="en-GB"/>
          </w:rPr>
          <w:t>13.3.26.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“San_Fernando_Lower_van_Norman_dam_liquefaction”</w:t>
        </w:r>
        <w:r w:rsidR="00A32296">
          <w:rPr>
            <w:noProof/>
            <w:webHidden/>
          </w:rPr>
          <w:tab/>
        </w:r>
        <w:r w:rsidR="00A32296">
          <w:rPr>
            <w:noProof/>
            <w:webHidden/>
          </w:rPr>
          <w:fldChar w:fldCharType="begin"/>
        </w:r>
        <w:r w:rsidR="00A32296">
          <w:rPr>
            <w:noProof/>
            <w:webHidden/>
          </w:rPr>
          <w:instrText xml:space="preserve"> PAGEREF _Toc42155355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56" w:history="1">
        <w:r w:rsidR="00A32296" w:rsidRPr="007151C4">
          <w:rPr>
            <w:rStyle w:val="Collegamentoipertestuale"/>
            <w:noProof/>
            <w:lang w:val="en-GB"/>
          </w:rPr>
          <w:t>13.3.27.</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“sloshing_tank_TbyTn_0_78”</w:t>
        </w:r>
        <w:r w:rsidR="00A32296">
          <w:rPr>
            <w:noProof/>
            <w:webHidden/>
          </w:rPr>
          <w:tab/>
        </w:r>
        <w:r w:rsidR="00A32296">
          <w:rPr>
            <w:noProof/>
            <w:webHidden/>
          </w:rPr>
          <w:fldChar w:fldCharType="begin"/>
        </w:r>
        <w:r w:rsidR="00A32296">
          <w:rPr>
            <w:noProof/>
            <w:webHidden/>
          </w:rPr>
          <w:instrText xml:space="preserve"> PAGEREF _Toc42155356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57" w:history="1">
        <w:r w:rsidR="00A32296" w:rsidRPr="007151C4">
          <w:rPr>
            <w:rStyle w:val="Collegamentoipertestuale"/>
            <w:noProof/>
            <w:lang w:val="en-GB"/>
          </w:rPr>
          <w:t>13.3.28.</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“sloshing_tank_TbyTn_1_07”</w:t>
        </w:r>
        <w:r w:rsidR="00A32296">
          <w:rPr>
            <w:noProof/>
            <w:webHidden/>
          </w:rPr>
          <w:tab/>
        </w:r>
        <w:r w:rsidR="00A32296">
          <w:rPr>
            <w:noProof/>
            <w:webHidden/>
          </w:rPr>
          <w:fldChar w:fldCharType="begin"/>
        </w:r>
        <w:r w:rsidR="00A32296">
          <w:rPr>
            <w:noProof/>
            <w:webHidden/>
          </w:rPr>
          <w:instrText xml:space="preserve"> PAGEREF _Toc42155357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58" w:history="1">
        <w:r w:rsidR="00A32296" w:rsidRPr="007151C4">
          <w:rPr>
            <w:rStyle w:val="Collegamentoipertestuale"/>
            <w:noProof/>
            <w:lang w:val="en-GB"/>
          </w:rPr>
          <w:t>13.3.29.</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“spherical_Couette_flows”</w:t>
        </w:r>
        <w:r w:rsidR="00A32296">
          <w:rPr>
            <w:noProof/>
            <w:webHidden/>
          </w:rPr>
          <w:tab/>
        </w:r>
        <w:r w:rsidR="00A32296">
          <w:rPr>
            <w:noProof/>
            <w:webHidden/>
          </w:rPr>
          <w:fldChar w:fldCharType="begin"/>
        </w:r>
        <w:r w:rsidR="00A32296">
          <w:rPr>
            <w:noProof/>
            <w:webHidden/>
          </w:rPr>
          <w:instrText xml:space="preserve"> PAGEREF _Toc42155358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59" w:history="1">
        <w:r w:rsidR="00A32296" w:rsidRPr="007151C4">
          <w:rPr>
            <w:rStyle w:val="Collegamentoipertestuale"/>
            <w:noProof/>
            <w:lang w:val="en-GB"/>
          </w:rPr>
          <w:t>13.3.30.</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“SPH_udb_exp_Kim2015HYDROL”</w:t>
        </w:r>
        <w:r w:rsidR="00A32296">
          <w:rPr>
            <w:noProof/>
            <w:webHidden/>
          </w:rPr>
          <w:tab/>
        </w:r>
        <w:r w:rsidR="00A32296">
          <w:rPr>
            <w:noProof/>
            <w:webHidden/>
          </w:rPr>
          <w:fldChar w:fldCharType="begin"/>
        </w:r>
        <w:r w:rsidR="00A32296">
          <w:rPr>
            <w:noProof/>
            <w:webHidden/>
          </w:rPr>
          <w:instrText xml:space="preserve"> PAGEREF _Toc42155359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60" w:history="1">
        <w:r w:rsidR="00A32296" w:rsidRPr="007151C4">
          <w:rPr>
            <w:rStyle w:val="Collegamentoipertestuale"/>
            <w:noProof/>
            <w:lang w:val="en-GB"/>
          </w:rPr>
          <w:t>13.3.31.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“submerged_landslide”</w:t>
        </w:r>
        <w:r w:rsidR="00A32296">
          <w:rPr>
            <w:noProof/>
            <w:webHidden/>
          </w:rPr>
          <w:tab/>
        </w:r>
        <w:r w:rsidR="00A32296">
          <w:rPr>
            <w:noProof/>
            <w:webHidden/>
          </w:rPr>
          <w:fldChar w:fldCharType="begin"/>
        </w:r>
        <w:r w:rsidR="00A32296">
          <w:rPr>
            <w:noProof/>
            <w:webHidden/>
          </w:rPr>
          <w:instrText xml:space="preserve"> PAGEREF _Toc42155360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61" w:history="1">
        <w:r w:rsidR="00A32296" w:rsidRPr="007151C4">
          <w:rPr>
            <w:rStyle w:val="Collegamentoipertestuale"/>
            <w:noProof/>
            <w:lang w:val="en-GB"/>
          </w:rPr>
          <w:t>13.3.32.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“still_water_tank”</w:t>
        </w:r>
        <w:r w:rsidR="00A32296">
          <w:rPr>
            <w:noProof/>
            <w:webHidden/>
          </w:rPr>
          <w:tab/>
        </w:r>
        <w:r w:rsidR="00A32296">
          <w:rPr>
            <w:noProof/>
            <w:webHidden/>
          </w:rPr>
          <w:fldChar w:fldCharType="begin"/>
        </w:r>
        <w:r w:rsidR="00A32296">
          <w:rPr>
            <w:noProof/>
            <w:webHidden/>
          </w:rPr>
          <w:instrText xml:space="preserve"> PAGEREF _Toc42155361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62" w:history="1">
        <w:r w:rsidR="00A32296" w:rsidRPr="007151C4">
          <w:rPr>
            <w:rStyle w:val="Collegamentoipertestuale"/>
            <w:noProof/>
            <w:lang w:val="en-GB"/>
          </w:rPr>
          <w:t>13.3.33.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“wave_motion_for_WaveSAX”</w:t>
        </w:r>
        <w:r w:rsidR="00A32296">
          <w:rPr>
            <w:noProof/>
            <w:webHidden/>
          </w:rPr>
          <w:tab/>
        </w:r>
        <w:r w:rsidR="00A32296">
          <w:rPr>
            <w:noProof/>
            <w:webHidden/>
          </w:rPr>
          <w:fldChar w:fldCharType="begin"/>
        </w:r>
        <w:r w:rsidR="00A32296">
          <w:rPr>
            <w:noProof/>
            <w:webHidden/>
          </w:rPr>
          <w:instrText xml:space="preserve"> PAGEREF _Toc42155362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FA0BBB">
      <w:pPr>
        <w:pStyle w:val="Sommario3"/>
        <w:tabs>
          <w:tab w:val="left" w:pos="880"/>
          <w:tab w:val="right" w:pos="9628"/>
        </w:tabs>
        <w:rPr>
          <w:rFonts w:asciiTheme="minorHAnsi" w:eastAsiaTheme="minorEastAsia" w:hAnsiTheme="minorHAnsi" w:cstheme="minorBidi"/>
          <w:noProof/>
          <w:sz w:val="22"/>
          <w:szCs w:val="22"/>
        </w:rPr>
      </w:pPr>
      <w:hyperlink w:anchor="_Toc42155363" w:history="1">
        <w:r w:rsidR="00A32296" w:rsidRPr="007151C4">
          <w:rPr>
            <w:rStyle w:val="Collegamentoipertestuale"/>
            <w:noProof/>
            <w:lang w:val="en-GB"/>
          </w:rPr>
          <w:t>13.3.34.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“wedges_falls_on_still_water”</w:t>
        </w:r>
        <w:r w:rsidR="00A32296">
          <w:rPr>
            <w:noProof/>
            <w:webHidden/>
          </w:rPr>
          <w:tab/>
        </w:r>
        <w:r w:rsidR="00A32296">
          <w:rPr>
            <w:noProof/>
            <w:webHidden/>
          </w:rPr>
          <w:fldChar w:fldCharType="begin"/>
        </w:r>
        <w:r w:rsidR="00A32296">
          <w:rPr>
            <w:noProof/>
            <w:webHidden/>
          </w:rPr>
          <w:instrText xml:space="preserve"> PAGEREF _Toc42155363 \h </w:instrText>
        </w:r>
        <w:r w:rsidR="00A32296">
          <w:rPr>
            <w:noProof/>
            <w:webHidden/>
          </w:rPr>
        </w:r>
        <w:r w:rsidR="00A32296">
          <w:rPr>
            <w:noProof/>
            <w:webHidden/>
          </w:rPr>
          <w:fldChar w:fldCharType="separate"/>
        </w:r>
        <w:r w:rsidR="00A32296">
          <w:rPr>
            <w:noProof/>
            <w:webHidden/>
          </w:rPr>
          <w:t>110</w:t>
        </w:r>
        <w:r w:rsidR="00A32296">
          <w:rPr>
            <w:noProof/>
            <w:webHidden/>
          </w:rPr>
          <w:fldChar w:fldCharType="end"/>
        </w:r>
      </w:hyperlink>
    </w:p>
    <w:p w:rsidR="00A32296" w:rsidRDefault="00FA0BBB">
      <w:pPr>
        <w:pStyle w:val="Sommario1"/>
        <w:tabs>
          <w:tab w:val="right" w:pos="9628"/>
        </w:tabs>
        <w:rPr>
          <w:rFonts w:asciiTheme="minorHAnsi" w:eastAsiaTheme="minorEastAsia" w:hAnsiTheme="minorHAnsi" w:cstheme="minorBidi"/>
          <w:noProof/>
          <w:sz w:val="22"/>
          <w:lang w:val="it-IT" w:eastAsia="it-IT"/>
        </w:rPr>
      </w:pPr>
      <w:hyperlink w:anchor="_Toc42155364" w:history="1">
        <w:r w:rsidR="00A32296" w:rsidRPr="007151C4">
          <w:rPr>
            <w:rStyle w:val="Collegamentoipertestuale"/>
            <w:rFonts w:ascii="Book Antiqua" w:hAnsi="Book Antiqua"/>
            <w:caps/>
            <w:noProof/>
          </w:rPr>
          <w:t>14. SPHERA acknowledgments</w:t>
        </w:r>
        <w:r w:rsidR="00A32296">
          <w:rPr>
            <w:noProof/>
            <w:webHidden/>
          </w:rPr>
          <w:tab/>
        </w:r>
        <w:r w:rsidR="00A32296">
          <w:rPr>
            <w:noProof/>
            <w:webHidden/>
          </w:rPr>
          <w:fldChar w:fldCharType="begin"/>
        </w:r>
        <w:r w:rsidR="00A32296">
          <w:rPr>
            <w:noProof/>
            <w:webHidden/>
          </w:rPr>
          <w:instrText xml:space="preserve"> PAGEREF _Toc42155364 \h </w:instrText>
        </w:r>
        <w:r w:rsidR="00A32296">
          <w:rPr>
            <w:noProof/>
            <w:webHidden/>
          </w:rPr>
        </w:r>
        <w:r w:rsidR="00A32296">
          <w:rPr>
            <w:noProof/>
            <w:webHidden/>
          </w:rPr>
          <w:fldChar w:fldCharType="separate"/>
        </w:r>
        <w:r w:rsidR="00A32296">
          <w:rPr>
            <w:noProof/>
            <w:webHidden/>
          </w:rPr>
          <w:t>111</w:t>
        </w:r>
        <w:r w:rsidR="00A32296">
          <w:rPr>
            <w:noProof/>
            <w:webHidden/>
          </w:rPr>
          <w:fldChar w:fldCharType="end"/>
        </w:r>
      </w:hyperlink>
    </w:p>
    <w:p w:rsidR="00A32296" w:rsidRDefault="00FA0BBB">
      <w:pPr>
        <w:pStyle w:val="Sommario1"/>
        <w:tabs>
          <w:tab w:val="right" w:pos="9628"/>
        </w:tabs>
        <w:rPr>
          <w:rFonts w:asciiTheme="minorHAnsi" w:eastAsiaTheme="minorEastAsia" w:hAnsiTheme="minorHAnsi" w:cstheme="minorBidi"/>
          <w:noProof/>
          <w:sz w:val="22"/>
          <w:lang w:val="it-IT" w:eastAsia="it-IT"/>
        </w:rPr>
      </w:pPr>
      <w:hyperlink w:anchor="_Toc42155365" w:history="1">
        <w:r w:rsidR="00A32296" w:rsidRPr="007151C4">
          <w:rPr>
            <w:rStyle w:val="Collegamentoipertestuale"/>
            <w:rFonts w:ascii="Book Antiqua" w:hAnsi="Book Antiqua"/>
            <w:caps/>
            <w:noProof/>
          </w:rPr>
          <w:t>15. SPHERA registration</w:t>
        </w:r>
        <w:r w:rsidR="00A32296">
          <w:rPr>
            <w:noProof/>
            <w:webHidden/>
          </w:rPr>
          <w:tab/>
        </w:r>
        <w:r w:rsidR="00A32296">
          <w:rPr>
            <w:noProof/>
            <w:webHidden/>
          </w:rPr>
          <w:fldChar w:fldCharType="begin"/>
        </w:r>
        <w:r w:rsidR="00A32296">
          <w:rPr>
            <w:noProof/>
            <w:webHidden/>
          </w:rPr>
          <w:instrText xml:space="preserve"> PAGEREF _Toc42155365 \h </w:instrText>
        </w:r>
        <w:r w:rsidR="00A32296">
          <w:rPr>
            <w:noProof/>
            <w:webHidden/>
          </w:rPr>
        </w:r>
        <w:r w:rsidR="00A32296">
          <w:rPr>
            <w:noProof/>
            <w:webHidden/>
          </w:rPr>
          <w:fldChar w:fldCharType="separate"/>
        </w:r>
        <w:r w:rsidR="00A32296">
          <w:rPr>
            <w:noProof/>
            <w:webHidden/>
          </w:rPr>
          <w:t>113</w:t>
        </w:r>
        <w:r w:rsidR="00A32296">
          <w:rPr>
            <w:noProof/>
            <w:webHidden/>
          </w:rPr>
          <w:fldChar w:fldCharType="end"/>
        </w:r>
      </w:hyperlink>
    </w:p>
    <w:p w:rsidR="00A32296" w:rsidRDefault="00FA0BBB">
      <w:pPr>
        <w:pStyle w:val="Sommario1"/>
        <w:tabs>
          <w:tab w:val="right" w:pos="9628"/>
        </w:tabs>
        <w:rPr>
          <w:rFonts w:asciiTheme="minorHAnsi" w:eastAsiaTheme="minorEastAsia" w:hAnsiTheme="minorHAnsi" w:cstheme="minorBidi"/>
          <w:noProof/>
          <w:sz w:val="22"/>
          <w:lang w:val="it-IT" w:eastAsia="it-IT"/>
        </w:rPr>
      </w:pPr>
      <w:hyperlink w:anchor="_Toc42155366" w:history="1">
        <w:r w:rsidR="00A32296" w:rsidRPr="007151C4">
          <w:rPr>
            <w:rStyle w:val="Collegamentoipertestuale"/>
            <w:rFonts w:ascii="Book Antiqua" w:hAnsi="Book Antiqua"/>
            <w:caps/>
            <w:noProof/>
          </w:rPr>
          <w:t>16. References</w:t>
        </w:r>
        <w:r w:rsidR="00A32296">
          <w:rPr>
            <w:noProof/>
            <w:webHidden/>
          </w:rPr>
          <w:tab/>
        </w:r>
        <w:r w:rsidR="00A32296">
          <w:rPr>
            <w:noProof/>
            <w:webHidden/>
          </w:rPr>
          <w:fldChar w:fldCharType="begin"/>
        </w:r>
        <w:r w:rsidR="00A32296">
          <w:rPr>
            <w:noProof/>
            <w:webHidden/>
          </w:rPr>
          <w:instrText xml:space="preserve"> PAGEREF _Toc42155366 \h </w:instrText>
        </w:r>
        <w:r w:rsidR="00A32296">
          <w:rPr>
            <w:noProof/>
            <w:webHidden/>
          </w:rPr>
        </w:r>
        <w:r w:rsidR="00A32296">
          <w:rPr>
            <w:noProof/>
            <w:webHidden/>
          </w:rPr>
          <w:fldChar w:fldCharType="separate"/>
        </w:r>
        <w:r w:rsidR="00A32296">
          <w:rPr>
            <w:noProof/>
            <w:webHidden/>
          </w:rPr>
          <w:t>114</w:t>
        </w:r>
        <w:r w:rsidR="00A32296">
          <w:rPr>
            <w:noProof/>
            <w:webHidden/>
          </w:rPr>
          <w:fldChar w:fldCharType="end"/>
        </w:r>
      </w:hyperlink>
    </w:p>
    <w:p w:rsidR="00A32296" w:rsidRDefault="00FA0BBB">
      <w:pPr>
        <w:pStyle w:val="Sommario1"/>
        <w:tabs>
          <w:tab w:val="right" w:pos="9628"/>
        </w:tabs>
        <w:rPr>
          <w:rFonts w:asciiTheme="minorHAnsi" w:eastAsiaTheme="minorEastAsia" w:hAnsiTheme="minorHAnsi" w:cstheme="minorBidi"/>
          <w:noProof/>
          <w:sz w:val="22"/>
          <w:lang w:val="it-IT" w:eastAsia="it-IT"/>
        </w:rPr>
      </w:pPr>
      <w:hyperlink w:anchor="_Toc42155367" w:history="1">
        <w:r w:rsidR="00A32296" w:rsidRPr="007151C4">
          <w:rPr>
            <w:rStyle w:val="Collegamentoipertestuale"/>
            <w:rFonts w:ascii="Book Antiqua" w:hAnsi="Book Antiqua"/>
            <w:caps/>
            <w:noProof/>
          </w:rPr>
          <w:t>17. GNU Free Documentation License</w:t>
        </w:r>
        <w:r w:rsidR="00A32296">
          <w:rPr>
            <w:noProof/>
            <w:webHidden/>
          </w:rPr>
          <w:tab/>
        </w:r>
        <w:r w:rsidR="00A32296">
          <w:rPr>
            <w:noProof/>
            <w:webHidden/>
          </w:rPr>
          <w:fldChar w:fldCharType="begin"/>
        </w:r>
        <w:r w:rsidR="00A32296">
          <w:rPr>
            <w:noProof/>
            <w:webHidden/>
          </w:rPr>
          <w:instrText xml:space="preserve"> PAGEREF _Toc42155367 \h </w:instrText>
        </w:r>
        <w:r w:rsidR="00A32296">
          <w:rPr>
            <w:noProof/>
            <w:webHidden/>
          </w:rPr>
        </w:r>
        <w:r w:rsidR="00A32296">
          <w:rPr>
            <w:noProof/>
            <w:webHidden/>
          </w:rPr>
          <w:fldChar w:fldCharType="separate"/>
        </w:r>
        <w:r w:rsidR="00A32296">
          <w:rPr>
            <w:noProof/>
            <w:webHidden/>
          </w:rPr>
          <w:t>122</w:t>
        </w:r>
        <w:r w:rsidR="00A32296">
          <w:rPr>
            <w:noProof/>
            <w:webHidden/>
          </w:rPr>
          <w:fldChar w:fldCharType="end"/>
        </w:r>
      </w:hyperlink>
    </w:p>
    <w:p w:rsidR="00420F8E" w:rsidRDefault="005A2068" w:rsidP="00420F8E">
      <w:pPr>
        <w:rPr>
          <w:rFonts w:ascii="Times New Roman" w:hAnsi="Times New Roman"/>
          <w:sz w:val="24"/>
          <w:szCs w:val="24"/>
          <w:lang w:val="it-IT" w:eastAsia="it-IT"/>
        </w:rPr>
      </w:pPr>
      <w:r>
        <w:rPr>
          <w:rFonts w:ascii="Times New Roman" w:hAnsi="Times New Roman"/>
          <w:sz w:val="24"/>
          <w:szCs w:val="24"/>
          <w:lang w:val="it-IT" w:eastAsia="it-IT"/>
        </w:rPr>
        <w:fldChar w:fldCharType="end"/>
      </w:r>
    </w:p>
    <w:p w:rsidR="00644B36" w:rsidRPr="00276BBF" w:rsidRDefault="001757BC" w:rsidP="00C9299F">
      <w:pPr>
        <w:spacing w:after="0" w:line="240" w:lineRule="auto"/>
        <w:jc w:val="both"/>
        <w:rPr>
          <w:rFonts w:ascii="Times New Roman" w:hAnsi="Times New Roman"/>
          <w:sz w:val="24"/>
          <w:szCs w:val="24"/>
        </w:rPr>
      </w:pPr>
      <w:r w:rsidRPr="00276BBF">
        <w:rPr>
          <w:rFonts w:ascii="Times New Roman" w:hAnsi="Times New Roman"/>
          <w:sz w:val="24"/>
          <w:szCs w:val="24"/>
        </w:rPr>
        <w:t>Documentation Copyright:</w:t>
      </w:r>
    </w:p>
    <w:p w:rsidR="009244DE" w:rsidRPr="00276BBF" w:rsidRDefault="00652F0F" w:rsidP="009244DE">
      <w:pPr>
        <w:spacing w:after="0" w:line="240" w:lineRule="auto"/>
        <w:jc w:val="both"/>
        <w:rPr>
          <w:rFonts w:ascii="Times New Roman" w:hAnsi="Times New Roman"/>
          <w:sz w:val="24"/>
          <w:szCs w:val="24"/>
        </w:rPr>
      </w:pPr>
      <w:proofErr w:type="gramStart"/>
      <w:r>
        <w:rPr>
          <w:rFonts w:ascii="Times New Roman" w:hAnsi="Times New Roman"/>
          <w:sz w:val="24"/>
          <w:szCs w:val="24"/>
        </w:rPr>
        <w:t>Copyright (C) 2015-2018</w:t>
      </w:r>
      <w:r w:rsidR="00280490" w:rsidRPr="00276BBF">
        <w:rPr>
          <w:rFonts w:ascii="Times New Roman" w:hAnsi="Times New Roman"/>
          <w:sz w:val="24"/>
          <w:szCs w:val="24"/>
        </w:rPr>
        <w:t xml:space="preserve"> RSE SpA.</w:t>
      </w:r>
      <w:proofErr w:type="gramEnd"/>
      <w:r w:rsidR="00280490" w:rsidRPr="00276BBF">
        <w:rPr>
          <w:rFonts w:ascii="Times New Roman" w:hAnsi="Times New Roman"/>
          <w:sz w:val="24"/>
          <w:szCs w:val="24"/>
        </w:rPr>
        <w:t xml:space="preserve">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Pr>
          <w:rFonts w:ascii="Times New Roman" w:hAnsi="Times New Roman"/>
          <w:sz w:val="24"/>
          <w:szCs w:val="24"/>
        </w:rPr>
        <w:t xml:space="preserve"> </w:t>
      </w:r>
      <w:r w:rsidR="00280490" w:rsidRPr="00276BBF">
        <w:rPr>
          <w:rFonts w:ascii="Times New Roman" w:hAnsi="Times New Roman"/>
          <w:sz w:val="24"/>
          <w:szCs w:val="24"/>
        </w:rPr>
        <w:t xml:space="preserve">A copy of the license </w:t>
      </w:r>
      <w:r w:rsidR="00700B8D" w:rsidRPr="00276BBF">
        <w:rPr>
          <w:rFonts w:ascii="Times New Roman" w:hAnsi="Times New Roman"/>
          <w:sz w:val="24"/>
          <w:szCs w:val="24"/>
        </w:rPr>
        <w:t xml:space="preserve">of this document </w:t>
      </w:r>
      <w:r w:rsidR="00280490" w:rsidRPr="00276BBF">
        <w:rPr>
          <w:rFonts w:ascii="Times New Roman" w:hAnsi="Times New Roman"/>
          <w:sz w:val="24"/>
          <w:szCs w:val="24"/>
        </w:rPr>
        <w:t>is included in the section entitled "GNU Free Documentation License".</w:t>
      </w:r>
      <w:r w:rsidR="00DB3EFF" w:rsidRPr="00276BBF">
        <w:rPr>
          <w:rFonts w:ascii="Times New Roman" w:hAnsi="Times New Roman"/>
          <w:sz w:val="24"/>
          <w:szCs w:val="24"/>
        </w:rPr>
        <w:t xml:space="preserve"> </w:t>
      </w:r>
      <w:r>
        <w:rPr>
          <w:rFonts w:ascii="Times New Roman" w:hAnsi="Times New Roman"/>
          <w:sz w:val="24"/>
          <w:szCs w:val="24"/>
        </w:rPr>
        <w:t>This documentation represents an improvement of the previous version of the document (“SPHERA v.8</w:t>
      </w:r>
      <w:r w:rsidRPr="00652F0F">
        <w:rPr>
          <w:rFonts w:ascii="Times New Roman" w:hAnsi="Times New Roman"/>
          <w:sz w:val="24"/>
          <w:szCs w:val="24"/>
        </w:rPr>
        <w:t>.0 (RSE SpA): documentation</w:t>
      </w:r>
      <w:r>
        <w:rPr>
          <w:rFonts w:ascii="Times New Roman" w:hAnsi="Times New Roman"/>
          <w:sz w:val="24"/>
          <w:szCs w:val="24"/>
        </w:rPr>
        <w:t xml:space="preserve">”). </w:t>
      </w:r>
      <w:r w:rsidR="009244DE" w:rsidRPr="00276BBF">
        <w:rPr>
          <w:rFonts w:ascii="Times New Roman" w:hAnsi="Times New Roman"/>
          <w:sz w:val="24"/>
          <w:szCs w:val="24"/>
        </w:rPr>
        <w:t>The email address of the author of this documentation is: andrea.amicarelli@rse-web.it   .</w:t>
      </w:r>
    </w:p>
    <w:p w:rsidR="00C9299F" w:rsidRPr="00276BBF" w:rsidRDefault="00C9299F" w:rsidP="00700B8D">
      <w:pPr>
        <w:spacing w:after="0" w:line="240" w:lineRule="auto"/>
        <w:jc w:val="both"/>
        <w:rPr>
          <w:rFonts w:ascii="Times New Roman" w:hAnsi="Times New Roman"/>
          <w:sz w:val="24"/>
          <w:szCs w:val="24"/>
        </w:rPr>
      </w:pPr>
    </w:p>
    <w:p w:rsidR="00700B8D" w:rsidRPr="00276BBF" w:rsidRDefault="00700B8D" w:rsidP="00700B8D">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This documentation file is intended to provide only additional and updated material, beyond the other SPHERA GitHub repository files and the associated papers on International Journals</w:t>
      </w:r>
      <w:r w:rsidR="00F9216F">
        <w:rPr>
          <w:rFonts w:ascii="Times New Roman" w:hAnsi="Times New Roman"/>
          <w:sz w:val="24"/>
          <w:szCs w:val="24"/>
        </w:rPr>
        <w:t xml:space="preserve"> (Sec.1)</w:t>
      </w:r>
      <w:r w:rsidRPr="00276BBF">
        <w:rPr>
          <w:rFonts w:ascii="Times New Roman" w:hAnsi="Times New Roman"/>
          <w:sz w:val="24"/>
          <w:szCs w:val="24"/>
        </w:rPr>
        <w:t>.</w:t>
      </w:r>
    </w:p>
    <w:p w:rsidR="00644B36" w:rsidRPr="00276BB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0" w:name="_Toc447794695"/>
      <w:bookmarkStart w:id="1" w:name="_Toc447794774"/>
      <w:bookmarkStart w:id="2" w:name="_Toc447794857"/>
      <w:bookmarkStart w:id="3" w:name="_Toc447794941"/>
      <w:bookmarkStart w:id="4" w:name="_Toc447795342"/>
      <w:bookmarkStart w:id="5" w:name="_Toc447795449"/>
      <w:bookmarkStart w:id="6" w:name="_Ref449959945"/>
      <w:bookmarkStart w:id="7" w:name="_Ref449960379"/>
      <w:bookmarkStart w:id="8" w:name="_Toc42155267"/>
      <w:r w:rsidRPr="00276BBF">
        <w:rPr>
          <w:rFonts w:ascii="Book Antiqua" w:hAnsi="Book Antiqua"/>
          <w:caps/>
          <w:kern w:val="0"/>
          <w:sz w:val="24"/>
          <w:szCs w:val="24"/>
        </w:rPr>
        <w:lastRenderedPageBreak/>
        <w:t>D</w:t>
      </w:r>
      <w:r w:rsidR="00644B36" w:rsidRPr="00276BBF">
        <w:rPr>
          <w:rFonts w:ascii="Book Antiqua" w:hAnsi="Book Antiqua"/>
          <w:caps/>
          <w:kern w:val="0"/>
          <w:sz w:val="24"/>
          <w:szCs w:val="24"/>
        </w:rPr>
        <w:t>escription and references</w:t>
      </w:r>
      <w:bookmarkEnd w:id="0"/>
      <w:bookmarkEnd w:id="1"/>
      <w:bookmarkEnd w:id="2"/>
      <w:bookmarkEnd w:id="3"/>
      <w:bookmarkEnd w:id="4"/>
      <w:bookmarkEnd w:id="5"/>
      <w:bookmarkEnd w:id="6"/>
      <w:bookmarkEnd w:id="7"/>
      <w:bookmarkEnd w:id="8"/>
    </w:p>
    <w:p w:rsidR="00241EA9" w:rsidRPr="00D854B8" w:rsidRDefault="009A10DE" w:rsidP="00241EA9">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C54D72">
        <w:rPr>
          <w:rFonts w:ascii="Times New Roman" w:hAnsi="Times New Roman"/>
          <w:sz w:val="24"/>
          <w:szCs w:val="24"/>
        </w:rPr>
        <w:t>v.9</w:t>
      </w:r>
      <w:r w:rsidR="00990714" w:rsidRPr="00276BBF">
        <w:rPr>
          <w:rFonts w:ascii="Times New Roman" w:hAnsi="Times New Roman"/>
          <w:sz w:val="24"/>
          <w:szCs w:val="24"/>
        </w:rPr>
        <w:t>.0</w:t>
      </w:r>
      <w:r w:rsidR="00C54D72">
        <w:rPr>
          <w:rFonts w:ascii="Times New Roman" w:hAnsi="Times New Roman"/>
          <w:sz w:val="24"/>
          <w:szCs w:val="24"/>
        </w:rPr>
        <w:t>.0</w:t>
      </w:r>
      <w:r w:rsidR="00990714" w:rsidRPr="00276BBF">
        <w:rPr>
          <w:rFonts w:ascii="Times New Roman" w:hAnsi="Times New Roman"/>
          <w:sz w:val="24"/>
          <w:szCs w:val="24"/>
        </w:rPr>
        <w:t xml:space="preserve"> (RSE SpA) </w:t>
      </w:r>
      <w:r w:rsidRPr="00276BBF">
        <w:rPr>
          <w:rFonts w:ascii="Times New Roman" w:hAnsi="Times New Roman"/>
          <w:sz w:val="24"/>
          <w:szCs w:val="24"/>
        </w:rPr>
        <w:t>is free</w:t>
      </w:r>
      <w:r w:rsidR="00173B23" w:rsidRPr="00276BBF">
        <w:rPr>
          <w:rFonts w:ascii="Times New Roman" w:hAnsi="Times New Roman"/>
          <w:sz w:val="24"/>
          <w:szCs w:val="24"/>
        </w:rPr>
        <w:t xml:space="preserve"> research software</w:t>
      </w:r>
      <w:r w:rsidR="00235EA2" w:rsidRPr="00276BBF">
        <w:rPr>
          <w:rFonts w:ascii="Times New Roman" w:hAnsi="Times New Roman"/>
          <w:sz w:val="24"/>
          <w:szCs w:val="24"/>
        </w:rPr>
        <w:t xml:space="preserve"> </w:t>
      </w:r>
      <w:r w:rsidRPr="00276BBF">
        <w:rPr>
          <w:rFonts w:ascii="Times New Roman" w:hAnsi="Times New Roman"/>
          <w:sz w:val="24"/>
          <w:szCs w:val="24"/>
        </w:rPr>
        <w:t xml:space="preserve">(FOSS) </w:t>
      </w:r>
      <w:r w:rsidR="00173B23" w:rsidRPr="00276BBF">
        <w:rPr>
          <w:rFonts w:ascii="Times New Roman" w:hAnsi="Times New Roman"/>
          <w:sz w:val="24"/>
          <w:szCs w:val="24"/>
        </w:rPr>
        <w:t>based on the SPH (“Smoothed Particle Hydrodynamics”</w:t>
      </w:r>
      <w:r w:rsidR="00235EA2" w:rsidRPr="00276BBF">
        <w:rPr>
          <w:rFonts w:ascii="Times New Roman" w:hAnsi="Times New Roman"/>
          <w:sz w:val="24"/>
          <w:szCs w:val="24"/>
        </w:rPr>
        <w:t xml:space="preserve">) method, which represents a </w:t>
      </w:r>
      <w:r w:rsidR="00173B23" w:rsidRPr="00276BBF">
        <w:rPr>
          <w:rFonts w:ascii="Times New Roman" w:hAnsi="Times New Roman"/>
          <w:sz w:val="24"/>
          <w:szCs w:val="24"/>
        </w:rPr>
        <w:t>mesh-less Computational F</w:t>
      </w:r>
      <w:r w:rsidR="00235EA2" w:rsidRPr="00276BBF">
        <w:rPr>
          <w:rFonts w:ascii="Times New Roman" w:hAnsi="Times New Roman"/>
          <w:sz w:val="24"/>
          <w:szCs w:val="24"/>
        </w:rPr>
        <w:t>l</w:t>
      </w:r>
      <w:r w:rsidR="00173B23" w:rsidRPr="00276BBF">
        <w:rPr>
          <w:rFonts w:ascii="Times New Roman" w:hAnsi="Times New Roman"/>
          <w:sz w:val="24"/>
          <w:szCs w:val="24"/>
        </w:rPr>
        <w:t>uid Dynamics technique</w:t>
      </w:r>
      <w:r w:rsidR="00235EA2" w:rsidRPr="00276BBF">
        <w:rPr>
          <w:rFonts w:ascii="Times New Roman" w:hAnsi="Times New Roman"/>
          <w:sz w:val="24"/>
          <w:szCs w:val="24"/>
        </w:rPr>
        <w:t xml:space="preserve"> for </w:t>
      </w:r>
      <w:r w:rsidR="00173B23" w:rsidRPr="00276BBF">
        <w:rPr>
          <w:rFonts w:ascii="Times New Roman" w:hAnsi="Times New Roman"/>
          <w:sz w:val="24"/>
          <w:szCs w:val="24"/>
        </w:rPr>
        <w:t>free surface and multi-phase flows</w:t>
      </w:r>
      <w:r w:rsidR="00235EA2" w:rsidRPr="00276BBF">
        <w:rPr>
          <w:rFonts w:ascii="Times New Roman" w:hAnsi="Times New Roman"/>
          <w:sz w:val="24"/>
          <w:szCs w:val="24"/>
        </w:rPr>
        <w:t xml:space="preserve">. So far, SPHERA has been applied to represent </w:t>
      </w:r>
      <w:r w:rsidR="00DB3EFF" w:rsidRPr="00276BBF">
        <w:rPr>
          <w:rFonts w:ascii="Times New Roman" w:hAnsi="Times New Roman"/>
          <w:sz w:val="24"/>
          <w:szCs w:val="24"/>
        </w:rPr>
        <w:t xml:space="preserve">several types of </w:t>
      </w:r>
      <w:r w:rsidR="00173B23" w:rsidRPr="00276BBF">
        <w:rPr>
          <w:rFonts w:ascii="Times New Roman" w:hAnsi="Times New Roman"/>
          <w:sz w:val="24"/>
          <w:szCs w:val="24"/>
        </w:rPr>
        <w:t xml:space="preserve">floods </w:t>
      </w:r>
      <w:r w:rsidR="00D854B8">
        <w:rPr>
          <w:rFonts w:ascii="Times New Roman" w:hAnsi="Times New Roman"/>
          <w:sz w:val="24"/>
          <w:szCs w:val="24"/>
        </w:rPr>
        <w:t>(</w:t>
      </w:r>
      <w:r w:rsidR="00D854B8" w:rsidRPr="00276BBF">
        <w:rPr>
          <w:rFonts w:ascii="Times New Roman" w:hAnsi="Times New Roman"/>
          <w:sz w:val="24"/>
          <w:szCs w:val="24"/>
        </w:rPr>
        <w:t>with transport of solid bodies and bed-load transport</w:t>
      </w:r>
      <w:r w:rsidR="00D854B8">
        <w:rPr>
          <w:rFonts w:ascii="Times New Roman" w:hAnsi="Times New Roman"/>
          <w:sz w:val="24"/>
          <w:szCs w:val="24"/>
        </w:rPr>
        <w:t xml:space="preserve"> flood-control works, flood-induced damage; domain spatial coverage of some </w:t>
      </w:r>
      <w:r w:rsidR="0005307C">
        <w:rPr>
          <w:rFonts w:ascii="Times New Roman" w:hAnsi="Times New Roman"/>
          <w:sz w:val="24"/>
          <w:szCs w:val="24"/>
        </w:rPr>
        <w:t>hundreds</w:t>
      </w:r>
      <w:r w:rsidR="00D854B8">
        <w:rPr>
          <w:rFonts w:ascii="Times New Roman" w:hAnsi="Times New Roman"/>
          <w:sz w:val="24"/>
          <w:szCs w:val="24"/>
        </w:rPr>
        <w:t xml:space="preserve"> of squared kilometres) </w:t>
      </w:r>
      <w:r w:rsidR="00173B23" w:rsidRPr="00276BBF">
        <w:rPr>
          <w:rFonts w:ascii="Times New Roman" w:hAnsi="Times New Roman"/>
          <w:sz w:val="24"/>
          <w:szCs w:val="24"/>
        </w:rPr>
        <w:t xml:space="preserve">and </w:t>
      </w:r>
      <w:r w:rsidR="00D854B8">
        <w:rPr>
          <w:rFonts w:ascii="Times New Roman" w:hAnsi="Times New Roman"/>
          <w:sz w:val="24"/>
          <w:szCs w:val="24"/>
        </w:rPr>
        <w:t xml:space="preserve">fast </w:t>
      </w:r>
      <w:r w:rsidR="00173B23" w:rsidRPr="00276BBF">
        <w:rPr>
          <w:rFonts w:ascii="Times New Roman" w:hAnsi="Times New Roman"/>
          <w:sz w:val="24"/>
          <w:szCs w:val="24"/>
        </w:rPr>
        <w:t>landslides</w:t>
      </w:r>
      <w:r w:rsidR="004105BA">
        <w:rPr>
          <w:rFonts w:ascii="Times New Roman" w:hAnsi="Times New Roman"/>
          <w:sz w:val="24"/>
          <w:szCs w:val="24"/>
        </w:rPr>
        <w:t xml:space="preserve">, </w:t>
      </w:r>
      <w:r w:rsidR="004105BA" w:rsidRPr="00276BBF">
        <w:rPr>
          <w:rFonts w:ascii="Times New Roman" w:hAnsi="Times New Roman"/>
          <w:sz w:val="24"/>
          <w:szCs w:val="24"/>
        </w:rPr>
        <w:t>sloshing tanks</w:t>
      </w:r>
      <w:r w:rsidR="00D854B8">
        <w:rPr>
          <w:rFonts w:ascii="Times New Roman" w:hAnsi="Times New Roman"/>
          <w:sz w:val="24"/>
          <w:szCs w:val="24"/>
        </w:rPr>
        <w:t xml:space="preserve">, sea waves and </w:t>
      </w:r>
      <w:del w:id="9" w:author="Amicarelli Andrea (RSE)" w:date="2020-04-13T14:25:00Z">
        <w:r w:rsidR="00D854B8" w:rsidDel="00020A50">
          <w:rPr>
            <w:rFonts w:ascii="Times New Roman" w:hAnsi="Times New Roman"/>
            <w:sz w:val="24"/>
            <w:szCs w:val="24"/>
          </w:rPr>
          <w:delText>sediment removal from water reservoirs</w:delText>
        </w:r>
      </w:del>
      <w:ins w:id="10" w:author="Amicarelli Andrea (RSE)" w:date="2020-04-13T14:25:00Z">
        <w:r w:rsidR="00020A50">
          <w:rPr>
            <w:rFonts w:ascii="Times New Roman" w:hAnsi="Times New Roman"/>
            <w:sz w:val="24"/>
            <w:szCs w:val="24"/>
          </w:rPr>
          <w:t>hydroelectric plants</w:t>
        </w:r>
      </w:ins>
      <w:r w:rsidR="00D854B8">
        <w:rPr>
          <w:rFonts w:ascii="Times New Roman" w:hAnsi="Times New Roman"/>
          <w:sz w:val="24"/>
          <w:szCs w:val="24"/>
        </w:rPr>
        <w:t>.</w:t>
      </w:r>
    </w:p>
    <w:p w:rsidR="00173B23" w:rsidRPr="005D00D6" w:rsidRDefault="009369F0" w:rsidP="00173B23">
      <w:pPr>
        <w:spacing w:after="0" w:line="240" w:lineRule="auto"/>
        <w:jc w:val="both"/>
        <w:rPr>
          <w:rFonts w:ascii="Times New Roman" w:hAnsi="Times New Roman"/>
          <w:sz w:val="24"/>
          <w:szCs w:val="24"/>
          <w:lang w:val="it-IT"/>
        </w:rPr>
      </w:pPr>
      <w:proofErr w:type="gramStart"/>
      <w:r>
        <w:rPr>
          <w:rFonts w:ascii="Times New Roman" w:hAnsi="Times New Roman"/>
          <w:sz w:val="24"/>
          <w:szCs w:val="24"/>
          <w:lang w:val="it-IT"/>
        </w:rPr>
        <w:t>With Copyright 2005-2018</w:t>
      </w:r>
      <w:r w:rsidR="00173B23"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RSE SpA -</w:t>
      </w:r>
      <w:r w:rsidR="004105BA"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formerly ERSE SpA, formerly CESI RICERCA, formerly CESI</w:t>
      </w:r>
      <w:r w:rsidR="00D60B27" w:rsidRPr="005D00D6">
        <w:rPr>
          <w:rFonts w:ascii="Times New Roman" w:hAnsi="Times New Roman"/>
          <w:sz w:val="24"/>
          <w:szCs w:val="24"/>
          <w:lang w:val="it-IT"/>
        </w:rPr>
        <w:t>-Ricerca di Sistema</w:t>
      </w:r>
      <w:r w:rsidR="004105BA"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 xml:space="preserve">-), SPHERA </w:t>
      </w:r>
      <w:r w:rsidR="00173B23" w:rsidRPr="005D00D6">
        <w:rPr>
          <w:rFonts w:ascii="Times New Roman" w:hAnsi="Times New Roman"/>
          <w:sz w:val="24"/>
          <w:szCs w:val="24"/>
          <w:lang w:val="it-IT"/>
        </w:rPr>
        <w:t>has been developed</w:t>
      </w:r>
      <w:proofErr w:type="gramEnd"/>
      <w:r w:rsidR="00173B23" w:rsidRPr="005D00D6">
        <w:rPr>
          <w:rFonts w:ascii="Times New Roman" w:hAnsi="Times New Roman"/>
          <w:sz w:val="24"/>
          <w:szCs w:val="24"/>
          <w:lang w:val="it-IT"/>
        </w:rPr>
        <w:t xml:space="preserve"> for RSE SpA (</w:t>
      </w:r>
      <w:r w:rsidR="005B65CF" w:rsidRPr="005D00D6">
        <w:rPr>
          <w:rFonts w:ascii="Times New Roman" w:hAnsi="Times New Roman"/>
          <w:sz w:val="24"/>
          <w:szCs w:val="24"/>
          <w:lang w:val="it-IT"/>
        </w:rPr>
        <w:t>hereafter RSE</w:t>
      </w:r>
      <w:r w:rsidR="00D85D82"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unique owner of the patrimonial rights of SPHERA) by the following authors (</w:t>
      </w:r>
      <w:r w:rsidR="00235EA2" w:rsidRPr="005D00D6">
        <w:rPr>
          <w:rFonts w:ascii="Times New Roman" w:hAnsi="Times New Roman"/>
          <w:sz w:val="24"/>
          <w:szCs w:val="24"/>
          <w:lang w:val="it-IT"/>
        </w:rPr>
        <w:t xml:space="preserve">SPHERA </w:t>
      </w:r>
      <w:r w:rsidR="00173B23" w:rsidRPr="005D00D6">
        <w:rPr>
          <w:rFonts w:ascii="Times New Roman" w:hAnsi="Times New Roman"/>
          <w:sz w:val="24"/>
          <w:szCs w:val="24"/>
          <w:lang w:val="it-IT"/>
        </w:rPr>
        <w:t xml:space="preserve">author list): Andrea Amicarelli, Antonio Di Monaco, Sauro Manenti, Elia </w:t>
      </w:r>
      <w:r w:rsidR="002D4C70" w:rsidRPr="005D00D6">
        <w:rPr>
          <w:rFonts w:ascii="Times New Roman" w:hAnsi="Times New Roman"/>
          <w:sz w:val="24"/>
          <w:szCs w:val="24"/>
          <w:lang w:val="it-IT"/>
        </w:rPr>
        <w:t xml:space="preserve">Giuseppe </w:t>
      </w:r>
      <w:r w:rsidR="00173B23" w:rsidRPr="005D00D6">
        <w:rPr>
          <w:rFonts w:ascii="Times New Roman" w:hAnsi="Times New Roman"/>
          <w:sz w:val="24"/>
          <w:szCs w:val="24"/>
          <w:lang w:val="it-IT"/>
        </w:rPr>
        <w:t>Bon, Daria Gatti, Giordano Agate, Stefano Falappi, Barbara Flamini, Roberto Guandalini, David Zuccalà</w:t>
      </w:r>
      <w:r w:rsidR="0075494E">
        <w:rPr>
          <w:rFonts w:ascii="Times New Roman" w:hAnsi="Times New Roman"/>
          <w:sz w:val="24"/>
          <w:szCs w:val="24"/>
          <w:lang w:val="it-IT"/>
        </w:rPr>
        <w:t xml:space="preserve">, </w:t>
      </w:r>
      <w:ins w:id="11" w:author="Amicarelli Andrea (RSE)" w:date="2020-04-13T14:22:00Z">
        <w:r w:rsidR="00A5443F">
          <w:rPr>
            <w:rFonts w:ascii="Times New Roman" w:hAnsi="Times New Roman"/>
            <w:sz w:val="24"/>
            <w:szCs w:val="24"/>
            <w:lang w:val="it-IT"/>
          </w:rPr>
          <w:t xml:space="preserve">Emanuela Abbate, </w:t>
        </w:r>
      </w:ins>
      <w:r w:rsidR="0075494E" w:rsidRPr="0075494E">
        <w:rPr>
          <w:rFonts w:ascii="Times New Roman" w:hAnsi="Times New Roman"/>
          <w:sz w:val="24"/>
          <w:szCs w:val="24"/>
          <w:lang w:val="it-IT"/>
        </w:rPr>
        <w:t>Qiao Cheng</w:t>
      </w:r>
      <w:r w:rsidR="00173B23" w:rsidRPr="005D00D6">
        <w:rPr>
          <w:rFonts w:ascii="Times New Roman" w:hAnsi="Times New Roman"/>
          <w:sz w:val="24"/>
          <w:szCs w:val="24"/>
          <w:lang w:val="it-IT"/>
        </w:rPr>
        <w:t>.</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The main numerical developments featuring SPHERA (so far) are listed in chronological reverse order:</w:t>
      </w:r>
    </w:p>
    <w:p w:rsidR="009369F0" w:rsidRDefault="001D6474" w:rsidP="00303E20">
      <w:pPr>
        <w:pStyle w:val="Paragrafoelenco"/>
        <w:numPr>
          <w:ilvl w:val="0"/>
          <w:numId w:val="1"/>
        </w:numPr>
        <w:jc w:val="both"/>
        <w:rPr>
          <w:lang w:val="en-GB"/>
        </w:rPr>
      </w:pPr>
      <w:r>
        <w:rPr>
          <w:lang w:val="en-GB"/>
        </w:rPr>
        <w:t>Scheme for dens</w:t>
      </w:r>
      <w:r w:rsidR="003C485F">
        <w:rPr>
          <w:lang w:val="en-GB"/>
        </w:rPr>
        <w:t>e granular flows. Reference: Amicarelli et al. (2017, IJCFD, [</w:t>
      </w:r>
      <w:r w:rsidR="003C485F">
        <w:rPr>
          <w:lang w:val="en-GB"/>
        </w:rPr>
        <w:fldChar w:fldCharType="begin"/>
      </w:r>
      <w:r w:rsidR="003C485F">
        <w:rPr>
          <w:lang w:val="en-GB"/>
        </w:rPr>
        <w:instrText xml:space="preserve"> REF _Ref520373754 \r \h </w:instrText>
      </w:r>
      <w:r w:rsidR="003C485F">
        <w:rPr>
          <w:lang w:val="en-GB"/>
        </w:rPr>
      </w:r>
      <w:r w:rsidR="003C485F">
        <w:rPr>
          <w:lang w:val="en-GB"/>
        </w:rPr>
        <w:fldChar w:fldCharType="separate"/>
      </w:r>
      <w:r w:rsidR="00A32296">
        <w:rPr>
          <w:lang w:val="en-GB"/>
        </w:rPr>
        <w:t>9</w:t>
      </w:r>
      <w:r w:rsidR="003C485F">
        <w:rPr>
          <w:lang w:val="en-GB"/>
        </w:rPr>
        <w:fldChar w:fldCharType="end"/>
      </w:r>
      <w:r w:rsidR="003C485F">
        <w:rPr>
          <w:lang w:val="en-GB"/>
        </w:rPr>
        <w:t>]):</w:t>
      </w:r>
    </w:p>
    <w:p w:rsidR="003C485F" w:rsidRPr="003C485F" w:rsidRDefault="003C485F" w:rsidP="003C485F">
      <w:pPr>
        <w:pStyle w:val="Paragrafoelenco"/>
        <w:ind w:left="1440"/>
        <w:jc w:val="both"/>
        <w:rPr>
          <w:lang w:val="en-GB"/>
        </w:rPr>
      </w:pPr>
      <w:r w:rsidRPr="003C485F">
        <w:rPr>
          <w:lang w:val="en-GB"/>
        </w:rPr>
        <w:t xml:space="preserve">Amicarelli A., B. Kocak, S. Sibilla, J. Grabe; 2017; A 3D Smoothed Particle Hydrodynamics model for erosional dam-break floods; International Journal of Computational Fluid Dynamics, 31(10):413-434; DOI </w:t>
      </w:r>
      <w:r>
        <w:rPr>
          <w:lang w:val="en-GB"/>
        </w:rPr>
        <w:t>10.1080/10618562.2017.1422731</w:t>
      </w:r>
    </w:p>
    <w:p w:rsidR="00173B23" w:rsidRPr="00276BBF" w:rsidRDefault="00173B23" w:rsidP="00303E20">
      <w:pPr>
        <w:pStyle w:val="Paragrafoelenco"/>
        <w:numPr>
          <w:ilvl w:val="0"/>
          <w:numId w:val="1"/>
        </w:numPr>
        <w:jc w:val="both"/>
        <w:rPr>
          <w:lang w:val="en-GB"/>
        </w:rPr>
      </w:pPr>
      <w:r w:rsidRPr="00276BBF">
        <w:rPr>
          <w:lang w:val="en-GB"/>
        </w:rPr>
        <w:t>3D SPH numerical scheme for the transport of solid bodies in free surface flows. Reference: Amicarelli et al. (2015, CAF</w:t>
      </w:r>
      <w:r w:rsidR="00CB7669">
        <w:rPr>
          <w:lang w:val="en-GB"/>
        </w:rPr>
        <w:t>, [</w:t>
      </w:r>
      <w:r w:rsidR="009F3AAC">
        <w:rPr>
          <w:lang w:val="en-GB"/>
        </w:rPr>
        <w:fldChar w:fldCharType="begin"/>
      </w:r>
      <w:r w:rsidR="009F3AAC">
        <w:rPr>
          <w:lang w:val="en-GB"/>
        </w:rPr>
        <w:instrText xml:space="preserve"> REF _Ref447810426 \r \h </w:instrText>
      </w:r>
      <w:r w:rsidR="009F3AAC">
        <w:rPr>
          <w:lang w:val="en-GB"/>
        </w:rPr>
      </w:r>
      <w:r w:rsidR="009F3AAC">
        <w:rPr>
          <w:lang w:val="en-GB"/>
        </w:rPr>
        <w:fldChar w:fldCharType="separate"/>
      </w:r>
      <w:r w:rsidR="00A32296">
        <w:rPr>
          <w:lang w:val="en-GB"/>
        </w:rPr>
        <w:t>7</w:t>
      </w:r>
      <w:r w:rsidR="009F3AAC">
        <w:rPr>
          <w:lang w:val="en-GB"/>
        </w:rPr>
        <w:fldChar w:fldCharType="end"/>
      </w:r>
      <w:r w:rsidR="00CB7669">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 xml:space="preserve">ent based on discrete surface and volume elements, and on a 1D Linearized Partial Riemann Solver coupled with a MUSCL (Monotonic Upstream-Centered Scheme for Conservation Laws) </w:t>
      </w:r>
      <w:r w:rsidR="00DB3EFF" w:rsidRPr="00276BBF">
        <w:rPr>
          <w:lang w:val="en-GB"/>
        </w:rPr>
        <w:t xml:space="preserve">spatial reconstruction </w:t>
      </w:r>
      <w:r w:rsidRPr="00276BBF">
        <w:rPr>
          <w:lang w:val="en-GB"/>
        </w:rPr>
        <w:t>scheme. Reference: Amicarelli et al. (2013, IJNME</w:t>
      </w:r>
      <w:r w:rsidR="00B4506C">
        <w:rPr>
          <w:lang w:val="en-GB"/>
        </w:rPr>
        <w:t>, [</w:t>
      </w:r>
      <w:r w:rsidR="00B4506C">
        <w:rPr>
          <w:lang w:val="en-GB"/>
        </w:rPr>
        <w:fldChar w:fldCharType="begin"/>
      </w:r>
      <w:r w:rsidR="00B4506C">
        <w:rPr>
          <w:lang w:val="en-GB"/>
        </w:rPr>
        <w:instrText xml:space="preserve"> REF _Ref447811096 \r \h </w:instrText>
      </w:r>
      <w:r w:rsidR="00B4506C">
        <w:rPr>
          <w:lang w:val="en-GB"/>
        </w:rPr>
      </w:r>
      <w:r w:rsidR="00B4506C">
        <w:rPr>
          <w:lang w:val="en-GB"/>
        </w:rPr>
        <w:fldChar w:fldCharType="separate"/>
      </w:r>
      <w:r w:rsidR="00A32296">
        <w:rPr>
          <w:lang w:val="en-GB"/>
        </w:rPr>
        <w:t>6</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276BBF" w:rsidRDefault="00173B23" w:rsidP="00303E20">
      <w:pPr>
        <w:pStyle w:val="Paragrafoelenco"/>
        <w:numPr>
          <w:ilvl w:val="0"/>
          <w:numId w:val="1"/>
        </w:numPr>
        <w:jc w:val="both"/>
        <w:rPr>
          <w:lang w:val="en-GB"/>
        </w:rPr>
      </w:pPr>
      <w:r w:rsidRPr="00276BBF">
        <w:rPr>
          <w:lang w:val="en-GB"/>
        </w:rPr>
        <w:t xml:space="preserve">SPH numerical scheme for a 2D erosion criterion. </w:t>
      </w:r>
      <w:r w:rsidRPr="00276BBF">
        <w:t xml:space="preserve">Reference: Manenti et al. </w:t>
      </w:r>
      <w:r w:rsidRPr="00276BBF">
        <w:rPr>
          <w:lang w:val="en-GB"/>
        </w:rPr>
        <w:t>(2012, JHE</w:t>
      </w:r>
      <w:r w:rsidR="00B4506C">
        <w:rPr>
          <w:lang w:val="en-GB"/>
        </w:rPr>
        <w:t>, [</w:t>
      </w:r>
      <w:r w:rsidR="00B4506C">
        <w:rPr>
          <w:lang w:val="en-GB"/>
        </w:rPr>
        <w:fldChar w:fldCharType="begin"/>
      </w:r>
      <w:r w:rsidR="00B4506C">
        <w:rPr>
          <w:lang w:val="en-GB"/>
        </w:rPr>
        <w:instrText xml:space="preserve"> REF _Ref447811118 \r \h </w:instrText>
      </w:r>
      <w:r w:rsidR="00B4506C">
        <w:rPr>
          <w:lang w:val="en-GB"/>
        </w:rPr>
      </w:r>
      <w:r w:rsidR="00B4506C">
        <w:rPr>
          <w:lang w:val="en-GB"/>
        </w:rPr>
        <w:fldChar w:fldCharType="separate"/>
      </w:r>
      <w:r w:rsidR="00A32296">
        <w:rPr>
          <w:lang w:val="en-GB"/>
        </w:rPr>
        <w:t>122</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 xml:space="preserve">Manenti S., S. Sibilla, M. Gallati, G. Agate, R. Guandalini; 2012; SPH Simulation of Sediment Flushing Induced by a Rapid Water Flow; Journal of Hydraulic Engineering ASCE 138(3): 227-311. </w:t>
      </w:r>
    </w:p>
    <w:p w:rsidR="00235EA2"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ent based on volume integrals</w:t>
      </w:r>
      <w:r w:rsidR="00235EA2" w:rsidRPr="00276BBF">
        <w:rPr>
          <w:lang w:val="en-GB"/>
        </w:rPr>
        <w:t>, which are</w:t>
      </w:r>
      <w:r w:rsidRPr="00276BBF">
        <w:rPr>
          <w:lang w:val="en-GB"/>
        </w:rPr>
        <w:t xml:space="preserve"> numerically computed outside </w:t>
      </w:r>
      <w:r w:rsidR="00235EA2" w:rsidRPr="00276BBF">
        <w:rPr>
          <w:lang w:val="en-GB"/>
        </w:rPr>
        <w:t xml:space="preserve">of </w:t>
      </w:r>
      <w:r w:rsidRPr="00276BBF">
        <w:rPr>
          <w:lang w:val="en-GB"/>
        </w:rPr>
        <w:t>the fluid domain (semi-analytic approach). Reference</w:t>
      </w:r>
      <w:r w:rsidR="00235EA2" w:rsidRPr="00276BBF">
        <w:rPr>
          <w:lang w:val="en-GB"/>
        </w:rPr>
        <w:t xml:space="preserve">: </w:t>
      </w:r>
      <w:r w:rsidRPr="00276BBF">
        <w:rPr>
          <w:lang w:val="en-GB"/>
        </w:rPr>
        <w:t>Di Monaco et al.</w:t>
      </w:r>
      <w:r w:rsidR="00235EA2" w:rsidRPr="00276BBF">
        <w:rPr>
          <w:lang w:val="en-GB"/>
        </w:rPr>
        <w:t xml:space="preserve"> (</w:t>
      </w:r>
      <w:r w:rsidRPr="00276BBF">
        <w:rPr>
          <w:lang w:val="en-GB"/>
        </w:rPr>
        <w:t>2011, EACFM</w:t>
      </w:r>
      <w:r w:rsidR="00B4506C">
        <w:rPr>
          <w:lang w:val="en-GB"/>
        </w:rPr>
        <w:t>, [</w:t>
      </w:r>
      <w:r w:rsidR="00B4506C">
        <w:rPr>
          <w:lang w:val="en-GB"/>
        </w:rPr>
        <w:fldChar w:fldCharType="begin"/>
      </w:r>
      <w:r w:rsidR="00B4506C">
        <w:rPr>
          <w:lang w:val="en-GB"/>
        </w:rPr>
        <w:instrText xml:space="preserve"> REF _Ref341105389 \r \h </w:instrText>
      </w:r>
      <w:r w:rsidR="00B4506C">
        <w:rPr>
          <w:lang w:val="en-GB"/>
        </w:rPr>
      </w:r>
      <w:r w:rsidR="00B4506C">
        <w:rPr>
          <w:lang w:val="en-GB"/>
        </w:rPr>
        <w:fldChar w:fldCharType="separate"/>
      </w:r>
      <w:r w:rsidR="00A32296">
        <w:rPr>
          <w:lang w:val="en-GB"/>
        </w:rPr>
        <w:t>46</w:t>
      </w:r>
      <w:r w:rsidR="00B4506C">
        <w:rPr>
          <w:lang w:val="en-GB"/>
        </w:rPr>
        <w:fldChar w:fldCharType="end"/>
      </w:r>
      <w:r w:rsidR="00B4506C">
        <w:rPr>
          <w:lang w:val="en-GB"/>
        </w:rPr>
        <w:t>]</w:t>
      </w:r>
      <w:r w:rsidRPr="00276BBF">
        <w:rPr>
          <w:lang w:val="en-GB"/>
        </w:rPr>
        <w:t xml:space="preserve">): </w:t>
      </w:r>
    </w:p>
    <w:p w:rsidR="00173B23" w:rsidRPr="00276BBF" w:rsidRDefault="00173B23" w:rsidP="00235EA2">
      <w:pPr>
        <w:pStyle w:val="Paragrafoelenco"/>
        <w:ind w:left="1440"/>
        <w:jc w:val="both"/>
        <w:rPr>
          <w:lang w:val="en-GB"/>
        </w:rPr>
      </w:pPr>
      <w:r w:rsidRPr="00276BBF">
        <w:rPr>
          <w:lang w:val="en-GB"/>
        </w:rPr>
        <w:t>Di Monaco A., Manenti S., Gallati M., Sibilla S., Agate G., Guandalini R., 2011; SPH modeling of solid boundaries through a semi-analytic approach; Engineering Applications of Computational Fluid Mechanics, 5, 1, 1–15.</w:t>
      </w:r>
    </w:p>
    <w:p w:rsidR="00235EA2" w:rsidRPr="00276BBF" w:rsidRDefault="00235EA2" w:rsidP="00DB3EFF">
      <w:pPr>
        <w:spacing w:after="0" w:line="240" w:lineRule="auto"/>
        <w:jc w:val="both"/>
        <w:rPr>
          <w:rFonts w:ascii="Times New Roman" w:hAnsi="Times New Roman"/>
          <w:sz w:val="24"/>
          <w:szCs w:val="24"/>
        </w:rPr>
      </w:pPr>
      <w:r w:rsidRPr="00276BBF">
        <w:rPr>
          <w:rFonts w:ascii="Times New Roman" w:hAnsi="Times New Roman"/>
          <w:sz w:val="24"/>
          <w:szCs w:val="24"/>
        </w:rPr>
        <w:t>Other major numerical developments are available in SPHERA (</w:t>
      </w:r>
      <w:r w:rsidR="00DE48F4">
        <w:rPr>
          <w:rFonts w:ascii="Times New Roman" w:hAnsi="Times New Roman"/>
          <w:sz w:val="24"/>
          <w:szCs w:val="24"/>
        </w:rPr>
        <w:t xml:space="preserve">e.g., </w:t>
      </w:r>
      <w:r w:rsidRPr="00276BBF">
        <w:rPr>
          <w:rFonts w:ascii="Times New Roman" w:hAnsi="Times New Roman"/>
          <w:sz w:val="24"/>
          <w:szCs w:val="24"/>
        </w:rPr>
        <w:t xml:space="preserve">3D erosion criterion also with mixture-fixed bed interactions), but </w:t>
      </w:r>
      <w:r w:rsidR="00007450">
        <w:rPr>
          <w:rFonts w:ascii="Times New Roman" w:hAnsi="Times New Roman"/>
          <w:sz w:val="24"/>
          <w:szCs w:val="24"/>
        </w:rPr>
        <w:t>they are preliminary at this stage</w:t>
      </w:r>
      <w:r w:rsidRPr="00276BBF">
        <w:rPr>
          <w:rFonts w:ascii="Times New Roman" w:hAnsi="Times New Roman"/>
          <w:sz w:val="24"/>
          <w:szCs w:val="24"/>
        </w:rPr>
        <w:t>.</w:t>
      </w:r>
    </w:p>
    <w:p w:rsidR="00C96195" w:rsidRPr="00ED6D25" w:rsidRDefault="00C96195" w:rsidP="00DB3EFF">
      <w:pPr>
        <w:spacing w:after="0" w:line="240" w:lineRule="auto"/>
        <w:jc w:val="both"/>
        <w:rPr>
          <w:rFonts w:ascii="Times New Roman" w:hAnsi="Times New Roman"/>
          <w:sz w:val="24"/>
          <w:szCs w:val="24"/>
        </w:rPr>
      </w:pPr>
      <w:r w:rsidRPr="00276BBF">
        <w:rPr>
          <w:rFonts w:ascii="Times New Roman" w:hAnsi="Times New Roman"/>
          <w:sz w:val="24"/>
          <w:szCs w:val="24"/>
        </w:rPr>
        <w:t>Since its SPHERA v.7.0 branches SPHERA has being developed under a Git repository</w:t>
      </w:r>
      <w:r w:rsidR="005B65CF" w:rsidRPr="00276BBF">
        <w:rPr>
          <w:rFonts w:ascii="Times New Roman" w:hAnsi="Times New Roman"/>
          <w:sz w:val="24"/>
          <w:szCs w:val="24"/>
        </w:rPr>
        <w:t xml:space="preserve"> (GitHub web site)</w:t>
      </w:r>
      <w:r w:rsidRPr="00276BBF">
        <w:rPr>
          <w:rFonts w:ascii="Times New Roman" w:hAnsi="Times New Roman"/>
          <w:sz w:val="24"/>
          <w:szCs w:val="24"/>
        </w:rPr>
        <w:t xml:space="preserve">. </w:t>
      </w:r>
      <w:r w:rsidRPr="00ED6D25">
        <w:rPr>
          <w:rFonts w:ascii="Times New Roman" w:hAnsi="Times New Roman"/>
          <w:sz w:val="24"/>
          <w:szCs w:val="24"/>
        </w:rPr>
        <w:t>Its current version contains</w:t>
      </w:r>
      <w:r w:rsidR="00DB3EFF" w:rsidRPr="00ED6D25">
        <w:rPr>
          <w:rFonts w:ascii="Times New Roman" w:hAnsi="Times New Roman"/>
          <w:sz w:val="24"/>
          <w:szCs w:val="24"/>
        </w:rPr>
        <w:t xml:space="preserve"> the folders</w:t>
      </w:r>
      <w:r w:rsidR="00097E4F" w:rsidRPr="00ED6D25">
        <w:rPr>
          <w:rFonts w:ascii="Times New Roman" w:hAnsi="Times New Roman"/>
          <w:sz w:val="24"/>
          <w:szCs w:val="24"/>
        </w:rPr>
        <w:t xml:space="preserve"> of</w:t>
      </w:r>
      <w:r w:rsidR="005D1DA9" w:rsidRPr="00ED6D25">
        <w:rPr>
          <w:rFonts w:ascii="Times New Roman" w:hAnsi="Times New Roman"/>
          <w:sz w:val="24"/>
          <w:szCs w:val="24"/>
        </w:rPr>
        <w:t xml:space="preserve"> </w:t>
      </w:r>
      <w:r w:rsidR="005D1DA9">
        <w:rPr>
          <w:rFonts w:ascii="Times New Roman" w:hAnsi="Times New Roman"/>
          <w:sz w:val="24"/>
          <w:szCs w:val="24"/>
          <w:lang w:val="it-IT"/>
        </w:rPr>
        <w:fldChar w:fldCharType="begin"/>
      </w:r>
      <w:r w:rsidR="005D1DA9" w:rsidRPr="00ED6D25">
        <w:rPr>
          <w:rFonts w:ascii="Times New Roman" w:hAnsi="Times New Roman"/>
          <w:sz w:val="24"/>
          <w:szCs w:val="24"/>
        </w:rPr>
        <w:instrText xml:space="preserve"> REF _Ref447805381 \h </w:instrText>
      </w:r>
      <w:r w:rsidR="005D1DA9">
        <w:rPr>
          <w:rFonts w:ascii="Times New Roman" w:hAnsi="Times New Roman"/>
          <w:sz w:val="24"/>
          <w:szCs w:val="24"/>
          <w:lang w:val="it-IT"/>
        </w:rPr>
      </w:r>
      <w:r w:rsidR="005D1DA9">
        <w:rPr>
          <w:rFonts w:ascii="Times New Roman" w:hAnsi="Times New Roman"/>
          <w:sz w:val="24"/>
          <w:szCs w:val="24"/>
          <w:lang w:val="it-IT"/>
        </w:rPr>
        <w:fldChar w:fldCharType="separate"/>
      </w:r>
      <w:r w:rsidR="00A32296" w:rsidRPr="00ED6D25">
        <w:rPr>
          <w:rFonts w:ascii="Times New Roman" w:hAnsi="Times New Roman"/>
        </w:rPr>
        <w:t xml:space="preserve">Table </w:t>
      </w:r>
      <w:r w:rsidR="00A32296">
        <w:rPr>
          <w:rFonts w:ascii="Times New Roman" w:hAnsi="Times New Roman"/>
          <w:noProof/>
        </w:rPr>
        <w:t>1</w:t>
      </w:r>
      <w:r w:rsidR="00A32296" w:rsidRPr="00ED6D25">
        <w:rPr>
          <w:rFonts w:ascii="Times New Roman" w:hAnsi="Times New Roman"/>
        </w:rPr>
        <w:t>.</w:t>
      </w:r>
      <w:r w:rsidR="00A32296">
        <w:rPr>
          <w:rFonts w:ascii="Times New Roman" w:hAnsi="Times New Roman"/>
          <w:noProof/>
        </w:rPr>
        <w:t>1</w:t>
      </w:r>
      <w:r w:rsidR="005D1DA9">
        <w:rPr>
          <w:rFonts w:ascii="Times New Roman" w:hAnsi="Times New Roman"/>
          <w:sz w:val="24"/>
          <w:szCs w:val="24"/>
          <w:lang w:val="it-IT"/>
        </w:rPr>
        <w:fldChar w:fldCharType="end"/>
      </w:r>
      <w:r w:rsidR="00097E4F" w:rsidRPr="00ED6D25">
        <w:rPr>
          <w:rFonts w:ascii="Times New Roman" w:hAnsi="Times New Roman"/>
          <w:sz w:val="24"/>
          <w:szCs w:val="24"/>
        </w:rPr>
        <w:t>.</w:t>
      </w:r>
    </w:p>
    <w:p w:rsidR="00097E4F" w:rsidRDefault="00097E4F" w:rsidP="00DB3EFF">
      <w:pPr>
        <w:spacing w:after="0" w:line="240" w:lineRule="auto"/>
        <w:jc w:val="both"/>
        <w:rPr>
          <w:rFonts w:ascii="Times New Roman" w:hAnsi="Times New Roman"/>
          <w:sz w:val="24"/>
          <w:szCs w:val="24"/>
        </w:rPr>
      </w:pPr>
      <w:r w:rsidRPr="00276BBF">
        <w:rPr>
          <w:rFonts w:ascii="Times New Roman" w:hAnsi="Times New Roman"/>
          <w:sz w:val="24"/>
          <w:szCs w:val="24"/>
        </w:rPr>
        <w:t>SPHERA is free software released under the GNU General Public License (Free Software Foundation).</w:t>
      </w:r>
    </w:p>
    <w:p w:rsidR="00E807F3" w:rsidRDefault="00E807F3" w:rsidP="00DB3EFF">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xml:space="preserve">The email address to contact the first author of SPHERA is: </w:t>
      </w:r>
      <w:r w:rsidR="00007450" w:rsidRPr="00007450">
        <w:rPr>
          <w:rFonts w:ascii="Times New Roman" w:hAnsi="Times New Roman"/>
          <w:sz w:val="24"/>
          <w:szCs w:val="24"/>
        </w:rPr>
        <w:t>andrea.amicarelli@rse-web.it</w:t>
      </w:r>
      <w:r w:rsidR="00007450">
        <w:rPr>
          <w:rFonts w:ascii="Times New Roman" w:hAnsi="Times New Roman"/>
          <w:sz w:val="24"/>
          <w:szCs w:val="24"/>
        </w:rPr>
        <w:t xml:space="preserve">   </w:t>
      </w:r>
      <w:r w:rsidRPr="00276BBF">
        <w:rPr>
          <w:rFonts w:ascii="Times New Roman" w:hAnsi="Times New Roman"/>
          <w:sz w:val="24"/>
          <w:szCs w:val="24"/>
        </w:rPr>
        <w:t>.</w:t>
      </w:r>
    </w:p>
    <w:p w:rsidR="00DE48F4" w:rsidRPr="00276BB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6C2568" w:rsidTr="00902F55">
        <w:trPr>
          <w:trHeight w:val="301"/>
        </w:trPr>
        <w:tc>
          <w:tcPr>
            <w:tcW w:w="1074" w:type="pct"/>
            <w:tcBorders>
              <w:top w:val="nil"/>
              <w:left w:val="nil"/>
              <w:bottom w:val="nil"/>
              <w:right w:val="nil"/>
            </w:tcBorders>
            <w:shd w:val="clear" w:color="auto" w:fill="auto"/>
            <w:vAlign w:val="center"/>
            <w:hideMark/>
          </w:tcPr>
          <w:p w:rsidR="00C96195" w:rsidRPr="006C2568" w:rsidRDefault="00D85D82" w:rsidP="00097E4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F</w:t>
            </w:r>
            <w:r w:rsidR="00C96195" w:rsidRPr="006C2568">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Description</w:t>
            </w:r>
          </w:p>
        </w:tc>
      </w:tr>
      <w:tr w:rsidR="00966BC5" w:rsidRPr="006C2568" w:rsidTr="00902F55">
        <w:trPr>
          <w:trHeight w:val="301"/>
        </w:trPr>
        <w:tc>
          <w:tcPr>
            <w:tcW w:w="1074" w:type="pct"/>
            <w:tcBorders>
              <w:top w:val="nil"/>
              <w:left w:val="nil"/>
              <w:bottom w:val="nil"/>
              <w:right w:val="nil"/>
            </w:tcBorders>
            <w:shd w:val="clear" w:color="auto" w:fill="auto"/>
            <w:vAlign w:val="center"/>
          </w:tcPr>
          <w:p w:rsidR="00966BC5" w:rsidRPr="006C2568" w:rsidRDefault="00966BC5" w:rsidP="00097E4F">
            <w:pPr>
              <w:spacing w:after="0" w:line="240" w:lineRule="auto"/>
              <w:jc w:val="center"/>
              <w:rPr>
                <w:rFonts w:ascii="Times New Roman" w:eastAsia="Times New Roman" w:hAnsi="Times New Roman"/>
                <w:bCs/>
                <w:color w:val="000000"/>
                <w:sz w:val="20"/>
                <w:szCs w:val="20"/>
                <w:lang w:eastAsia="en-GB"/>
              </w:rPr>
            </w:pPr>
            <w:r w:rsidRPr="006C2568">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6C2568" w:rsidRDefault="00966BC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color w:val="000000"/>
                <w:sz w:val="20"/>
                <w:szCs w:val="20"/>
                <w:lang w:val="fr-FR" w:eastAsia="en-GB"/>
              </w:rPr>
              <w:t>License file (GNU-GPL license).</w:t>
            </w:r>
            <w:r w:rsidR="001A3ACE" w:rsidRPr="006C2568">
              <w:rPr>
                <w:rFonts w:ascii="Times New Roman" w:eastAsia="Times New Roman" w:hAnsi="Times New Roman"/>
                <w:color w:val="000000"/>
                <w:sz w:val="20"/>
                <w:szCs w:val="20"/>
                <w:lang w:val="fr-FR" w:eastAsia="en-GB"/>
              </w:rPr>
              <w:t xml:space="preserve"> Documents on SPHERA registration at SIAE.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097E4F"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6C2568" w:rsidRDefault="001757BC" w:rsidP="001757BC">
            <w:pPr>
              <w:spacing w:after="0" w:line="240" w:lineRule="auto"/>
              <w:jc w:val="center"/>
              <w:rPr>
                <w:rFonts w:ascii="Times New Roman" w:eastAsia="Times New Roman" w:hAnsi="Times New Roman"/>
                <w:color w:val="000000"/>
                <w:sz w:val="20"/>
                <w:szCs w:val="20"/>
                <w:lang w:val="fr-FR" w:eastAsia="en-GB"/>
              </w:rPr>
            </w:pPr>
            <w:r w:rsidRPr="006C2568">
              <w:rPr>
                <w:rFonts w:ascii="Times New Roman" w:eastAsia="Times New Roman" w:hAnsi="Times New Roman"/>
                <w:color w:val="000000"/>
                <w:sz w:val="20"/>
                <w:szCs w:val="20"/>
                <w:lang w:val="fr-FR" w:eastAsia="en-GB"/>
              </w:rPr>
              <w:t>P</w:t>
            </w:r>
            <w:r w:rsidR="00097E4F" w:rsidRPr="006C2568">
              <w:rPr>
                <w:rFonts w:ascii="Times New Roman" w:eastAsia="Times New Roman" w:hAnsi="Times New Roman"/>
                <w:color w:val="000000"/>
                <w:sz w:val="20"/>
                <w:szCs w:val="20"/>
                <w:lang w:val="fr-FR" w:eastAsia="en-GB"/>
              </w:rPr>
              <w:t>resent documentation file.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source code</w:t>
            </w:r>
            <w:r w:rsidR="00097E4F" w:rsidRPr="006C2568">
              <w:rPr>
                <w:rFonts w:ascii="Times New Roman" w:eastAsia="Times New Roman" w:hAnsi="Times New Roman"/>
                <w:color w:val="000000"/>
                <w:sz w:val="20"/>
                <w:szCs w:val="20"/>
                <w:lang w:eastAsia="en-GB"/>
              </w:rPr>
              <w:t xml:space="preserve"> (with </w:t>
            </w:r>
            <w:r w:rsidRPr="006C2568">
              <w:rPr>
                <w:rFonts w:ascii="Times New Roman" w:eastAsia="Times New Roman" w:hAnsi="Times New Roman"/>
                <w:color w:val="000000"/>
                <w:sz w:val="20"/>
                <w:szCs w:val="20"/>
                <w:lang w:eastAsia="en-GB"/>
              </w:rPr>
              <w:t>makefile</w:t>
            </w:r>
            <w:r w:rsidR="00097E4F" w:rsidRPr="006C2568">
              <w:rPr>
                <w:rFonts w:ascii="Times New Roman" w:eastAsia="Times New Roman" w:hAnsi="Times New Roman"/>
                <w:color w:val="000000"/>
                <w:sz w:val="20"/>
                <w:szCs w:val="20"/>
                <w:lang w:eastAsia="en-GB"/>
              </w:rPr>
              <w:t>)</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6C2568" w:rsidRDefault="00C96195"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executable</w:t>
            </w:r>
            <w:r w:rsidR="00097E4F" w:rsidRPr="006C2568">
              <w:rPr>
                <w:rFonts w:ascii="Times New Roman" w:eastAsia="Times New Roman" w:hAnsi="Times New Roman"/>
                <w:color w:val="000000"/>
                <w:sz w:val="20"/>
                <w:szCs w:val="20"/>
                <w:lang w:eastAsia="en-GB"/>
              </w:rPr>
              <w:t xml:space="preserve"> files</w:t>
            </w:r>
            <w:r w:rsidRPr="006C2568">
              <w:rPr>
                <w:rFonts w:ascii="Times New Roman" w:eastAsia="Times New Roman" w:hAnsi="Times New Roman"/>
                <w:color w:val="000000"/>
                <w:sz w:val="20"/>
                <w:szCs w:val="20"/>
                <w:lang w:eastAsia="en-GB"/>
              </w:rPr>
              <w:t xml:space="preserve"> comp</w:t>
            </w:r>
            <w:r w:rsidR="00DE48F4">
              <w:rPr>
                <w:rFonts w:ascii="Times New Roman" w:eastAsia="Times New Roman" w:hAnsi="Times New Roman"/>
                <w:color w:val="000000"/>
                <w:sz w:val="20"/>
                <w:szCs w:val="20"/>
                <w:lang w:eastAsia="en-GB"/>
              </w:rPr>
              <w:t>iled with gfortran/ifort for optimized</w:t>
            </w:r>
            <w:r w:rsidRPr="006C2568">
              <w:rPr>
                <w:rFonts w:ascii="Times New Roman" w:eastAsia="Times New Roman" w:hAnsi="Times New Roman"/>
                <w:color w:val="000000"/>
                <w:sz w:val="20"/>
                <w:szCs w:val="20"/>
                <w:lang w:eastAsia="en-GB"/>
              </w:rPr>
              <w:t xml:space="preserve"> 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Pr="006C2568"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scalar </w:t>
            </w:r>
            <w:r w:rsidRPr="006C2568">
              <w:rPr>
                <w:rFonts w:ascii="Times New Roman" w:eastAsia="Times New Roman" w:hAnsi="Times New Roman"/>
                <w:color w:val="000000"/>
                <w:sz w:val="20"/>
                <w:szCs w:val="20"/>
                <w:lang w:eastAsia="en-GB"/>
              </w:rPr>
              <w:t>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parallel </w:t>
            </w:r>
            <w:r w:rsidRPr="006C2568">
              <w:rPr>
                <w:rFonts w:ascii="Times New Roman" w:eastAsia="Times New Roman" w:hAnsi="Times New Roman"/>
                <w:color w:val="000000"/>
                <w:sz w:val="20"/>
                <w:szCs w:val="20"/>
                <w:lang w:eastAsia="en-GB"/>
              </w:rPr>
              <w:t>executions</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 files</w:t>
            </w:r>
            <w:r w:rsidR="00DB3EFF" w:rsidRPr="006C2568">
              <w:rPr>
                <w:rFonts w:ascii="Times New Roman" w:eastAsia="Times New Roman" w:hAnsi="Times New Roman"/>
                <w:color w:val="000000"/>
                <w:sz w:val="20"/>
                <w:szCs w:val="20"/>
                <w:lang w:eastAsia="en-GB"/>
              </w:rPr>
              <w:t xml:space="preserve"> for validated test cases (Sec.</w:t>
            </w:r>
            <w:r w:rsidR="00AD2090" w:rsidRPr="006C2568">
              <w:rPr>
                <w:rFonts w:ascii="Times New Roman" w:eastAsia="Times New Roman" w:hAnsi="Times New Roman"/>
                <w:color w:val="000000"/>
                <w:sz w:val="20"/>
                <w:szCs w:val="20"/>
                <w:lang w:eastAsia="en-GB"/>
              </w:rPr>
              <w:t>12</w:t>
            </w:r>
            <w:r w:rsidRPr="006C2568">
              <w:rPr>
                <w:rFonts w:ascii="Times New Roman" w:eastAsia="Times New Roman" w:hAnsi="Times New Roman"/>
                <w:color w:val="000000"/>
                <w:sz w:val="20"/>
                <w:szCs w:val="20"/>
                <w:lang w:eastAsia="en-GB"/>
              </w:rPr>
              <w:t>)</w:t>
            </w:r>
            <w:r w:rsidR="00097E4F" w:rsidRPr="006C2568">
              <w:rPr>
                <w:rFonts w:ascii="Times New Roman" w:eastAsia="Times New Roman" w:hAnsi="Times New Roman"/>
                <w:color w:val="000000"/>
                <w:sz w:val="20"/>
                <w:szCs w:val="20"/>
                <w:lang w:eastAsia="en-GB"/>
              </w:rPr>
              <w:t>. A template for the main input file with comments.</w:t>
            </w:r>
            <w:r w:rsidRPr="006C2568">
              <w:rPr>
                <w:rFonts w:ascii="Times New Roman" w:eastAsia="Times New Roman" w:hAnsi="Times New Roman"/>
                <w:color w:val="000000"/>
                <w:sz w:val="20"/>
                <w:szCs w:val="20"/>
                <w:lang w:eastAsia="en-GB"/>
              </w:rPr>
              <w:t xml:space="preserve"> </w:t>
            </w:r>
          </w:p>
        </w:tc>
      </w:tr>
    </w:tbl>
    <w:p w:rsidR="00C96195" w:rsidRPr="00ED6D25" w:rsidRDefault="00131662" w:rsidP="00131662">
      <w:pPr>
        <w:spacing w:after="0" w:line="240" w:lineRule="auto"/>
        <w:jc w:val="center"/>
        <w:rPr>
          <w:rFonts w:ascii="Times New Roman" w:hAnsi="Times New Roman"/>
        </w:rPr>
      </w:pPr>
      <w:bookmarkStart w:id="12" w:name="_Ref447805381"/>
      <w:proofErr w:type="gramStart"/>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32296">
        <w:rPr>
          <w:rFonts w:ascii="Times New Roman" w:hAnsi="Times New Roman"/>
          <w:noProof/>
        </w:rPr>
        <w:t>1</w:t>
      </w:r>
      <w:r w:rsidRPr="00ED6D25">
        <w:rPr>
          <w:rFonts w:ascii="Times New Roman" w:hAnsi="Times New Roman"/>
        </w:rPr>
        <w:fldChar w:fldCharType="end"/>
      </w:r>
      <w:r w:rsidRPr="00ED6D25">
        <w:rPr>
          <w:rFonts w:ascii="Times New Roman" w:hAnsi="Times New Roman"/>
        </w:rPr>
        <w:t>.</w:t>
      </w:r>
      <w:proofErr w:type="gramEnd"/>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proofErr w:type="gramStart"/>
      <w:r w:rsidR="00A32296">
        <w:rPr>
          <w:rFonts w:ascii="Times New Roman" w:hAnsi="Times New Roman"/>
          <w:noProof/>
        </w:rPr>
        <w:t>1</w:t>
      </w:r>
      <w:r w:rsidRPr="00ED6D25">
        <w:rPr>
          <w:rFonts w:ascii="Times New Roman" w:hAnsi="Times New Roman"/>
        </w:rPr>
        <w:fldChar w:fldCharType="end"/>
      </w:r>
      <w:bookmarkEnd w:id="12"/>
      <w:r w:rsidRPr="00ED6D25">
        <w:rPr>
          <w:rFonts w:ascii="Times New Roman" w:hAnsi="Times New Roman"/>
        </w:rPr>
        <w:t xml:space="preserve"> </w:t>
      </w:r>
      <w:r w:rsidR="00097E4F" w:rsidRPr="00ED6D25">
        <w:rPr>
          <w:rFonts w:ascii="Times New Roman" w:hAnsi="Times New Roman"/>
        </w:rPr>
        <w:t>Folders in SPHERA</w:t>
      </w:r>
      <w:r w:rsidR="00DE48F4">
        <w:rPr>
          <w:rFonts w:ascii="Times New Roman" w:hAnsi="Times New Roman"/>
        </w:rPr>
        <w:t xml:space="preserve"> v.9.0</w:t>
      </w:r>
      <w:r w:rsidR="004C3DF0">
        <w:rPr>
          <w:rFonts w:ascii="Times New Roman" w:hAnsi="Times New Roman"/>
        </w:rPr>
        <w:t>.0</w:t>
      </w:r>
      <w:r w:rsidR="00097E4F" w:rsidRPr="00ED6D25">
        <w:rPr>
          <w:rFonts w:ascii="Times New Roman" w:hAnsi="Times New Roman"/>
        </w:rPr>
        <w:t xml:space="preserve"> repository.</w:t>
      </w:r>
      <w:proofErr w:type="gramEnd"/>
    </w:p>
    <w:p w:rsidR="00EC217D" w:rsidRPr="00276BB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3" w:name="_Toc447794696"/>
      <w:bookmarkStart w:id="14" w:name="_Toc447794775"/>
      <w:bookmarkStart w:id="15" w:name="_Toc447794858"/>
      <w:bookmarkStart w:id="16" w:name="_Toc447794942"/>
      <w:bookmarkStart w:id="17" w:name="_Toc447795343"/>
      <w:bookmarkStart w:id="18" w:name="_Toc447795450"/>
      <w:bookmarkStart w:id="19" w:name="_Toc42155268"/>
      <w:r w:rsidRPr="00276BBF">
        <w:rPr>
          <w:rFonts w:ascii="Book Antiqua" w:hAnsi="Book Antiqua"/>
          <w:caps/>
          <w:kern w:val="0"/>
          <w:sz w:val="24"/>
          <w:szCs w:val="24"/>
        </w:rPr>
        <w:lastRenderedPageBreak/>
        <w:t>Warranties and responsabilities</w:t>
      </w:r>
      <w:bookmarkEnd w:id="13"/>
      <w:bookmarkEnd w:id="14"/>
      <w:bookmarkEnd w:id="15"/>
      <w:bookmarkEnd w:id="16"/>
      <w:bookmarkEnd w:id="17"/>
      <w:bookmarkEnd w:id="18"/>
      <w:bookmarkEnd w:id="19"/>
    </w:p>
    <w:p w:rsidR="00EC217D" w:rsidRPr="00276BBF" w:rsidRDefault="00355018" w:rsidP="00EC217D">
      <w:pPr>
        <w:pStyle w:val="Corpotesto"/>
        <w:spacing w:after="0" w:line="240" w:lineRule="auto"/>
        <w:ind w:firstLine="0"/>
        <w:rPr>
          <w:sz w:val="24"/>
          <w:szCs w:val="24"/>
        </w:rPr>
      </w:pPr>
      <w:r>
        <w:rPr>
          <w:sz w:val="24"/>
          <w:szCs w:val="24"/>
        </w:rPr>
        <w:t>SPHERA v.9</w:t>
      </w:r>
      <w:r w:rsidR="00EC217D" w:rsidRPr="00276BBF">
        <w:rPr>
          <w:sz w:val="24"/>
          <w:szCs w:val="24"/>
        </w:rPr>
        <w:t>.0</w:t>
      </w:r>
      <w:r>
        <w:rPr>
          <w:sz w:val="24"/>
          <w:szCs w:val="24"/>
        </w:rPr>
        <w:t>.0</w:t>
      </w:r>
      <w:r w:rsidR="00EC217D" w:rsidRPr="00276BB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w:t>
      </w:r>
      <w:proofErr w:type="gramStart"/>
      <w:r w:rsidR="00EC217D" w:rsidRPr="00276BBF">
        <w:rPr>
          <w:sz w:val="24"/>
          <w:szCs w:val="24"/>
        </w:rPr>
        <w:t>activities, …)</w:t>
      </w:r>
      <w:proofErr w:type="gramEnd"/>
      <w:r w:rsidR="00EC217D" w:rsidRPr="00276BBF">
        <w:rPr>
          <w:sz w:val="24"/>
          <w:szCs w:val="24"/>
        </w:rPr>
        <w:t xml:space="preserve"> is implied by or included in the software license. ”</w:t>
      </w:r>
    </w:p>
    <w:p w:rsidR="00EC217D" w:rsidRPr="00276BBF" w:rsidRDefault="00EC217D" w:rsidP="0028379E">
      <w:pPr>
        <w:spacing w:after="0" w:line="240" w:lineRule="auto"/>
        <w:rPr>
          <w:rFonts w:ascii="Times New Roman" w:hAnsi="Times New Roman"/>
          <w:sz w:val="24"/>
          <w:szCs w:val="24"/>
        </w:rPr>
      </w:pPr>
    </w:p>
    <w:p w:rsidR="00EC217D"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0" w:name="_Toc447794697"/>
      <w:bookmarkStart w:id="21" w:name="_Toc447794776"/>
      <w:bookmarkStart w:id="22" w:name="_Toc447794859"/>
      <w:bookmarkStart w:id="23" w:name="_Toc447794943"/>
      <w:bookmarkStart w:id="24" w:name="_Toc447795344"/>
      <w:bookmarkStart w:id="25" w:name="_Toc447795451"/>
      <w:bookmarkStart w:id="26" w:name="_Toc42155269"/>
      <w:r>
        <w:rPr>
          <w:rFonts w:ascii="Book Antiqua" w:hAnsi="Book Antiqua"/>
          <w:caps/>
          <w:kern w:val="0"/>
          <w:sz w:val="24"/>
          <w:szCs w:val="24"/>
        </w:rPr>
        <w:lastRenderedPageBreak/>
        <w:t>Citation of SPHERA v.9</w:t>
      </w:r>
      <w:r w:rsidR="00EC217D" w:rsidRPr="00276BBF">
        <w:rPr>
          <w:rFonts w:ascii="Book Antiqua" w:hAnsi="Book Antiqua"/>
          <w:caps/>
          <w:kern w:val="0"/>
          <w:sz w:val="24"/>
          <w:szCs w:val="24"/>
        </w:rPr>
        <w:t>.0</w:t>
      </w:r>
      <w:bookmarkEnd w:id="20"/>
      <w:bookmarkEnd w:id="21"/>
      <w:bookmarkEnd w:id="22"/>
      <w:bookmarkEnd w:id="23"/>
      <w:bookmarkEnd w:id="24"/>
      <w:bookmarkEnd w:id="25"/>
      <w:r w:rsidR="00355018">
        <w:rPr>
          <w:rFonts w:ascii="Book Antiqua" w:hAnsi="Book Antiqua"/>
          <w:caps/>
          <w:kern w:val="0"/>
          <w:sz w:val="24"/>
          <w:szCs w:val="24"/>
        </w:rPr>
        <w:t>.0</w:t>
      </w:r>
      <w:bookmarkEnd w:id="26"/>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w:t>
      </w:r>
      <w:proofErr w:type="gramStart"/>
      <w:r w:rsidRPr="00276BBF">
        <w:rPr>
          <w:rFonts w:ascii="Times New Roman" w:hAnsi="Times New Roman"/>
          <w:sz w:val="24"/>
          <w:szCs w:val="24"/>
        </w:rPr>
        <w:t>,…</w:t>
      </w:r>
      <w:proofErr w:type="gramEnd"/>
      <w:r w:rsidRPr="00276BBF">
        <w:rPr>
          <w:rFonts w:ascii="Times New Roman" w:hAnsi="Times New Roman"/>
          <w:sz w:val="24"/>
          <w:szCs w:val="24"/>
        </w:rPr>
        <w:t>) related to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need the following citation: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(RSE SpA)”.</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Further proper citations may refer to SPHERA-related papers on International Peer-Reviewed Journals indexed by Scopus and Web of Science (Sec.</w:t>
      </w:r>
      <w:r w:rsidR="00007450">
        <w:rPr>
          <w:rFonts w:ascii="Times New Roman" w:hAnsi="Times New Roman"/>
          <w:sz w:val="24"/>
          <w:szCs w:val="24"/>
        </w:rPr>
        <w:t>1</w:t>
      </w:r>
      <w:r w:rsidRPr="00276BBF">
        <w:rPr>
          <w:rFonts w:ascii="Times New Roman" w:hAnsi="Times New Roman"/>
          <w:sz w:val="24"/>
          <w:szCs w:val="24"/>
        </w:rPr>
        <w:t>).</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242672">
        <w:rPr>
          <w:rFonts w:ascii="Times New Roman" w:hAnsi="Times New Roman"/>
          <w:sz w:val="24"/>
          <w:szCs w:val="24"/>
        </w:rPr>
        <w:t xml:space="preserve">should also be cited </w:t>
      </w:r>
      <w:r w:rsidRPr="00276BBF">
        <w:rPr>
          <w:rFonts w:ascii="Times New Roman" w:hAnsi="Times New Roman"/>
          <w:sz w:val="24"/>
          <w:szCs w:val="24"/>
        </w:rPr>
        <w:t>in all the related publications, reports and dissemination tools and media (also included press and digital products), by means of the following citation:</w:t>
      </w:r>
    </w:p>
    <w:p w:rsidR="00EC217D" w:rsidRPr="00276BBF" w:rsidRDefault="001924BE" w:rsidP="00EC217D">
      <w:pPr>
        <w:spacing w:after="0" w:line="240" w:lineRule="auto"/>
        <w:jc w:val="both"/>
        <w:rPr>
          <w:rFonts w:ascii="Times New Roman" w:hAnsi="Times New Roman"/>
          <w:sz w:val="24"/>
          <w:szCs w:val="24"/>
        </w:rPr>
      </w:pPr>
      <w:r>
        <w:rPr>
          <w:rFonts w:ascii="Times New Roman" w:hAnsi="Times New Roman"/>
          <w:sz w:val="24"/>
          <w:szCs w:val="24"/>
        </w:rPr>
        <w:t>“SPHERA v.9</w:t>
      </w:r>
      <w:r w:rsidR="00EC217D" w:rsidRPr="00276BBF">
        <w:rPr>
          <w:rFonts w:ascii="Times New Roman" w:hAnsi="Times New Roman"/>
          <w:sz w:val="24"/>
          <w:szCs w:val="24"/>
        </w:rPr>
        <w:t>.0</w:t>
      </w:r>
      <w:r w:rsidR="00355018">
        <w:rPr>
          <w:rFonts w:ascii="Times New Roman" w:hAnsi="Times New Roman"/>
          <w:sz w:val="24"/>
          <w:szCs w:val="24"/>
        </w:rPr>
        <w:t>.0</w:t>
      </w:r>
      <w:r w:rsidR="00EC217D" w:rsidRPr="00276BB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276BBF" w:rsidRDefault="00EC217D" w:rsidP="0028379E">
      <w:pPr>
        <w:spacing w:after="0" w:line="240" w:lineRule="auto"/>
        <w:rPr>
          <w:rFonts w:ascii="Times New Roman" w:hAnsi="Times New Roman"/>
          <w:sz w:val="24"/>
          <w:szCs w:val="24"/>
        </w:rPr>
      </w:pPr>
    </w:p>
    <w:p w:rsidR="00562C88" w:rsidRPr="00276BB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7" w:name="_Toc447794698"/>
      <w:bookmarkStart w:id="28" w:name="_Toc447794777"/>
      <w:bookmarkStart w:id="29" w:name="_Toc447794860"/>
      <w:bookmarkStart w:id="30" w:name="_Toc447794944"/>
      <w:bookmarkStart w:id="31" w:name="_Toc447795345"/>
      <w:bookmarkStart w:id="32" w:name="_Toc447795452"/>
      <w:bookmarkStart w:id="33" w:name="_Toc42155270"/>
      <w:r w:rsidRPr="00276BBF">
        <w:rPr>
          <w:rFonts w:ascii="Book Antiqua" w:hAnsi="Book Antiqua"/>
          <w:caps/>
          <w:kern w:val="0"/>
          <w:sz w:val="24"/>
          <w:szCs w:val="24"/>
        </w:rPr>
        <w:lastRenderedPageBreak/>
        <w:t>SPHERA developers/authors</w:t>
      </w:r>
      <w:bookmarkEnd w:id="27"/>
      <w:bookmarkEnd w:id="28"/>
      <w:bookmarkEnd w:id="29"/>
      <w:bookmarkEnd w:id="30"/>
      <w:bookmarkEnd w:id="31"/>
      <w:bookmarkEnd w:id="32"/>
      <w:bookmarkEnd w:id="33"/>
    </w:p>
    <w:p w:rsidR="00007450" w:rsidRDefault="00007450" w:rsidP="00562C88">
      <w:pPr>
        <w:spacing w:after="0" w:line="240" w:lineRule="auto"/>
        <w:jc w:val="both"/>
        <w:rPr>
          <w:rFonts w:ascii="Times New Roman" w:hAnsi="Times New Roman"/>
          <w:sz w:val="24"/>
          <w:szCs w:val="24"/>
        </w:rPr>
      </w:pPr>
      <w:r w:rsidRPr="00007450">
        <w:rPr>
          <w:rFonts w:ascii="Times New Roman" w:hAnsi="Times New Roman"/>
          <w:sz w:val="24"/>
          <w:szCs w:val="24"/>
        </w:rPr>
        <w:t xml:space="preserve">This section reports few </w:t>
      </w:r>
      <w:r w:rsidR="00EA2957">
        <w:rPr>
          <w:rFonts w:ascii="Times New Roman" w:hAnsi="Times New Roman"/>
          <w:sz w:val="24"/>
          <w:szCs w:val="24"/>
        </w:rPr>
        <w:t xml:space="preserve">and non-exhaustive </w:t>
      </w:r>
      <w:r w:rsidRPr="00007450">
        <w:rPr>
          <w:rFonts w:ascii="Times New Roman" w:hAnsi="Times New Roman"/>
          <w:sz w:val="24"/>
          <w:szCs w:val="24"/>
        </w:rPr>
        <w:t>notes</w:t>
      </w:r>
      <w:r w:rsidR="00A20635">
        <w:rPr>
          <w:rFonts w:ascii="Times New Roman" w:hAnsi="Times New Roman"/>
          <w:sz w:val="24"/>
          <w:szCs w:val="24"/>
        </w:rPr>
        <w:t>, which may help</w:t>
      </w:r>
      <w:r w:rsidRPr="00007450">
        <w:rPr>
          <w:rFonts w:ascii="Times New Roman" w:hAnsi="Times New Roman"/>
          <w:sz w:val="24"/>
          <w:szCs w:val="24"/>
        </w:rPr>
        <w:t xml:space="preserve"> </w:t>
      </w:r>
      <w:r>
        <w:rPr>
          <w:rFonts w:ascii="Times New Roman" w:hAnsi="Times New Roman"/>
          <w:sz w:val="24"/>
          <w:szCs w:val="24"/>
        </w:rPr>
        <w:t xml:space="preserve">potential authors of </w:t>
      </w:r>
      <w:r w:rsidR="00A20635">
        <w:rPr>
          <w:rFonts w:ascii="Times New Roman" w:hAnsi="Times New Roman"/>
          <w:sz w:val="24"/>
          <w:szCs w:val="24"/>
        </w:rPr>
        <w:t>SPHERA or its derived codes</w:t>
      </w:r>
      <w:r>
        <w:rPr>
          <w:rFonts w:ascii="Times New Roman" w:hAnsi="Times New Roman"/>
          <w:sz w:val="24"/>
          <w:szCs w:val="24"/>
        </w:rPr>
        <w:t>.</w:t>
      </w:r>
    </w:p>
    <w:p w:rsidR="00562C88" w:rsidRPr="00007450" w:rsidRDefault="00007450" w:rsidP="00007450">
      <w:pPr>
        <w:spacing w:after="0" w:line="240" w:lineRule="auto"/>
        <w:jc w:val="both"/>
        <w:rPr>
          <w:rFonts w:ascii="Times New Roman" w:hAnsi="Times New Roman"/>
          <w:sz w:val="24"/>
          <w:szCs w:val="24"/>
        </w:rPr>
      </w:pPr>
      <w:r w:rsidRPr="00007450">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007450">
        <w:rPr>
          <w:rFonts w:ascii="Times New Roman" w:hAnsi="Times New Roman"/>
          <w:sz w:val="24"/>
          <w:szCs w:val="24"/>
        </w:rPr>
        <w:t xml:space="preserve">GNU-GPL </w:t>
      </w:r>
      <w:r w:rsidRPr="00007450">
        <w:rPr>
          <w:rFonts w:ascii="Times New Roman" w:hAnsi="Times New Roman"/>
          <w:sz w:val="24"/>
          <w:szCs w:val="24"/>
        </w:rPr>
        <w:t>is viral</w:t>
      </w:r>
      <w:r>
        <w:rPr>
          <w:rFonts w:ascii="Times New Roman" w:hAnsi="Times New Roman"/>
          <w:sz w:val="24"/>
          <w:szCs w:val="24"/>
        </w:rPr>
        <w:t>. This also implies that a</w:t>
      </w:r>
      <w:r w:rsidRPr="00007450">
        <w:rPr>
          <w:rFonts w:ascii="Times New Roman" w:hAnsi="Times New Roman"/>
          <w:sz w:val="24"/>
          <w:szCs w:val="24"/>
        </w:rPr>
        <w:t xml:space="preserve"> code, which contains </w:t>
      </w:r>
      <w:r w:rsidR="00EA2957">
        <w:rPr>
          <w:rFonts w:ascii="Times New Roman" w:hAnsi="Times New Roman"/>
          <w:sz w:val="24"/>
          <w:szCs w:val="24"/>
        </w:rPr>
        <w:t xml:space="preserve">just </w:t>
      </w:r>
      <w:r w:rsidRPr="00007450">
        <w:rPr>
          <w:rFonts w:ascii="Times New Roman" w:hAnsi="Times New Roman"/>
          <w:sz w:val="24"/>
          <w:szCs w:val="24"/>
        </w:rPr>
        <w:t xml:space="preserve">very few lines of a GNU-GPL code, becomes necessarily a GNU-GPL code in its entirety, when </w:t>
      </w:r>
      <w:r w:rsidR="00A20635">
        <w:rPr>
          <w:rFonts w:ascii="Times New Roman" w:hAnsi="Times New Roman"/>
          <w:sz w:val="24"/>
          <w:szCs w:val="24"/>
        </w:rPr>
        <w:t>integrating</w:t>
      </w:r>
      <w:r w:rsidRPr="00007450">
        <w:rPr>
          <w:rFonts w:ascii="Times New Roman" w:hAnsi="Times New Roman"/>
          <w:sz w:val="24"/>
          <w:szCs w:val="24"/>
        </w:rPr>
        <w:t xml:space="preserve"> those lines of a GNU-GPL code.</w:t>
      </w:r>
      <w:r w:rsidR="00562C88" w:rsidRPr="00007450">
        <w:rPr>
          <w:rFonts w:ascii="Times New Roman" w:hAnsi="Times New Roman"/>
          <w:sz w:val="24"/>
          <w:szCs w:val="24"/>
        </w:rPr>
        <w:t xml:space="preserve"> </w:t>
      </w:r>
    </w:p>
    <w:p w:rsidR="00007450" w:rsidRPr="00007450" w:rsidRDefault="00007450" w:rsidP="00562C88">
      <w:pPr>
        <w:spacing w:after="0" w:line="240" w:lineRule="auto"/>
        <w:jc w:val="both"/>
        <w:rPr>
          <w:rFonts w:ascii="Times New Roman" w:hAnsi="Times New Roman"/>
          <w:sz w:val="24"/>
          <w:szCs w:val="24"/>
        </w:rPr>
      </w:pPr>
      <w:r>
        <w:rPr>
          <w:rFonts w:ascii="Times New Roman" w:hAnsi="Times New Roman"/>
          <w:sz w:val="24"/>
          <w:szCs w:val="24"/>
        </w:rPr>
        <w:t>E</w:t>
      </w:r>
      <w:r w:rsidRPr="00007450">
        <w:rPr>
          <w:rFonts w:ascii="Times New Roman" w:hAnsi="Times New Roman"/>
          <w:sz w:val="24"/>
          <w:szCs w:val="24"/>
        </w:rPr>
        <w:t xml:space="preserve">very modifications </w:t>
      </w:r>
      <w:r>
        <w:rPr>
          <w:rFonts w:ascii="Times New Roman" w:hAnsi="Times New Roman"/>
          <w:sz w:val="24"/>
          <w:szCs w:val="24"/>
        </w:rPr>
        <w:t>of a code derived from a GNU-GPL code must underline every modifications with respect to the original GNU-GPL code.</w:t>
      </w:r>
    </w:p>
    <w:p w:rsidR="00562C88" w:rsidRPr="00355092" w:rsidRDefault="00562C88" w:rsidP="00562C88">
      <w:pPr>
        <w:spacing w:after="0" w:line="240" w:lineRule="auto"/>
        <w:jc w:val="both"/>
        <w:rPr>
          <w:rFonts w:ascii="Times New Roman" w:hAnsi="Times New Roman"/>
          <w:sz w:val="24"/>
          <w:szCs w:val="24"/>
        </w:rPr>
      </w:pPr>
    </w:p>
    <w:p w:rsidR="00562C88" w:rsidRPr="00355092" w:rsidRDefault="00562C88" w:rsidP="0028379E">
      <w:pPr>
        <w:spacing w:after="0" w:line="240" w:lineRule="auto"/>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 w:name="_Toc447794699"/>
      <w:bookmarkStart w:id="35" w:name="_Toc447794778"/>
      <w:bookmarkStart w:id="36" w:name="_Toc447794861"/>
      <w:bookmarkStart w:id="37" w:name="_Toc447794945"/>
      <w:bookmarkStart w:id="38" w:name="_Toc447795346"/>
      <w:bookmarkStart w:id="39" w:name="_Toc447795453"/>
      <w:bookmarkStart w:id="40" w:name="_Toc42155271"/>
      <w:r w:rsidRPr="00276BBF">
        <w:rPr>
          <w:rFonts w:ascii="Book Antiqua" w:hAnsi="Book Antiqua"/>
          <w:caps/>
          <w:kern w:val="0"/>
          <w:sz w:val="24"/>
          <w:szCs w:val="24"/>
        </w:rPr>
        <w:lastRenderedPageBreak/>
        <w:t>SPHERA official users</w:t>
      </w:r>
      <w:bookmarkEnd w:id="34"/>
      <w:bookmarkEnd w:id="35"/>
      <w:bookmarkEnd w:id="36"/>
      <w:bookmarkEnd w:id="37"/>
      <w:bookmarkEnd w:id="38"/>
      <w:bookmarkEnd w:id="39"/>
      <w:bookmarkEnd w:id="40"/>
      <w:r w:rsidRPr="00276BBF">
        <w:rPr>
          <w:rFonts w:ascii="Book Antiqua" w:hAnsi="Book Antiqua"/>
          <w:caps/>
          <w:kern w:val="0"/>
          <w:sz w:val="24"/>
          <w:szCs w:val="24"/>
        </w:rPr>
        <w:t xml:space="preserve"> </w:t>
      </w:r>
    </w:p>
    <w:p w:rsidR="00EA2957" w:rsidRDefault="00EA2957" w:rsidP="00B54E66">
      <w:pPr>
        <w:spacing w:after="0" w:line="240" w:lineRule="auto"/>
        <w:jc w:val="both"/>
        <w:rPr>
          <w:rFonts w:ascii="Times New Roman" w:hAnsi="Times New Roman"/>
          <w:sz w:val="24"/>
          <w:szCs w:val="24"/>
        </w:rPr>
      </w:pPr>
      <w:r>
        <w:rPr>
          <w:rFonts w:ascii="Times New Roman" w:hAnsi="Times New Roman"/>
          <w:sz w:val="24"/>
          <w:szCs w:val="24"/>
        </w:rPr>
        <w:t xml:space="preserve">The information reported in this section only has an educational aim and does not modify the terms and conditions of SPHERA license. </w:t>
      </w:r>
    </w:p>
    <w:p w:rsidR="00B54E66" w:rsidRPr="007C54CA" w:rsidRDefault="00B54E66" w:rsidP="00B54E66">
      <w:pPr>
        <w:spacing w:after="0" w:line="240" w:lineRule="auto"/>
        <w:jc w:val="both"/>
        <w:rPr>
          <w:rFonts w:ascii="Times New Roman" w:hAnsi="Times New Roman"/>
          <w:sz w:val="24"/>
          <w:szCs w:val="24"/>
        </w:rPr>
      </w:pPr>
      <w:r w:rsidRPr="00883CCE">
        <w:rPr>
          <w:rFonts w:ascii="Times New Roman" w:hAnsi="Times New Roman"/>
          <w:sz w:val="24"/>
          <w:szCs w:val="24"/>
        </w:rPr>
        <w:t>SPHERA v.</w:t>
      </w:r>
      <w:r w:rsidR="00355018">
        <w:rPr>
          <w:rFonts w:ascii="Times New Roman" w:hAnsi="Times New Roman"/>
          <w:sz w:val="24"/>
          <w:szCs w:val="24"/>
        </w:rPr>
        <w:t>9</w:t>
      </w:r>
      <w:r w:rsidRPr="00883CCE">
        <w:rPr>
          <w:rFonts w:ascii="Times New Roman" w:hAnsi="Times New Roman"/>
          <w:sz w:val="24"/>
          <w:szCs w:val="24"/>
        </w:rPr>
        <w:t>.0</w:t>
      </w:r>
      <w:r w:rsidR="00355018">
        <w:rPr>
          <w:rFonts w:ascii="Times New Roman" w:hAnsi="Times New Roman"/>
          <w:sz w:val="24"/>
          <w:szCs w:val="24"/>
        </w:rPr>
        <w:t>.0</w:t>
      </w:r>
      <w:r w:rsidRPr="00883CCE">
        <w:rPr>
          <w:rFonts w:ascii="Times New Roman" w:hAnsi="Times New Roman"/>
          <w:sz w:val="24"/>
          <w:szCs w:val="24"/>
        </w:rPr>
        <w:t xml:space="preserve"> </w:t>
      </w:r>
      <w:r w:rsidR="00883CCE" w:rsidRPr="00883CCE">
        <w:rPr>
          <w:rFonts w:ascii="Times New Roman" w:hAnsi="Times New Roman"/>
          <w:sz w:val="24"/>
          <w:szCs w:val="24"/>
        </w:rPr>
        <w:t xml:space="preserve">is available on </w:t>
      </w:r>
      <w:r w:rsidRPr="00883CCE">
        <w:rPr>
          <w:rFonts w:ascii="Times New Roman" w:hAnsi="Times New Roman"/>
          <w:sz w:val="24"/>
          <w:szCs w:val="24"/>
        </w:rPr>
        <w:t>GitHub</w:t>
      </w:r>
      <w:r w:rsidR="00883CCE">
        <w:rPr>
          <w:rFonts w:ascii="Times New Roman" w:hAnsi="Times New Roman"/>
          <w:sz w:val="24"/>
          <w:szCs w:val="24"/>
        </w:rPr>
        <w:t xml:space="preserve"> ([</w:t>
      </w:r>
      <w:r w:rsidR="00883CCE">
        <w:rPr>
          <w:rFonts w:ascii="Times New Roman" w:hAnsi="Times New Roman"/>
          <w:sz w:val="24"/>
          <w:szCs w:val="24"/>
        </w:rPr>
        <w:fldChar w:fldCharType="begin"/>
      </w:r>
      <w:r w:rsidR="00883CCE">
        <w:rPr>
          <w:rFonts w:ascii="Times New Roman" w:hAnsi="Times New Roman"/>
          <w:sz w:val="24"/>
          <w:szCs w:val="24"/>
        </w:rPr>
        <w:instrText xml:space="preserve"> REF _Ref447812094 \r \h </w:instrText>
      </w:r>
      <w:r w:rsidR="00883CCE">
        <w:rPr>
          <w:rFonts w:ascii="Times New Roman" w:hAnsi="Times New Roman"/>
          <w:sz w:val="24"/>
          <w:szCs w:val="24"/>
        </w:rPr>
      </w:r>
      <w:r w:rsidR="00883CCE">
        <w:rPr>
          <w:rFonts w:ascii="Times New Roman" w:hAnsi="Times New Roman"/>
          <w:sz w:val="24"/>
          <w:szCs w:val="24"/>
        </w:rPr>
        <w:fldChar w:fldCharType="separate"/>
      </w:r>
      <w:r w:rsidR="00A32296">
        <w:rPr>
          <w:rFonts w:ascii="Times New Roman" w:hAnsi="Times New Roman"/>
          <w:sz w:val="24"/>
          <w:szCs w:val="24"/>
        </w:rPr>
        <w:t>184</w:t>
      </w:r>
      <w:r w:rsidR="00883CCE">
        <w:rPr>
          <w:rFonts w:ascii="Times New Roman" w:hAnsi="Times New Roman"/>
          <w:sz w:val="24"/>
          <w:szCs w:val="24"/>
        </w:rPr>
        <w:fldChar w:fldCharType="end"/>
      </w:r>
      <w:r w:rsidR="00883CCE">
        <w:rPr>
          <w:rFonts w:ascii="Times New Roman" w:hAnsi="Times New Roman"/>
          <w:sz w:val="24"/>
          <w:szCs w:val="24"/>
        </w:rPr>
        <w:t>]). Potential developers or users may:</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development of </w:t>
      </w:r>
      <w:r w:rsidR="00B54E66" w:rsidRPr="00883CCE">
        <w:rPr>
          <w:lang w:val="en-GB"/>
        </w:rPr>
        <w:t xml:space="preserve">SPHERA </w:t>
      </w:r>
      <w:r w:rsidR="00883CCE" w:rsidRPr="00883CCE">
        <w:rPr>
          <w:lang w:val="en-GB"/>
        </w:rPr>
        <w:t xml:space="preserve">as code authors </w:t>
      </w:r>
      <w:r w:rsidR="00B54E66" w:rsidRPr="00883CCE">
        <w:rPr>
          <w:lang w:val="en-GB"/>
        </w:rPr>
        <w:t>(</w:t>
      </w:r>
      <w:r w:rsidR="00883CCE" w:rsidRPr="00883CCE">
        <w:rPr>
          <w:lang w:val="en-GB"/>
        </w:rPr>
        <w:t>by means o</w:t>
      </w:r>
      <w:r w:rsidR="00303E20">
        <w:rPr>
          <w:lang w:val="en-GB"/>
        </w:rPr>
        <w:t>f</w:t>
      </w:r>
      <w:r w:rsidR="00883CCE" w:rsidRPr="00883CCE">
        <w:rPr>
          <w:lang w:val="en-GB"/>
        </w:rPr>
        <w:t xml:space="preserve"> a free </w:t>
      </w:r>
      <w:r w:rsidR="00B54E66" w:rsidRPr="00883CCE">
        <w:rPr>
          <w:lang w:val="en-GB"/>
        </w:rPr>
        <w:t>GitHub</w:t>
      </w:r>
      <w:r w:rsidR="00883CCE" w:rsidRPr="00883CCE">
        <w:rPr>
          <w:lang w:val="en-GB"/>
        </w:rPr>
        <w:t xml:space="preserve"> account</w:t>
      </w:r>
      <w:r w:rsidR="00B54E66" w:rsidRPr="00883CCE">
        <w:rPr>
          <w:lang w:val="en-GB"/>
        </w:rPr>
        <w:t xml:space="preserve">; </w:t>
      </w:r>
      <w:r w:rsidR="00883CCE" w:rsidRPr="00883CCE">
        <w:rPr>
          <w:lang w:val="en-GB"/>
        </w:rPr>
        <w:t xml:space="preserve">basic knowledge of Git </w:t>
      </w:r>
      <w:r w:rsidR="00883CCE">
        <w:rPr>
          <w:lang w:val="en-GB"/>
        </w:rPr>
        <w:t>i</w:t>
      </w:r>
      <w:r w:rsidR="00883CCE" w:rsidRPr="00883CCE">
        <w:rPr>
          <w:lang w:val="en-GB"/>
        </w:rPr>
        <w:t xml:space="preserve">s </w:t>
      </w:r>
      <w:r w:rsidR="00883CCE">
        <w:rPr>
          <w:lang w:val="en-GB"/>
        </w:rPr>
        <w:t>mandatory</w:t>
      </w:r>
      <w:r w:rsidR="00B54E66" w:rsidRPr="00883CCE">
        <w:rPr>
          <w:lang w:val="en-GB"/>
        </w:rPr>
        <w:t>);</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validation of </w:t>
      </w:r>
      <w:r w:rsidR="00B54E66" w:rsidRPr="00883CCE">
        <w:rPr>
          <w:lang w:val="en-GB"/>
        </w:rPr>
        <w:t xml:space="preserve">SPHERA </w:t>
      </w:r>
      <w:r w:rsidR="00883CCE" w:rsidRPr="00883CCE">
        <w:rPr>
          <w:lang w:val="en-GB"/>
        </w:rPr>
        <w:t xml:space="preserve">as </w:t>
      </w:r>
      <w:r w:rsidR="00B54E66" w:rsidRPr="00883CCE">
        <w:rPr>
          <w:lang w:val="en-GB"/>
        </w:rPr>
        <w:t>“</w:t>
      </w:r>
      <w:r w:rsidR="00883CCE" w:rsidRPr="00883CCE">
        <w:rPr>
          <w:lang w:val="en-GB"/>
        </w:rPr>
        <w:t>official users</w:t>
      </w:r>
      <w:r w:rsidR="00B54E66" w:rsidRPr="00883CCE">
        <w:rPr>
          <w:lang w:val="en-GB"/>
        </w:rPr>
        <w:t>” (</w:t>
      </w:r>
      <w:r w:rsidR="00883CCE" w:rsidRPr="00883CCE">
        <w:rPr>
          <w:lang w:val="en-GB"/>
        </w:rPr>
        <w:t>by means o</w:t>
      </w:r>
      <w:r w:rsidR="00303E20">
        <w:rPr>
          <w:lang w:val="en-GB"/>
        </w:rPr>
        <w:t>f</w:t>
      </w:r>
      <w:r w:rsidR="00883CCE" w:rsidRPr="00883CCE">
        <w:rPr>
          <w:lang w:val="en-GB"/>
        </w:rPr>
        <w:t xml:space="preserve"> a free GitHub account; basic knowledge of Git </w:t>
      </w:r>
      <w:r w:rsidR="00883CCE">
        <w:rPr>
          <w:lang w:val="en-GB"/>
        </w:rPr>
        <w:t>i</w:t>
      </w:r>
      <w:r w:rsidR="00883CCE" w:rsidRPr="00883CCE">
        <w:rPr>
          <w:lang w:val="en-GB"/>
        </w:rPr>
        <w:t xml:space="preserve">s </w:t>
      </w:r>
      <w:r w:rsidR="00883CCE">
        <w:rPr>
          <w:lang w:val="en-GB"/>
        </w:rPr>
        <w:t>not mandatory</w:t>
      </w:r>
      <w:r w:rsidR="00B54E66" w:rsidRPr="00883CCE">
        <w:rPr>
          <w:lang w:val="en-GB"/>
        </w:rPr>
        <w:t>);</w:t>
      </w:r>
    </w:p>
    <w:p w:rsidR="00B54E66" w:rsidRPr="00883CCE" w:rsidRDefault="00883CCE" w:rsidP="00034CDC">
      <w:pPr>
        <w:pStyle w:val="Paragrafoelenco"/>
        <w:numPr>
          <w:ilvl w:val="0"/>
          <w:numId w:val="14"/>
        </w:numPr>
        <w:jc w:val="both"/>
        <w:rPr>
          <w:lang w:val="en-GB"/>
        </w:rPr>
      </w:pPr>
      <w:r w:rsidRPr="00883CCE">
        <w:rPr>
          <w:lang w:val="en-GB"/>
        </w:rPr>
        <w:t xml:space="preserve">use </w:t>
      </w:r>
      <w:r w:rsidR="00B54E66" w:rsidRPr="00883CCE">
        <w:rPr>
          <w:lang w:val="en-GB"/>
        </w:rPr>
        <w:t xml:space="preserve">SPHERA </w:t>
      </w:r>
      <w:r w:rsidRPr="00883CCE">
        <w:rPr>
          <w:lang w:val="en-GB"/>
        </w:rPr>
        <w:t xml:space="preserve">independently </w:t>
      </w:r>
      <w:r w:rsidR="00B54E66" w:rsidRPr="00883CCE">
        <w:rPr>
          <w:lang w:val="en-GB"/>
        </w:rPr>
        <w:t>(</w:t>
      </w:r>
      <w:r w:rsidRPr="00883CCE">
        <w:rPr>
          <w:lang w:val="en-GB"/>
        </w:rPr>
        <w:t>respecting the code license and citation</w:t>
      </w:r>
      <w:r w:rsidR="000279A4">
        <w:rPr>
          <w:lang w:val="en-GB"/>
        </w:rPr>
        <w:t>s</w:t>
      </w:r>
      <w:r w:rsidR="00B54E66" w:rsidRPr="00883CCE">
        <w:rPr>
          <w:lang w:val="en-GB"/>
        </w:rPr>
        <w:t>);</w:t>
      </w:r>
    </w:p>
    <w:p w:rsidR="00B54E66" w:rsidRPr="00303E20" w:rsidRDefault="00883CCE" w:rsidP="00034CDC">
      <w:pPr>
        <w:pStyle w:val="Paragrafoelenco"/>
        <w:numPr>
          <w:ilvl w:val="0"/>
          <w:numId w:val="14"/>
        </w:numPr>
        <w:jc w:val="both"/>
        <w:rPr>
          <w:lang w:val="en-GB"/>
        </w:rPr>
      </w:pPr>
      <w:r w:rsidRPr="00303E20">
        <w:rPr>
          <w:lang w:val="en-GB"/>
        </w:rPr>
        <w:t xml:space="preserve">independently introduce relevant modifications </w:t>
      </w:r>
      <w:r w:rsidR="00B54E66" w:rsidRPr="00303E20">
        <w:rPr>
          <w:lang w:val="en-GB"/>
        </w:rPr>
        <w:t>in SPHERA</w:t>
      </w:r>
      <w:r w:rsidRPr="00303E20">
        <w:rPr>
          <w:lang w:val="en-GB"/>
        </w:rPr>
        <w:t xml:space="preserve">, thus obtaining a FOSS derived code </w:t>
      </w:r>
      <w:r w:rsidR="00B54E66" w:rsidRPr="00303E20">
        <w:rPr>
          <w:lang w:val="en-GB"/>
        </w:rPr>
        <w:t>(</w:t>
      </w:r>
      <w:r w:rsidRPr="00303E20">
        <w:rPr>
          <w:lang w:val="en-GB"/>
        </w:rPr>
        <w:t>which has a different name from SPHERA</w:t>
      </w:r>
      <w:r w:rsidR="00303E20" w:rsidRPr="00303E20">
        <w:rPr>
          <w:lang w:val="en-GB"/>
        </w:rPr>
        <w:t xml:space="preserve"> and has to cite SPHERA as the original code</w:t>
      </w:r>
      <w:r w:rsidR="00B54E66" w:rsidRPr="00303E20">
        <w:rPr>
          <w:lang w:val="en-GB"/>
        </w:rPr>
        <w:t xml:space="preserve">) </w:t>
      </w:r>
      <w:r w:rsidR="00303E20" w:rsidRPr="00303E20">
        <w:rPr>
          <w:lang w:val="en-GB"/>
        </w:rPr>
        <w:t xml:space="preserve">and redistribute it </w:t>
      </w:r>
      <w:r w:rsidR="00303E20">
        <w:rPr>
          <w:lang w:val="en-GB"/>
        </w:rPr>
        <w:t>(bound to the GNU-</w:t>
      </w:r>
      <w:r w:rsidR="00B54E66" w:rsidRPr="00303E20">
        <w:rPr>
          <w:lang w:val="en-GB"/>
        </w:rPr>
        <w:t xml:space="preserve">GPL </w:t>
      </w:r>
      <w:r w:rsidR="00303E20">
        <w:rPr>
          <w:lang w:val="en-GB"/>
        </w:rPr>
        <w:t>license and in the respect of SPHERA citation terms</w:t>
      </w:r>
      <w:r w:rsidR="00B54E66" w:rsidRPr="00303E20">
        <w:rPr>
          <w:lang w:val="en-GB"/>
        </w:rPr>
        <w:t xml:space="preserve">) </w:t>
      </w:r>
      <w:r w:rsidR="00303E20">
        <w:rPr>
          <w:lang w:val="en-GB"/>
        </w:rPr>
        <w:t xml:space="preserve">or propose it to RSE for its integration in </w:t>
      </w:r>
      <w:r w:rsidR="00B54E66" w:rsidRPr="00303E20">
        <w:rPr>
          <w:lang w:val="en-GB"/>
        </w:rPr>
        <w:t>SPHERA;</w:t>
      </w:r>
    </w:p>
    <w:p w:rsidR="00B54E66" w:rsidRPr="00355092" w:rsidRDefault="00303E20" w:rsidP="00034CDC">
      <w:pPr>
        <w:pStyle w:val="Paragrafoelenco"/>
        <w:numPr>
          <w:ilvl w:val="0"/>
          <w:numId w:val="14"/>
        </w:numPr>
        <w:jc w:val="both"/>
        <w:rPr>
          <w:lang w:val="en-GB"/>
        </w:rPr>
      </w:pPr>
      <w:r w:rsidRPr="00355092">
        <w:rPr>
          <w:lang w:val="en-GB"/>
        </w:rPr>
        <w:t xml:space="preserve">to </w:t>
      </w:r>
      <w:r w:rsidR="00355092" w:rsidRPr="00355092">
        <w:rPr>
          <w:lang w:val="en-GB"/>
        </w:rPr>
        <w:t xml:space="preserve">propose to </w:t>
      </w:r>
      <w:r w:rsidR="00B54E66" w:rsidRPr="00355092">
        <w:rPr>
          <w:lang w:val="en-GB"/>
        </w:rPr>
        <w:t xml:space="preserve">RSE </w:t>
      </w:r>
      <w:r w:rsidR="007C54CA">
        <w:rPr>
          <w:lang w:val="en-GB"/>
        </w:rPr>
        <w:t xml:space="preserve">some </w:t>
      </w:r>
      <w:r w:rsidR="00355092" w:rsidRPr="00355092">
        <w:rPr>
          <w:lang w:val="en-GB"/>
        </w:rPr>
        <w:t xml:space="preserve">program units </w:t>
      </w:r>
      <w:r w:rsidR="00B54E66" w:rsidRPr="00355092">
        <w:rPr>
          <w:lang w:val="en-GB"/>
        </w:rPr>
        <w:t>(</w:t>
      </w:r>
      <w:r w:rsidR="00355092" w:rsidRPr="00355092">
        <w:rPr>
          <w:lang w:val="en-GB"/>
        </w:rPr>
        <w:t>not belong</w:t>
      </w:r>
      <w:r w:rsidR="007C54CA">
        <w:rPr>
          <w:lang w:val="en-GB"/>
        </w:rPr>
        <w:t>ing</w:t>
      </w:r>
      <w:r w:rsidR="00355092" w:rsidRPr="00355092">
        <w:rPr>
          <w:lang w:val="en-GB"/>
        </w:rPr>
        <w:t xml:space="preserve"> to </w:t>
      </w:r>
      <w:r w:rsidR="00B54E66" w:rsidRPr="00355092">
        <w:rPr>
          <w:lang w:val="en-GB"/>
        </w:rPr>
        <w:t xml:space="preserve">SPHERA </w:t>
      </w:r>
      <w:r w:rsidR="00355092" w:rsidRPr="00355092">
        <w:rPr>
          <w:lang w:val="en-GB"/>
        </w:rPr>
        <w:t xml:space="preserve">and developed </w:t>
      </w:r>
      <w:r w:rsidR="007C54CA">
        <w:rPr>
          <w:lang w:val="en-GB"/>
        </w:rPr>
        <w:t>with independent funds</w:t>
      </w:r>
      <w:r w:rsidR="00B54E66" w:rsidRPr="00355092">
        <w:rPr>
          <w:lang w:val="en-GB"/>
        </w:rPr>
        <w:t>)</w:t>
      </w:r>
      <w:r w:rsidR="007C54CA">
        <w:rPr>
          <w:lang w:val="en-GB"/>
        </w:rPr>
        <w:t xml:space="preserve">, which will be </w:t>
      </w:r>
      <w:r w:rsidR="00355092">
        <w:rPr>
          <w:lang w:val="en-GB"/>
        </w:rPr>
        <w:t xml:space="preserve">released with </w:t>
      </w:r>
      <w:r w:rsidR="00B54E66" w:rsidRPr="00355092">
        <w:rPr>
          <w:lang w:val="en-GB"/>
        </w:rPr>
        <w:t xml:space="preserve">GNU-GPL </w:t>
      </w:r>
      <w:r w:rsidR="00355092">
        <w:rPr>
          <w:lang w:val="en-GB"/>
        </w:rPr>
        <w:t xml:space="preserve">license </w:t>
      </w:r>
      <w:r w:rsidR="007C54CA">
        <w:rPr>
          <w:lang w:val="en-GB"/>
        </w:rPr>
        <w:t xml:space="preserve">and </w:t>
      </w:r>
      <w:r w:rsidR="00355092">
        <w:rPr>
          <w:lang w:val="en-GB"/>
        </w:rPr>
        <w:t xml:space="preserve">integrated in </w:t>
      </w:r>
      <w:r w:rsidR="00B54E66" w:rsidRPr="00355092">
        <w:rPr>
          <w:lang w:val="en-GB"/>
        </w:rPr>
        <w:t>SPHERA;</w:t>
      </w:r>
    </w:p>
    <w:p w:rsidR="00B54E66" w:rsidRDefault="00355092" w:rsidP="00034CDC">
      <w:pPr>
        <w:pStyle w:val="Paragrafoelenco"/>
        <w:numPr>
          <w:ilvl w:val="0"/>
          <w:numId w:val="14"/>
        </w:numPr>
        <w:jc w:val="both"/>
        <w:rPr>
          <w:lang w:val="en-GB"/>
        </w:rPr>
      </w:pPr>
      <w:r w:rsidRPr="00355092">
        <w:rPr>
          <w:lang w:val="en-GB"/>
        </w:rPr>
        <w:t xml:space="preserve">to propose to </w:t>
      </w:r>
      <w:r w:rsidR="00B54E66" w:rsidRPr="00355092">
        <w:rPr>
          <w:lang w:val="en-GB"/>
        </w:rPr>
        <w:t xml:space="preserve">RSE </w:t>
      </w:r>
      <w:r w:rsidRPr="00355092">
        <w:rPr>
          <w:lang w:val="en-GB"/>
        </w:rPr>
        <w:t xml:space="preserve">some program units </w:t>
      </w:r>
      <w:r w:rsidR="007C54CA">
        <w:rPr>
          <w:lang w:val="en-GB"/>
        </w:rPr>
        <w:t>(</w:t>
      </w:r>
      <w:r w:rsidRPr="00355092">
        <w:rPr>
          <w:lang w:val="en-GB"/>
        </w:rPr>
        <w:t xml:space="preserve">of a code developed </w:t>
      </w:r>
      <w:r w:rsidR="007C54CA">
        <w:rPr>
          <w:lang w:val="en-GB"/>
        </w:rPr>
        <w:t xml:space="preserve">with independent funds </w:t>
      </w:r>
      <w:r w:rsidR="006F2A09">
        <w:rPr>
          <w:lang w:val="en-GB"/>
        </w:rPr>
        <w:t xml:space="preserve">             </w:t>
      </w:r>
      <w:r w:rsidR="007C54CA">
        <w:rPr>
          <w:lang w:val="en-GB"/>
        </w:rPr>
        <w:t>-</w:t>
      </w:r>
      <w:r w:rsidRPr="00355092">
        <w:rPr>
          <w:lang w:val="en-GB"/>
        </w:rPr>
        <w:t>original code</w:t>
      </w:r>
      <w:r w:rsidR="007C54CA">
        <w:rPr>
          <w:lang w:val="en-GB"/>
        </w:rPr>
        <w:t>-</w:t>
      </w:r>
      <w:r w:rsidR="00B54E66" w:rsidRPr="00355092">
        <w:rPr>
          <w:lang w:val="en-GB"/>
        </w:rPr>
        <w:t xml:space="preserve">), </w:t>
      </w:r>
      <w:r w:rsidR="007C54CA">
        <w:rPr>
          <w:lang w:val="en-GB"/>
        </w:rPr>
        <w:t xml:space="preserve">which will be </w:t>
      </w:r>
      <w:r w:rsidRPr="00355092">
        <w:rPr>
          <w:lang w:val="en-GB"/>
        </w:rPr>
        <w:t xml:space="preserve">released with GNU-LGPL license </w:t>
      </w:r>
      <w:r w:rsidR="007C54CA">
        <w:rPr>
          <w:lang w:val="en-GB"/>
        </w:rPr>
        <w:t xml:space="preserve">and </w:t>
      </w:r>
      <w:r w:rsidRPr="00355092">
        <w:rPr>
          <w:lang w:val="en-GB"/>
        </w:rPr>
        <w:t xml:space="preserve">integrated </w:t>
      </w:r>
      <w:r w:rsidR="00B54E66" w:rsidRPr="00355092">
        <w:rPr>
          <w:lang w:val="en-GB"/>
        </w:rPr>
        <w:t xml:space="preserve">in SPHERA, </w:t>
      </w:r>
      <w:r w:rsidRPr="00355092">
        <w:rPr>
          <w:lang w:val="en-GB"/>
        </w:rPr>
        <w:t>without constraint</w:t>
      </w:r>
      <w:r w:rsidR="007C54CA">
        <w:rPr>
          <w:lang w:val="en-GB"/>
        </w:rPr>
        <w:t>s</w:t>
      </w:r>
      <w:r w:rsidRPr="00355092">
        <w:rPr>
          <w:lang w:val="en-GB"/>
        </w:rPr>
        <w:t xml:space="preserve"> </w:t>
      </w:r>
      <w:r w:rsidR="007C54CA">
        <w:rPr>
          <w:lang w:val="en-GB"/>
        </w:rPr>
        <w:t>for the authors to make their</w:t>
      </w:r>
      <w:r>
        <w:rPr>
          <w:lang w:val="en-GB"/>
        </w:rPr>
        <w:t xml:space="preserve"> original code a FOSS </w:t>
      </w:r>
      <w:r w:rsidR="00B54E66" w:rsidRPr="00355092">
        <w:rPr>
          <w:lang w:val="en-GB"/>
        </w:rPr>
        <w:t>(</w:t>
      </w:r>
      <w:r>
        <w:rPr>
          <w:lang w:val="en-GB"/>
        </w:rPr>
        <w:t>in its entirety</w:t>
      </w:r>
      <w:r w:rsidR="000279A4">
        <w:rPr>
          <w:lang w:val="en-GB"/>
        </w:rPr>
        <w:t>);</w:t>
      </w:r>
    </w:p>
    <w:p w:rsidR="000279A4" w:rsidRPr="00355092" w:rsidRDefault="000279A4" w:rsidP="00034CDC">
      <w:pPr>
        <w:pStyle w:val="Paragrafoelenco"/>
        <w:numPr>
          <w:ilvl w:val="0"/>
          <w:numId w:val="14"/>
        </w:numPr>
        <w:jc w:val="both"/>
        <w:rPr>
          <w:lang w:val="en-GB"/>
        </w:rPr>
      </w:pPr>
      <w:proofErr w:type="gramStart"/>
      <w:r>
        <w:rPr>
          <w:lang w:val="en-GB"/>
        </w:rPr>
        <w:t>be</w:t>
      </w:r>
      <w:proofErr w:type="gramEnd"/>
      <w:r>
        <w:rPr>
          <w:lang w:val="en-GB"/>
        </w:rPr>
        <w:t xml:space="preserve"> interested in attending free internships on SPHERA at RSE as academic students</w:t>
      </w:r>
      <w:r w:rsidR="00BF3BA0">
        <w:rPr>
          <w:lang w:val="en-GB"/>
        </w:rPr>
        <w:t xml:space="preserve"> (Bachelor Degree, Master Degree and PhD students)</w:t>
      </w:r>
      <w:r>
        <w:rPr>
          <w:lang w:val="en-GB"/>
        </w:rPr>
        <w:t>.</w:t>
      </w:r>
    </w:p>
    <w:p w:rsidR="00355092" w:rsidRPr="00355092" w:rsidRDefault="00355092" w:rsidP="00B54E66">
      <w:pPr>
        <w:spacing w:after="0" w:line="240" w:lineRule="auto"/>
        <w:jc w:val="both"/>
        <w:rPr>
          <w:rFonts w:ascii="Times New Roman" w:hAnsi="Times New Roman"/>
          <w:sz w:val="24"/>
          <w:szCs w:val="24"/>
        </w:rPr>
      </w:pPr>
      <w:r w:rsidRPr="00355092">
        <w:rPr>
          <w:rFonts w:ascii="Times New Roman" w:hAnsi="Times New Roman"/>
          <w:sz w:val="24"/>
          <w:szCs w:val="24"/>
        </w:rPr>
        <w:t xml:space="preserve">The modifications </w:t>
      </w:r>
      <w:r w:rsidR="007C54CA">
        <w:rPr>
          <w:rFonts w:ascii="Times New Roman" w:hAnsi="Times New Roman"/>
          <w:sz w:val="24"/>
          <w:szCs w:val="24"/>
        </w:rPr>
        <w:t>of</w:t>
      </w:r>
      <w:r w:rsidRPr="00355092">
        <w:rPr>
          <w:rFonts w:ascii="Times New Roman" w:hAnsi="Times New Roman"/>
          <w:sz w:val="24"/>
          <w:szCs w:val="24"/>
        </w:rPr>
        <w:t xml:space="preserve"> the</w:t>
      </w:r>
      <w:r w:rsidR="007C54CA">
        <w:rPr>
          <w:rFonts w:ascii="Times New Roman" w:hAnsi="Times New Roman"/>
          <w:sz w:val="24"/>
          <w:szCs w:val="24"/>
        </w:rPr>
        <w:t xml:space="preserve"> </w:t>
      </w:r>
      <w:r w:rsidRPr="00355092">
        <w:rPr>
          <w:rFonts w:ascii="Times New Roman" w:hAnsi="Times New Roman"/>
          <w:sz w:val="24"/>
          <w:szCs w:val="24"/>
        </w:rPr>
        <w:t xml:space="preserve">source code </w:t>
      </w:r>
      <w:r>
        <w:rPr>
          <w:rFonts w:ascii="Times New Roman" w:hAnsi="Times New Roman"/>
          <w:sz w:val="24"/>
          <w:szCs w:val="24"/>
        </w:rPr>
        <w:t>and the new input files pr</w:t>
      </w:r>
      <w:r w:rsidR="007C54CA">
        <w:rPr>
          <w:rFonts w:ascii="Times New Roman" w:hAnsi="Times New Roman"/>
          <w:sz w:val="24"/>
          <w:szCs w:val="24"/>
        </w:rPr>
        <w:t>oduced with independent funds</w:t>
      </w:r>
      <w:r>
        <w:rPr>
          <w:rFonts w:ascii="Times New Roman" w:hAnsi="Times New Roman"/>
          <w:sz w:val="24"/>
          <w:szCs w:val="24"/>
        </w:rPr>
        <w:t xml:space="preserve"> by </w:t>
      </w:r>
      <w:r w:rsidR="007C54CA">
        <w:rPr>
          <w:rFonts w:ascii="Times New Roman" w:hAnsi="Times New Roman"/>
          <w:sz w:val="24"/>
          <w:szCs w:val="24"/>
        </w:rPr>
        <w:t xml:space="preserve">non-RSE </w:t>
      </w:r>
      <w:r>
        <w:rPr>
          <w:rFonts w:ascii="Times New Roman" w:hAnsi="Times New Roman"/>
          <w:sz w:val="24"/>
          <w:szCs w:val="24"/>
        </w:rPr>
        <w:t>authors could be proposed to RSE (with a non-RSE Copyright) to be integrated in SPHERA as FOSS program units</w:t>
      </w:r>
      <w:r w:rsidR="006F2A09">
        <w:rPr>
          <w:rFonts w:ascii="Times New Roman" w:hAnsi="Times New Roman"/>
          <w:sz w:val="24"/>
          <w:szCs w:val="24"/>
        </w:rPr>
        <w:t xml:space="preserve"> and input files</w:t>
      </w:r>
      <w:r>
        <w:rPr>
          <w:rFonts w:ascii="Times New Roman" w:hAnsi="Times New Roman"/>
          <w:sz w:val="24"/>
          <w:szCs w:val="24"/>
        </w:rPr>
        <w:t xml:space="preserve">. In case of acceptance, these contributions will be kept updated by RSE in the following code </w:t>
      </w:r>
      <w:proofErr w:type="gramStart"/>
      <w:r>
        <w:rPr>
          <w:rFonts w:ascii="Times New Roman" w:hAnsi="Times New Roman"/>
          <w:sz w:val="24"/>
          <w:szCs w:val="24"/>
        </w:rPr>
        <w:t>versions,</w:t>
      </w:r>
      <w:proofErr w:type="gramEnd"/>
      <w:r>
        <w:rPr>
          <w:rFonts w:ascii="Times New Roman" w:hAnsi="Times New Roman"/>
          <w:sz w:val="24"/>
          <w:szCs w:val="24"/>
        </w:rPr>
        <w:t xml:space="preserve"> until RSE will consider them useful for SPHERA development and va</w:t>
      </w:r>
      <w:r w:rsidR="007C54CA">
        <w:rPr>
          <w:rFonts w:ascii="Times New Roman" w:hAnsi="Times New Roman"/>
          <w:sz w:val="24"/>
          <w:szCs w:val="24"/>
        </w:rPr>
        <w:t>l</w:t>
      </w:r>
      <w:r>
        <w:rPr>
          <w:rFonts w:ascii="Times New Roman" w:hAnsi="Times New Roman"/>
          <w:sz w:val="24"/>
          <w:szCs w:val="24"/>
        </w:rPr>
        <w:t>idation</w:t>
      </w:r>
      <w:r w:rsidR="00355018">
        <w:rPr>
          <w:rFonts w:ascii="Times New Roman" w:hAnsi="Times New Roman"/>
          <w:sz w:val="24"/>
          <w:szCs w:val="24"/>
        </w:rPr>
        <w:t xml:space="preserve"> (</w:t>
      </w:r>
      <w:r w:rsidR="00355018" w:rsidRPr="00F53753">
        <w:rPr>
          <w:rFonts w:ascii="Times New Roman" w:hAnsi="Times New Roman"/>
          <w:sz w:val="24"/>
          <w:szCs w:val="24"/>
        </w:rPr>
        <w:t>RSE can delete program units since a certain version)</w:t>
      </w:r>
      <w:r>
        <w:rPr>
          <w:rFonts w:ascii="Times New Roman" w:hAnsi="Times New Roman"/>
          <w:sz w:val="24"/>
          <w:szCs w:val="24"/>
        </w:rPr>
        <w:t>.</w:t>
      </w:r>
    </w:p>
    <w:p w:rsidR="00B54E66" w:rsidRPr="006F2A09" w:rsidRDefault="00355092" w:rsidP="00B54E66">
      <w:pPr>
        <w:spacing w:after="0" w:line="240" w:lineRule="auto"/>
        <w:jc w:val="both"/>
        <w:rPr>
          <w:rFonts w:ascii="Times New Roman" w:hAnsi="Times New Roman"/>
          <w:sz w:val="24"/>
          <w:szCs w:val="24"/>
        </w:rPr>
      </w:pPr>
      <w:r>
        <w:rPr>
          <w:rFonts w:ascii="Times New Roman" w:hAnsi="Times New Roman"/>
          <w:sz w:val="24"/>
          <w:szCs w:val="24"/>
        </w:rPr>
        <w:t xml:space="preserve">SPHERA authors </w:t>
      </w:r>
      <w:r w:rsidRPr="006F2A09">
        <w:rPr>
          <w:rFonts w:ascii="Times New Roman" w:hAnsi="Times New Roman"/>
          <w:sz w:val="24"/>
          <w:szCs w:val="24"/>
        </w:rPr>
        <w:t>and “official users”</w:t>
      </w:r>
      <w:r w:rsidR="006F2A09" w:rsidRPr="006F2A09">
        <w:rPr>
          <w:rFonts w:ascii="Times New Roman" w:hAnsi="Times New Roman"/>
          <w:sz w:val="24"/>
          <w:szCs w:val="24"/>
        </w:rPr>
        <w:t xml:space="preserve"> need to </w:t>
      </w:r>
      <w:r w:rsidRPr="006F2A09">
        <w:rPr>
          <w:rFonts w:ascii="Times New Roman" w:hAnsi="Times New Roman"/>
          <w:sz w:val="24"/>
          <w:szCs w:val="24"/>
        </w:rPr>
        <w:t xml:space="preserve">activate a free account on </w:t>
      </w:r>
      <w:r w:rsidR="00B54E66" w:rsidRPr="006F2A09">
        <w:rPr>
          <w:rFonts w:ascii="Times New Roman" w:hAnsi="Times New Roman"/>
          <w:sz w:val="24"/>
          <w:szCs w:val="24"/>
        </w:rPr>
        <w:t xml:space="preserve">github.com </w:t>
      </w:r>
      <w:r w:rsidR="00AA4368">
        <w:rPr>
          <w:rFonts w:ascii="Times New Roman" w:hAnsi="Times New Roman"/>
          <w:sz w:val="24"/>
          <w:szCs w:val="24"/>
        </w:rPr>
        <w:t>(</w:t>
      </w:r>
      <w:r w:rsidR="00AA4368" w:rsidRPr="00AA4368">
        <w:rPr>
          <w:rFonts w:ascii="Times New Roman" w:hAnsi="Times New Roman"/>
          <w:sz w:val="24"/>
          <w:szCs w:val="24"/>
        </w:rPr>
        <w:t>with recognizable name, surname and affiliation</w:t>
      </w:r>
      <w:r w:rsidR="00AA4368">
        <w:rPr>
          <w:rFonts w:ascii="Times New Roman" w:hAnsi="Times New Roman"/>
          <w:sz w:val="24"/>
          <w:szCs w:val="24"/>
        </w:rPr>
        <w:t xml:space="preserve">) </w:t>
      </w:r>
      <w:r w:rsidRPr="006F2A09">
        <w:rPr>
          <w:rFonts w:ascii="Times New Roman" w:hAnsi="Times New Roman"/>
          <w:sz w:val="24"/>
          <w:szCs w:val="24"/>
        </w:rPr>
        <w:t xml:space="preserve">and “fork” </w:t>
      </w:r>
      <w:r w:rsidR="00B54E66" w:rsidRPr="006F2A09">
        <w:rPr>
          <w:rFonts w:ascii="Times New Roman" w:hAnsi="Times New Roman"/>
          <w:sz w:val="24"/>
          <w:szCs w:val="24"/>
        </w:rPr>
        <w:t xml:space="preserve">SPHERA, </w:t>
      </w:r>
      <w:r w:rsidRPr="006F2A09">
        <w:rPr>
          <w:rFonts w:ascii="Times New Roman" w:hAnsi="Times New Roman"/>
          <w:sz w:val="24"/>
          <w:szCs w:val="24"/>
        </w:rPr>
        <w:t xml:space="preserve">by clicking on the icon </w:t>
      </w:r>
      <w:r w:rsidR="00B54E66" w:rsidRPr="006F2A09">
        <w:rPr>
          <w:rFonts w:ascii="Times New Roman" w:hAnsi="Times New Roman"/>
          <w:sz w:val="24"/>
          <w:szCs w:val="24"/>
        </w:rPr>
        <w:t xml:space="preserve">“fork” </w:t>
      </w:r>
      <w:r w:rsidRPr="006F2A09">
        <w:rPr>
          <w:rFonts w:ascii="Times New Roman" w:hAnsi="Times New Roman"/>
          <w:sz w:val="24"/>
          <w:szCs w:val="24"/>
        </w:rPr>
        <w:t xml:space="preserve">in the official SPHERA public repository </w:t>
      </w:r>
      <w:r w:rsidR="00B54E66" w:rsidRPr="006F2A09">
        <w:rPr>
          <w:rFonts w:ascii="Times New Roman" w:hAnsi="Times New Roman"/>
          <w:sz w:val="24"/>
          <w:szCs w:val="24"/>
        </w:rPr>
        <w:t>(</w:t>
      </w:r>
      <w:r w:rsidR="00EA2957">
        <w:rPr>
          <w:rFonts w:ascii="Times New Roman" w:hAnsi="Times New Roman"/>
          <w:sz w:val="24"/>
          <w:szCs w:val="24"/>
        </w:rPr>
        <w:t>[</w:t>
      </w:r>
      <w:r w:rsidR="00EA2957">
        <w:rPr>
          <w:rFonts w:ascii="Times New Roman" w:hAnsi="Times New Roman"/>
          <w:sz w:val="24"/>
          <w:szCs w:val="24"/>
        </w:rPr>
        <w:fldChar w:fldCharType="begin"/>
      </w:r>
      <w:r w:rsidR="00EA2957">
        <w:rPr>
          <w:rFonts w:ascii="Times New Roman" w:hAnsi="Times New Roman"/>
          <w:sz w:val="24"/>
          <w:szCs w:val="24"/>
        </w:rPr>
        <w:instrText xml:space="preserve"> REF _Ref447812094 \r \h </w:instrText>
      </w:r>
      <w:r w:rsidR="00EA2957">
        <w:rPr>
          <w:rFonts w:ascii="Times New Roman" w:hAnsi="Times New Roman"/>
          <w:sz w:val="24"/>
          <w:szCs w:val="24"/>
        </w:rPr>
      </w:r>
      <w:r w:rsidR="00EA2957">
        <w:rPr>
          <w:rFonts w:ascii="Times New Roman" w:hAnsi="Times New Roman"/>
          <w:sz w:val="24"/>
          <w:szCs w:val="24"/>
        </w:rPr>
        <w:fldChar w:fldCharType="separate"/>
      </w:r>
      <w:r w:rsidR="00A32296">
        <w:rPr>
          <w:rFonts w:ascii="Times New Roman" w:hAnsi="Times New Roman"/>
          <w:sz w:val="24"/>
          <w:szCs w:val="24"/>
        </w:rPr>
        <w:t>184</w:t>
      </w:r>
      <w:r w:rsidR="00EA2957">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_Ref448227012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5.1</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_Ref448227013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5.2</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_Ref448227014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5.3</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_Ref448227016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5.4</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_Ref448227017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5.5</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_Ref448227018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5.6</w:t>
      </w:r>
      <w:r w:rsidR="006F2A09" w:rsidRPr="006F2A09">
        <w:rPr>
          <w:rFonts w:ascii="Times New Roman" w:hAnsi="Times New Roman"/>
          <w:sz w:val="24"/>
          <w:szCs w:val="24"/>
        </w:rPr>
        <w:fldChar w:fldCharType="end"/>
      </w:r>
      <w:r w:rsidR="00B54E66" w:rsidRPr="006F2A09">
        <w:rPr>
          <w:rFonts w:ascii="Times New Roman" w:hAnsi="Times New Roman"/>
          <w:sz w:val="24"/>
          <w:szCs w:val="24"/>
        </w:rPr>
        <w:t>).</w:t>
      </w:r>
    </w:p>
    <w:p w:rsidR="00355092" w:rsidRPr="00355092" w:rsidRDefault="007C54CA" w:rsidP="005C6B81">
      <w:pPr>
        <w:spacing w:after="0" w:line="240" w:lineRule="auto"/>
        <w:jc w:val="both"/>
        <w:rPr>
          <w:rFonts w:ascii="Times New Roman" w:hAnsi="Times New Roman"/>
          <w:sz w:val="24"/>
          <w:szCs w:val="24"/>
        </w:rPr>
      </w:pPr>
      <w:r>
        <w:rPr>
          <w:rFonts w:ascii="Times New Roman" w:hAnsi="Times New Roman"/>
          <w:sz w:val="24"/>
          <w:szCs w:val="24"/>
        </w:rPr>
        <w:t>T</w:t>
      </w:r>
      <w:r w:rsidR="00355092" w:rsidRPr="00355092">
        <w:rPr>
          <w:rFonts w:ascii="Times New Roman" w:hAnsi="Times New Roman"/>
          <w:sz w:val="24"/>
          <w:szCs w:val="24"/>
        </w:rPr>
        <w:t>he basic k</w:t>
      </w:r>
      <w:r>
        <w:rPr>
          <w:rFonts w:ascii="Times New Roman" w:hAnsi="Times New Roman"/>
          <w:sz w:val="24"/>
          <w:szCs w:val="24"/>
        </w:rPr>
        <w:t>n</w:t>
      </w:r>
      <w:r w:rsidR="00355092" w:rsidRPr="00355092">
        <w:rPr>
          <w:rFonts w:ascii="Times New Roman" w:hAnsi="Times New Roman"/>
          <w:sz w:val="24"/>
          <w:szCs w:val="24"/>
        </w:rPr>
        <w:t>o</w:t>
      </w:r>
      <w:r>
        <w:rPr>
          <w:rFonts w:ascii="Times New Roman" w:hAnsi="Times New Roman"/>
          <w:sz w:val="24"/>
          <w:szCs w:val="24"/>
        </w:rPr>
        <w:t>w</w:t>
      </w:r>
      <w:r w:rsidR="00355092" w:rsidRPr="00355092">
        <w:rPr>
          <w:rFonts w:ascii="Times New Roman" w:hAnsi="Times New Roman"/>
          <w:sz w:val="24"/>
          <w:szCs w:val="24"/>
        </w:rPr>
        <w:t>ledge of Git</w:t>
      </w:r>
      <w:r>
        <w:rPr>
          <w:rFonts w:ascii="Times New Roman" w:hAnsi="Times New Roman"/>
          <w:sz w:val="24"/>
          <w:szCs w:val="24"/>
        </w:rPr>
        <w:t xml:space="preserve"> </w:t>
      </w:r>
      <w:r w:rsidR="00355092" w:rsidRPr="00355092">
        <w:rPr>
          <w:rFonts w:ascii="Times New Roman" w:hAnsi="Times New Roman"/>
          <w:sz w:val="24"/>
          <w:szCs w:val="24"/>
        </w:rPr>
        <w:t>is mandatory</w:t>
      </w:r>
      <w:r>
        <w:rPr>
          <w:rFonts w:ascii="Times New Roman" w:hAnsi="Times New Roman"/>
          <w:sz w:val="24"/>
          <w:szCs w:val="24"/>
        </w:rPr>
        <w:t xml:space="preserve"> o</w:t>
      </w:r>
      <w:r w:rsidRPr="00355092">
        <w:rPr>
          <w:rFonts w:ascii="Times New Roman" w:hAnsi="Times New Roman"/>
          <w:sz w:val="24"/>
          <w:szCs w:val="24"/>
        </w:rPr>
        <w:t xml:space="preserve">nly for </w:t>
      </w:r>
      <w:r>
        <w:rPr>
          <w:rFonts w:ascii="Times New Roman" w:hAnsi="Times New Roman"/>
          <w:sz w:val="24"/>
          <w:szCs w:val="24"/>
        </w:rPr>
        <w:t xml:space="preserve">SPHERA </w:t>
      </w:r>
      <w:r w:rsidRPr="00355092">
        <w:rPr>
          <w:rFonts w:ascii="Times New Roman" w:hAnsi="Times New Roman"/>
          <w:sz w:val="24"/>
          <w:szCs w:val="24"/>
        </w:rPr>
        <w:t>authors</w:t>
      </w:r>
      <w:r w:rsidR="00355092" w:rsidRPr="00355092">
        <w:rPr>
          <w:rFonts w:ascii="Times New Roman" w:hAnsi="Times New Roman"/>
          <w:sz w:val="24"/>
          <w:szCs w:val="24"/>
        </w:rPr>
        <w:t xml:space="preserve">. </w:t>
      </w:r>
      <w:r w:rsidR="00355092">
        <w:rPr>
          <w:rFonts w:ascii="Times New Roman" w:hAnsi="Times New Roman"/>
          <w:sz w:val="24"/>
          <w:szCs w:val="24"/>
        </w:rPr>
        <w:t>In this context, the following links may be useful:</w:t>
      </w:r>
    </w:p>
    <w:p w:rsidR="005C6B81" w:rsidRPr="00276BBF" w:rsidRDefault="005C6B81" w:rsidP="00034CDC">
      <w:pPr>
        <w:pStyle w:val="Paragrafoelenco"/>
        <w:numPr>
          <w:ilvl w:val="0"/>
          <w:numId w:val="15"/>
        </w:numPr>
        <w:jc w:val="both"/>
      </w:pPr>
      <w:r w:rsidRPr="00276BBF">
        <w:t>https://git-scm.com/</w:t>
      </w:r>
    </w:p>
    <w:p w:rsidR="005C6B81" w:rsidRPr="00276BBF" w:rsidRDefault="005C6B81" w:rsidP="00034CDC">
      <w:pPr>
        <w:pStyle w:val="Paragrafoelenco"/>
        <w:numPr>
          <w:ilvl w:val="0"/>
          <w:numId w:val="15"/>
        </w:numPr>
        <w:jc w:val="both"/>
      </w:pPr>
      <w:r w:rsidRPr="00276BBF">
        <w:t>https://www.youtube.com/watch?v=U8GBXvdmHT4&amp;index=3&amp;list=PLg7s6cbtAD15Das5LK9mXt_g59DLWxKUe</w:t>
      </w:r>
    </w:p>
    <w:p w:rsidR="005C6B81" w:rsidRPr="00A46DB4" w:rsidRDefault="00355092" w:rsidP="005C6B81">
      <w:pPr>
        <w:spacing w:after="0" w:line="240" w:lineRule="auto"/>
        <w:jc w:val="both"/>
        <w:rPr>
          <w:rFonts w:ascii="Times New Roman" w:hAnsi="Times New Roman"/>
          <w:sz w:val="24"/>
          <w:szCs w:val="24"/>
        </w:rPr>
      </w:pPr>
      <w:r>
        <w:rPr>
          <w:rFonts w:ascii="Times New Roman" w:hAnsi="Times New Roman"/>
          <w:sz w:val="24"/>
          <w:szCs w:val="24"/>
        </w:rPr>
        <w:t xml:space="preserve">Anyone could be </w:t>
      </w:r>
      <w:r w:rsidR="00A46DB4">
        <w:rPr>
          <w:rFonts w:ascii="Times New Roman" w:hAnsi="Times New Roman"/>
          <w:sz w:val="24"/>
          <w:szCs w:val="24"/>
        </w:rPr>
        <w:t xml:space="preserve">informed </w:t>
      </w:r>
      <w:r>
        <w:rPr>
          <w:rFonts w:ascii="Times New Roman" w:hAnsi="Times New Roman"/>
          <w:sz w:val="24"/>
          <w:szCs w:val="24"/>
        </w:rPr>
        <w:t xml:space="preserve">on the </w:t>
      </w:r>
      <w:r w:rsidR="00A46DB4">
        <w:rPr>
          <w:rFonts w:ascii="Times New Roman" w:hAnsi="Times New Roman"/>
          <w:sz w:val="24"/>
          <w:szCs w:val="24"/>
        </w:rPr>
        <w:t xml:space="preserve">real-time </w:t>
      </w:r>
      <w:r>
        <w:rPr>
          <w:rFonts w:ascii="Times New Roman" w:hAnsi="Times New Roman"/>
          <w:sz w:val="24"/>
          <w:szCs w:val="24"/>
        </w:rPr>
        <w:t xml:space="preserve">code upgrades by means of automatic emails sent by </w:t>
      </w:r>
      <w:r w:rsidR="005C6B81" w:rsidRPr="00355092">
        <w:rPr>
          <w:rFonts w:ascii="Times New Roman" w:hAnsi="Times New Roman"/>
          <w:sz w:val="24"/>
          <w:szCs w:val="24"/>
        </w:rPr>
        <w:t xml:space="preserve">GitHub. </w:t>
      </w:r>
      <w:r w:rsidRPr="00355092">
        <w:rPr>
          <w:rFonts w:ascii="Times New Roman" w:hAnsi="Times New Roman"/>
          <w:sz w:val="24"/>
          <w:szCs w:val="24"/>
        </w:rPr>
        <w:t xml:space="preserve">This free service is available </w:t>
      </w:r>
      <w:r>
        <w:rPr>
          <w:rFonts w:ascii="Times New Roman" w:hAnsi="Times New Roman"/>
          <w:sz w:val="24"/>
          <w:szCs w:val="24"/>
        </w:rPr>
        <w:t xml:space="preserve">by activating </w:t>
      </w:r>
      <w:r w:rsidRPr="00355092">
        <w:rPr>
          <w:rFonts w:ascii="Times New Roman" w:hAnsi="Times New Roman"/>
          <w:sz w:val="24"/>
          <w:szCs w:val="24"/>
        </w:rPr>
        <w:t xml:space="preserve">a free account at </w:t>
      </w:r>
      <w:r w:rsidR="005C6B81" w:rsidRPr="00355092">
        <w:rPr>
          <w:rFonts w:ascii="Times New Roman" w:hAnsi="Times New Roman"/>
          <w:sz w:val="24"/>
          <w:szCs w:val="24"/>
        </w:rPr>
        <w:t xml:space="preserve">GitHub (https://github.com/join) </w:t>
      </w:r>
      <w:r>
        <w:rPr>
          <w:rFonts w:ascii="Times New Roman" w:hAnsi="Times New Roman"/>
          <w:sz w:val="24"/>
          <w:szCs w:val="24"/>
        </w:rPr>
        <w:t xml:space="preserve">and then clicking on the icon </w:t>
      </w:r>
      <w:r w:rsidR="005C6B81" w:rsidRPr="00355092">
        <w:rPr>
          <w:rFonts w:ascii="Times New Roman" w:hAnsi="Times New Roman"/>
          <w:sz w:val="24"/>
          <w:szCs w:val="24"/>
        </w:rPr>
        <w:t xml:space="preserve">“watch” </w:t>
      </w:r>
      <w:r>
        <w:rPr>
          <w:rFonts w:ascii="Times New Roman" w:hAnsi="Times New Roman"/>
          <w:sz w:val="24"/>
          <w:szCs w:val="24"/>
        </w:rPr>
        <w:t xml:space="preserve">in the official public repository of </w:t>
      </w:r>
      <w:r w:rsidR="005C6B81" w:rsidRPr="00355092">
        <w:rPr>
          <w:rFonts w:ascii="Times New Roman" w:hAnsi="Times New Roman"/>
          <w:sz w:val="24"/>
          <w:szCs w:val="24"/>
        </w:rPr>
        <w:t xml:space="preserve">SPHERA. </w:t>
      </w:r>
      <w:r w:rsidRPr="00A832E0">
        <w:rPr>
          <w:rFonts w:ascii="Times New Roman" w:hAnsi="Times New Roman"/>
          <w:sz w:val="24"/>
          <w:szCs w:val="24"/>
        </w:rPr>
        <w:t xml:space="preserve">When activating a </w:t>
      </w:r>
      <w:r w:rsidR="005C6B81" w:rsidRPr="00A832E0">
        <w:rPr>
          <w:rFonts w:ascii="Times New Roman" w:hAnsi="Times New Roman"/>
          <w:sz w:val="24"/>
          <w:szCs w:val="24"/>
        </w:rPr>
        <w:t>GitHub</w:t>
      </w:r>
      <w:r w:rsidRPr="00A832E0">
        <w:rPr>
          <w:rFonts w:ascii="Times New Roman" w:hAnsi="Times New Roman"/>
          <w:sz w:val="24"/>
          <w:szCs w:val="24"/>
        </w:rPr>
        <w:t xml:space="preserve"> account</w:t>
      </w:r>
      <w:r w:rsidR="005C6B81" w:rsidRPr="00A832E0">
        <w:rPr>
          <w:rFonts w:ascii="Times New Roman" w:hAnsi="Times New Roman"/>
          <w:sz w:val="24"/>
          <w:szCs w:val="24"/>
        </w:rPr>
        <w:t xml:space="preserve">, </w:t>
      </w:r>
      <w:r w:rsidRPr="00A832E0">
        <w:rPr>
          <w:rFonts w:ascii="Times New Roman" w:hAnsi="Times New Roman"/>
          <w:sz w:val="24"/>
          <w:szCs w:val="24"/>
        </w:rPr>
        <w:t xml:space="preserve">it could be convenient to choose a </w:t>
      </w:r>
      <w:r w:rsidR="005C6B81" w:rsidRPr="00A832E0">
        <w:rPr>
          <w:rFonts w:ascii="Times New Roman" w:hAnsi="Times New Roman"/>
          <w:sz w:val="24"/>
          <w:szCs w:val="24"/>
        </w:rPr>
        <w:t>user name</w:t>
      </w:r>
      <w:r w:rsidRPr="00A832E0">
        <w:rPr>
          <w:rFonts w:ascii="Times New Roman" w:hAnsi="Times New Roman"/>
          <w:sz w:val="24"/>
          <w:szCs w:val="24"/>
        </w:rPr>
        <w:t xml:space="preserve">, which </w:t>
      </w:r>
      <w:r w:rsidR="00A832E0" w:rsidRPr="00A832E0">
        <w:rPr>
          <w:rFonts w:ascii="Times New Roman" w:hAnsi="Times New Roman"/>
          <w:sz w:val="24"/>
          <w:szCs w:val="24"/>
        </w:rPr>
        <w:t>include</w:t>
      </w:r>
      <w:r w:rsidR="00A46DB4">
        <w:rPr>
          <w:rFonts w:ascii="Times New Roman" w:hAnsi="Times New Roman"/>
          <w:sz w:val="24"/>
          <w:szCs w:val="24"/>
        </w:rPr>
        <w:t>d</w:t>
      </w:r>
      <w:r w:rsidR="00A832E0" w:rsidRPr="00A832E0">
        <w:rPr>
          <w:rFonts w:ascii="Times New Roman" w:hAnsi="Times New Roman"/>
          <w:sz w:val="24"/>
          <w:szCs w:val="24"/>
        </w:rPr>
        <w:t xml:space="preserve"> name</w:t>
      </w:r>
      <w:r w:rsidR="00A46DB4">
        <w:rPr>
          <w:rFonts w:ascii="Times New Roman" w:hAnsi="Times New Roman"/>
          <w:sz w:val="24"/>
          <w:szCs w:val="24"/>
        </w:rPr>
        <w:t>,</w:t>
      </w:r>
      <w:r w:rsidR="00A832E0" w:rsidRPr="00A832E0">
        <w:rPr>
          <w:rFonts w:ascii="Times New Roman" w:hAnsi="Times New Roman"/>
          <w:sz w:val="24"/>
          <w:szCs w:val="24"/>
        </w:rPr>
        <w:t xml:space="preserve"> sur</w:t>
      </w:r>
      <w:r w:rsidR="00A46DB4">
        <w:rPr>
          <w:rFonts w:ascii="Times New Roman" w:hAnsi="Times New Roman"/>
          <w:sz w:val="24"/>
          <w:szCs w:val="24"/>
        </w:rPr>
        <w:t>n</w:t>
      </w:r>
      <w:r w:rsidR="00A832E0" w:rsidRPr="00A832E0">
        <w:rPr>
          <w:rFonts w:ascii="Times New Roman" w:hAnsi="Times New Roman"/>
          <w:sz w:val="24"/>
          <w:szCs w:val="24"/>
        </w:rPr>
        <w:t>ame and affiliation</w:t>
      </w:r>
      <w:r w:rsidR="00A46DB4">
        <w:rPr>
          <w:rFonts w:ascii="Times New Roman" w:hAnsi="Times New Roman"/>
          <w:sz w:val="24"/>
          <w:szCs w:val="24"/>
        </w:rPr>
        <w:t xml:space="preserve">. This will permit to get recognized and </w:t>
      </w:r>
      <w:r w:rsidR="00A832E0" w:rsidRPr="00A832E0">
        <w:rPr>
          <w:rFonts w:ascii="Times New Roman" w:hAnsi="Times New Roman"/>
          <w:sz w:val="24"/>
          <w:szCs w:val="24"/>
        </w:rPr>
        <w:t xml:space="preserve">attend to SPHERA development/validation </w:t>
      </w:r>
      <w:r w:rsidR="005C6B81" w:rsidRPr="00A832E0">
        <w:rPr>
          <w:rFonts w:ascii="Times New Roman" w:hAnsi="Times New Roman"/>
          <w:sz w:val="24"/>
          <w:szCs w:val="24"/>
        </w:rPr>
        <w:t>(</w:t>
      </w:r>
      <w:r w:rsidR="00A832E0" w:rsidRPr="00A832E0">
        <w:rPr>
          <w:rFonts w:ascii="Times New Roman" w:hAnsi="Times New Roman"/>
          <w:sz w:val="24"/>
          <w:szCs w:val="24"/>
        </w:rPr>
        <w:t xml:space="preserve">the symbol </w:t>
      </w:r>
      <w:r w:rsidR="005C6B81" w:rsidRPr="00A832E0">
        <w:rPr>
          <w:rFonts w:ascii="Times New Roman" w:hAnsi="Times New Roman"/>
          <w:sz w:val="24"/>
          <w:szCs w:val="24"/>
        </w:rPr>
        <w:t xml:space="preserve">“.” </w:t>
      </w:r>
      <w:r w:rsidR="00A46DB4">
        <w:rPr>
          <w:rFonts w:ascii="Times New Roman" w:hAnsi="Times New Roman"/>
          <w:sz w:val="24"/>
          <w:szCs w:val="24"/>
        </w:rPr>
        <w:t>i</w:t>
      </w:r>
      <w:r w:rsidR="00A832E0" w:rsidRPr="00A46DB4">
        <w:rPr>
          <w:rFonts w:ascii="Times New Roman" w:hAnsi="Times New Roman"/>
          <w:sz w:val="24"/>
          <w:szCs w:val="24"/>
        </w:rPr>
        <w:t xml:space="preserve">s </w:t>
      </w:r>
      <w:r w:rsidR="00A46DB4" w:rsidRPr="00A46DB4">
        <w:rPr>
          <w:rFonts w:ascii="Times New Roman" w:hAnsi="Times New Roman"/>
          <w:sz w:val="24"/>
          <w:szCs w:val="24"/>
        </w:rPr>
        <w:t>n</w:t>
      </w:r>
      <w:r w:rsidR="00A832E0" w:rsidRPr="00A46DB4">
        <w:rPr>
          <w:rFonts w:ascii="Times New Roman" w:hAnsi="Times New Roman"/>
          <w:sz w:val="24"/>
          <w:szCs w:val="24"/>
        </w:rPr>
        <w:t xml:space="preserve">ot permitted within a </w:t>
      </w:r>
      <w:r w:rsidR="005C6B81" w:rsidRPr="00A46DB4">
        <w:rPr>
          <w:rFonts w:ascii="Times New Roman" w:hAnsi="Times New Roman"/>
          <w:sz w:val="24"/>
          <w:szCs w:val="24"/>
        </w:rPr>
        <w:t>GitHub</w:t>
      </w:r>
      <w:r w:rsidR="00A832E0" w:rsidRPr="00A46DB4">
        <w:rPr>
          <w:rFonts w:ascii="Times New Roman" w:hAnsi="Times New Roman"/>
          <w:sz w:val="24"/>
          <w:szCs w:val="24"/>
        </w:rPr>
        <w:t xml:space="preserve"> user name</w:t>
      </w:r>
      <w:r w:rsidR="005C6B81" w:rsidRPr="00A46DB4">
        <w:rPr>
          <w:rFonts w:ascii="Times New Roman" w:hAnsi="Times New Roman"/>
          <w:sz w:val="24"/>
          <w:szCs w:val="24"/>
        </w:rPr>
        <w:t>).</w:t>
      </w:r>
      <w:r w:rsidR="00067DD9">
        <w:rPr>
          <w:rFonts w:ascii="Times New Roman" w:hAnsi="Times New Roman"/>
          <w:sz w:val="24"/>
          <w:szCs w:val="24"/>
        </w:rPr>
        <w:t xml:space="preserve"> </w:t>
      </w:r>
      <w:ins w:id="41" w:author="Amicarelli Andrea (RSE)" w:date="2020-04-13T14:24:00Z">
        <w:r w:rsidR="00067DD9" w:rsidRPr="00067DD9">
          <w:rPr>
            <w:rFonts w:ascii="Times New Roman" w:hAnsi="Times New Roman"/>
            <w:sz w:val="24"/>
            <w:szCs w:val="24"/>
          </w:rPr>
          <w:t xml:space="preserve">The option “watch” </w:t>
        </w:r>
        <w:r w:rsidR="00067DD9">
          <w:rPr>
            <w:rFonts w:ascii="Times New Roman" w:hAnsi="Times New Roman"/>
            <w:sz w:val="24"/>
            <w:szCs w:val="24"/>
          </w:rPr>
          <w:t>might be in</w:t>
        </w:r>
        <w:r w:rsidR="00067DD9" w:rsidRPr="00067DD9">
          <w:rPr>
            <w:rFonts w:ascii="Times New Roman" w:hAnsi="Times New Roman"/>
            <w:sz w:val="24"/>
            <w:szCs w:val="24"/>
          </w:rPr>
          <w:t xml:space="preserve">sufficient to receive the whole news about the code repository: </w:t>
        </w:r>
        <w:r w:rsidR="00067DD9">
          <w:rPr>
            <w:rFonts w:ascii="Times New Roman" w:hAnsi="Times New Roman"/>
            <w:sz w:val="24"/>
            <w:szCs w:val="24"/>
          </w:rPr>
          <w:t>a</w:t>
        </w:r>
        <w:r w:rsidR="00CC215C">
          <w:rPr>
            <w:rFonts w:ascii="Times New Roman" w:hAnsi="Times New Roman"/>
            <w:sz w:val="24"/>
            <w:szCs w:val="24"/>
          </w:rPr>
          <w:t xml:space="preserve"> hidden</w:t>
        </w:r>
        <w:r w:rsidR="00067DD9">
          <w:rPr>
            <w:rFonts w:ascii="Times New Roman" w:hAnsi="Times New Roman"/>
            <w:sz w:val="24"/>
            <w:szCs w:val="24"/>
          </w:rPr>
          <w:t xml:space="preserve"> </w:t>
        </w:r>
        <w:r w:rsidR="00067DD9" w:rsidRPr="00067DD9">
          <w:rPr>
            <w:rFonts w:ascii="Times New Roman" w:hAnsi="Times New Roman"/>
            <w:sz w:val="24"/>
            <w:szCs w:val="24"/>
          </w:rPr>
          <w:t xml:space="preserve">email address </w:t>
        </w:r>
        <w:r w:rsidR="00067DD9">
          <w:rPr>
            <w:rFonts w:ascii="Times New Roman" w:hAnsi="Times New Roman"/>
            <w:sz w:val="24"/>
            <w:szCs w:val="24"/>
          </w:rPr>
          <w:t xml:space="preserve">can be added </w:t>
        </w:r>
        <w:r w:rsidR="00952BE3">
          <w:rPr>
            <w:rFonts w:ascii="Times New Roman" w:hAnsi="Times New Roman"/>
            <w:sz w:val="24"/>
            <w:szCs w:val="24"/>
          </w:rPr>
          <w:t xml:space="preserve">in your private account </w:t>
        </w:r>
        <w:r w:rsidR="00067DD9" w:rsidRPr="00067DD9">
          <w:rPr>
            <w:rFonts w:ascii="Times New Roman" w:hAnsi="Times New Roman"/>
            <w:sz w:val="24"/>
            <w:szCs w:val="24"/>
          </w:rPr>
          <w:t>under</w:t>
        </w:r>
        <w:r w:rsidR="00CC215C">
          <w:rPr>
            <w:rFonts w:ascii="Times New Roman" w:hAnsi="Times New Roman"/>
            <w:sz w:val="24"/>
            <w:szCs w:val="24"/>
          </w:rPr>
          <w:t xml:space="preserve"> the web </w:t>
        </w:r>
        <w:proofErr w:type="gramStart"/>
        <w:r w:rsidR="00CC215C">
          <w:rPr>
            <w:rFonts w:ascii="Times New Roman" w:hAnsi="Times New Roman"/>
            <w:sz w:val="24"/>
            <w:szCs w:val="24"/>
          </w:rPr>
          <w:t xml:space="preserve">page </w:t>
        </w:r>
        <w:r w:rsidR="00067DD9" w:rsidRPr="00067DD9">
          <w:rPr>
            <w:rFonts w:ascii="Times New Roman" w:hAnsi="Times New Roman"/>
            <w:sz w:val="24"/>
            <w:szCs w:val="24"/>
          </w:rPr>
          <w:t xml:space="preserve"> https</w:t>
        </w:r>
        <w:proofErr w:type="gramEnd"/>
        <w:r w:rsidR="00067DD9" w:rsidRPr="00067DD9">
          <w:rPr>
            <w:rFonts w:ascii="Times New Roman" w:hAnsi="Times New Roman"/>
            <w:sz w:val="24"/>
            <w:szCs w:val="24"/>
          </w:rPr>
          <w:t>://github.com/AndreaAmicarelliRSE/SPHERA/settings/notifications to be notified on all the repository modifications.</w:t>
        </w:r>
      </w:ins>
    </w:p>
    <w:p w:rsidR="00B54E66" w:rsidRPr="00A832E0" w:rsidRDefault="00A832E0" w:rsidP="005C6B81">
      <w:pPr>
        <w:spacing w:after="0" w:line="240" w:lineRule="auto"/>
        <w:jc w:val="both"/>
        <w:rPr>
          <w:rFonts w:ascii="Times New Roman" w:hAnsi="Times New Roman"/>
          <w:sz w:val="24"/>
          <w:szCs w:val="24"/>
        </w:rPr>
      </w:pPr>
      <w:r w:rsidRPr="00A832E0">
        <w:rPr>
          <w:rFonts w:ascii="Times New Roman" w:hAnsi="Times New Roman"/>
          <w:sz w:val="24"/>
          <w:szCs w:val="24"/>
        </w:rPr>
        <w:t>Finally</w:t>
      </w:r>
      <w:r w:rsidR="005C6B81" w:rsidRPr="00A832E0">
        <w:rPr>
          <w:rFonts w:ascii="Times New Roman" w:hAnsi="Times New Roman"/>
          <w:sz w:val="24"/>
          <w:szCs w:val="24"/>
        </w:rPr>
        <w:t xml:space="preserve">, SPHERA </w:t>
      </w:r>
      <w:r w:rsidRPr="00A832E0">
        <w:rPr>
          <w:rFonts w:ascii="Times New Roman" w:hAnsi="Times New Roman"/>
          <w:sz w:val="24"/>
          <w:szCs w:val="24"/>
        </w:rPr>
        <w:t>is ind</w:t>
      </w:r>
      <w:r w:rsidR="00A46DB4">
        <w:rPr>
          <w:rFonts w:ascii="Times New Roman" w:hAnsi="Times New Roman"/>
          <w:sz w:val="24"/>
          <w:szCs w:val="24"/>
        </w:rPr>
        <w:t>exed in the list of SPH codes of</w:t>
      </w:r>
      <w:r w:rsidRPr="00A832E0">
        <w:rPr>
          <w:rFonts w:ascii="Times New Roman" w:hAnsi="Times New Roman"/>
          <w:sz w:val="24"/>
          <w:szCs w:val="24"/>
        </w:rPr>
        <w:t xml:space="preserve"> </w:t>
      </w:r>
      <w:r w:rsidR="005C6B81" w:rsidRPr="00A832E0">
        <w:rPr>
          <w:rFonts w:ascii="Times New Roman" w:hAnsi="Times New Roman"/>
          <w:sz w:val="24"/>
          <w:szCs w:val="24"/>
        </w:rPr>
        <w:t>SPHERIC (</w:t>
      </w:r>
      <w:r w:rsidRPr="00A832E0">
        <w:rPr>
          <w:rFonts w:ascii="Times New Roman" w:hAnsi="Times New Roman"/>
          <w:sz w:val="24"/>
          <w:szCs w:val="24"/>
        </w:rPr>
        <w:t>SPH scientific Community</w:t>
      </w:r>
      <w:r w:rsidR="005C6B81" w:rsidRPr="00A832E0">
        <w:rPr>
          <w:rFonts w:ascii="Times New Roman" w:hAnsi="Times New Roman"/>
          <w:sz w:val="24"/>
          <w:szCs w:val="24"/>
        </w:rPr>
        <w:t xml:space="preserve">; </w:t>
      </w:r>
      <w:r w:rsidR="005C6B81" w:rsidRPr="00276BBF">
        <w:rPr>
          <w:rFonts w:ascii="Times New Roman" w:hAnsi="Times New Roman"/>
          <w:sz w:val="24"/>
          <w:szCs w:val="24"/>
          <w:lang w:val="it-IT"/>
        </w:rPr>
        <w:fldChar w:fldCharType="begin"/>
      </w:r>
      <w:r w:rsidR="005C6B81" w:rsidRPr="00A832E0">
        <w:rPr>
          <w:rFonts w:ascii="Times New Roman" w:hAnsi="Times New Roman"/>
          <w:sz w:val="24"/>
          <w:szCs w:val="24"/>
        </w:rPr>
        <w:instrText xml:space="preserve"> REF _Ref447793735 \h  \* MERGEFORMAT </w:instrText>
      </w:r>
      <w:r w:rsidR="005C6B81" w:rsidRPr="00276BBF">
        <w:rPr>
          <w:rFonts w:ascii="Times New Roman" w:hAnsi="Times New Roman"/>
          <w:sz w:val="24"/>
          <w:szCs w:val="24"/>
          <w:lang w:val="it-IT"/>
        </w:rPr>
      </w:r>
      <w:r w:rsidR="005C6B81" w:rsidRPr="00276BBF">
        <w:rPr>
          <w:rFonts w:ascii="Times New Roman" w:hAnsi="Times New Roman"/>
          <w:sz w:val="24"/>
          <w:szCs w:val="24"/>
          <w:lang w:val="it-IT"/>
        </w:rPr>
        <w:fldChar w:fldCharType="separate"/>
      </w:r>
      <w:r w:rsidR="00A32296" w:rsidRPr="00A32296">
        <w:rPr>
          <w:rFonts w:ascii="Times New Roman" w:hAnsi="Times New Roman"/>
          <w:sz w:val="24"/>
          <w:szCs w:val="24"/>
        </w:rPr>
        <w:t>Figure 5.7</w:t>
      </w:r>
      <w:r w:rsidR="005C6B81" w:rsidRPr="00276BBF">
        <w:rPr>
          <w:rFonts w:ascii="Times New Roman" w:hAnsi="Times New Roman"/>
          <w:sz w:val="24"/>
          <w:szCs w:val="24"/>
          <w:lang w:val="it-IT"/>
        </w:rPr>
        <w:fldChar w:fldCharType="end"/>
      </w:r>
      <w:r w:rsidR="005C6B81" w:rsidRPr="00A832E0">
        <w:rPr>
          <w:rFonts w:ascii="Times New Roman" w:hAnsi="Times New Roman"/>
          <w:sz w:val="24"/>
          <w:szCs w:val="24"/>
        </w:rPr>
        <w:t>).</w:t>
      </w:r>
    </w:p>
    <w:p w:rsidR="005D1DA9" w:rsidRPr="00A832E0"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355018" w:rsidRPr="00276BBF" w:rsidRDefault="00D27AFB" w:rsidP="005D1DA9">
            <w:pPr>
              <w:jc w:val="center"/>
              <w:rPr>
                <w:noProof/>
                <w:sz w:val="24"/>
                <w:szCs w:val="24"/>
                <w:lang w:eastAsia="en-GB"/>
              </w:rPr>
            </w:pPr>
            <w:r>
              <w:rPr>
                <w:noProof/>
                <w:sz w:val="24"/>
                <w:szCs w:val="24"/>
                <w:lang w:val="it-IT" w:eastAsia="it-IT"/>
              </w:rPr>
              <w:lastRenderedPageBreak/>
              <w:drawing>
                <wp:inline distT="0" distB="0" distL="0" distR="0" wp14:anchorId="3D873966" wp14:editId="07B1D5F3">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8007FF" w:rsidRDefault="005D1DA9" w:rsidP="005D1DA9">
      <w:pPr>
        <w:spacing w:after="0" w:line="240" w:lineRule="auto"/>
        <w:jc w:val="center"/>
        <w:rPr>
          <w:rFonts w:ascii="Times New Roman" w:hAnsi="Times New Roman"/>
        </w:rPr>
      </w:pPr>
      <w:bookmarkStart w:id="42" w:name="_Ref448227012"/>
      <w:bookmarkStart w:id="43" w:name="_Ref448227009"/>
      <w:proofErr w:type="gramStart"/>
      <w:r w:rsidRPr="008007FF">
        <w:rPr>
          <w:rFonts w:ascii="Times New Roman" w:hAnsi="Times New Roman"/>
        </w:rPr>
        <w:t xml:space="preserve">Figure </w:t>
      </w:r>
      <w:r w:rsidRPr="00ED6D25">
        <w:rPr>
          <w:rFonts w:ascii="Times New Roman" w:hAnsi="Times New Roman"/>
          <w:lang w:val="it-IT"/>
        </w:rPr>
        <w:fldChar w:fldCharType="begin"/>
      </w:r>
      <w:r w:rsidRPr="008007FF">
        <w:rPr>
          <w:rFonts w:ascii="Times New Roman" w:hAnsi="Times New Roman"/>
        </w:rPr>
        <w:instrText xml:space="preserve"> STYLEREF 1 \s </w:instrText>
      </w:r>
      <w:r w:rsidRPr="00ED6D25">
        <w:rPr>
          <w:rFonts w:ascii="Times New Roman" w:hAnsi="Times New Roman"/>
          <w:lang w:val="it-IT"/>
        </w:rPr>
        <w:fldChar w:fldCharType="separate"/>
      </w:r>
      <w:r w:rsidR="00A32296">
        <w:rPr>
          <w:rFonts w:ascii="Times New Roman" w:hAnsi="Times New Roman"/>
          <w:noProof/>
        </w:rPr>
        <w:t>5</w:t>
      </w:r>
      <w:r w:rsidRPr="00ED6D25">
        <w:rPr>
          <w:rFonts w:ascii="Times New Roman" w:hAnsi="Times New Roman"/>
          <w:lang w:val="it-IT"/>
        </w:rPr>
        <w:fldChar w:fldCharType="end"/>
      </w:r>
      <w:r w:rsidRPr="008007FF">
        <w:rPr>
          <w:rFonts w:ascii="Times New Roman" w:hAnsi="Times New Roman"/>
        </w:rPr>
        <w:t>.</w:t>
      </w:r>
      <w:proofErr w:type="gramEnd"/>
      <w:r w:rsidRPr="00ED6D25">
        <w:rPr>
          <w:rFonts w:ascii="Times New Roman" w:hAnsi="Times New Roman"/>
          <w:lang w:val="it-IT"/>
        </w:rPr>
        <w:fldChar w:fldCharType="begin"/>
      </w:r>
      <w:r w:rsidRPr="008007FF">
        <w:rPr>
          <w:rFonts w:ascii="Times New Roman" w:hAnsi="Times New Roman"/>
        </w:rPr>
        <w:instrText xml:space="preserve"> SEQ Figure \* ARABIC \s 1 </w:instrText>
      </w:r>
      <w:r w:rsidRPr="00ED6D25">
        <w:rPr>
          <w:rFonts w:ascii="Times New Roman" w:hAnsi="Times New Roman"/>
          <w:lang w:val="it-IT"/>
        </w:rPr>
        <w:fldChar w:fldCharType="separate"/>
      </w:r>
      <w:r w:rsidR="00A32296">
        <w:rPr>
          <w:rFonts w:ascii="Times New Roman" w:hAnsi="Times New Roman"/>
          <w:noProof/>
        </w:rPr>
        <w:t>1</w:t>
      </w:r>
      <w:r w:rsidRPr="00ED6D25">
        <w:rPr>
          <w:rFonts w:ascii="Times New Roman" w:hAnsi="Times New Roman"/>
          <w:lang w:val="it-IT"/>
        </w:rPr>
        <w:fldChar w:fldCharType="end"/>
      </w:r>
      <w:bookmarkEnd w:id="42"/>
      <w:r w:rsidRPr="008007FF">
        <w:rPr>
          <w:rFonts w:ascii="Times New Roman" w:hAnsi="Times New Roman"/>
        </w:rPr>
        <w:t xml:space="preserve">. </w:t>
      </w:r>
      <w:r w:rsidR="00A46DB4" w:rsidRPr="00A46DB4">
        <w:rPr>
          <w:rFonts w:ascii="Times New Roman" w:hAnsi="Times New Roman"/>
        </w:rPr>
        <w:t>SPHERA on</w:t>
      </w:r>
      <w:r w:rsidRPr="00A46DB4">
        <w:rPr>
          <w:rFonts w:ascii="Times New Roman" w:hAnsi="Times New Roman"/>
        </w:rPr>
        <w:t xml:space="preserve"> GitHub: </w:t>
      </w:r>
      <w:r w:rsidR="00355018">
        <w:rPr>
          <w:rFonts w:ascii="Times New Roman" w:hAnsi="Times New Roman"/>
        </w:rPr>
        <w:t>first FOSS release (SPHERA v.8.0)</w:t>
      </w:r>
      <w:r w:rsidRPr="00A46DB4">
        <w:rPr>
          <w:rFonts w:ascii="Times New Roman" w:hAnsi="Times New Roman"/>
        </w:rPr>
        <w:t xml:space="preserve">. </w:t>
      </w:r>
      <w:proofErr w:type="gramStart"/>
      <w:r w:rsidR="00A46DB4">
        <w:rPr>
          <w:rFonts w:ascii="Times New Roman" w:hAnsi="Times New Roman"/>
        </w:rPr>
        <w:t>Executable codes</w:t>
      </w:r>
      <w:r w:rsidRPr="008007FF">
        <w:rPr>
          <w:rFonts w:ascii="Times New Roman" w:hAnsi="Times New Roman"/>
        </w:rPr>
        <w:t>.</w:t>
      </w:r>
      <w:bookmarkEnd w:id="43"/>
      <w:proofErr w:type="gramEnd"/>
    </w:p>
    <w:p w:rsidR="005D1DA9" w:rsidRPr="008007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276BBF" w:rsidTr="005D1DA9">
        <w:tc>
          <w:tcPr>
            <w:tcW w:w="5000" w:type="pct"/>
            <w:vAlign w:val="bottom"/>
          </w:tcPr>
          <w:p w:rsidR="00D27AFB" w:rsidRPr="00276BBF" w:rsidRDefault="00D27AFB" w:rsidP="005D1DA9">
            <w:pPr>
              <w:jc w:val="center"/>
              <w:rPr>
                <w:noProof/>
                <w:sz w:val="24"/>
                <w:szCs w:val="24"/>
                <w:lang w:val="it-IT" w:eastAsia="it-IT"/>
              </w:rPr>
            </w:pPr>
            <w:r>
              <w:rPr>
                <w:noProof/>
                <w:sz w:val="24"/>
                <w:szCs w:val="24"/>
                <w:lang w:val="it-IT" w:eastAsia="it-IT"/>
              </w:rPr>
              <w:drawing>
                <wp:inline distT="0" distB="0" distL="0" distR="0" wp14:anchorId="4C69813A" wp14:editId="068F5F85">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ED6D25" w:rsidRDefault="005D1DA9" w:rsidP="005D1DA9">
      <w:pPr>
        <w:spacing w:after="0" w:line="240" w:lineRule="auto"/>
        <w:jc w:val="center"/>
        <w:rPr>
          <w:rFonts w:ascii="Times New Roman" w:hAnsi="Times New Roman"/>
          <w:szCs w:val="24"/>
          <w:lang w:val="it-IT"/>
        </w:rPr>
      </w:pPr>
      <w:bookmarkStart w:id="44" w:name="_Ref448227013"/>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2</w:t>
      </w:r>
      <w:r w:rsidRPr="00ED6D25">
        <w:rPr>
          <w:rFonts w:ascii="Times New Roman" w:hAnsi="Times New Roman"/>
          <w:szCs w:val="24"/>
          <w:lang w:val="it-IT"/>
        </w:rPr>
        <w:fldChar w:fldCharType="end"/>
      </w:r>
      <w:bookmarkEnd w:id="44"/>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w:t>
      </w:r>
      <w:r w:rsidR="00D27AFB">
        <w:rPr>
          <w:rFonts w:ascii="Times New Roman" w:hAnsi="Times New Roman"/>
        </w:rPr>
        <w:t>first FOSS release (SPHERA v.8.0)</w:t>
      </w:r>
      <w:r w:rsidRPr="00A832E0">
        <w:rPr>
          <w:rFonts w:ascii="Times New Roman" w:hAnsi="Times New Roman"/>
          <w:szCs w:val="24"/>
        </w:rPr>
        <w:t xml:space="preserve">. </w:t>
      </w:r>
      <w:r w:rsidRPr="00ED6D25">
        <w:rPr>
          <w:rFonts w:ascii="Times New Roman" w:hAnsi="Times New Roman"/>
          <w:szCs w:val="24"/>
          <w:lang w:val="it-IT"/>
        </w:rPr>
        <w:t>Documen</w:t>
      </w:r>
      <w:r w:rsidR="00A832E0">
        <w:rPr>
          <w:rFonts w:ascii="Times New Roman" w:hAnsi="Times New Roman"/>
          <w:szCs w:val="24"/>
          <w:lang w:val="it-IT"/>
        </w:rPr>
        <w:t>tation</w:t>
      </w:r>
      <w:r w:rsidRPr="00ED6D25">
        <w:rPr>
          <w:rFonts w:ascii="Times New Roman" w:hAnsi="Times New Roman"/>
          <w:szCs w:val="24"/>
          <w:lang w:val="it-IT"/>
        </w:rPr>
        <w:t>.</w:t>
      </w:r>
    </w:p>
    <w:p w:rsidR="005D1DA9" w:rsidRPr="00276BBF" w:rsidRDefault="005D1DA9" w:rsidP="00B54E66">
      <w:pPr>
        <w:rPr>
          <w:sz w:val="24"/>
          <w:szCs w:val="24"/>
          <w:lang w:val="it-IT"/>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val="it-IT" w:eastAsia="it-IT"/>
              </w:rPr>
              <w:lastRenderedPageBreak/>
              <w:drawing>
                <wp:inline distT="0" distB="0" distL="0" distR="0" wp14:anchorId="455035CD" wp14:editId="312CD410">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1"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5" w:name="_Ref448227014"/>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3</w:t>
      </w:r>
      <w:r w:rsidRPr="00ED6D25">
        <w:rPr>
          <w:rFonts w:ascii="Times New Roman" w:hAnsi="Times New Roman"/>
          <w:szCs w:val="24"/>
          <w:lang w:val="it-IT"/>
        </w:rPr>
        <w:fldChar w:fldCharType="end"/>
      </w:r>
      <w:bookmarkEnd w:id="45"/>
      <w:r w:rsidRPr="008007FF">
        <w:rPr>
          <w:rFonts w:ascii="Times New Roman" w:hAnsi="Times New Roman"/>
          <w:szCs w:val="24"/>
        </w:rPr>
        <w:t xml:space="preserve">. </w:t>
      </w:r>
      <w:proofErr w:type="gramStart"/>
      <w:r w:rsidRPr="008007FF">
        <w:rPr>
          <w:rFonts w:ascii="Times New Roman" w:hAnsi="Times New Roman"/>
          <w:szCs w:val="24"/>
        </w:rPr>
        <w:t xml:space="preserve">SPHERA </w:t>
      </w:r>
      <w:r w:rsidR="00A832E0" w:rsidRPr="008007FF">
        <w:rPr>
          <w:rFonts w:ascii="Times New Roman" w:hAnsi="Times New Roman"/>
          <w:szCs w:val="24"/>
        </w:rPr>
        <w:t>on</w:t>
      </w:r>
      <w:r w:rsidRPr="008007FF">
        <w:rPr>
          <w:rFonts w:ascii="Times New Roman" w:hAnsi="Times New Roman"/>
          <w:szCs w:val="24"/>
        </w:rPr>
        <w:t xml:space="preserve"> GitHub.</w:t>
      </w:r>
      <w:proofErr w:type="gramEnd"/>
      <w:r w:rsidRPr="008007FF">
        <w:rPr>
          <w:rFonts w:ascii="Times New Roman" w:hAnsi="Times New Roman"/>
          <w:szCs w:val="24"/>
        </w:rPr>
        <w:t xml:space="preserve"> </w:t>
      </w:r>
      <w:r w:rsidR="00A832E0" w:rsidRPr="008007FF">
        <w:rPr>
          <w:rFonts w:ascii="Times New Roman" w:hAnsi="Times New Roman"/>
          <w:szCs w:val="24"/>
        </w:rPr>
        <w:t xml:space="preserve">First FOSS release </w:t>
      </w:r>
      <w:r w:rsidRPr="008007FF">
        <w:rPr>
          <w:rFonts w:ascii="Times New Roman" w:hAnsi="Times New Roman"/>
          <w:szCs w:val="24"/>
        </w:rPr>
        <w:t>(</w:t>
      </w:r>
      <w:r w:rsidR="00A46DB4" w:rsidRPr="008007FF">
        <w:rPr>
          <w:rFonts w:ascii="Times New Roman" w:hAnsi="Times New Roman"/>
          <w:szCs w:val="24"/>
        </w:rPr>
        <w:t xml:space="preserve">SPHERA </w:t>
      </w:r>
      <w:r w:rsidRPr="008007FF">
        <w:rPr>
          <w:rFonts w:ascii="Times New Roman" w:hAnsi="Times New Roman"/>
          <w:szCs w:val="24"/>
        </w:rPr>
        <w:t>v.8.0).</w:t>
      </w:r>
    </w:p>
    <w:p w:rsidR="00B54E66" w:rsidRPr="008007FF" w:rsidRDefault="00B54E66" w:rsidP="00B54E66">
      <w:pPr>
        <w:spacing w:after="0" w:line="240" w:lineRule="auto"/>
        <w:jc w:val="center"/>
        <w:rPr>
          <w:rFonts w:ascii="Times New Roman" w:hAnsi="Times New Roman"/>
          <w:sz w:val="24"/>
          <w:szCs w:val="24"/>
        </w:rPr>
      </w:pPr>
    </w:p>
    <w:p w:rsidR="00B54E66" w:rsidRPr="008007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D27AFB" w:rsidP="00822C58">
            <w:pPr>
              <w:jc w:val="center"/>
              <w:rPr>
                <w:noProof/>
                <w:sz w:val="24"/>
                <w:szCs w:val="24"/>
                <w:lang w:eastAsia="en-GB"/>
              </w:rPr>
            </w:pPr>
            <w:r>
              <w:rPr>
                <w:noProof/>
                <w:sz w:val="24"/>
                <w:szCs w:val="24"/>
                <w:lang w:val="it-IT" w:eastAsia="it-IT"/>
              </w:rPr>
              <w:lastRenderedPageBreak/>
              <w:drawing>
                <wp:inline distT="0" distB="0" distL="0" distR="0" wp14:anchorId="1FD03472" wp14:editId="1178A999">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2"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A832E0" w:rsidRDefault="00B54E66" w:rsidP="00B54E66">
      <w:pPr>
        <w:spacing w:after="0" w:line="240" w:lineRule="auto"/>
        <w:jc w:val="center"/>
        <w:rPr>
          <w:rFonts w:ascii="Times New Roman" w:hAnsi="Times New Roman"/>
          <w:szCs w:val="24"/>
        </w:rPr>
      </w:pPr>
      <w:bookmarkStart w:id="46" w:name="_Ref448227016"/>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4</w:t>
      </w:r>
      <w:r w:rsidRPr="00ED6D25">
        <w:rPr>
          <w:rFonts w:ascii="Times New Roman" w:hAnsi="Times New Roman"/>
          <w:szCs w:val="24"/>
          <w:lang w:val="it-IT"/>
        </w:rPr>
        <w:fldChar w:fldCharType="end"/>
      </w:r>
      <w:bookmarkEnd w:id="46"/>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on</w:t>
      </w:r>
      <w:r w:rsidRPr="00A832E0">
        <w:rPr>
          <w:rFonts w:ascii="Times New Roman" w:hAnsi="Times New Roman"/>
          <w:szCs w:val="24"/>
        </w:rPr>
        <w:t xml:space="preserve"> GitHub: </w:t>
      </w:r>
      <w:r w:rsidR="00A832E0" w:rsidRPr="00A832E0">
        <w:rPr>
          <w:rFonts w:ascii="Times New Roman" w:hAnsi="Times New Roman"/>
          <w:szCs w:val="24"/>
        </w:rPr>
        <w:t>master branch or trunk</w:t>
      </w:r>
      <w:r w:rsidR="00D27AFB">
        <w:rPr>
          <w:rFonts w:ascii="Times New Roman" w:hAnsi="Times New Roman"/>
          <w:szCs w:val="24"/>
        </w:rPr>
        <w:t xml:space="preserve"> (commit 13Jun2018)</w:t>
      </w:r>
      <w:r w:rsidRPr="00A832E0">
        <w:rPr>
          <w:rFonts w:ascii="Times New Roman" w:hAnsi="Times New Roman"/>
          <w:szCs w:val="24"/>
        </w:rPr>
        <w:t>.</w:t>
      </w:r>
    </w:p>
    <w:p w:rsidR="00B54E66" w:rsidRPr="00276BBF" w:rsidRDefault="00B54E66" w:rsidP="00B54E66">
      <w:pPr>
        <w:jc w:val="center"/>
        <w:rPr>
          <w:sz w:val="24"/>
          <w:szCs w:val="24"/>
        </w:rPr>
      </w:pPr>
    </w:p>
    <w:p w:rsidR="00B54E66" w:rsidRPr="00A832E0"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2C6184" w:rsidP="00822C58">
            <w:pPr>
              <w:jc w:val="center"/>
              <w:rPr>
                <w:noProof/>
                <w:sz w:val="24"/>
                <w:szCs w:val="24"/>
                <w:lang w:eastAsia="en-GB"/>
              </w:rPr>
            </w:pPr>
            <w:r>
              <w:rPr>
                <w:noProof/>
                <w:sz w:val="24"/>
                <w:szCs w:val="24"/>
                <w:lang w:val="it-IT" w:eastAsia="it-IT"/>
              </w:rPr>
              <w:lastRenderedPageBreak/>
              <w:drawing>
                <wp:inline distT="0" distB="0" distL="0" distR="0" wp14:anchorId="5D0EFE30" wp14:editId="233A6CB4">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3"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7" w:name="_Ref448227017"/>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bookmarkEnd w:id="47"/>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Input files</w:t>
      </w:r>
      <w:r w:rsidR="00D27AFB">
        <w:rPr>
          <w:rFonts w:ascii="Times New Roman" w:hAnsi="Times New Roman"/>
          <w:szCs w:val="24"/>
        </w:rPr>
        <w:t xml:space="preserve"> (commit 13Jun2018)</w:t>
      </w:r>
      <w:r w:rsidRPr="008007FF">
        <w:rPr>
          <w:rFonts w:ascii="Times New Roman" w:hAnsi="Times New Roman"/>
          <w:szCs w:val="24"/>
        </w:rPr>
        <w:t>.</w:t>
      </w:r>
    </w:p>
    <w:p w:rsidR="00B54E66" w:rsidRPr="008007FF" w:rsidRDefault="00B54E66" w:rsidP="00B54E66">
      <w:pPr>
        <w:rPr>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E62416" w:rsidP="00822C58">
            <w:pPr>
              <w:jc w:val="center"/>
              <w:rPr>
                <w:noProof/>
                <w:sz w:val="24"/>
                <w:szCs w:val="24"/>
                <w:lang w:eastAsia="en-GB"/>
              </w:rPr>
            </w:pPr>
            <w:r>
              <w:rPr>
                <w:noProof/>
                <w:sz w:val="24"/>
                <w:szCs w:val="24"/>
                <w:lang w:val="it-IT" w:eastAsia="it-IT"/>
              </w:rPr>
              <w:lastRenderedPageBreak/>
              <w:drawing>
                <wp:inline distT="0" distB="0" distL="0" distR="0" wp14:anchorId="1368F322" wp14:editId="3C442C9A">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4"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ED6D25" w:rsidRDefault="00B54E66" w:rsidP="00B54E66">
      <w:pPr>
        <w:spacing w:after="0" w:line="240" w:lineRule="auto"/>
        <w:jc w:val="center"/>
        <w:rPr>
          <w:rFonts w:ascii="Times New Roman" w:hAnsi="Times New Roman"/>
          <w:szCs w:val="24"/>
          <w:lang w:val="it-IT"/>
        </w:rPr>
      </w:pPr>
      <w:bookmarkStart w:id="48" w:name="_Ref448227018"/>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6</w:t>
      </w:r>
      <w:r w:rsidRPr="00ED6D25">
        <w:rPr>
          <w:rFonts w:ascii="Times New Roman" w:hAnsi="Times New Roman"/>
          <w:szCs w:val="24"/>
          <w:lang w:val="it-IT"/>
        </w:rPr>
        <w:fldChar w:fldCharType="end"/>
      </w:r>
      <w:bookmarkEnd w:id="48"/>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proofErr w:type="gramStart"/>
      <w:r w:rsidR="00A832E0">
        <w:rPr>
          <w:rFonts w:ascii="Times New Roman" w:hAnsi="Times New Roman"/>
          <w:szCs w:val="24"/>
        </w:rPr>
        <w:t>Source code</w:t>
      </w:r>
      <w:r w:rsidR="002C6184">
        <w:rPr>
          <w:rFonts w:ascii="Times New Roman" w:hAnsi="Times New Roman"/>
          <w:szCs w:val="24"/>
        </w:rPr>
        <w:t xml:space="preserve"> (commit 13Jun2018)</w:t>
      </w:r>
      <w:r w:rsidRPr="00ED6D25">
        <w:rPr>
          <w:rFonts w:ascii="Times New Roman" w:hAnsi="Times New Roman"/>
          <w:szCs w:val="24"/>
          <w:lang w:val="it-IT"/>
        </w:rPr>
        <w:t>.</w:t>
      </w:r>
      <w:proofErr w:type="gramEnd"/>
    </w:p>
    <w:p w:rsidR="00B54E66" w:rsidRPr="00276BBF" w:rsidRDefault="00B54E66" w:rsidP="00B54E66">
      <w:pPr>
        <w:rPr>
          <w:sz w:val="24"/>
          <w:szCs w:val="24"/>
          <w:lang w:val="it-IT"/>
        </w:rPr>
      </w:pPr>
    </w:p>
    <w:p w:rsidR="00B54E66" w:rsidRPr="00276BBF" w:rsidRDefault="005C7E47" w:rsidP="00B54E66">
      <w:pPr>
        <w:jc w:val="center"/>
        <w:rPr>
          <w:sz w:val="24"/>
          <w:szCs w:val="24"/>
        </w:rPr>
      </w:pPr>
      <w:r>
        <w:rPr>
          <w:noProof/>
          <w:sz w:val="24"/>
          <w:szCs w:val="24"/>
          <w:lang w:val="it-IT" w:eastAsia="it-IT"/>
        </w:rPr>
        <w:lastRenderedPageBreak/>
        <w:drawing>
          <wp:inline distT="0" distB="0" distL="0" distR="0" wp14:anchorId="1E6FF434" wp14:editId="47F823B7">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A832E0" w:rsidRDefault="00B54E66" w:rsidP="00B54E66">
      <w:pPr>
        <w:spacing w:after="0" w:line="240" w:lineRule="auto"/>
        <w:jc w:val="center"/>
        <w:rPr>
          <w:rFonts w:ascii="Times New Roman" w:hAnsi="Times New Roman"/>
          <w:szCs w:val="24"/>
        </w:rPr>
      </w:pPr>
      <w:bookmarkStart w:id="49" w:name="_Ref447793735"/>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7</w:t>
      </w:r>
      <w:r w:rsidRPr="00ED6D25">
        <w:rPr>
          <w:rFonts w:ascii="Times New Roman" w:hAnsi="Times New Roman"/>
          <w:szCs w:val="24"/>
          <w:lang w:val="it-IT"/>
        </w:rPr>
        <w:fldChar w:fldCharType="end"/>
      </w:r>
      <w:bookmarkEnd w:id="49"/>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indexed at </w:t>
      </w:r>
      <w:r w:rsidRPr="00A832E0">
        <w:rPr>
          <w:rFonts w:ascii="Times New Roman" w:hAnsi="Times New Roman"/>
          <w:szCs w:val="24"/>
        </w:rPr>
        <w:t xml:space="preserve">SPHERIC </w:t>
      </w:r>
      <w:r w:rsidR="00A832E0" w:rsidRPr="00A832E0">
        <w:rPr>
          <w:rFonts w:ascii="Times New Roman" w:hAnsi="Times New Roman"/>
          <w:szCs w:val="24"/>
        </w:rPr>
        <w:t>web site</w:t>
      </w:r>
      <w:r w:rsidR="00A832E0">
        <w:rPr>
          <w:rFonts w:ascii="Times New Roman" w:hAnsi="Times New Roman"/>
          <w:szCs w:val="24"/>
        </w:rPr>
        <w:t xml:space="preserve"> </w:t>
      </w:r>
      <w:r w:rsidRPr="00A832E0">
        <w:rPr>
          <w:rFonts w:ascii="Times New Roman" w:hAnsi="Times New Roman"/>
          <w:szCs w:val="24"/>
        </w:rPr>
        <w:t>(</w:t>
      </w:r>
      <w:r w:rsidR="005C7E47">
        <w:rPr>
          <w:rFonts w:ascii="Times New Roman" w:hAnsi="Times New Roman"/>
          <w:szCs w:val="24"/>
        </w:rPr>
        <w:t>August 2018</w:t>
      </w:r>
      <w:r w:rsidRPr="00A832E0">
        <w:rPr>
          <w:rFonts w:ascii="Times New Roman" w:hAnsi="Times New Roman"/>
          <w:szCs w:val="24"/>
        </w:rPr>
        <w:t xml:space="preserve">, </w:t>
      </w:r>
      <w:r w:rsidR="00A832E0" w:rsidRPr="00A832E0">
        <w:rPr>
          <w:rFonts w:ascii="Times New Roman" w:hAnsi="Times New Roman"/>
          <w:szCs w:val="24"/>
        </w:rPr>
        <w:t xml:space="preserve">extract from the list of the </w:t>
      </w:r>
      <w:r w:rsidRPr="00A832E0">
        <w:rPr>
          <w:rFonts w:ascii="Times New Roman" w:hAnsi="Times New Roman"/>
          <w:szCs w:val="24"/>
        </w:rPr>
        <w:t xml:space="preserve">13 </w:t>
      </w:r>
      <w:r w:rsidR="00A832E0">
        <w:rPr>
          <w:rFonts w:ascii="Times New Roman" w:hAnsi="Times New Roman"/>
          <w:szCs w:val="24"/>
        </w:rPr>
        <w:t>SPH codes indexed at</w:t>
      </w:r>
      <w:r w:rsidR="005C7E47">
        <w:rPr>
          <w:rFonts w:ascii="Times New Roman" w:hAnsi="Times New Roman"/>
          <w:szCs w:val="24"/>
        </w:rPr>
        <w:t xml:space="preserve"> </w:t>
      </w:r>
      <w:r w:rsidR="005C7E47" w:rsidRPr="005C7E47">
        <w:rPr>
          <w:rFonts w:ascii="Times New Roman" w:hAnsi="Times New Roman"/>
          <w:szCs w:val="24"/>
        </w:rPr>
        <w:t>http://spheric-sph.org/sph-projects-and-codes</w:t>
      </w:r>
      <w:r w:rsidR="005C7E47">
        <w:rPr>
          <w:rFonts w:ascii="Times New Roman" w:hAnsi="Times New Roman"/>
          <w:szCs w:val="24"/>
        </w:rPr>
        <w:t xml:space="preserve">   </w:t>
      </w:r>
      <w:r w:rsidRPr="00A832E0">
        <w:rPr>
          <w:rFonts w:ascii="Times New Roman" w:hAnsi="Times New Roman"/>
          <w:szCs w:val="24"/>
        </w:rPr>
        <w:t>).</w:t>
      </w:r>
    </w:p>
    <w:p w:rsidR="00B54E66" w:rsidRPr="00A832E0" w:rsidRDefault="00B54E66" w:rsidP="00B54E66">
      <w:pPr>
        <w:spacing w:after="0" w:line="240" w:lineRule="auto"/>
        <w:jc w:val="both"/>
        <w:rPr>
          <w:rFonts w:ascii="Times New Roman" w:hAnsi="Times New Roman"/>
          <w:sz w:val="24"/>
          <w:szCs w:val="24"/>
        </w:rPr>
      </w:pPr>
    </w:p>
    <w:p w:rsidR="003D504A"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0" w:name="_Ref449963218"/>
      <w:bookmarkStart w:id="51" w:name="_Toc42155272"/>
      <w:r>
        <w:rPr>
          <w:rFonts w:ascii="Book Antiqua" w:hAnsi="Book Antiqua"/>
          <w:caps/>
          <w:kern w:val="0"/>
          <w:sz w:val="24"/>
          <w:szCs w:val="24"/>
        </w:rPr>
        <w:lastRenderedPageBreak/>
        <w:t>The s</w:t>
      </w:r>
      <w:r w:rsidR="00433AD1">
        <w:rPr>
          <w:rFonts w:ascii="Book Antiqua" w:hAnsi="Book Antiqua"/>
          <w:caps/>
          <w:kern w:val="0"/>
          <w:sz w:val="24"/>
          <w:szCs w:val="24"/>
        </w:rPr>
        <w:t xml:space="preserve">cheme for </w:t>
      </w:r>
      <w:r w:rsidR="003D504A" w:rsidRPr="003D504A">
        <w:rPr>
          <w:rFonts w:ascii="Book Antiqua" w:hAnsi="Book Antiqua"/>
          <w:caps/>
          <w:kern w:val="0"/>
          <w:sz w:val="24"/>
          <w:szCs w:val="24"/>
        </w:rPr>
        <w:t xml:space="preserve">transport of solid bodies </w:t>
      </w:r>
      <w:r w:rsidR="00F1468B">
        <w:rPr>
          <w:rFonts w:ascii="Book Antiqua" w:hAnsi="Book Antiqua"/>
          <w:caps/>
          <w:kern w:val="0"/>
          <w:sz w:val="24"/>
          <w:szCs w:val="24"/>
        </w:rPr>
        <w:t xml:space="preserve">and </w:t>
      </w:r>
      <w:r>
        <w:rPr>
          <w:rFonts w:ascii="Book Antiqua" w:hAnsi="Book Antiqua"/>
          <w:caps/>
          <w:kern w:val="0"/>
          <w:sz w:val="24"/>
          <w:szCs w:val="24"/>
        </w:rPr>
        <w:t xml:space="preserve">the </w:t>
      </w:r>
      <w:r w:rsidR="00F1468B">
        <w:rPr>
          <w:rFonts w:ascii="Book Antiqua" w:hAnsi="Book Antiqua"/>
          <w:caps/>
          <w:kern w:val="0"/>
          <w:sz w:val="24"/>
          <w:szCs w:val="24"/>
        </w:rPr>
        <w:t>Semi-Analytic approach</w:t>
      </w:r>
      <w:bookmarkEnd w:id="50"/>
      <w:r>
        <w:rPr>
          <w:rFonts w:ascii="Book Antiqua" w:hAnsi="Book Antiqua"/>
          <w:caps/>
          <w:kern w:val="0"/>
          <w:sz w:val="24"/>
          <w:szCs w:val="24"/>
        </w:rPr>
        <w:t xml:space="preserve"> as a boundary treatment scheme for fixed boundaries</w:t>
      </w:r>
      <w:bookmarkEnd w:id="51"/>
    </w:p>
    <w:p w:rsidR="003D504A" w:rsidRDefault="003D504A" w:rsidP="00B33ED4">
      <w:pPr>
        <w:spacing w:after="0" w:line="240" w:lineRule="auto"/>
        <w:jc w:val="both"/>
        <w:rPr>
          <w:rFonts w:ascii="Times New Roman" w:hAnsi="Times New Roman"/>
          <w:sz w:val="24"/>
          <w:szCs w:val="24"/>
        </w:rPr>
      </w:pPr>
    </w:p>
    <w:p w:rsidR="006C13DD" w:rsidRDefault="0037327E" w:rsidP="00B33ED4">
      <w:pPr>
        <w:spacing w:after="0" w:line="240" w:lineRule="auto"/>
        <w:jc w:val="both"/>
        <w:rPr>
          <w:rFonts w:ascii="Times New Roman" w:hAnsi="Times New Roman"/>
          <w:sz w:val="24"/>
          <w:szCs w:val="24"/>
        </w:rPr>
      </w:pPr>
      <w:r>
        <w:rPr>
          <w:rFonts w:ascii="Times New Roman" w:hAnsi="Times New Roman"/>
          <w:sz w:val="24"/>
          <w:szCs w:val="24"/>
        </w:rPr>
        <w:t>After a brief introduction to Smoothed Particle Hydrodynamics (SPH), t</w:t>
      </w:r>
      <w:r w:rsidR="00F91289" w:rsidRPr="00276BBF">
        <w:rPr>
          <w:rFonts w:ascii="Times New Roman" w:hAnsi="Times New Roman"/>
          <w:sz w:val="24"/>
          <w:szCs w:val="24"/>
        </w:rPr>
        <w:t>his section describes the balance equations for fluid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_Ref448234808 \r \h </w:instrText>
      </w:r>
      <w:r w:rsidR="00E55287">
        <w:rPr>
          <w:rFonts w:ascii="Times New Roman" w:hAnsi="Times New Roman"/>
          <w:sz w:val="24"/>
          <w:szCs w:val="24"/>
        </w:rPr>
      </w:r>
      <w:r w:rsidR="00E55287">
        <w:rPr>
          <w:rFonts w:ascii="Times New Roman" w:hAnsi="Times New Roman"/>
          <w:sz w:val="24"/>
          <w:szCs w:val="24"/>
        </w:rPr>
        <w:fldChar w:fldCharType="separate"/>
      </w:r>
      <w:r w:rsidR="00A32296">
        <w:rPr>
          <w:rFonts w:ascii="Times New Roman" w:hAnsi="Times New Roman"/>
          <w:sz w:val="24"/>
          <w:szCs w:val="24"/>
        </w:rPr>
        <w:t>6.2</w:t>
      </w:r>
      <w:r w:rsidR="00E55287">
        <w:rPr>
          <w:rFonts w:ascii="Times New Roman" w:hAnsi="Times New Roman"/>
          <w:sz w:val="24"/>
          <w:szCs w:val="24"/>
        </w:rPr>
        <w:fldChar w:fldCharType="end"/>
      </w:r>
      <w:r w:rsidR="00F91289" w:rsidRPr="00276BBF">
        <w:rPr>
          <w:rFonts w:ascii="Times New Roman" w:hAnsi="Times New Roman"/>
          <w:sz w:val="24"/>
          <w:szCs w:val="24"/>
        </w:rPr>
        <w:t>) and body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_Ref448249339 \r \h </w:instrText>
      </w:r>
      <w:r w:rsidR="00E55287">
        <w:rPr>
          <w:rFonts w:ascii="Times New Roman" w:hAnsi="Times New Roman"/>
          <w:sz w:val="24"/>
          <w:szCs w:val="24"/>
        </w:rPr>
      </w:r>
      <w:r w:rsidR="00E55287">
        <w:rPr>
          <w:rFonts w:ascii="Times New Roman" w:hAnsi="Times New Roman"/>
          <w:sz w:val="24"/>
          <w:szCs w:val="24"/>
        </w:rPr>
        <w:fldChar w:fldCharType="separate"/>
      </w:r>
      <w:r w:rsidR="00A32296">
        <w:rPr>
          <w:rFonts w:ascii="Times New Roman" w:hAnsi="Times New Roman"/>
          <w:sz w:val="24"/>
          <w:szCs w:val="24"/>
        </w:rPr>
        <w:t>6.3</w:t>
      </w:r>
      <w:r w:rsidR="00E55287">
        <w:rPr>
          <w:rFonts w:ascii="Times New Roman" w:hAnsi="Times New Roman"/>
          <w:sz w:val="24"/>
          <w:szCs w:val="24"/>
        </w:rPr>
        <w:fldChar w:fldCharType="end"/>
      </w:r>
      <w:r w:rsidR="00F91289" w:rsidRPr="00276BBF">
        <w:rPr>
          <w:rFonts w:ascii="Times New Roman" w:hAnsi="Times New Roman"/>
          <w:sz w:val="24"/>
          <w:szCs w:val="24"/>
        </w:rPr>
        <w:t>) dynamics and the 2-way interaction terms related to both fluid-body (</w:t>
      </w:r>
      <w:r w:rsidR="00E55287">
        <w:rPr>
          <w:rFonts w:ascii="Times New Roman" w:hAnsi="Times New Roman"/>
          <w:sz w:val="24"/>
          <w:szCs w:val="24"/>
        </w:rPr>
        <w:t>Sec.</w:t>
      </w:r>
      <w:r w:rsidR="00E55287" w:rsidRPr="00E55287">
        <w:rPr>
          <w:rFonts w:ascii="Times New Roman" w:hAnsi="Times New Roman"/>
          <w:sz w:val="24"/>
          <w:szCs w:val="24"/>
        </w:rPr>
        <w:t xml:space="preserve"> </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_Ref448249340 \r \h </w:instrText>
      </w:r>
      <w:r w:rsidR="00E55287">
        <w:rPr>
          <w:rFonts w:ascii="Times New Roman" w:hAnsi="Times New Roman"/>
          <w:sz w:val="24"/>
          <w:szCs w:val="24"/>
        </w:rPr>
      </w:r>
      <w:r w:rsidR="00E55287">
        <w:rPr>
          <w:rFonts w:ascii="Times New Roman" w:hAnsi="Times New Roman"/>
          <w:sz w:val="24"/>
          <w:szCs w:val="24"/>
        </w:rPr>
        <w:fldChar w:fldCharType="separate"/>
      </w:r>
      <w:r w:rsidR="00A32296">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and solid-solid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_Ref448249341 \r \h </w:instrText>
      </w:r>
      <w:r w:rsidR="00E55287">
        <w:rPr>
          <w:rFonts w:ascii="Times New Roman" w:hAnsi="Times New Roman"/>
          <w:sz w:val="24"/>
          <w:szCs w:val="24"/>
        </w:rPr>
      </w:r>
      <w:r w:rsidR="00E55287">
        <w:rPr>
          <w:rFonts w:ascii="Times New Roman" w:hAnsi="Times New Roman"/>
          <w:sz w:val="24"/>
          <w:szCs w:val="24"/>
        </w:rPr>
        <w:fldChar w:fldCharType="separate"/>
      </w:r>
      <w:proofErr w:type="gramStart"/>
      <w:r w:rsidR="00A32296">
        <w:rPr>
          <w:rFonts w:ascii="Times New Roman" w:hAnsi="Times New Roman"/>
          <w:sz w:val="24"/>
          <w:szCs w:val="24"/>
        </w:rPr>
        <w:t>6.5</w:t>
      </w:r>
      <w:r w:rsidR="00E55287">
        <w:rPr>
          <w:rFonts w:ascii="Times New Roman" w:hAnsi="Times New Roman"/>
          <w:sz w:val="24"/>
          <w:szCs w:val="24"/>
        </w:rPr>
        <w:fldChar w:fldCharType="end"/>
      </w:r>
      <w:r w:rsidR="00F91289" w:rsidRPr="00276BBF">
        <w:rPr>
          <w:rFonts w:ascii="Times New Roman" w:hAnsi="Times New Roman"/>
          <w:sz w:val="24"/>
          <w:szCs w:val="24"/>
        </w:rPr>
        <w:t>) interactions.</w:t>
      </w:r>
      <w:proofErr w:type="gramEnd"/>
    </w:p>
    <w:p w:rsidR="003F4AE4" w:rsidRPr="00276BBF" w:rsidRDefault="003F4AE4" w:rsidP="00B33ED4">
      <w:pPr>
        <w:spacing w:after="0" w:line="240" w:lineRule="auto"/>
        <w:jc w:val="both"/>
        <w:rPr>
          <w:rFonts w:ascii="Times New Roman" w:hAnsi="Times New Roman"/>
          <w:sz w:val="24"/>
          <w:szCs w:val="24"/>
        </w:rPr>
      </w:pPr>
      <w:r>
        <w:rPr>
          <w:rFonts w:ascii="Times New Roman" w:hAnsi="Times New Roman"/>
          <w:sz w:val="24"/>
          <w:szCs w:val="24"/>
        </w:rPr>
        <w:t>The following sub-sections provide details on: i</w:t>
      </w:r>
      <w:r w:rsidRPr="003F4AE4">
        <w:rPr>
          <w:rFonts w:ascii="Times New Roman" w:hAnsi="Times New Roman"/>
          <w:sz w:val="24"/>
          <w:szCs w:val="24"/>
        </w:rPr>
        <w:t>mproving 3D rotations</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_Ref521058256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6.4</w:t>
      </w:r>
      <w:r>
        <w:rPr>
          <w:rFonts w:ascii="Times New Roman" w:hAnsi="Times New Roman"/>
          <w:sz w:val="24"/>
          <w:szCs w:val="24"/>
        </w:rPr>
        <w:fldChar w:fldCharType="end"/>
      </w:r>
      <w:r>
        <w:rPr>
          <w:rFonts w:ascii="Times New Roman" w:hAnsi="Times New Roman"/>
          <w:sz w:val="24"/>
          <w:szCs w:val="24"/>
        </w:rPr>
        <w:t>); the s</w:t>
      </w:r>
      <w:r w:rsidRPr="003F4AE4">
        <w:rPr>
          <w:rFonts w:ascii="Times New Roman" w:hAnsi="Times New Roman"/>
          <w:sz w:val="24"/>
          <w:szCs w:val="24"/>
        </w:rPr>
        <w:t>liding friction force</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_Ref521058275 \r \h </w:instrText>
      </w:r>
      <w:r>
        <w:rPr>
          <w:rFonts w:ascii="Times New Roman" w:hAnsi="Times New Roman"/>
          <w:sz w:val="24"/>
          <w:szCs w:val="24"/>
        </w:rPr>
      </w:r>
      <w:r>
        <w:rPr>
          <w:rFonts w:ascii="Times New Roman" w:hAnsi="Times New Roman"/>
          <w:sz w:val="24"/>
          <w:szCs w:val="24"/>
        </w:rPr>
        <w:fldChar w:fldCharType="separate"/>
      </w:r>
      <w:proofErr w:type="gramStart"/>
      <w:r w:rsidR="00A32296">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 the b</w:t>
      </w:r>
      <w:r w:rsidRPr="003F4AE4">
        <w:rPr>
          <w:rFonts w:ascii="Times New Roman" w:hAnsi="Times New Roman"/>
          <w:sz w:val="24"/>
          <w:szCs w:val="24"/>
        </w:rPr>
        <w:t>ody-boundary normal reaction force under sliding (at null normal velocity</w:t>
      </w:r>
      <w:r>
        <w:rPr>
          <w:rFonts w:ascii="Times New Roman" w:hAnsi="Times New Roman"/>
          <w:sz w:val="24"/>
          <w:szCs w:val="24"/>
        </w:rPr>
        <w:t>,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_Ref521058298 \r \h </w:instrText>
      </w:r>
      <w:r>
        <w:rPr>
          <w:rFonts w:ascii="Times New Roman" w:hAnsi="Times New Roman"/>
          <w:sz w:val="24"/>
          <w:szCs w:val="24"/>
        </w:rPr>
      </w:r>
      <w:r>
        <w:rPr>
          <w:rFonts w:ascii="Times New Roman" w:hAnsi="Times New Roman"/>
          <w:sz w:val="24"/>
          <w:szCs w:val="24"/>
        </w:rPr>
        <w:fldChar w:fldCharType="separate"/>
      </w:r>
      <w:proofErr w:type="gramStart"/>
      <w:r w:rsidR="00A32296">
        <w:rPr>
          <w:rFonts w:ascii="Times New Roman" w:hAnsi="Times New Roman"/>
          <w:sz w:val="24"/>
          <w:szCs w:val="24"/>
        </w:rPr>
        <w:t>6.3</w:t>
      </w:r>
      <w:r>
        <w:rPr>
          <w:rFonts w:ascii="Times New Roman" w:hAnsi="Times New Roman"/>
          <w:sz w:val="24"/>
          <w:szCs w:val="24"/>
        </w:rPr>
        <w:fldChar w:fldCharType="end"/>
      </w:r>
      <w:r w:rsidRPr="003F4AE4">
        <w:rPr>
          <w:rFonts w:ascii="Times New Roman" w:hAnsi="Times New Roman"/>
          <w:sz w:val="24"/>
          <w:szCs w:val="24"/>
        </w:rPr>
        <w:t>)</w:t>
      </w:r>
      <w:r>
        <w:rPr>
          <w:rFonts w:ascii="Times New Roman" w:hAnsi="Times New Roman"/>
          <w:sz w:val="24"/>
          <w:szCs w:val="24"/>
        </w:rPr>
        <w:t>; the n</w:t>
      </w:r>
      <w:r w:rsidRPr="003F4AE4">
        <w:rPr>
          <w:rFonts w:ascii="Times New Roman" w:hAnsi="Times New Roman"/>
          <w:sz w:val="24"/>
          <w:szCs w:val="24"/>
        </w:rPr>
        <w:t>ormal restitution coefficient</w:t>
      </w:r>
      <w:r>
        <w:rPr>
          <w:rFonts w:ascii="Times New Roman" w:hAnsi="Times New Roman"/>
          <w:sz w:val="24"/>
          <w:szCs w:val="24"/>
        </w:rPr>
        <w:t xml:space="preserve">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_Ref521058313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w:t>
      </w:r>
    </w:p>
    <w:p w:rsidR="003D504A" w:rsidRPr="00276BBF" w:rsidRDefault="003D504A" w:rsidP="003D504A">
      <w:pPr>
        <w:spacing w:after="0" w:line="240" w:lineRule="auto"/>
        <w:rPr>
          <w:rFonts w:ascii="Times New Roman" w:hAnsi="Times New Roman"/>
          <w:sz w:val="24"/>
          <w:szCs w:val="24"/>
        </w:rPr>
      </w:pPr>
      <w:r w:rsidRPr="00276BBF">
        <w:rPr>
          <w:rFonts w:ascii="Times New Roman" w:hAnsi="Times New Roman"/>
          <w:sz w:val="24"/>
          <w:szCs w:val="24"/>
        </w:rPr>
        <w:t xml:space="preserve">Please refer to </w:t>
      </w:r>
      <w:r>
        <w:rPr>
          <w:rFonts w:ascii="Times New Roman" w:hAnsi="Times New Roman"/>
          <w:sz w:val="24"/>
          <w:szCs w:val="24"/>
        </w:rPr>
        <w:t>SPHERA main references (Sec.1</w:t>
      </w:r>
      <w:r w:rsidRPr="00276BBF">
        <w:rPr>
          <w:rFonts w:ascii="Times New Roman" w:hAnsi="Times New Roman"/>
          <w:sz w:val="24"/>
          <w:szCs w:val="24"/>
        </w:rPr>
        <w:t>) for further details.</w:t>
      </w:r>
    </w:p>
    <w:p w:rsidR="00B33ED4" w:rsidRDefault="00B33ED4" w:rsidP="00BE32E1">
      <w:pPr>
        <w:spacing w:after="0" w:line="240" w:lineRule="auto"/>
        <w:jc w:val="both"/>
        <w:rPr>
          <w:rFonts w:ascii="Cambria Math" w:hAnsi="Cambria Math"/>
          <w:sz w:val="24"/>
          <w:szCs w:val="24"/>
        </w:rPr>
      </w:pPr>
    </w:p>
    <w:p w:rsidR="0037327E" w:rsidRPr="0037327E" w:rsidRDefault="0037327E" w:rsidP="0037327E">
      <w:pPr>
        <w:pStyle w:val="Amicarellititle2"/>
      </w:pPr>
      <w:bookmarkStart w:id="52" w:name="_Toc42155273"/>
      <w:r w:rsidRPr="0037327E">
        <w:t>Smoothed Particle Hydrodynamics</w:t>
      </w:r>
      <w:r>
        <w:t xml:space="preserve"> (SPH)</w:t>
      </w:r>
      <w:bookmarkEnd w:id="52"/>
    </w:p>
    <w:p w:rsidR="0037327E" w:rsidRDefault="0037327E" w:rsidP="0037327E">
      <w:pPr>
        <w:spacing w:after="0" w:line="240" w:lineRule="auto"/>
        <w:jc w:val="both"/>
        <w:rPr>
          <w:rFonts w:ascii="Times New Roman" w:hAnsi="Times New Roman"/>
          <w:sz w:val="24"/>
          <w:szCs w:val="24"/>
        </w:rPr>
      </w:pPr>
      <w:r w:rsidRPr="0037327E">
        <w:rPr>
          <w:rFonts w:ascii="Times New Roman" w:hAnsi="Times New Roman"/>
          <w:sz w:val="24"/>
          <w:szCs w:val="24"/>
        </w:rPr>
        <w:t>Smoothed Particle Hydrodynamics (SPH) represents a mesh-less CFD technique</w:t>
      </w:r>
      <w:r>
        <w:rPr>
          <w:rFonts w:ascii="Times New Roman" w:hAnsi="Times New Roman"/>
          <w:sz w:val="24"/>
          <w:szCs w:val="24"/>
        </w:rPr>
        <w:t xml:space="preserve">, whose computational nodes are represented by numerical fluid particles. </w:t>
      </w:r>
    </w:p>
    <w:p w:rsidR="0037327E" w:rsidRPr="0037327E" w:rsidRDefault="0037327E" w:rsidP="0037327E">
      <w:pPr>
        <w:spacing w:after="0" w:line="240" w:lineRule="auto"/>
        <w:jc w:val="both"/>
        <w:rPr>
          <w:rFonts w:ascii="Times New Roman" w:hAnsi="Times New Roman"/>
          <w:sz w:val="24"/>
          <w:szCs w:val="24"/>
        </w:rPr>
      </w:pPr>
      <w:r>
        <w:rPr>
          <w:rFonts w:ascii="Times New Roman" w:hAnsi="Times New Roman"/>
          <w:sz w:val="24"/>
          <w:szCs w:val="24"/>
        </w:rPr>
        <w:t>In the</w:t>
      </w:r>
      <w:r w:rsidRPr="0037327E">
        <w:rPr>
          <w:rFonts w:ascii="Times New Roman" w:hAnsi="Times New Roman"/>
          <w:sz w:val="24"/>
          <w:szCs w:val="24"/>
        </w:rPr>
        <w:t xml:space="preserve"> </w:t>
      </w:r>
      <w:r>
        <w:rPr>
          <w:rFonts w:ascii="Times New Roman" w:hAnsi="Times New Roman"/>
          <w:sz w:val="24"/>
          <w:szCs w:val="24"/>
        </w:rPr>
        <w:t>continuum, the functions and derivative</w:t>
      </w:r>
      <w:r w:rsidR="00376EDF">
        <w:rPr>
          <w:rFonts w:ascii="Times New Roman" w:hAnsi="Times New Roman"/>
          <w:sz w:val="24"/>
          <w:szCs w:val="24"/>
        </w:rPr>
        <w:t>s</w:t>
      </w:r>
      <w:r>
        <w:rPr>
          <w:rFonts w:ascii="Times New Roman" w:hAnsi="Times New Roman"/>
          <w:sz w:val="24"/>
          <w:szCs w:val="24"/>
        </w:rPr>
        <w:t xml:space="preserve"> in the fluid dynamics balance equations </w:t>
      </w:r>
      <w:r w:rsidR="002743A8">
        <w:rPr>
          <w:rFonts w:ascii="Times New Roman" w:hAnsi="Times New Roman"/>
          <w:sz w:val="24"/>
          <w:szCs w:val="24"/>
        </w:rPr>
        <w:t>are approximated by convolution integrals, which are weighted by inter</w:t>
      </w:r>
      <w:r w:rsidR="00376EDF">
        <w:rPr>
          <w:rFonts w:ascii="Times New Roman" w:hAnsi="Times New Roman"/>
          <w:sz w:val="24"/>
          <w:szCs w:val="24"/>
        </w:rPr>
        <w:t>p</w:t>
      </w:r>
      <w:r w:rsidR="002743A8">
        <w:rPr>
          <w:rFonts w:ascii="Times New Roman" w:hAnsi="Times New Roman"/>
          <w:sz w:val="24"/>
          <w:szCs w:val="24"/>
        </w:rPr>
        <w:t xml:space="preserve">olating (or  smoothing functions), called kernel functions. </w:t>
      </w:r>
    </w:p>
    <w:p w:rsidR="0037327E" w:rsidRPr="002743A8" w:rsidRDefault="002743A8" w:rsidP="0037327E">
      <w:pPr>
        <w:spacing w:after="0" w:line="240" w:lineRule="auto"/>
        <w:jc w:val="both"/>
        <w:rPr>
          <w:rFonts w:ascii="Times New Roman" w:hAnsi="Times New Roman"/>
          <w:sz w:val="24"/>
          <w:szCs w:val="24"/>
        </w:rPr>
      </w:pPr>
      <w:r w:rsidRPr="002743A8">
        <w:rPr>
          <w:rFonts w:ascii="Times New Roman" w:hAnsi="Times New Roman"/>
          <w:sz w:val="24"/>
          <w:szCs w:val="24"/>
        </w:rPr>
        <w:t xml:space="preserve">The integral SPH approximation </w:t>
      </w:r>
      <w:r w:rsidR="0037327E" w:rsidRPr="002743A8">
        <w:rPr>
          <w:rFonts w:ascii="Times New Roman" w:hAnsi="Times New Roman"/>
          <w:sz w:val="24"/>
          <w:szCs w:val="24"/>
        </w:rPr>
        <w:t>(</w:t>
      </w:r>
      <w:r w:rsidR="0037327E" w:rsidRPr="003F4AE4">
        <w:rPr>
          <w:rFonts w:ascii="Times New Roman" w:hAnsi="Times New Roman"/>
          <w:i/>
          <w:sz w:val="24"/>
          <w:szCs w:val="24"/>
        </w:rPr>
        <w:t>&lt;&gt;</w:t>
      </w:r>
      <w:r w:rsidR="0037327E" w:rsidRPr="003F4AE4">
        <w:rPr>
          <w:rFonts w:ascii="Times New Roman" w:hAnsi="Times New Roman"/>
          <w:i/>
          <w:sz w:val="24"/>
          <w:szCs w:val="24"/>
          <w:vertAlign w:val="subscript"/>
        </w:rPr>
        <w:t>I</w:t>
      </w:r>
      <w:r w:rsidR="0037327E" w:rsidRPr="002743A8">
        <w:rPr>
          <w:rFonts w:ascii="Times New Roman" w:hAnsi="Times New Roman"/>
          <w:sz w:val="24"/>
          <w:szCs w:val="24"/>
        </w:rPr>
        <w:t xml:space="preserve">) </w:t>
      </w:r>
      <w:r w:rsidRPr="002743A8">
        <w:rPr>
          <w:rFonts w:ascii="Times New Roman" w:hAnsi="Times New Roman"/>
          <w:sz w:val="24"/>
          <w:szCs w:val="24"/>
        </w:rPr>
        <w:t>of a generic function (</w:t>
      </w:r>
      <w:r w:rsidRPr="003F4AE4">
        <w:rPr>
          <w:rFonts w:ascii="Times New Roman" w:hAnsi="Times New Roman"/>
          <w:i/>
          <w:sz w:val="24"/>
          <w:szCs w:val="24"/>
        </w:rPr>
        <w:t>f</w:t>
      </w:r>
      <w:r w:rsidRPr="002743A8">
        <w:rPr>
          <w:rFonts w:ascii="Times New Roman" w:hAnsi="Times New Roman"/>
          <w:sz w:val="24"/>
          <w:szCs w:val="24"/>
        </w:rPr>
        <w:t>) is def</w:t>
      </w:r>
      <w:r w:rsidR="00376EDF">
        <w:rPr>
          <w:rFonts w:ascii="Times New Roman" w:hAnsi="Times New Roman"/>
          <w:sz w:val="24"/>
          <w:szCs w:val="24"/>
        </w:rPr>
        <w:t>i</w:t>
      </w:r>
      <w:r w:rsidRPr="002743A8">
        <w:rPr>
          <w:rFonts w:ascii="Times New Roman" w:hAnsi="Times New Roman"/>
          <w:sz w:val="24"/>
          <w:szCs w:val="24"/>
        </w:rPr>
        <w:t>ned as</w:t>
      </w:r>
      <w:r w:rsidR="0037327E" w:rsidRPr="002743A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0F2337"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8.3pt;height:39.4pt" o:ole="">
                  <v:imagedata r:id="rId16" o:title=""/>
                </v:shape>
                <o:OLEObject Type="Embed" ProgID="Equation.3" ShapeID="_x0000_i1026" DrawAspect="Content" ObjectID="_1658221305" r:id="rId17"/>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3" w:name="_Ref38398939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3"/>
          </w:p>
        </w:tc>
      </w:tr>
    </w:tbl>
    <w:p w:rsidR="0037327E" w:rsidRPr="00276BBF" w:rsidRDefault="0037327E" w:rsidP="0037327E">
      <w:pPr>
        <w:spacing w:after="0" w:line="240" w:lineRule="auto"/>
        <w:jc w:val="both"/>
        <w:rPr>
          <w:rFonts w:ascii="Times New Roman" w:hAnsi="Times New Roman"/>
          <w:sz w:val="24"/>
          <w:szCs w:val="24"/>
        </w:rPr>
      </w:pPr>
    </w:p>
    <w:p w:rsidR="004260C5"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2743A8" w:rsidRPr="002743A8">
        <w:rPr>
          <w:rFonts w:ascii="Times New Roman" w:hAnsi="Times New Roman"/>
          <w:sz w:val="24"/>
          <w:szCs w:val="24"/>
        </w:rPr>
        <w:t>here</w:t>
      </w:r>
      <w:proofErr w:type="gramEnd"/>
      <w:r w:rsidR="002743A8" w:rsidRPr="002743A8">
        <w:rPr>
          <w:rFonts w:ascii="Times New Roman" w:hAnsi="Times New Roman"/>
          <w:sz w:val="24"/>
          <w:szCs w:val="24"/>
        </w:rPr>
        <w:t xml:space="preserve"> </w:t>
      </w:r>
      <w:r w:rsidR="0037327E" w:rsidRPr="003F4AE4">
        <w:rPr>
          <w:rFonts w:ascii="Times New Roman" w:hAnsi="Times New Roman"/>
          <w:i/>
          <w:sz w:val="24"/>
          <w:szCs w:val="24"/>
        </w:rPr>
        <w:t>W</w:t>
      </w:r>
      <w:r w:rsidR="0037327E" w:rsidRPr="002743A8">
        <w:rPr>
          <w:rFonts w:ascii="Times New Roman" w:hAnsi="Times New Roman"/>
          <w:sz w:val="24"/>
          <w:szCs w:val="24"/>
        </w:rPr>
        <w:t xml:space="preserve"> </w:t>
      </w:r>
      <w:r w:rsidR="002743A8" w:rsidRPr="002743A8">
        <w:rPr>
          <w:rFonts w:ascii="Times New Roman" w:hAnsi="Times New Roman"/>
          <w:sz w:val="24"/>
          <w:szCs w:val="24"/>
        </w:rPr>
        <w:t>is the kernel function</w:t>
      </w:r>
      <w:r w:rsidR="00F958D2">
        <w:rPr>
          <w:rFonts w:ascii="Times New Roman" w:hAnsi="Times New Roman"/>
          <w:sz w:val="24"/>
          <w:szCs w:val="24"/>
        </w:rPr>
        <w:t xml:space="preserve"> </w:t>
      </w:r>
      <w:r w:rsidR="00F958D2">
        <w:rPr>
          <w:rFonts w:ascii="Times New Roman" w:hAnsi="Times New Roman"/>
        </w:rPr>
        <w:t>([</w:t>
      </w:r>
      <w:r w:rsidR="00F958D2">
        <w:rPr>
          <w:rFonts w:ascii="Times New Roman" w:hAnsi="Times New Roman"/>
        </w:rPr>
        <w:fldChar w:fldCharType="begin"/>
      </w:r>
      <w:r w:rsidR="00F958D2">
        <w:rPr>
          <w:rFonts w:ascii="Times New Roman" w:hAnsi="Times New Roman"/>
        </w:rPr>
        <w:instrText xml:space="preserve"> REF _Ref341167858 \r \h </w:instrText>
      </w:r>
      <w:r w:rsidR="00F958D2">
        <w:rPr>
          <w:rFonts w:ascii="Times New Roman" w:hAnsi="Times New Roman"/>
        </w:rPr>
      </w:r>
      <w:r w:rsidR="00F958D2">
        <w:rPr>
          <w:rFonts w:ascii="Times New Roman" w:hAnsi="Times New Roman"/>
        </w:rPr>
        <w:fldChar w:fldCharType="separate"/>
      </w:r>
      <w:r w:rsidR="00A32296">
        <w:rPr>
          <w:rFonts w:ascii="Times New Roman" w:hAnsi="Times New Roman"/>
        </w:rPr>
        <w:t>10</w:t>
      </w:r>
      <w:r w:rsidR="00F958D2">
        <w:rPr>
          <w:rFonts w:ascii="Times New Roman" w:hAnsi="Times New Roman"/>
        </w:rPr>
        <w:fldChar w:fldCharType="end"/>
      </w:r>
      <w:r w:rsidR="00F958D2">
        <w:rPr>
          <w:rFonts w:ascii="Times New Roman" w:hAnsi="Times New Roman"/>
        </w:rPr>
        <w:t>])</w:t>
      </w:r>
      <w:r w:rsidR="002743A8" w:rsidRPr="002743A8">
        <w:rPr>
          <w:rFonts w:ascii="Times New Roman" w:hAnsi="Times New Roman"/>
          <w:sz w:val="24"/>
          <w:szCs w:val="24"/>
        </w:rPr>
        <w:t xml:space="preserve">, </w:t>
      </w:r>
      <w:r w:rsidR="0037327E" w:rsidRPr="003F4AE4">
        <w:rPr>
          <w:rFonts w:ascii="Times New Roman" w:hAnsi="Times New Roman"/>
          <w:i/>
          <w:sz w:val="24"/>
          <w:szCs w:val="24"/>
          <w:u w:val="single"/>
        </w:rPr>
        <w:t>x</w:t>
      </w:r>
      <w:r w:rsidR="0037327E" w:rsidRPr="003F4AE4">
        <w:rPr>
          <w:rFonts w:ascii="Times New Roman" w:hAnsi="Times New Roman"/>
          <w:i/>
          <w:sz w:val="24"/>
          <w:szCs w:val="24"/>
          <w:vertAlign w:val="subscript"/>
        </w:rPr>
        <w:t>0</w:t>
      </w:r>
      <w:r w:rsidR="0037327E" w:rsidRPr="002743A8">
        <w:rPr>
          <w:rFonts w:ascii="Times New Roman" w:hAnsi="Times New Roman"/>
          <w:sz w:val="24"/>
          <w:szCs w:val="24"/>
        </w:rPr>
        <w:t xml:space="preserve"> </w:t>
      </w:r>
      <w:r w:rsidR="002743A8" w:rsidRPr="002743A8">
        <w:rPr>
          <w:rFonts w:ascii="Times New Roman" w:hAnsi="Times New Roman"/>
          <w:sz w:val="24"/>
          <w:szCs w:val="24"/>
        </w:rPr>
        <w:t xml:space="preserve">the position of a generic computational point and </w:t>
      </w:r>
      <w:r w:rsidR="0037327E" w:rsidRPr="003F4AE4">
        <w:rPr>
          <w:rFonts w:ascii="Times New Roman" w:hAnsi="Times New Roman"/>
          <w:i/>
          <w:sz w:val="24"/>
          <w:szCs w:val="24"/>
        </w:rPr>
        <w:t>V</w:t>
      </w:r>
      <w:r w:rsidR="0037327E" w:rsidRPr="003F4AE4">
        <w:rPr>
          <w:rFonts w:ascii="Times New Roman" w:hAnsi="Times New Roman"/>
          <w:i/>
          <w:sz w:val="24"/>
          <w:szCs w:val="24"/>
          <w:vertAlign w:val="subscript"/>
        </w:rPr>
        <w:t>h</w:t>
      </w:r>
      <w:r w:rsidR="0037327E" w:rsidRPr="002743A8">
        <w:rPr>
          <w:rFonts w:ascii="Times New Roman" w:hAnsi="Times New Roman"/>
          <w:sz w:val="24"/>
          <w:szCs w:val="24"/>
        </w:rPr>
        <w:t xml:space="preserve"> </w:t>
      </w:r>
      <w:r w:rsidR="002743A8">
        <w:rPr>
          <w:rFonts w:ascii="Times New Roman" w:hAnsi="Times New Roman"/>
          <w:sz w:val="24"/>
          <w:szCs w:val="24"/>
        </w:rPr>
        <w:t>the integration volume</w:t>
      </w:r>
      <w:r w:rsidR="0037327E" w:rsidRPr="002743A8">
        <w:rPr>
          <w:rFonts w:ascii="Times New Roman" w:hAnsi="Times New Roman"/>
          <w:sz w:val="24"/>
          <w:szCs w:val="24"/>
        </w:rPr>
        <w:t xml:space="preserve">, </w:t>
      </w:r>
      <w:r w:rsidR="002743A8">
        <w:rPr>
          <w:rFonts w:ascii="Times New Roman" w:hAnsi="Times New Roman"/>
          <w:sz w:val="24"/>
          <w:szCs w:val="24"/>
        </w:rPr>
        <w:t>which is called kernel support</w:t>
      </w:r>
      <w:r w:rsidR="0037327E" w:rsidRPr="002743A8">
        <w:rPr>
          <w:rFonts w:ascii="Times New Roman" w:hAnsi="Times New Roman"/>
          <w:sz w:val="24"/>
          <w:szCs w:val="24"/>
        </w:rPr>
        <w:t xml:space="preserve">. </w:t>
      </w:r>
      <w:r w:rsidR="004260C5">
        <w:rPr>
          <w:rFonts w:ascii="Times New Roman" w:hAnsi="Times New Roman"/>
          <w:sz w:val="24"/>
          <w:szCs w:val="24"/>
        </w:rPr>
        <w:t>This is represented by a sphere of radius 2</w:t>
      </w:r>
      <w:r w:rsidR="004260C5" w:rsidRPr="003F4AE4">
        <w:rPr>
          <w:rFonts w:ascii="Times New Roman" w:hAnsi="Times New Roman"/>
          <w:i/>
          <w:sz w:val="24"/>
          <w:szCs w:val="24"/>
        </w:rPr>
        <w:t>h</w:t>
      </w:r>
      <w:r w:rsidR="004260C5">
        <w:rPr>
          <w:rFonts w:ascii="Times New Roman" w:hAnsi="Times New Roman"/>
          <w:sz w:val="24"/>
          <w:szCs w:val="24"/>
        </w:rPr>
        <w:t>, possibly truncated b</w:t>
      </w:r>
      <w:r>
        <w:rPr>
          <w:rFonts w:ascii="Times New Roman" w:hAnsi="Times New Roman"/>
          <w:sz w:val="24"/>
          <w:szCs w:val="24"/>
        </w:rPr>
        <w:t>y</w:t>
      </w:r>
      <w:r w:rsidR="004260C5">
        <w:rPr>
          <w:rFonts w:ascii="Times New Roman" w:hAnsi="Times New Roman"/>
          <w:sz w:val="24"/>
          <w:szCs w:val="24"/>
        </w:rPr>
        <w:t xml:space="preserve"> the frontiers of the fluid domain.</w:t>
      </w:r>
    </w:p>
    <w:p w:rsidR="0037327E" w:rsidRPr="00376EDF" w:rsidRDefault="00376EDF" w:rsidP="0037327E">
      <w:pPr>
        <w:spacing w:after="0" w:line="240" w:lineRule="auto"/>
        <w:jc w:val="both"/>
        <w:rPr>
          <w:rFonts w:ascii="Times New Roman" w:hAnsi="Times New Roman"/>
          <w:sz w:val="24"/>
          <w:szCs w:val="24"/>
        </w:rPr>
      </w:pPr>
      <w:r>
        <w:rPr>
          <w:rFonts w:ascii="Times New Roman" w:hAnsi="Times New Roman"/>
          <w:sz w:val="24"/>
          <w:szCs w:val="24"/>
        </w:rPr>
        <w:t>Any</w:t>
      </w:r>
      <w:r w:rsidR="004260C5">
        <w:rPr>
          <w:rFonts w:ascii="Times New Roman" w:hAnsi="Times New Roman"/>
          <w:sz w:val="24"/>
          <w:szCs w:val="24"/>
        </w:rPr>
        <w:t xml:space="preserve"> first </w:t>
      </w:r>
      <w:r>
        <w:rPr>
          <w:rFonts w:ascii="Times New Roman" w:hAnsi="Times New Roman"/>
          <w:sz w:val="24"/>
          <w:szCs w:val="24"/>
        </w:rPr>
        <w:t>d</w:t>
      </w:r>
      <w:r w:rsidR="004260C5">
        <w:rPr>
          <w:rFonts w:ascii="Times New Roman" w:hAnsi="Times New Roman"/>
          <w:sz w:val="24"/>
          <w:szCs w:val="24"/>
        </w:rPr>
        <w:t xml:space="preserve">erivative of a generic function, calculated along </w:t>
      </w:r>
      <w:r w:rsidR="004260C5" w:rsidRPr="003F4AE4">
        <w:rPr>
          <w:rFonts w:ascii="Times New Roman" w:hAnsi="Times New Roman"/>
          <w:i/>
          <w:sz w:val="24"/>
          <w:szCs w:val="24"/>
        </w:rPr>
        <w:t>i</w:t>
      </w:r>
      <w:r w:rsidR="004260C5">
        <w:rPr>
          <w:rFonts w:ascii="Times New Roman" w:hAnsi="Times New Roman"/>
          <w:sz w:val="24"/>
          <w:szCs w:val="24"/>
        </w:rPr>
        <w:t>-axis</w:t>
      </w:r>
      <w:r w:rsidR="006B0406">
        <w:rPr>
          <w:rFonts w:ascii="Times New Roman" w:hAnsi="Times New Roman"/>
          <w:sz w:val="24"/>
          <w:szCs w:val="24"/>
        </w:rPr>
        <w:t xml:space="preserve">, can be computed as in </w:t>
      </w:r>
      <w:r w:rsidR="0037327E" w:rsidRPr="00276BBF">
        <w:rPr>
          <w:rFonts w:ascii="Times New Roman" w:hAnsi="Times New Roman"/>
          <w:sz w:val="24"/>
          <w:szCs w:val="24"/>
        </w:rPr>
        <w:fldChar w:fldCharType="begin"/>
      </w:r>
      <w:r w:rsidR="0037327E" w:rsidRPr="006B0406">
        <w:rPr>
          <w:rFonts w:ascii="Times New Roman" w:hAnsi="Times New Roman"/>
          <w:sz w:val="24"/>
          <w:szCs w:val="24"/>
        </w:rPr>
        <w:instrText xml:space="preserve"> REF _Ref383989395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A32296" w:rsidRPr="00A32296">
        <w:rPr>
          <w:rFonts w:ascii="Times New Roman" w:hAnsi="Times New Roman"/>
          <w:sz w:val="24"/>
          <w:szCs w:val="24"/>
        </w:rPr>
        <w:t>(6.1)</w:t>
      </w:r>
      <w:r w:rsidR="0037327E" w:rsidRPr="00276BBF">
        <w:rPr>
          <w:rFonts w:ascii="Times New Roman" w:hAnsi="Times New Roman"/>
          <w:sz w:val="24"/>
          <w:szCs w:val="24"/>
        </w:rPr>
        <w:fldChar w:fldCharType="end"/>
      </w:r>
      <w:r w:rsidR="0037327E" w:rsidRPr="006B0406">
        <w:rPr>
          <w:rFonts w:ascii="Times New Roman" w:hAnsi="Times New Roman"/>
          <w:sz w:val="24"/>
          <w:szCs w:val="24"/>
        </w:rPr>
        <w:t xml:space="preserve">, </w:t>
      </w:r>
      <w:r w:rsidR="006B0406" w:rsidRPr="006B0406">
        <w:rPr>
          <w:rFonts w:ascii="Times New Roman" w:hAnsi="Times New Roman"/>
          <w:sz w:val="24"/>
          <w:szCs w:val="24"/>
        </w:rPr>
        <w:t xml:space="preserve">after replacing </w:t>
      </w:r>
      <w:r w:rsidR="0037327E" w:rsidRPr="006B0406">
        <w:rPr>
          <w:rFonts w:ascii="Times New Roman" w:hAnsi="Times New Roman"/>
          <w:sz w:val="24"/>
          <w:szCs w:val="24"/>
        </w:rPr>
        <w:t xml:space="preserve">f </w:t>
      </w:r>
      <w:r w:rsidR="006B0406">
        <w:rPr>
          <w:rFonts w:ascii="Times New Roman" w:hAnsi="Times New Roman"/>
          <w:sz w:val="24"/>
          <w:szCs w:val="24"/>
        </w:rPr>
        <w:t>with the target</w:t>
      </w:r>
      <w:r>
        <w:rPr>
          <w:rFonts w:ascii="Times New Roman" w:hAnsi="Times New Roman"/>
          <w:sz w:val="24"/>
          <w:szCs w:val="24"/>
        </w:rPr>
        <w:t>ed</w:t>
      </w:r>
      <w:r w:rsidR="006B0406">
        <w:rPr>
          <w:rFonts w:ascii="Times New Roman" w:hAnsi="Times New Roman"/>
          <w:sz w:val="24"/>
          <w:szCs w:val="24"/>
        </w:rPr>
        <w:t xml:space="preserve"> derivative</w:t>
      </w:r>
      <w:r w:rsidR="0037327E" w:rsidRPr="006B0406">
        <w:rPr>
          <w:rFonts w:ascii="Times New Roman" w:hAnsi="Times New Roman"/>
          <w:sz w:val="24"/>
          <w:szCs w:val="24"/>
        </w:rPr>
        <w:t xml:space="preserve">. </w:t>
      </w:r>
      <w:r w:rsidR="006B0406">
        <w:rPr>
          <w:rFonts w:ascii="Times New Roman" w:hAnsi="Times New Roman"/>
          <w:sz w:val="24"/>
          <w:szCs w:val="24"/>
        </w:rPr>
        <w:t>After integration by parts, one obtains</w:t>
      </w:r>
      <w:r w:rsidR="0037327E" w:rsidRPr="00376ED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3620" w:dyaOrig="859">
                <v:shape id="_x0000_i1027" type="#_x0000_t75" style="width:180.8pt;height:44.65pt" o:ole="">
                  <v:imagedata r:id="rId18" o:title=""/>
                </v:shape>
                <o:OLEObject Type="Embed" ProgID="Equation.3" ShapeID="_x0000_i1027" DrawAspect="Content" ObjectID="_1658221306" r:id="rId19"/>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4" w:name="_Ref38405630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4"/>
          </w:p>
        </w:tc>
      </w:tr>
    </w:tbl>
    <w:p w:rsidR="0037327E" w:rsidRPr="00276BBF" w:rsidRDefault="0037327E" w:rsidP="0037327E">
      <w:pPr>
        <w:spacing w:after="0" w:line="240" w:lineRule="auto"/>
        <w:jc w:val="both"/>
        <w:rPr>
          <w:rFonts w:ascii="Times New Roman" w:hAnsi="Times New Roman"/>
          <w:sz w:val="24"/>
          <w:szCs w:val="24"/>
        </w:rPr>
      </w:pPr>
    </w:p>
    <w:p w:rsidR="0037327E" w:rsidRPr="006B0406" w:rsidRDefault="006B0406" w:rsidP="0037327E">
      <w:pPr>
        <w:spacing w:after="0" w:line="240" w:lineRule="auto"/>
        <w:jc w:val="both"/>
        <w:rPr>
          <w:rFonts w:ascii="Times New Roman" w:hAnsi="Times New Roman"/>
          <w:sz w:val="24"/>
          <w:szCs w:val="24"/>
        </w:rPr>
      </w:pPr>
      <w:r w:rsidRPr="006B0406">
        <w:rPr>
          <w:rFonts w:ascii="Times New Roman" w:hAnsi="Times New Roman"/>
          <w:sz w:val="24"/>
          <w:szCs w:val="24"/>
        </w:rPr>
        <w:t xml:space="preserve">The integration also involves the surface </w:t>
      </w:r>
      <w:r w:rsidRPr="003F4AE4">
        <w:rPr>
          <w:rFonts w:ascii="Times New Roman" w:hAnsi="Times New Roman"/>
          <w:i/>
          <w:sz w:val="24"/>
          <w:szCs w:val="24"/>
        </w:rPr>
        <w:t>A</w:t>
      </w:r>
      <w:r w:rsidRPr="003F4AE4">
        <w:rPr>
          <w:rFonts w:ascii="Times New Roman" w:hAnsi="Times New Roman"/>
          <w:i/>
          <w:sz w:val="24"/>
          <w:szCs w:val="24"/>
          <w:vertAlign w:val="subscript"/>
        </w:rPr>
        <w:t>h</w:t>
      </w:r>
      <w:r w:rsidRPr="006B0406">
        <w:rPr>
          <w:rFonts w:ascii="Times New Roman" w:hAnsi="Times New Roman"/>
          <w:sz w:val="24"/>
          <w:szCs w:val="24"/>
        </w:rPr>
        <w:t xml:space="preserve"> </w:t>
      </w:r>
      <w:r>
        <w:rPr>
          <w:rFonts w:ascii="Times New Roman" w:hAnsi="Times New Roman"/>
          <w:sz w:val="24"/>
          <w:szCs w:val="24"/>
        </w:rPr>
        <w:t>of the kernel support</w:t>
      </w:r>
      <w:r w:rsidR="0037327E" w:rsidRPr="006B0406">
        <w:rPr>
          <w:rFonts w:ascii="Times New Roman" w:hAnsi="Times New Roman"/>
          <w:sz w:val="24"/>
          <w:szCs w:val="24"/>
        </w:rPr>
        <w:t xml:space="preserve">. </w:t>
      </w:r>
      <w:r w:rsidRPr="006B0406">
        <w:rPr>
          <w:rFonts w:ascii="Times New Roman" w:hAnsi="Times New Roman"/>
          <w:sz w:val="24"/>
          <w:szCs w:val="24"/>
        </w:rPr>
        <w:t>The associated surface integral is non-zero in case of a truncated kernel support</w:t>
      </w:r>
      <w:r w:rsidR="0037327E" w:rsidRPr="006B0406">
        <w:rPr>
          <w:rFonts w:ascii="Times New Roman" w:hAnsi="Times New Roman"/>
          <w:sz w:val="24"/>
          <w:szCs w:val="24"/>
        </w:rPr>
        <w:t>.</w:t>
      </w:r>
      <w:r>
        <w:rPr>
          <w:rFonts w:ascii="Times New Roman" w:hAnsi="Times New Roman"/>
          <w:sz w:val="24"/>
          <w:szCs w:val="24"/>
        </w:rPr>
        <w:t xml:space="preserve"> The representation of this term noticeably </w:t>
      </w:r>
      <w:r w:rsidR="00376EDF">
        <w:rPr>
          <w:rFonts w:ascii="Times New Roman" w:hAnsi="Times New Roman"/>
          <w:sz w:val="24"/>
          <w:szCs w:val="24"/>
        </w:rPr>
        <w:t>differentiates</w:t>
      </w:r>
      <w:r>
        <w:rPr>
          <w:rFonts w:ascii="Times New Roman" w:hAnsi="Times New Roman"/>
          <w:sz w:val="24"/>
          <w:szCs w:val="24"/>
        </w:rPr>
        <w:t xml:space="preserve"> SPH codes </w:t>
      </w:r>
      <w:r w:rsidR="0037327E" w:rsidRPr="006B0406">
        <w:rPr>
          <w:rFonts w:ascii="Times New Roman" w:hAnsi="Times New Roman"/>
          <w:sz w:val="24"/>
          <w:szCs w:val="24"/>
        </w:rPr>
        <w:t>(Adami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_Ref355092535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w:t>
      </w:r>
      <w:r w:rsidR="0037327E" w:rsidRPr="006B0406">
        <w:rPr>
          <w:rFonts w:ascii="Times New Roman" w:hAnsi="Times New Roman"/>
          <w:sz w:val="24"/>
          <w:szCs w:val="24"/>
        </w:rPr>
        <w:t xml:space="preserve"> Hashemi et al.</w:t>
      </w:r>
      <w:r>
        <w:rPr>
          <w:rFonts w:ascii="Times New Roman" w:hAnsi="Times New Roman"/>
          <w:sz w:val="24"/>
          <w:szCs w:val="24"/>
        </w:rPr>
        <w:t>,</w:t>
      </w:r>
      <w:r w:rsidR="0037327E" w:rsidRPr="006B0406">
        <w:rPr>
          <w:rFonts w:ascii="Times New Roman" w:hAnsi="Times New Roman"/>
          <w:sz w:val="24"/>
          <w:szCs w:val="24"/>
        </w:rPr>
        <w:t xml:space="preserve"> 2012,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_Ref341106958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83</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Macia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_Ref448249600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121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Mayrhofer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_Ref392147289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Ferrand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Amicarelli et al.</w:t>
      </w:r>
      <w:r>
        <w:rPr>
          <w:rFonts w:ascii="Times New Roman" w:hAnsi="Times New Roman"/>
          <w:sz w:val="24"/>
          <w:szCs w:val="24"/>
        </w:rPr>
        <w:t>,</w:t>
      </w:r>
      <w:r w:rsidR="0037327E" w:rsidRPr="006B0406">
        <w:rPr>
          <w:rFonts w:ascii="Times New Roman" w:hAnsi="Times New Roman"/>
          <w:sz w:val="24"/>
          <w:szCs w:val="24"/>
        </w:rPr>
        <w:t xml:space="preserve"> 2013</w:t>
      </w:r>
      <w:r>
        <w:rPr>
          <w:rFonts w:ascii="Times New Roman" w:hAnsi="Times New Roman"/>
          <w:sz w:val="24"/>
          <w:szCs w:val="24"/>
        </w:rPr>
        <w:t>, [</w:t>
      </w:r>
      <w:r w:rsidR="003D4BF2">
        <w:rPr>
          <w:rFonts w:ascii="Times New Roman" w:hAnsi="Times New Roman"/>
          <w:sz w:val="24"/>
          <w:szCs w:val="24"/>
        </w:rPr>
        <w:fldChar w:fldCharType="begin"/>
      </w:r>
      <w:r w:rsidR="003D4BF2">
        <w:rPr>
          <w:rFonts w:ascii="Times New Roman" w:hAnsi="Times New Roman"/>
          <w:sz w:val="24"/>
          <w:szCs w:val="24"/>
        </w:rPr>
        <w:instrText xml:space="preserve"> REF _Ref447811096 \r \h </w:instrText>
      </w:r>
      <w:r w:rsidR="003D4BF2">
        <w:rPr>
          <w:rFonts w:ascii="Times New Roman" w:hAnsi="Times New Roman"/>
          <w:sz w:val="24"/>
          <w:szCs w:val="24"/>
        </w:rPr>
      </w:r>
      <w:r w:rsidR="003D4BF2">
        <w:rPr>
          <w:rFonts w:ascii="Times New Roman" w:hAnsi="Times New Roman"/>
          <w:sz w:val="24"/>
          <w:szCs w:val="24"/>
        </w:rPr>
        <w:fldChar w:fldCharType="separate"/>
      </w:r>
      <w:r w:rsidR="00A32296">
        <w:rPr>
          <w:rFonts w:ascii="Times New Roman" w:hAnsi="Times New Roman"/>
          <w:sz w:val="24"/>
          <w:szCs w:val="24"/>
        </w:rPr>
        <w:t>6</w:t>
      </w:r>
      <w:r w:rsidR="003D4BF2">
        <w:rPr>
          <w:rFonts w:ascii="Times New Roman" w:hAnsi="Times New Roman"/>
          <w:sz w:val="24"/>
          <w:szCs w:val="24"/>
        </w:rPr>
        <w:fldChar w:fldCharType="end"/>
      </w:r>
      <w:r w:rsidR="003D4BF2">
        <w:rPr>
          <w:rFonts w:ascii="Times New Roman" w:hAnsi="Times New Roman"/>
          <w:sz w:val="24"/>
          <w:szCs w:val="24"/>
        </w:rPr>
        <w:t>]</w:t>
      </w:r>
      <w:r w:rsidR="0037327E" w:rsidRPr="006B0406">
        <w:rPr>
          <w:rFonts w:ascii="Times New Roman" w:hAnsi="Times New Roman"/>
          <w:sz w:val="24"/>
          <w:szCs w:val="24"/>
        </w:rPr>
        <w:t>).</w:t>
      </w:r>
    </w:p>
    <w:p w:rsidR="0037327E" w:rsidRPr="003D4BF2" w:rsidRDefault="003D4BF2" w:rsidP="0037327E">
      <w:pPr>
        <w:spacing w:after="0" w:line="240" w:lineRule="auto"/>
        <w:jc w:val="both"/>
        <w:rPr>
          <w:rFonts w:ascii="Times New Roman" w:hAnsi="Times New Roman"/>
          <w:sz w:val="24"/>
          <w:szCs w:val="24"/>
        </w:rPr>
      </w:pPr>
      <w:r w:rsidRPr="003D4BF2">
        <w:rPr>
          <w:rFonts w:ascii="Times New Roman" w:hAnsi="Times New Roman"/>
          <w:sz w:val="24"/>
          <w:szCs w:val="24"/>
        </w:rPr>
        <w:t>Far from boundaries, the SPH p</w:t>
      </w:r>
      <w:r w:rsidR="00376EDF">
        <w:rPr>
          <w:rFonts w:ascii="Times New Roman" w:hAnsi="Times New Roman"/>
          <w:sz w:val="24"/>
          <w:szCs w:val="24"/>
        </w:rPr>
        <w:t>a</w:t>
      </w:r>
      <w:r w:rsidRPr="003D4BF2">
        <w:rPr>
          <w:rFonts w:ascii="Times New Roman" w:hAnsi="Times New Roman"/>
          <w:sz w:val="24"/>
          <w:szCs w:val="24"/>
        </w:rPr>
        <w:t xml:space="preserve">rticle approximation of </w:t>
      </w:r>
      <w:r w:rsidR="0037327E" w:rsidRPr="00276BBF">
        <w:rPr>
          <w:rFonts w:ascii="Times New Roman" w:hAnsi="Times New Roman"/>
          <w:sz w:val="24"/>
          <w:szCs w:val="24"/>
        </w:rPr>
        <w:fldChar w:fldCharType="begin"/>
      </w:r>
      <w:r w:rsidR="0037327E" w:rsidRPr="003D4BF2">
        <w:rPr>
          <w:rFonts w:ascii="Times New Roman" w:hAnsi="Times New Roman"/>
          <w:sz w:val="24"/>
          <w:szCs w:val="24"/>
        </w:rPr>
        <w:instrText xml:space="preserve"> REF _Ref384056304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A32296" w:rsidRPr="00A32296">
        <w:rPr>
          <w:rFonts w:ascii="Times New Roman" w:hAnsi="Times New Roman"/>
          <w:sz w:val="24"/>
          <w:szCs w:val="24"/>
        </w:rPr>
        <w:t>(6.2)</w:t>
      </w:r>
      <w:r w:rsidR="0037327E" w:rsidRPr="00276BBF">
        <w:rPr>
          <w:rFonts w:ascii="Times New Roman" w:hAnsi="Times New Roman"/>
          <w:sz w:val="24"/>
          <w:szCs w:val="24"/>
        </w:rPr>
        <w:fldChar w:fldCharType="end"/>
      </w:r>
      <w:r w:rsidR="0037327E" w:rsidRPr="003D4BF2">
        <w:rPr>
          <w:rFonts w:ascii="Times New Roman" w:hAnsi="Times New Roman"/>
          <w:sz w:val="24"/>
          <w:szCs w:val="24"/>
        </w:rPr>
        <w:t xml:space="preserve"> </w:t>
      </w:r>
      <w:r w:rsidRPr="003D4BF2">
        <w:rPr>
          <w:rFonts w:ascii="Times New Roman" w:hAnsi="Times New Roman"/>
          <w:sz w:val="24"/>
          <w:szCs w:val="24"/>
        </w:rPr>
        <w:t>reads</w:t>
      </w:r>
      <w:r w:rsidR="0037327E" w:rsidRPr="003D4BF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2480" w:dyaOrig="840">
                <v:shape id="_x0000_i1028" type="#_x0000_t75" style="width:124.05pt;height:45.2pt" o:ole="">
                  <v:imagedata r:id="rId20" o:title=""/>
                </v:shape>
                <o:OLEObject Type="Embed" ProgID="Equation.3" ShapeID="_x0000_i1028" DrawAspect="Content" ObjectID="_1658221307" r:id="rId21"/>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5" w:name="_Ref44824995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5"/>
          </w:p>
        </w:tc>
      </w:tr>
    </w:tbl>
    <w:p w:rsidR="0037327E" w:rsidRPr="00276BBF" w:rsidRDefault="0037327E" w:rsidP="0037327E">
      <w:pPr>
        <w:spacing w:after="0" w:line="240" w:lineRule="auto"/>
        <w:jc w:val="both"/>
        <w:rPr>
          <w:rFonts w:ascii="Times New Roman" w:hAnsi="Times New Roman"/>
          <w:sz w:val="24"/>
          <w:szCs w:val="24"/>
        </w:rPr>
      </w:pPr>
    </w:p>
    <w:p w:rsidR="003D4BF2" w:rsidRPr="003D4BF2"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3D4BF2" w:rsidRPr="000D5385">
        <w:rPr>
          <w:rFonts w:ascii="Times New Roman" w:hAnsi="Times New Roman"/>
          <w:sz w:val="24"/>
          <w:szCs w:val="24"/>
        </w:rPr>
        <w:t>here</w:t>
      </w:r>
      <w:proofErr w:type="gramEnd"/>
      <w:r w:rsidR="003D4BF2" w:rsidRPr="000D5385">
        <w:rPr>
          <w:rFonts w:ascii="Times New Roman" w:hAnsi="Times New Roman"/>
          <w:sz w:val="24"/>
          <w:szCs w:val="24"/>
        </w:rPr>
        <w:t xml:space="preserve"> a summation on particle volumes </w:t>
      </w:r>
      <w:r w:rsidR="0037327E" w:rsidRPr="000D5385">
        <w:rPr>
          <w:rFonts w:ascii="Times New Roman" w:hAnsi="Times New Roman"/>
          <w:sz w:val="24"/>
          <w:szCs w:val="24"/>
        </w:rPr>
        <w:t>(</w:t>
      </w:r>
      <w:r w:rsidR="0037327E" w:rsidRPr="003F4AE4">
        <w:rPr>
          <w:rFonts w:ascii="Symbol" w:hAnsi="Symbol"/>
          <w:i/>
          <w:sz w:val="24"/>
          <w:szCs w:val="24"/>
        </w:rPr>
        <w:t></w:t>
      </w:r>
      <w:r w:rsidR="000D5385">
        <w:rPr>
          <w:rFonts w:ascii="Symbol" w:hAnsi="Symbol"/>
          <w:sz w:val="24"/>
          <w:szCs w:val="24"/>
        </w:rPr>
        <w:t></w:t>
      </w:r>
      <w:r w:rsidR="000D5385">
        <w:rPr>
          <w:rFonts w:ascii="Symbol" w:hAnsi="Symbol"/>
          <w:sz w:val="24"/>
          <w:szCs w:val="24"/>
        </w:rPr>
        <w:t></w:t>
      </w:r>
      <w:r w:rsidR="003D4BF2" w:rsidRPr="000D5385">
        <w:rPr>
          <w:rFonts w:ascii="Times New Roman" w:hAnsi="Times New Roman"/>
          <w:sz w:val="24"/>
          <w:szCs w:val="24"/>
        </w:rPr>
        <w:t>replaces the volume integral</w:t>
      </w:r>
      <w:r w:rsidR="0037327E" w:rsidRPr="000D5385">
        <w:rPr>
          <w:rFonts w:ascii="Times New Roman" w:hAnsi="Times New Roman"/>
          <w:sz w:val="24"/>
          <w:szCs w:val="24"/>
        </w:rPr>
        <w:t xml:space="preserve">. </w:t>
      </w:r>
      <w:r w:rsidR="003D4BF2" w:rsidRPr="003D4BF2">
        <w:rPr>
          <w:rFonts w:ascii="Times New Roman" w:hAnsi="Times New Roman"/>
          <w:sz w:val="24"/>
          <w:szCs w:val="24"/>
        </w:rPr>
        <w:t xml:space="preserve">The subscripts </w:t>
      </w:r>
      <w:r w:rsidR="0037327E" w:rsidRPr="003D4BF2">
        <w:rPr>
          <w:rFonts w:ascii="Times New Roman" w:hAnsi="Times New Roman"/>
          <w:sz w:val="24"/>
          <w:szCs w:val="24"/>
        </w:rPr>
        <w:t>“</w:t>
      </w:r>
      <w:r w:rsidR="0037327E" w:rsidRPr="003F4AE4">
        <w:rPr>
          <w:rFonts w:ascii="Times New Roman" w:hAnsi="Times New Roman"/>
          <w:i/>
          <w:sz w:val="24"/>
          <w:szCs w:val="24"/>
          <w:vertAlign w:val="subscript"/>
        </w:rPr>
        <w:t>0</w:t>
      </w:r>
      <w:r w:rsidR="0037327E" w:rsidRPr="003D4BF2">
        <w:rPr>
          <w:rFonts w:ascii="Times New Roman" w:hAnsi="Times New Roman"/>
          <w:sz w:val="24"/>
          <w:szCs w:val="24"/>
        </w:rPr>
        <w:t xml:space="preserve">” </w:t>
      </w:r>
      <w:r w:rsidR="003D4BF2" w:rsidRPr="003D4BF2">
        <w:rPr>
          <w:rFonts w:ascii="Times New Roman" w:hAnsi="Times New Roman"/>
          <w:sz w:val="24"/>
          <w:szCs w:val="24"/>
        </w:rPr>
        <w:t>and</w:t>
      </w:r>
      <w:r w:rsidR="0037327E" w:rsidRPr="003D4BF2">
        <w:rPr>
          <w:rFonts w:ascii="Times New Roman" w:hAnsi="Times New Roman"/>
          <w:sz w:val="24"/>
          <w:szCs w:val="24"/>
        </w:rPr>
        <w:t xml:space="preserve"> “</w:t>
      </w:r>
      <w:r w:rsidR="0037327E" w:rsidRPr="003F4AE4">
        <w:rPr>
          <w:rFonts w:ascii="Times New Roman" w:hAnsi="Times New Roman"/>
          <w:i/>
          <w:sz w:val="24"/>
          <w:szCs w:val="24"/>
          <w:vertAlign w:val="subscript"/>
        </w:rPr>
        <w:t>b</w:t>
      </w:r>
      <w:r w:rsidR="0037327E" w:rsidRPr="003D4BF2">
        <w:rPr>
          <w:rFonts w:ascii="Times New Roman" w:hAnsi="Times New Roman"/>
          <w:sz w:val="24"/>
          <w:szCs w:val="24"/>
        </w:rPr>
        <w:t xml:space="preserve">” </w:t>
      </w:r>
      <w:r w:rsidR="003D4BF2" w:rsidRPr="003D4BF2">
        <w:rPr>
          <w:rFonts w:ascii="Times New Roman" w:hAnsi="Times New Roman"/>
          <w:sz w:val="24"/>
          <w:szCs w:val="24"/>
        </w:rPr>
        <w:t xml:space="preserve">refer to the computational particle and its </w:t>
      </w:r>
      <w:r w:rsidR="003D4BF2">
        <w:rPr>
          <w:rFonts w:ascii="Times New Roman" w:hAnsi="Times New Roman"/>
          <w:sz w:val="24"/>
          <w:szCs w:val="24"/>
        </w:rPr>
        <w:t>“</w:t>
      </w:r>
      <w:r w:rsidR="003D4BF2" w:rsidRPr="003D4BF2">
        <w:rPr>
          <w:rFonts w:ascii="Times New Roman" w:hAnsi="Times New Roman"/>
          <w:sz w:val="24"/>
          <w:szCs w:val="24"/>
        </w:rPr>
        <w:t>neighbouring particles</w:t>
      </w:r>
      <w:r w:rsidR="003D4BF2">
        <w:rPr>
          <w:rFonts w:ascii="Times New Roman" w:hAnsi="Times New Roman"/>
          <w:sz w:val="24"/>
          <w:szCs w:val="24"/>
        </w:rPr>
        <w:t>”</w:t>
      </w:r>
      <w:r w:rsidR="003D4BF2" w:rsidRPr="003D4BF2">
        <w:rPr>
          <w:rFonts w:ascii="Times New Roman" w:hAnsi="Times New Roman"/>
          <w:sz w:val="24"/>
          <w:szCs w:val="24"/>
        </w:rPr>
        <w:t xml:space="preserve"> (</w:t>
      </w:r>
      <w:r w:rsidR="003D4BF2">
        <w:rPr>
          <w:rFonts w:ascii="Times New Roman" w:hAnsi="Times New Roman"/>
          <w:sz w:val="24"/>
          <w:szCs w:val="24"/>
        </w:rPr>
        <w:t>fluid particles within the kernel support of the computational particle), respectively.</w:t>
      </w:r>
    </w:p>
    <w:p w:rsidR="003D4BF2" w:rsidRDefault="003D4BF2" w:rsidP="0037327E">
      <w:pPr>
        <w:spacing w:after="0" w:line="240" w:lineRule="auto"/>
        <w:jc w:val="both"/>
        <w:rPr>
          <w:rFonts w:ascii="Times New Roman" w:hAnsi="Times New Roman"/>
          <w:sz w:val="24"/>
          <w:szCs w:val="24"/>
        </w:rPr>
      </w:pPr>
      <w:r>
        <w:rPr>
          <w:rFonts w:ascii="Times New Roman" w:hAnsi="Times New Roman"/>
          <w:sz w:val="24"/>
          <w:szCs w:val="24"/>
        </w:rPr>
        <w:t xml:space="preserve">Usually, the approximation </w:t>
      </w:r>
      <w:r w:rsidRPr="003D4BF2">
        <w:rPr>
          <w:rFonts w:ascii="Times New Roman" w:hAnsi="Times New Roman"/>
          <w:sz w:val="24"/>
          <w:szCs w:val="24"/>
        </w:rPr>
        <w:fldChar w:fldCharType="begin"/>
      </w:r>
      <w:r w:rsidRPr="003D4BF2">
        <w:rPr>
          <w:rFonts w:ascii="Times New Roman" w:hAnsi="Times New Roman"/>
          <w:sz w:val="24"/>
          <w:szCs w:val="24"/>
        </w:rPr>
        <w:instrText xml:space="preserve"> REF _Ref448249954 \h  \* MERGEFORMAT </w:instrText>
      </w:r>
      <w:r w:rsidRPr="003D4BF2">
        <w:rPr>
          <w:rFonts w:ascii="Times New Roman" w:hAnsi="Times New Roman"/>
          <w:sz w:val="24"/>
          <w:szCs w:val="24"/>
        </w:rPr>
      </w:r>
      <w:r w:rsidRPr="003D4BF2">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6.3</w:t>
      </w:r>
      <w:r w:rsidR="00A32296" w:rsidRPr="00A32296">
        <w:rPr>
          <w:rFonts w:ascii="Times New Roman" w:eastAsia="Times New Roman" w:hAnsi="Times New Roman"/>
          <w:bCs/>
          <w:sz w:val="24"/>
          <w:szCs w:val="24"/>
          <w:lang w:eastAsia="it-IT"/>
        </w:rPr>
        <w:t>)</w:t>
      </w:r>
      <w:r w:rsidRPr="003D4BF2">
        <w:rPr>
          <w:rFonts w:ascii="Times New Roman" w:hAnsi="Times New Roman"/>
          <w:sz w:val="24"/>
          <w:szCs w:val="24"/>
        </w:rPr>
        <w:fldChar w:fldCharType="end"/>
      </w:r>
      <w:r w:rsidR="000D5385">
        <w:rPr>
          <w:rFonts w:ascii="Times New Roman" w:hAnsi="Times New Roman"/>
          <w:sz w:val="24"/>
          <w:szCs w:val="24"/>
        </w:rPr>
        <w:t xml:space="preserve"> is </w:t>
      </w:r>
      <w:r w:rsidR="00E15061">
        <w:rPr>
          <w:rFonts w:ascii="Times New Roman" w:hAnsi="Times New Roman"/>
          <w:sz w:val="24"/>
          <w:szCs w:val="24"/>
        </w:rPr>
        <w:t xml:space="preserve">replaced by more complicated and accurate formulas. Further, the SPH technique can also approximate a </w:t>
      </w:r>
      <w:r>
        <w:rPr>
          <w:rFonts w:ascii="Times New Roman" w:hAnsi="Times New Roman"/>
          <w:sz w:val="24"/>
          <w:szCs w:val="24"/>
        </w:rPr>
        <w:t>generic n-th derivative</w:t>
      </w:r>
      <w:r w:rsidR="00E15061">
        <w:rPr>
          <w:rFonts w:ascii="Times New Roman" w:hAnsi="Times New Roman"/>
          <w:sz w:val="24"/>
          <w:szCs w:val="24"/>
        </w:rPr>
        <w:t xml:space="preserve">, following the same approach </w:t>
      </w:r>
      <w:r w:rsidR="00376EDF">
        <w:rPr>
          <w:rFonts w:ascii="Times New Roman" w:hAnsi="Times New Roman"/>
          <w:sz w:val="24"/>
          <w:szCs w:val="24"/>
        </w:rPr>
        <w:t xml:space="preserve">of </w:t>
      </w:r>
      <w:r w:rsidR="00E15061">
        <w:rPr>
          <w:rFonts w:ascii="Times New Roman" w:hAnsi="Times New Roman"/>
          <w:sz w:val="24"/>
          <w:szCs w:val="24"/>
        </w:rPr>
        <w:t>the cited equation</w:t>
      </w:r>
      <w:r>
        <w:rPr>
          <w:rFonts w:ascii="Times New Roman" w:hAnsi="Times New Roman"/>
          <w:sz w:val="24"/>
          <w:szCs w:val="24"/>
        </w:rPr>
        <w:t>.</w:t>
      </w:r>
    </w:p>
    <w:p w:rsidR="00E15061"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SPH approximations can </w:t>
      </w:r>
      <w:r w:rsidR="00376EDF">
        <w:rPr>
          <w:rFonts w:ascii="Times New Roman" w:hAnsi="Times New Roman"/>
          <w:sz w:val="24"/>
          <w:szCs w:val="24"/>
        </w:rPr>
        <w:t xml:space="preserve">discretize </w:t>
      </w:r>
      <w:r w:rsidRPr="00E15061">
        <w:rPr>
          <w:rFonts w:ascii="Times New Roman" w:hAnsi="Times New Roman"/>
          <w:sz w:val="24"/>
          <w:szCs w:val="24"/>
        </w:rPr>
        <w:t xml:space="preserve">the functions and </w:t>
      </w:r>
      <w:r w:rsidR="00376EDF">
        <w:rPr>
          <w:rFonts w:ascii="Times New Roman" w:hAnsi="Times New Roman"/>
          <w:sz w:val="24"/>
          <w:szCs w:val="24"/>
        </w:rPr>
        <w:t>d</w:t>
      </w:r>
      <w:r w:rsidRPr="00E15061">
        <w:rPr>
          <w:rFonts w:ascii="Times New Roman" w:hAnsi="Times New Roman"/>
          <w:sz w:val="24"/>
          <w:szCs w:val="24"/>
        </w:rPr>
        <w:t xml:space="preserve">erivatives in the fluid dynamics balance equations </w:t>
      </w:r>
      <w:r>
        <w:rPr>
          <w:rFonts w:ascii="Times New Roman" w:hAnsi="Times New Roman"/>
          <w:sz w:val="24"/>
          <w:szCs w:val="24"/>
        </w:rPr>
        <w:t>by means of a particle Lagrangian mesh-less technique.</w:t>
      </w:r>
    </w:p>
    <w:p w:rsidR="00E15061" w:rsidRDefault="00E15061" w:rsidP="00E15061">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Pr>
          <w:rFonts w:ascii="Times New Roman" w:hAnsi="Times New Roman"/>
          <w:sz w:val="24"/>
          <w:szCs w:val="24"/>
        </w:rPr>
        <w:t xml:space="preserve">in </w:t>
      </w:r>
      <w:r>
        <w:rPr>
          <w:rFonts w:ascii="Times New Roman" w:hAnsi="Times New Roman"/>
          <w:sz w:val="24"/>
          <w:szCs w:val="24"/>
        </w:rPr>
        <w:t xml:space="preserve">fluid flows; a direct estimation of Lagrangian derivatives (absence of non-linear terms on the Left-Hand Side of the balance </w:t>
      </w:r>
      <w:r w:rsidR="00376EDF">
        <w:rPr>
          <w:rFonts w:ascii="Times New Roman" w:hAnsi="Times New Roman"/>
          <w:sz w:val="24"/>
          <w:szCs w:val="24"/>
        </w:rPr>
        <w:t>e</w:t>
      </w:r>
      <w:r>
        <w:rPr>
          <w:rFonts w:ascii="Times New Roman" w:hAnsi="Times New Roman"/>
          <w:sz w:val="24"/>
          <w:szCs w:val="24"/>
        </w:rPr>
        <w:t>quations); reliable simulations of fast transient phenomena; absence of a computational mesh (mesh-less); simple algorithms (for Weakly Compressib</w:t>
      </w:r>
      <w:r w:rsidR="00376EDF">
        <w:rPr>
          <w:rFonts w:ascii="Times New Roman" w:hAnsi="Times New Roman"/>
          <w:sz w:val="24"/>
          <w:szCs w:val="24"/>
        </w:rPr>
        <w:t>l</w:t>
      </w:r>
      <w:r>
        <w:rPr>
          <w:rFonts w:ascii="Times New Roman" w:hAnsi="Times New Roman"/>
          <w:sz w:val="24"/>
          <w:szCs w:val="24"/>
        </w:rPr>
        <w:t>e -</w:t>
      </w:r>
      <w:r w:rsidR="00376EDF">
        <w:rPr>
          <w:rFonts w:ascii="Times New Roman" w:hAnsi="Times New Roman"/>
          <w:sz w:val="24"/>
          <w:szCs w:val="24"/>
        </w:rPr>
        <w:t xml:space="preserve"> </w:t>
      </w:r>
      <w:r>
        <w:rPr>
          <w:rFonts w:ascii="Times New Roman" w:hAnsi="Times New Roman"/>
          <w:sz w:val="24"/>
          <w:szCs w:val="24"/>
        </w:rPr>
        <w:t>SPH codes, possible convergence algorithms only refer to specific schemes and are little time consuming).</w:t>
      </w:r>
    </w:p>
    <w:p w:rsidR="0037327E"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The main applications of SPH models refer to the following topics: floods </w:t>
      </w:r>
      <w:r w:rsidR="0037327E" w:rsidRPr="00E15061">
        <w:rPr>
          <w:rFonts w:ascii="Times New Roman" w:hAnsi="Times New Roman"/>
          <w:sz w:val="24"/>
          <w:szCs w:val="24"/>
        </w:rPr>
        <w:t>(Vacondio et al.</w:t>
      </w:r>
      <w:r w:rsidRPr="00E15061">
        <w:rPr>
          <w:rFonts w:ascii="Times New Roman" w:hAnsi="Times New Roman"/>
          <w:sz w:val="24"/>
          <w:szCs w:val="24"/>
        </w:rPr>
        <w:t>,</w:t>
      </w:r>
      <w:r w:rsidR="0037327E" w:rsidRPr="00E15061">
        <w:rPr>
          <w:rFonts w:ascii="Times New Roman" w:hAnsi="Times New Roman"/>
          <w:sz w:val="24"/>
          <w:szCs w:val="24"/>
        </w:rPr>
        <w:t xml:space="preserve"> 2012</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_Ref353451683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203</w:t>
      </w:r>
      <w:r>
        <w:rPr>
          <w:rFonts w:ascii="Times New Roman" w:hAnsi="Times New Roman"/>
          <w:sz w:val="24"/>
          <w:szCs w:val="24"/>
          <w:lang w:val="it-IT"/>
        </w:rPr>
        <w:fldChar w:fldCharType="end"/>
      </w:r>
      <w:r w:rsidRPr="00E15061">
        <w:rPr>
          <w:rFonts w:ascii="Times New Roman" w:hAnsi="Times New Roman"/>
          <w:sz w:val="24"/>
          <w:szCs w:val="24"/>
        </w:rPr>
        <w:t>]</w:t>
      </w:r>
      <w:r w:rsidR="00376EDF">
        <w:rPr>
          <w:rFonts w:ascii="Times New Roman" w:hAnsi="Times New Roman"/>
          <w:sz w:val="24"/>
          <w:szCs w:val="24"/>
        </w:rPr>
        <w:t>; Amicarelli et al., 2015,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_Ref447810426 \r \h </w:instrText>
      </w:r>
      <w:r w:rsidR="00376EDF">
        <w:rPr>
          <w:rFonts w:ascii="Times New Roman" w:hAnsi="Times New Roman"/>
          <w:sz w:val="24"/>
          <w:szCs w:val="24"/>
        </w:rPr>
      </w:r>
      <w:r w:rsidR="00376EDF">
        <w:rPr>
          <w:rFonts w:ascii="Times New Roman" w:hAnsi="Times New Roman"/>
          <w:sz w:val="24"/>
          <w:szCs w:val="24"/>
        </w:rPr>
        <w:fldChar w:fldCharType="separate"/>
      </w:r>
      <w:r w:rsidR="00A32296">
        <w:rPr>
          <w:rFonts w:ascii="Times New Roman" w:hAnsi="Times New Roman"/>
          <w:sz w:val="24"/>
          <w:szCs w:val="24"/>
        </w:rPr>
        <w:t>7</w:t>
      </w:r>
      <w:r w:rsidR="00376EDF">
        <w:rPr>
          <w:rFonts w:ascii="Times New Roman" w:hAnsi="Times New Roman"/>
          <w:sz w:val="24"/>
          <w:szCs w:val="24"/>
        </w:rPr>
        <w:fldChar w:fldCharType="end"/>
      </w:r>
      <w:r w:rsidR="00376EDF">
        <w:rPr>
          <w:rFonts w:ascii="Times New Roman" w:hAnsi="Times New Roman"/>
          <w:sz w:val="24"/>
          <w:szCs w:val="24"/>
        </w:rPr>
        <w:t>]; Di Monaco et al., 2011,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_Ref341105389 \r \h </w:instrText>
      </w:r>
      <w:r w:rsidR="00376EDF">
        <w:rPr>
          <w:rFonts w:ascii="Times New Roman" w:hAnsi="Times New Roman"/>
          <w:sz w:val="24"/>
          <w:szCs w:val="24"/>
        </w:rPr>
      </w:r>
      <w:r w:rsidR="00376EDF">
        <w:rPr>
          <w:rFonts w:ascii="Times New Roman" w:hAnsi="Times New Roman"/>
          <w:sz w:val="24"/>
          <w:szCs w:val="24"/>
        </w:rPr>
        <w:fldChar w:fldCharType="separate"/>
      </w:r>
      <w:r w:rsidR="00A32296">
        <w:rPr>
          <w:rFonts w:ascii="Times New Roman" w:hAnsi="Times New Roman"/>
          <w:sz w:val="24"/>
          <w:szCs w:val="24"/>
        </w:rPr>
        <w:t>46</w:t>
      </w:r>
      <w:r w:rsidR="00376EDF">
        <w:rPr>
          <w:rFonts w:ascii="Times New Roman" w:hAnsi="Times New Roman"/>
          <w:sz w:val="24"/>
          <w:szCs w:val="24"/>
        </w:rPr>
        <w:fldChar w:fldCharType="end"/>
      </w:r>
      <w:r w:rsidR="00376EDF">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 xml:space="preserve">sloshing tanks </w:t>
      </w:r>
      <w:r w:rsidR="0037327E" w:rsidRPr="00E15061">
        <w:rPr>
          <w:rFonts w:ascii="Times New Roman" w:hAnsi="Times New Roman"/>
          <w:sz w:val="24"/>
          <w:szCs w:val="24"/>
        </w:rPr>
        <w:t>(Souto-Iglesias et al.</w:t>
      </w:r>
      <w:r w:rsidRPr="00E15061">
        <w:rPr>
          <w:rFonts w:ascii="Times New Roman" w:hAnsi="Times New Roman"/>
          <w:sz w:val="24"/>
          <w:szCs w:val="24"/>
        </w:rPr>
        <w:t>,</w:t>
      </w:r>
      <w:r w:rsidR="0037327E" w:rsidRPr="00E15061">
        <w:rPr>
          <w:rFonts w:ascii="Times New Roman" w:hAnsi="Times New Roman"/>
          <w:sz w:val="24"/>
          <w:szCs w:val="24"/>
        </w:rPr>
        <w:t xml:space="preserve"> 2006, </w:t>
      </w:r>
      <w:r w:rsidRPr="00E15061">
        <w:rPr>
          <w:rFonts w:ascii="Times New Roman" w:hAnsi="Times New Roman"/>
          <w:sz w:val="24"/>
          <w:szCs w:val="24"/>
        </w:rPr>
        <w:t>[</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_Ref448250470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188</w:t>
      </w:r>
      <w:r>
        <w:rPr>
          <w:rFonts w:ascii="Times New Roman" w:hAnsi="Times New Roman"/>
          <w:sz w:val="24"/>
          <w:szCs w:val="24"/>
          <w:lang w:val="it-IT"/>
        </w:rPr>
        <w:fldChar w:fldCharType="end"/>
      </w:r>
      <w:r w:rsidRPr="00E15061">
        <w:rPr>
          <w:rFonts w:ascii="Times New Roman" w:hAnsi="Times New Roman"/>
          <w:sz w:val="24"/>
          <w:szCs w:val="24"/>
        </w:rPr>
        <w:t xml:space="preserve">]; </w:t>
      </w:r>
      <w:r w:rsidR="0037327E" w:rsidRPr="00E15061">
        <w:rPr>
          <w:rFonts w:ascii="Times New Roman" w:hAnsi="Times New Roman"/>
          <w:sz w:val="24"/>
          <w:szCs w:val="24"/>
        </w:rPr>
        <w:t>Delorme et al.</w:t>
      </w:r>
      <w:r w:rsidRPr="00E15061">
        <w:rPr>
          <w:rFonts w:ascii="Times New Roman" w:hAnsi="Times New Roman"/>
          <w:sz w:val="24"/>
          <w:szCs w:val="24"/>
        </w:rPr>
        <w:t>,</w:t>
      </w:r>
      <w:r w:rsidR="0037327E" w:rsidRPr="00E15061">
        <w:rPr>
          <w:rFonts w:ascii="Times New Roman" w:hAnsi="Times New Roman"/>
          <w:sz w:val="24"/>
          <w:szCs w:val="24"/>
        </w:rPr>
        <w:t xml:space="preserve"> 2009</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_Ref341167265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42</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Amicarelli et al.</w:t>
      </w:r>
      <w:r w:rsidRPr="00E15061">
        <w:rPr>
          <w:rFonts w:ascii="Times New Roman" w:hAnsi="Times New Roman"/>
          <w:sz w:val="24"/>
          <w:szCs w:val="24"/>
        </w:rPr>
        <w:t>,</w:t>
      </w:r>
      <w:r w:rsidR="0037327E" w:rsidRPr="00E15061">
        <w:rPr>
          <w:rFonts w:ascii="Times New Roman" w:hAnsi="Times New Roman"/>
          <w:sz w:val="24"/>
          <w:szCs w:val="24"/>
        </w:rPr>
        <w:t xml:space="preserve"> 2013</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6</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wa</w:t>
      </w:r>
      <w:r>
        <w:rPr>
          <w:rFonts w:ascii="Times New Roman" w:hAnsi="Times New Roman"/>
          <w:sz w:val="24"/>
          <w:szCs w:val="24"/>
        </w:rPr>
        <w:t xml:space="preserve">ve motion </w:t>
      </w:r>
      <w:r w:rsidR="0037327E" w:rsidRPr="00E15061">
        <w:rPr>
          <w:rFonts w:ascii="Times New Roman" w:hAnsi="Times New Roman"/>
          <w:sz w:val="24"/>
          <w:szCs w:val="24"/>
        </w:rPr>
        <w:t>(e.g., Patel et al.</w:t>
      </w:r>
      <w:r>
        <w:rPr>
          <w:rFonts w:ascii="Times New Roman" w:hAnsi="Times New Roman"/>
          <w:sz w:val="24"/>
          <w:szCs w:val="24"/>
        </w:rPr>
        <w:t>,</w:t>
      </w:r>
      <w:r w:rsidR="0037327E" w:rsidRPr="00E15061">
        <w:rPr>
          <w:rFonts w:ascii="Times New Roman" w:hAnsi="Times New Roman"/>
          <w:sz w:val="24"/>
          <w:szCs w:val="24"/>
        </w:rPr>
        <w:t xml:space="preserve"> 2009,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_Ref392152861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156</w:t>
      </w:r>
      <w:r>
        <w:rPr>
          <w:rFonts w:ascii="Times New Roman" w:hAnsi="Times New Roman"/>
          <w:sz w:val="24"/>
          <w:szCs w:val="24"/>
        </w:rPr>
        <w:fldChar w:fldCharType="end"/>
      </w:r>
      <w:r>
        <w:rPr>
          <w:rFonts w:ascii="Times New Roman" w:hAnsi="Times New Roman"/>
          <w:sz w:val="24"/>
          <w:szCs w:val="24"/>
        </w:rPr>
        <w:t xml:space="preserve">]; </w:t>
      </w:r>
      <w:r w:rsidR="0037327E" w:rsidRPr="00E15061">
        <w:rPr>
          <w:rFonts w:ascii="Times New Roman" w:hAnsi="Times New Roman"/>
          <w:sz w:val="24"/>
          <w:szCs w:val="24"/>
        </w:rPr>
        <w:t>Antuono et al.</w:t>
      </w:r>
      <w:r>
        <w:rPr>
          <w:rFonts w:ascii="Times New Roman" w:hAnsi="Times New Roman"/>
          <w:sz w:val="24"/>
          <w:szCs w:val="24"/>
        </w:rPr>
        <w:t>,</w:t>
      </w:r>
      <w:r w:rsidR="0037327E" w:rsidRPr="00E15061">
        <w:rPr>
          <w:rFonts w:ascii="Times New Roman" w:hAnsi="Times New Roman"/>
          <w:sz w:val="24"/>
          <w:szCs w:val="24"/>
        </w:rPr>
        <w:t xml:space="preserve"> 2011</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_Ref416452881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t>];</w:t>
      </w:r>
      <w:r w:rsidR="0037327E" w:rsidRPr="00E15061">
        <w:rPr>
          <w:rFonts w:ascii="Times New Roman" w:hAnsi="Times New Roman"/>
          <w:sz w:val="24"/>
          <w:szCs w:val="24"/>
        </w:rPr>
        <w:t xml:space="preserve"> Liu et al.</w:t>
      </w:r>
      <w:r>
        <w:rPr>
          <w:rFonts w:ascii="Times New Roman" w:hAnsi="Times New Roman"/>
          <w:sz w:val="24"/>
          <w:szCs w:val="24"/>
        </w:rPr>
        <w:t>,</w:t>
      </w:r>
      <w:r w:rsidR="0037327E" w:rsidRPr="00E15061">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_Ref448250561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118</w:t>
      </w:r>
      <w:r>
        <w:rPr>
          <w:rFonts w:ascii="Times New Roman" w:hAnsi="Times New Roman"/>
          <w:sz w:val="24"/>
          <w:szCs w:val="24"/>
        </w:rPr>
        <w:fldChar w:fldCharType="end"/>
      </w:r>
      <w:r w:rsidR="0073619E">
        <w:rPr>
          <w:rFonts w:ascii="Times New Roman" w:hAnsi="Times New Roman"/>
          <w:sz w:val="24"/>
          <w:szCs w:val="24"/>
        </w:rPr>
        <w:t xml:space="preserve">]; </w:t>
      </w:r>
      <w:r w:rsidR="0037327E" w:rsidRPr="00E15061">
        <w:rPr>
          <w:rFonts w:ascii="Times New Roman" w:hAnsi="Times New Roman"/>
          <w:sz w:val="24"/>
          <w:szCs w:val="24"/>
        </w:rPr>
        <w:t>Omidvar et al.</w:t>
      </w:r>
      <w:r w:rsidR="0073619E">
        <w:rPr>
          <w:rFonts w:ascii="Times New Roman" w:hAnsi="Times New Roman"/>
          <w:sz w:val="24"/>
          <w:szCs w:val="24"/>
        </w:rPr>
        <w:t>, 2012a,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_Ref341106852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149</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hydraulic turbines </w:t>
      </w:r>
      <w:r w:rsidR="0037327E" w:rsidRPr="00E15061">
        <w:rPr>
          <w:rFonts w:ascii="Times New Roman" w:hAnsi="Times New Roman"/>
          <w:sz w:val="24"/>
          <w:szCs w:val="24"/>
        </w:rPr>
        <w:t>(Marongiu et al.</w:t>
      </w:r>
      <w:r w:rsidR="0073619E">
        <w:rPr>
          <w:rFonts w:ascii="Times New Roman" w:hAnsi="Times New Roman"/>
          <w:sz w:val="24"/>
          <w:szCs w:val="24"/>
        </w:rPr>
        <w:t>,</w:t>
      </w:r>
      <w:r w:rsidR="0037327E" w:rsidRPr="00E15061">
        <w:rPr>
          <w:rFonts w:ascii="Times New Roman" w:hAnsi="Times New Roman"/>
          <w:sz w:val="24"/>
          <w:szCs w:val="24"/>
        </w:rPr>
        <w:t xml:space="preserve"> 2010</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_Ref341105325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125</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fast landslides </w:t>
      </w:r>
      <w:r w:rsidR="0037327E" w:rsidRPr="00E15061">
        <w:rPr>
          <w:rFonts w:ascii="Times New Roman" w:hAnsi="Times New Roman"/>
          <w:sz w:val="24"/>
          <w:szCs w:val="24"/>
        </w:rPr>
        <w:t>(e.g., Kumar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_Ref448250704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102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erosion and bed-loa</w:t>
      </w:r>
      <w:r w:rsidR="00376EDF">
        <w:rPr>
          <w:rFonts w:ascii="Times New Roman" w:hAnsi="Times New Roman"/>
          <w:sz w:val="24"/>
          <w:szCs w:val="24"/>
        </w:rPr>
        <w:t>d</w:t>
      </w:r>
      <w:r w:rsidR="0073619E">
        <w:rPr>
          <w:rFonts w:ascii="Times New Roman" w:hAnsi="Times New Roman"/>
          <w:sz w:val="24"/>
          <w:szCs w:val="24"/>
        </w:rPr>
        <w:t xml:space="preserve"> transport </w:t>
      </w:r>
      <w:r w:rsidR="0037327E" w:rsidRPr="00E15061">
        <w:rPr>
          <w:rFonts w:ascii="Times New Roman" w:hAnsi="Times New Roman"/>
          <w:sz w:val="24"/>
          <w:szCs w:val="24"/>
        </w:rPr>
        <w:t>(Manenti et al.</w:t>
      </w:r>
      <w:r w:rsidR="0073619E">
        <w:rPr>
          <w:rFonts w:ascii="Times New Roman" w:hAnsi="Times New Roman"/>
          <w:sz w:val="24"/>
          <w:szCs w:val="24"/>
        </w:rPr>
        <w:t>,</w:t>
      </w:r>
      <w:r w:rsidR="0037327E" w:rsidRPr="00E15061">
        <w:rPr>
          <w:rFonts w:ascii="Times New Roman" w:hAnsi="Times New Roman"/>
          <w:sz w:val="24"/>
          <w:szCs w:val="24"/>
        </w:rPr>
        <w:t xml:space="preserve"> 2012</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_Ref447811118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122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liquid jets </w:t>
      </w:r>
      <w:r w:rsidR="0037327E" w:rsidRPr="00E15061">
        <w:rPr>
          <w:rFonts w:ascii="Times New Roman" w:hAnsi="Times New Roman"/>
          <w:sz w:val="24"/>
          <w:szCs w:val="24"/>
        </w:rPr>
        <w:t>(e.g., Koukouvinis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_Ref392882464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100</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pollutant dispersion</w:t>
      </w:r>
      <w:r w:rsidR="0037327E" w:rsidRPr="00E15061">
        <w:rPr>
          <w:rFonts w:ascii="Times New Roman" w:hAnsi="Times New Roman"/>
          <w:sz w:val="24"/>
          <w:szCs w:val="24"/>
        </w:rPr>
        <w:t xml:space="preserve">; </w:t>
      </w:r>
      <w:r w:rsidR="0073619E">
        <w:rPr>
          <w:rFonts w:ascii="Times New Roman" w:hAnsi="Times New Roman"/>
          <w:sz w:val="24"/>
          <w:szCs w:val="24"/>
        </w:rPr>
        <w:t>astrophysics</w:t>
      </w:r>
      <w:r w:rsidR="0037327E" w:rsidRPr="00E15061">
        <w:rPr>
          <w:rFonts w:ascii="Times New Roman" w:hAnsi="Times New Roman"/>
          <w:sz w:val="24"/>
          <w:szCs w:val="24"/>
        </w:rPr>
        <w:t xml:space="preserve"> (e.g., Price &amp; Monaghan</w:t>
      </w:r>
      <w:r w:rsidR="0073619E">
        <w:rPr>
          <w:rFonts w:ascii="Times New Roman" w:hAnsi="Times New Roman"/>
          <w:sz w:val="24"/>
          <w:szCs w:val="24"/>
        </w:rPr>
        <w:t>,</w:t>
      </w:r>
      <w:r w:rsidR="0037327E" w:rsidRPr="00E15061">
        <w:rPr>
          <w:rFonts w:ascii="Times New Roman" w:hAnsi="Times New Roman"/>
          <w:sz w:val="24"/>
          <w:szCs w:val="24"/>
        </w:rPr>
        <w:t xml:space="preserve"> 2007</w:t>
      </w:r>
      <w:r w:rsidR="0073619E">
        <w:rPr>
          <w:rFonts w:ascii="Times New Roman" w:hAnsi="Times New Roman"/>
          <w:sz w:val="24"/>
          <w:szCs w:val="24"/>
        </w:rPr>
        <w:t xml:space="preserve">, </w:t>
      </w:r>
      <w:r w:rsidR="008E6ED1">
        <w:rPr>
          <w:rFonts w:ascii="Times New Roman" w:hAnsi="Times New Roman"/>
          <w:sz w:val="24"/>
          <w:szCs w:val="24"/>
        </w:rPr>
        <w:t>[</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_Ref449700759 \r \h </w:instrText>
      </w:r>
      <w:r w:rsidR="001E1105">
        <w:rPr>
          <w:rFonts w:ascii="Times New Roman" w:hAnsi="Times New Roman"/>
          <w:sz w:val="24"/>
          <w:szCs w:val="24"/>
        </w:rPr>
      </w:r>
      <w:r w:rsidR="001E1105">
        <w:rPr>
          <w:rFonts w:ascii="Times New Roman" w:hAnsi="Times New Roman"/>
          <w:sz w:val="24"/>
          <w:szCs w:val="24"/>
        </w:rPr>
        <w:fldChar w:fldCharType="separate"/>
      </w:r>
      <w:r w:rsidR="00A32296">
        <w:rPr>
          <w:rFonts w:ascii="Times New Roman" w:hAnsi="Times New Roman"/>
          <w:sz w:val="24"/>
          <w:szCs w:val="24"/>
        </w:rPr>
        <w:t>164</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magneto</w:t>
      </w:r>
      <w:r w:rsidR="001E1105">
        <w:rPr>
          <w:rFonts w:ascii="Times New Roman" w:hAnsi="Times New Roman"/>
          <w:sz w:val="24"/>
          <w:szCs w:val="24"/>
        </w:rPr>
        <w:t>-</w:t>
      </w:r>
      <w:r w:rsidR="0037327E" w:rsidRPr="00E15061">
        <w:rPr>
          <w:rFonts w:ascii="Times New Roman" w:hAnsi="Times New Roman"/>
          <w:sz w:val="24"/>
          <w:szCs w:val="24"/>
        </w:rPr>
        <w:t>fluid</w:t>
      </w:r>
      <w:r w:rsidR="001E1105">
        <w:rPr>
          <w:rFonts w:ascii="Times New Roman" w:hAnsi="Times New Roman"/>
          <w:sz w:val="24"/>
          <w:szCs w:val="24"/>
        </w:rPr>
        <w:t xml:space="preserve"> </w:t>
      </w:r>
      <w:r w:rsidR="0037327E" w:rsidRPr="00E15061">
        <w:rPr>
          <w:rFonts w:ascii="Times New Roman" w:hAnsi="Times New Roman"/>
          <w:sz w:val="24"/>
          <w:szCs w:val="24"/>
        </w:rPr>
        <w:t>d</w:t>
      </w:r>
      <w:r w:rsidR="001E1105">
        <w:rPr>
          <w:rFonts w:ascii="Times New Roman" w:hAnsi="Times New Roman"/>
          <w:sz w:val="24"/>
          <w:szCs w:val="24"/>
        </w:rPr>
        <w:t>ynamics</w:t>
      </w:r>
      <w:r w:rsidR="0037327E" w:rsidRPr="00E15061">
        <w:rPr>
          <w:rFonts w:ascii="Times New Roman" w:hAnsi="Times New Roman"/>
          <w:sz w:val="24"/>
          <w:szCs w:val="24"/>
        </w:rPr>
        <w:t xml:space="preserve"> (e.g., Price</w:t>
      </w:r>
      <w:r w:rsidR="001E1105">
        <w:rPr>
          <w:rFonts w:ascii="Times New Roman" w:hAnsi="Times New Roman"/>
          <w:sz w:val="24"/>
          <w:szCs w:val="24"/>
        </w:rPr>
        <w:t>,</w:t>
      </w:r>
      <w:r w:rsidR="0037327E" w:rsidRPr="00E15061">
        <w:rPr>
          <w:rFonts w:ascii="Times New Roman" w:hAnsi="Times New Roman"/>
          <w:sz w:val="24"/>
          <w:szCs w:val="24"/>
        </w:rPr>
        <w:t xml:space="preserve">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_Ref392885315 \r \h </w:instrText>
      </w:r>
      <w:r w:rsidR="001E1105">
        <w:rPr>
          <w:rFonts w:ascii="Times New Roman" w:hAnsi="Times New Roman"/>
          <w:sz w:val="24"/>
          <w:szCs w:val="24"/>
        </w:rPr>
      </w:r>
      <w:r w:rsidR="001E1105">
        <w:rPr>
          <w:rFonts w:ascii="Times New Roman" w:hAnsi="Times New Roman"/>
          <w:sz w:val="24"/>
          <w:szCs w:val="24"/>
        </w:rPr>
        <w:fldChar w:fldCharType="separate"/>
      </w:r>
      <w:r w:rsidR="00A32296">
        <w:rPr>
          <w:rFonts w:ascii="Times New Roman" w:hAnsi="Times New Roman"/>
          <w:sz w:val="24"/>
          <w:szCs w:val="24"/>
        </w:rPr>
        <w:t>162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r w:rsidR="001E1105">
        <w:rPr>
          <w:rFonts w:ascii="Times New Roman" w:hAnsi="Times New Roman"/>
          <w:sz w:val="24"/>
          <w:szCs w:val="24"/>
        </w:rPr>
        <w:t xml:space="preserve">multi-phase and multi-fluid flows </w:t>
      </w:r>
      <w:r w:rsidR="0037327E" w:rsidRPr="00E15061">
        <w:rPr>
          <w:rFonts w:ascii="Times New Roman" w:hAnsi="Times New Roman"/>
          <w:sz w:val="24"/>
          <w:szCs w:val="24"/>
        </w:rPr>
        <w:t>(e.g., Kajtar &amp; Monaghan,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_Ref341107030 \r \h </w:instrText>
      </w:r>
      <w:r w:rsidR="001E1105">
        <w:rPr>
          <w:rFonts w:ascii="Times New Roman" w:hAnsi="Times New Roman"/>
          <w:sz w:val="24"/>
          <w:szCs w:val="24"/>
        </w:rPr>
      </w:r>
      <w:r w:rsidR="001E1105">
        <w:rPr>
          <w:rFonts w:ascii="Times New Roman" w:hAnsi="Times New Roman"/>
          <w:sz w:val="24"/>
          <w:szCs w:val="24"/>
        </w:rPr>
        <w:fldChar w:fldCharType="separate"/>
      </w:r>
      <w:r w:rsidR="00A32296">
        <w:rPr>
          <w:rFonts w:ascii="Times New Roman" w:hAnsi="Times New Roman"/>
          <w:sz w:val="24"/>
          <w:szCs w:val="24"/>
        </w:rPr>
        <w:t>95</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p>
    <w:p w:rsidR="0037327E" w:rsidRPr="00E15061" w:rsidRDefault="0037327E" w:rsidP="00BE32E1">
      <w:pPr>
        <w:spacing w:after="0" w:line="240" w:lineRule="auto"/>
        <w:jc w:val="both"/>
        <w:rPr>
          <w:rFonts w:ascii="Cambria Math" w:hAnsi="Cambria Math"/>
          <w:sz w:val="24"/>
          <w:szCs w:val="24"/>
        </w:rPr>
      </w:pPr>
    </w:p>
    <w:p w:rsidR="00F91289" w:rsidRPr="006C2568" w:rsidRDefault="00F91289" w:rsidP="003D504A">
      <w:pPr>
        <w:pStyle w:val="Amicarellititle2"/>
      </w:pPr>
      <w:bookmarkStart w:id="56" w:name="_Ref448234808"/>
      <w:bookmarkStart w:id="57" w:name="_Ref448237262"/>
      <w:bookmarkStart w:id="58" w:name="_Ref448237267"/>
      <w:bookmarkStart w:id="59" w:name="_Ref448246225"/>
      <w:bookmarkStart w:id="60" w:name="_Toc42155274"/>
      <w:r w:rsidRPr="006C2568">
        <w:t>SPH approximation of the balance equations of fluid dynamics</w:t>
      </w:r>
      <w:r w:rsidR="00C70139">
        <w:t xml:space="preserve"> with </w:t>
      </w:r>
      <w:r w:rsidR="003F4AE4">
        <w:t>the</w:t>
      </w:r>
      <w:r w:rsidR="00C70139">
        <w:t xml:space="preserve"> boundary treatment </w:t>
      </w:r>
      <w:r w:rsidR="003F4AE4">
        <w:t xml:space="preserve">scheme </w:t>
      </w:r>
      <w:r w:rsidR="00C70139">
        <w:t>of Di Monaco et al. (2011</w:t>
      </w:r>
      <w:r w:rsidR="003F4AE4">
        <w:t>; semi-analytic approach</w:t>
      </w:r>
      <w:r w:rsidR="00C70139">
        <w:t>)</w:t>
      </w:r>
      <w:bookmarkEnd w:id="56"/>
      <w:bookmarkEnd w:id="57"/>
      <w:bookmarkEnd w:id="58"/>
      <w:bookmarkEnd w:id="59"/>
      <w:bookmarkEnd w:id="60"/>
    </w:p>
    <w:p w:rsidR="00B90520" w:rsidRDefault="00B90520" w:rsidP="00F91289">
      <w:pPr>
        <w:spacing w:after="0" w:line="240" w:lineRule="auto"/>
        <w:jc w:val="both"/>
        <w:rPr>
          <w:rFonts w:ascii="Times New Roman" w:hAnsi="Times New Roman"/>
          <w:sz w:val="24"/>
          <w:szCs w:val="24"/>
        </w:rPr>
      </w:pPr>
      <w:r>
        <w:rPr>
          <w:rFonts w:ascii="Times New Roman" w:hAnsi="Times New Roman"/>
          <w:sz w:val="24"/>
          <w:szCs w:val="24"/>
        </w:rPr>
        <w:t xml:space="preserve">This section relies on </w:t>
      </w:r>
      <w:r w:rsidR="00A466CF">
        <w:rPr>
          <w:rFonts w:ascii="Times New Roman" w:hAnsi="Times New Roman"/>
          <w:sz w:val="24"/>
          <w:szCs w:val="24"/>
        </w:rPr>
        <w:t>[</w:t>
      </w:r>
      <w:r w:rsidR="00A466CF">
        <w:rPr>
          <w:rFonts w:ascii="Times New Roman" w:hAnsi="Times New Roman"/>
          <w:sz w:val="24"/>
          <w:szCs w:val="24"/>
        </w:rPr>
        <w:fldChar w:fldCharType="begin"/>
      </w:r>
      <w:r w:rsidR="00A466CF">
        <w:rPr>
          <w:rFonts w:ascii="Times New Roman" w:hAnsi="Times New Roman"/>
          <w:sz w:val="24"/>
          <w:szCs w:val="24"/>
        </w:rPr>
        <w:instrText xml:space="preserve"> REF _Ref341105389 \r \h </w:instrText>
      </w:r>
      <w:r w:rsidR="00A466CF">
        <w:rPr>
          <w:rFonts w:ascii="Times New Roman" w:hAnsi="Times New Roman"/>
          <w:sz w:val="24"/>
          <w:szCs w:val="24"/>
        </w:rPr>
      </w:r>
      <w:r w:rsidR="00A466CF">
        <w:rPr>
          <w:rFonts w:ascii="Times New Roman" w:hAnsi="Times New Roman"/>
          <w:sz w:val="24"/>
          <w:szCs w:val="24"/>
        </w:rPr>
        <w:fldChar w:fldCharType="separate"/>
      </w:r>
      <w:r w:rsidR="00A32296">
        <w:rPr>
          <w:rFonts w:ascii="Times New Roman" w:hAnsi="Times New Roman"/>
          <w:sz w:val="24"/>
          <w:szCs w:val="24"/>
        </w:rPr>
        <w:t>46</w:t>
      </w:r>
      <w:r w:rsidR="00A466CF">
        <w:rPr>
          <w:rFonts w:ascii="Times New Roman" w:hAnsi="Times New Roman"/>
          <w:sz w:val="24"/>
          <w:szCs w:val="24"/>
        </w:rPr>
        <w:fldChar w:fldCharType="end"/>
      </w:r>
      <w:r w:rsidR="00A466CF">
        <w:rPr>
          <w:rFonts w:ascii="Times New Roman" w:hAnsi="Times New Roman"/>
          <w:sz w:val="24"/>
          <w:szCs w:val="24"/>
        </w:rPr>
        <w:t xml:space="preserve">] and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 wh</w:t>
      </w:r>
      <w:r w:rsidR="003F4AE4">
        <w:rPr>
          <w:rFonts w:ascii="Times New Roman" w:hAnsi="Times New Roman"/>
          <w:sz w:val="24"/>
          <w:szCs w:val="24"/>
        </w:rPr>
        <w:t xml:space="preserve">ose reading is </w:t>
      </w:r>
      <w:r>
        <w:rPr>
          <w:rFonts w:ascii="Times New Roman" w:hAnsi="Times New Roman"/>
          <w:sz w:val="24"/>
          <w:szCs w:val="24"/>
        </w:rPr>
        <w:t>suggested for further details.</w:t>
      </w:r>
    </w:p>
    <w:p w:rsidR="00F91289" w:rsidRPr="00276BBF" w:rsidRDefault="00F91289" w:rsidP="00F91289">
      <w:pPr>
        <w:spacing w:after="0" w:line="240" w:lineRule="auto"/>
        <w:jc w:val="both"/>
        <w:rPr>
          <w:rFonts w:ascii="Times New Roman" w:hAnsi="Times New Roman"/>
          <w:sz w:val="24"/>
          <w:szCs w:val="24"/>
        </w:rPr>
      </w:pPr>
      <w:r w:rsidRPr="00276BBF">
        <w:rPr>
          <w:rFonts w:ascii="Times New Roman" w:hAnsi="Times New Roman"/>
          <w:sz w:val="24"/>
          <w:szCs w:val="24"/>
        </w:rPr>
        <w:t xml:space="preserve">The numerical scheme for the main flow </w:t>
      </w:r>
      <w:r w:rsidR="00761FA0">
        <w:rPr>
          <w:rFonts w:ascii="Times New Roman" w:hAnsi="Times New Roman"/>
          <w:sz w:val="24"/>
          <w:szCs w:val="24"/>
        </w:rPr>
        <w:t xml:space="preserve">is a </w:t>
      </w:r>
      <w:r w:rsidRPr="00276BBF">
        <w:rPr>
          <w:rFonts w:ascii="Times New Roman" w:hAnsi="Times New Roman"/>
          <w:sz w:val="24"/>
          <w:szCs w:val="24"/>
        </w:rPr>
        <w:t>Weakly-Compressible (WC) SPH model</w:t>
      </w:r>
      <w:r w:rsidR="00761FA0">
        <w:rPr>
          <w:rFonts w:ascii="Times New Roman" w:hAnsi="Times New Roman"/>
          <w:sz w:val="24"/>
          <w:szCs w:val="24"/>
        </w:rPr>
        <w:t>, which takes benefit from a</w:t>
      </w:r>
      <w:r w:rsidRPr="00276BBF">
        <w:rPr>
          <w:rFonts w:ascii="Times New Roman" w:hAnsi="Times New Roman"/>
          <w:sz w:val="24"/>
          <w:szCs w:val="24"/>
        </w:rPr>
        <w:t xml:space="preserve"> </w:t>
      </w:r>
      <w:r w:rsidR="00761FA0" w:rsidRPr="00276BBF">
        <w:rPr>
          <w:rFonts w:ascii="Times New Roman" w:hAnsi="Times New Roman"/>
          <w:sz w:val="24"/>
          <w:szCs w:val="24"/>
        </w:rPr>
        <w:t xml:space="preserve">boundary treatment </w:t>
      </w:r>
      <w:r w:rsidR="00761FA0">
        <w:rPr>
          <w:rFonts w:ascii="Times New Roman" w:hAnsi="Times New Roman"/>
          <w:sz w:val="24"/>
          <w:szCs w:val="24"/>
        </w:rPr>
        <w:t xml:space="preserve">based on the </w:t>
      </w:r>
      <w:r w:rsidRPr="00276BBF">
        <w:rPr>
          <w:rFonts w:ascii="Times New Roman" w:hAnsi="Times New Roman"/>
          <w:sz w:val="24"/>
          <w:szCs w:val="24"/>
        </w:rPr>
        <w:t xml:space="preserve">semi-analytic approach </w:t>
      </w:r>
      <w:r w:rsidR="00761FA0">
        <w:rPr>
          <w:rFonts w:ascii="Times New Roman" w:hAnsi="Times New Roman"/>
          <w:sz w:val="24"/>
          <w:szCs w:val="24"/>
        </w:rPr>
        <w:t>of Vila (1999, [</w:t>
      </w:r>
      <w:r w:rsidR="00761FA0">
        <w:rPr>
          <w:rFonts w:ascii="Times New Roman" w:hAnsi="Times New Roman"/>
          <w:sz w:val="24"/>
          <w:szCs w:val="24"/>
        </w:rPr>
        <w:fldChar w:fldCharType="begin"/>
      </w:r>
      <w:r w:rsidR="00761FA0">
        <w:rPr>
          <w:rFonts w:ascii="Times New Roman" w:hAnsi="Times New Roman"/>
          <w:sz w:val="24"/>
          <w:szCs w:val="24"/>
        </w:rPr>
        <w:instrText xml:space="preserve"> REF _Ref341105485 \r \h </w:instrText>
      </w:r>
      <w:r w:rsidR="00761FA0">
        <w:rPr>
          <w:rFonts w:ascii="Times New Roman" w:hAnsi="Times New Roman"/>
          <w:sz w:val="24"/>
          <w:szCs w:val="24"/>
        </w:rPr>
      </w:r>
      <w:r w:rsidR="00761FA0">
        <w:rPr>
          <w:rFonts w:ascii="Times New Roman" w:hAnsi="Times New Roman"/>
          <w:sz w:val="24"/>
          <w:szCs w:val="24"/>
        </w:rPr>
        <w:fldChar w:fldCharType="separate"/>
      </w:r>
      <w:r w:rsidR="00A32296">
        <w:rPr>
          <w:rFonts w:ascii="Times New Roman" w:hAnsi="Times New Roman"/>
          <w:sz w:val="24"/>
          <w:szCs w:val="24"/>
        </w:rPr>
        <w:t>210</w:t>
      </w:r>
      <w:r w:rsidR="00761FA0">
        <w:rPr>
          <w:rFonts w:ascii="Times New Roman" w:hAnsi="Times New Roman"/>
          <w:sz w:val="24"/>
          <w:szCs w:val="24"/>
        </w:rPr>
        <w:fldChar w:fldCharType="end"/>
      </w:r>
      <w:r w:rsidR="00761FA0">
        <w:rPr>
          <w:rFonts w:ascii="Times New Roman" w:hAnsi="Times New Roman"/>
          <w:sz w:val="24"/>
          <w:szCs w:val="24"/>
        </w:rPr>
        <w:t>])</w:t>
      </w:r>
      <w:r w:rsidRPr="00276BBF">
        <w:rPr>
          <w:rFonts w:ascii="Times New Roman" w:hAnsi="Times New Roman"/>
          <w:sz w:val="24"/>
          <w:szCs w:val="24"/>
        </w:rPr>
        <w:t xml:space="preserve">. Its basic features are deeply described in </w:t>
      </w:r>
      <w:r w:rsidR="00761FA0">
        <w:rPr>
          <w:rFonts w:ascii="Times New Roman" w:hAnsi="Times New Roman"/>
          <w:sz w:val="24"/>
          <w:szCs w:val="24"/>
        </w:rPr>
        <w:t xml:space="preserve">Di Monaco et al. (2011, </w:t>
      </w:r>
      <w:r w:rsidRPr="00276BBF">
        <w:rPr>
          <w:rFonts w:ascii="Times New Roman" w:hAnsi="Times New Roman"/>
          <w:sz w:val="24"/>
          <w:szCs w:val="24"/>
        </w:rPr>
        <w:t>[</w:t>
      </w:r>
      <w:r w:rsidRPr="00276BBF">
        <w:rPr>
          <w:rFonts w:ascii="Times New Roman" w:hAnsi="Times New Roman"/>
          <w:sz w:val="24"/>
          <w:szCs w:val="24"/>
        </w:rPr>
        <w:fldChar w:fldCharType="begin"/>
      </w:r>
      <w:r w:rsidRPr="00276BBF">
        <w:rPr>
          <w:rFonts w:ascii="Times New Roman" w:hAnsi="Times New Roman"/>
          <w:sz w:val="24"/>
          <w:szCs w:val="24"/>
        </w:rPr>
        <w:instrText xml:space="preserve"> REF _Ref341105389 \r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Pr>
          <w:rFonts w:ascii="Times New Roman" w:hAnsi="Times New Roman"/>
          <w:sz w:val="24"/>
          <w:szCs w:val="24"/>
        </w:rPr>
        <w:t>46</w:t>
      </w:r>
      <w:r w:rsidRPr="00276BBF">
        <w:rPr>
          <w:rFonts w:ascii="Times New Roman" w:hAnsi="Times New Roman"/>
          <w:sz w:val="24"/>
          <w:szCs w:val="24"/>
        </w:rPr>
        <w:fldChar w:fldCharType="end"/>
      </w:r>
      <w:r w:rsidRPr="00276BBF">
        <w:rPr>
          <w:rFonts w:ascii="Times New Roman" w:hAnsi="Times New Roman"/>
          <w:sz w:val="24"/>
          <w:szCs w:val="24"/>
        </w:rPr>
        <w:t>]</w:t>
      </w:r>
      <w:r w:rsidR="00761FA0">
        <w:rPr>
          <w:rFonts w:ascii="Times New Roman" w:hAnsi="Times New Roman"/>
          <w:sz w:val="24"/>
          <w:szCs w:val="24"/>
        </w:rPr>
        <w:t>)</w:t>
      </w:r>
      <w:r w:rsidRPr="00276BBF">
        <w:rPr>
          <w:rFonts w:ascii="Times New Roman" w:hAnsi="Times New Roman"/>
          <w:sz w:val="24"/>
          <w:szCs w:val="24"/>
        </w:rPr>
        <w:t xml:space="preserve"> and here briefly reported. </w:t>
      </w:r>
    </w:p>
    <w:p w:rsidR="00F91289" w:rsidRPr="00276BBF" w:rsidRDefault="00D20AB9" w:rsidP="00F91289">
      <w:pPr>
        <w:spacing w:after="0" w:line="240" w:lineRule="auto"/>
        <w:jc w:val="both"/>
        <w:rPr>
          <w:rFonts w:ascii="Times New Roman" w:hAnsi="Times New Roman"/>
          <w:sz w:val="24"/>
          <w:szCs w:val="24"/>
        </w:rPr>
      </w:pPr>
      <w:r>
        <w:rPr>
          <w:rFonts w:ascii="Times New Roman" w:hAnsi="Times New Roman"/>
          <w:sz w:val="24"/>
          <w:szCs w:val="24"/>
        </w:rPr>
        <w:t xml:space="preserve">Consider </w:t>
      </w:r>
      <w:r w:rsidR="00F91289" w:rsidRPr="00276BB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30"/>
                <w:sz w:val="24"/>
                <w:szCs w:val="24"/>
              </w:rPr>
              <w:object w:dxaOrig="5860" w:dyaOrig="940">
                <v:shape id="_x0000_i1029" type="#_x0000_t75" style="width:293.25pt;height:46.75pt" o:ole="">
                  <v:imagedata r:id="rId22" o:title=""/>
                </v:shape>
                <o:OLEObject Type="Embed" ProgID="Equation.3" ShapeID="_x0000_i1029" DrawAspect="Content" ObjectID="_1658221308" r:id="rId23"/>
              </w:object>
            </w:r>
          </w:p>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24"/>
                <w:sz w:val="24"/>
                <w:szCs w:val="24"/>
              </w:rPr>
              <w:object w:dxaOrig="1340" w:dyaOrig="620">
                <v:shape id="_x0000_i1030" type="#_x0000_t75" style="width:67.25pt;height:31.55pt" o:ole="">
                  <v:imagedata r:id="rId24" o:title=""/>
                </v:shape>
                <o:OLEObject Type="Embed" ProgID="Equation.3" ShapeID="_x0000_i1030" DrawAspect="Content" ObjectID="_1658221309" r:id="rId25"/>
              </w:object>
            </w:r>
          </w:p>
        </w:tc>
        <w:tc>
          <w:tcPr>
            <w:tcW w:w="461" w:type="pct"/>
            <w:vAlign w:val="center"/>
          </w:tcPr>
          <w:p w:rsidR="00BC1AE1" w:rsidRPr="00BC1AE1"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1" w:name="_Ref448232191"/>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sidR="00F1468B">
              <w:rPr>
                <w:rFonts w:ascii="Times New Roman" w:eastAsia="Times New Roman" w:hAnsi="Times New Roman"/>
                <w:b w:val="0"/>
                <w:bCs w:val="0"/>
                <w:color w:val="auto"/>
                <w:sz w:val="24"/>
                <w:szCs w:val="24"/>
                <w:lang w:eastAsia="it-IT"/>
              </w:rPr>
              <w:fldChar w:fldCharType="end"/>
            </w:r>
            <w:bookmarkEnd w:id="61"/>
            <w:r w:rsidRPr="00BC1AE1">
              <w:rPr>
                <w:rFonts w:ascii="Times New Roman" w:eastAsia="Times New Roman" w:hAnsi="Times New Roman"/>
                <w:b w:val="0"/>
                <w:bCs w:val="0"/>
                <w:color w:val="auto"/>
                <w:sz w:val="24"/>
                <w:szCs w:val="24"/>
                <w:lang w:eastAsia="it-IT"/>
              </w:rPr>
              <w:t>)</w:t>
            </w:r>
          </w:p>
        </w:tc>
      </w:tr>
    </w:tbl>
    <w:p w:rsidR="00F91289" w:rsidRPr="00276BBF" w:rsidRDefault="00F91289" w:rsidP="00E705B5">
      <w:pPr>
        <w:pStyle w:val="Corpotesto"/>
        <w:spacing w:after="0" w:line="240" w:lineRule="auto"/>
        <w:ind w:firstLine="0"/>
        <w:rPr>
          <w:sz w:val="24"/>
          <w:szCs w:val="24"/>
        </w:rPr>
      </w:pPr>
    </w:p>
    <w:p w:rsidR="00F91289" w:rsidRPr="00276BBF"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276BBF">
        <w:rPr>
          <w:position w:val="-10"/>
          <w:lang w:val="en-GB"/>
        </w:rPr>
        <w:object w:dxaOrig="1120" w:dyaOrig="340">
          <v:shape id="_x0000_i1031" type="#_x0000_t75" style="width:56.75pt;height:17.35pt" o:ole="">
            <v:imagedata r:id="rId26" o:title=""/>
          </v:shape>
          <o:OLEObject Type="Embed" ProgID="Equation.3" ShapeID="_x0000_i1031" DrawAspect="Content" ObjectID="_1658221310" r:id="rId27"/>
        </w:object>
      </w:r>
      <w:r w:rsidRPr="00276BBF">
        <w:rPr>
          <w:rFonts w:ascii="Times New Roman" w:hAnsi="Times New Roman"/>
          <w:lang w:val="en-GB"/>
        </w:rPr>
        <w:t xml:space="preserve"> is the velocity vector, </w:t>
      </w:r>
      <w:r w:rsidRPr="003F4AE4">
        <w:rPr>
          <w:rFonts w:ascii="Times New Roman" w:hAnsi="Times New Roman"/>
          <w:i/>
          <w:lang w:val="en-GB"/>
        </w:rPr>
        <w:t>p</w:t>
      </w:r>
      <w:r w:rsidRPr="00276BBF">
        <w:rPr>
          <w:rFonts w:ascii="Times New Roman" w:hAnsi="Times New Roman"/>
          <w:lang w:val="en-GB"/>
        </w:rPr>
        <w:t xml:space="preserve"> pressure, </w:t>
      </w:r>
      <w:r w:rsidRPr="003F4AE4">
        <w:rPr>
          <w:rFonts w:ascii="Symbol" w:hAnsi="Symbol"/>
          <w:i/>
          <w:lang w:val="en-GB"/>
        </w:rPr>
        <w:t></w:t>
      </w:r>
      <w:r w:rsidRPr="00276BBF">
        <w:rPr>
          <w:rFonts w:ascii="Times New Roman" w:hAnsi="Times New Roman"/>
          <w:lang w:val="en-GB"/>
        </w:rPr>
        <w:t xml:space="preserve"> fluid density, </w:t>
      </w:r>
      <w:r w:rsidRPr="003F4AE4">
        <w:rPr>
          <w:rFonts w:ascii="Symbol" w:hAnsi="Symbol"/>
          <w:i/>
          <w:lang w:val="en-GB"/>
        </w:rPr>
        <w:t></w:t>
      </w:r>
      <w:r w:rsidRPr="003F4AE4">
        <w:rPr>
          <w:rFonts w:ascii="Times New Roman" w:hAnsi="Times New Roman"/>
          <w:i/>
          <w:vertAlign w:val="subscript"/>
          <w:lang w:val="en-GB"/>
        </w:rPr>
        <w:t>ij</w:t>
      </w:r>
      <w:r w:rsidRPr="00276BBF">
        <w:rPr>
          <w:rFonts w:ascii="Times New Roman" w:hAnsi="Times New Roman"/>
          <w:lang w:val="en-GB"/>
        </w:rPr>
        <w:t xml:space="preserve"> Kronecker’s delta, </w:t>
      </w:r>
      <w:r w:rsidRPr="003F4AE4">
        <w:rPr>
          <w:rFonts w:ascii="Times New Roman" w:hAnsi="Times New Roman"/>
          <w:i/>
          <w:u w:val="single"/>
          <w:lang w:val="en-GB"/>
        </w:rPr>
        <w:t>x</w:t>
      </w:r>
      <w:r w:rsidRPr="00276BBF">
        <w:rPr>
          <w:rFonts w:ascii="Times New Roman" w:hAnsi="Times New Roman"/>
          <w:lang w:val="en-GB"/>
        </w:rPr>
        <w:t xml:space="preserve"> position and </w:t>
      </w:r>
      <w:r w:rsidRPr="003F4AE4">
        <w:rPr>
          <w:rFonts w:ascii="Times New Roman" w:hAnsi="Times New Roman"/>
          <w:i/>
          <w:lang w:val="en-GB"/>
        </w:rPr>
        <w:t>t</w:t>
      </w:r>
      <w:r w:rsidRPr="00276BBF">
        <w:rPr>
          <w:rFonts w:ascii="Times New Roman" w:hAnsi="Times New Roman"/>
          <w:lang w:val="en-GB"/>
        </w:rPr>
        <w:t xml:space="preserve"> time. </w:t>
      </w:r>
      <w:r w:rsidRPr="00BC1AE1">
        <w:rPr>
          <w:rFonts w:ascii="Times New Roman" w:hAnsi="Times New Roman"/>
          <w:lang w:val="en-GB"/>
        </w:rPr>
        <w:t xml:space="preserve">We need to compute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8007FF" w:rsidRPr="00BC1AE1">
        <w:rPr>
          <w:rFonts w:ascii="Times New Roman" w:hAnsi="Times New Roman"/>
          <w:lang w:val="en-GB"/>
        </w:rPr>
        <w:t xml:space="preserve"> </w:t>
      </w:r>
      <w:r w:rsidRPr="00BC1AE1">
        <w:rPr>
          <w:rFonts w:ascii="Times New Roman" w:hAnsi="Times New Roman"/>
          <w:lang w:val="en-GB"/>
        </w:rPr>
        <w:t>at</w:t>
      </w:r>
      <w:r w:rsidRPr="00276BBF">
        <w:rPr>
          <w:rFonts w:ascii="Times New Roman" w:hAnsi="Times New Roman"/>
          <w:lang w:val="en-GB"/>
        </w:rPr>
        <w:t xml:space="preserve"> each fluid particle position </w:t>
      </w:r>
      <w:r w:rsidR="003D504A">
        <w:rPr>
          <w:rFonts w:ascii="Times New Roman" w:hAnsi="Times New Roman"/>
          <w:lang w:val="en-GB"/>
        </w:rPr>
        <w:t>by using the SPH formalism and taking</w:t>
      </w:r>
      <w:r w:rsidRPr="00276BBF">
        <w:rPr>
          <w:rFonts w:ascii="Times New Roman" w:hAnsi="Times New Roman"/>
          <w:lang w:val="en-GB"/>
        </w:rPr>
        <w:t xml:space="preserve"> into account the boundary terms (fluid-frontier and fluid-body interactions), as described in the following.</w:t>
      </w:r>
    </w:p>
    <w:p w:rsidR="00F91289" w:rsidRPr="006C2568" w:rsidRDefault="003D504A"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 xml:space="preserve">onsider </w:t>
      </w:r>
      <w:r>
        <w:rPr>
          <w:rFonts w:ascii="Times New Roman" w:hAnsi="Times New Roman"/>
          <w:lang w:val="en-GB"/>
        </w:rPr>
        <w:t>the</w:t>
      </w:r>
      <w:r w:rsidR="00F91289" w:rsidRPr="00276BBF">
        <w:rPr>
          <w:rFonts w:ascii="Times New Roman" w:hAnsi="Times New Roman"/>
          <w:lang w:val="en-GB"/>
        </w:rPr>
        <w:t xml:space="preserve"> </w:t>
      </w:r>
      <w:r w:rsidR="005B0506">
        <w:rPr>
          <w:rFonts w:ascii="Times New Roman" w:hAnsi="Times New Roman"/>
          <w:lang w:val="en-GB"/>
        </w:rPr>
        <w:t xml:space="preserve">discretization </w:t>
      </w:r>
      <w:r w:rsidR="00F91289" w:rsidRPr="00276BBF">
        <w:rPr>
          <w:rFonts w:ascii="Times New Roman" w:hAnsi="Times New Roman"/>
          <w:lang w:val="en-GB"/>
        </w:rPr>
        <w:t>of</w:t>
      </w:r>
      <w:r w:rsidR="00BC1AE1">
        <w:rPr>
          <w:rFonts w:ascii="Times New Roman" w:hAnsi="Times New Roman"/>
          <w:lang w:val="en-GB"/>
        </w:rPr>
        <w:t xml:space="preserv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5B0506">
        <w:rPr>
          <w:rFonts w:ascii="Times New Roman" w:hAnsi="Times New Roman"/>
          <w:lang w:val="en-GB"/>
        </w:rPr>
        <w:t xml:space="preserve">, as provided by </w:t>
      </w:r>
      <w:r w:rsidR="00F91289" w:rsidRPr="003A28A9">
        <w:rPr>
          <w:rFonts w:ascii="Times New Roman" w:hAnsi="Times New Roman"/>
          <w:lang w:val="en-GB"/>
        </w:rPr>
        <w:t xml:space="preserve">the SPH </w:t>
      </w:r>
      <w:r w:rsidR="005B0506">
        <w:rPr>
          <w:rFonts w:ascii="Times New Roman" w:hAnsi="Times New Roman"/>
          <w:lang w:val="en-GB"/>
        </w:rPr>
        <w:t xml:space="preserve">approximation </w:t>
      </w:r>
      <w:r w:rsidR="00F91289" w:rsidRPr="003A28A9">
        <w:rPr>
          <w:rFonts w:ascii="Times New Roman" w:hAnsi="Times New Roman"/>
          <w:lang w:val="en-GB"/>
        </w:rPr>
        <w:t xml:space="preserve">of </w:t>
      </w:r>
      <w:r w:rsidR="009B773C">
        <w:rPr>
          <w:rFonts w:ascii="Times New Roman" w:hAnsi="Times New Roman"/>
          <w:lang w:val="en-GB"/>
        </w:rPr>
        <w:t xml:space="preserve">the first </w:t>
      </w:r>
      <w:r w:rsidR="00F91289" w:rsidRPr="003A28A9">
        <w:rPr>
          <w:rFonts w:ascii="Times New Roman" w:hAnsi="Times New Roman"/>
          <w:lang w:val="en-GB"/>
        </w:rPr>
        <w:t>derivative</w:t>
      </w:r>
      <w:r w:rsidR="009B773C">
        <w:rPr>
          <w:rFonts w:ascii="Times New Roman" w:hAnsi="Times New Roman"/>
          <w:lang w:val="en-GB"/>
        </w:rPr>
        <w:t xml:space="preserve"> of a generic function (</w:t>
      </w:r>
      <w:r w:rsidR="009B773C" w:rsidRPr="003F4AE4">
        <w:rPr>
          <w:rFonts w:ascii="Times New Roman" w:hAnsi="Times New Roman"/>
          <w:i/>
          <w:lang w:val="en-GB"/>
        </w:rPr>
        <w:t>f</w:t>
      </w:r>
      <w:r w:rsidR="009B773C">
        <w:rPr>
          <w:rFonts w:ascii="Times New Roman" w:hAnsi="Times New Roman"/>
          <w:lang w:val="en-GB"/>
        </w:rPr>
        <w:t>)</w:t>
      </w:r>
      <w:r w:rsidR="005B0506">
        <w:rPr>
          <w:rFonts w:ascii="Times New Roman" w:hAnsi="Times New Roman"/>
          <w:lang w:val="en-GB"/>
        </w:rPr>
        <w:t>,</w:t>
      </w:r>
      <w:r w:rsidR="00F91289" w:rsidRPr="003A28A9">
        <w:rPr>
          <w:rFonts w:ascii="Times New Roman" w:hAnsi="Times New Roman"/>
          <w:lang w:val="en-GB"/>
        </w:rPr>
        <w:t xml:space="preserve"> according to the semi-analytic approach (“</w:t>
      </w:r>
      <w:r w:rsidR="00F91289" w:rsidRPr="003A28A9">
        <w:rPr>
          <w:rFonts w:ascii="Times New Roman" w:hAnsi="Times New Roman"/>
          <w:vertAlign w:val="subscript"/>
          <w:lang w:val="en-GB"/>
        </w:rPr>
        <w:t>SA</w:t>
      </w:r>
      <w:r w:rsidR="00F91289" w:rsidRPr="003A28A9">
        <w:rPr>
          <w:rFonts w:ascii="Times New Roman" w:hAnsi="Times New Roman"/>
          <w:lang w:val="en-GB"/>
        </w:rPr>
        <w:t>”; [</w:t>
      </w:r>
      <w:r w:rsidR="00F91289" w:rsidRPr="003A28A9">
        <w:rPr>
          <w:rFonts w:ascii="Times New Roman" w:hAnsi="Times New Roman"/>
          <w:lang w:val="en-GB"/>
        </w:rPr>
        <w:fldChar w:fldCharType="begin"/>
      </w:r>
      <w:r w:rsidR="00F91289" w:rsidRPr="003A28A9">
        <w:rPr>
          <w:rFonts w:ascii="Times New Roman" w:hAnsi="Times New Roman"/>
          <w:lang w:val="en-GB"/>
        </w:rPr>
        <w:instrText xml:space="preserve"> REF _Ref341105485 \r \h  \* MERGEFORMAT </w:instrText>
      </w:r>
      <w:r w:rsidR="00F91289" w:rsidRPr="003A28A9">
        <w:rPr>
          <w:rFonts w:ascii="Times New Roman" w:hAnsi="Times New Roman"/>
          <w:lang w:val="en-GB"/>
        </w:rPr>
      </w:r>
      <w:r w:rsidR="00F91289" w:rsidRPr="003A28A9">
        <w:rPr>
          <w:rFonts w:ascii="Times New Roman" w:hAnsi="Times New Roman"/>
          <w:lang w:val="en-GB"/>
        </w:rPr>
        <w:fldChar w:fldCharType="separate"/>
      </w:r>
      <w:r w:rsidR="00A32296" w:rsidRPr="00A32296">
        <w:rPr>
          <w:rFonts w:ascii="Times New Roman" w:hAnsi="Times New Roman"/>
          <w:bCs/>
          <w:lang w:val="en-GB"/>
        </w:rPr>
        <w:t>210</w:t>
      </w:r>
      <w:r w:rsidR="00F91289" w:rsidRPr="003A28A9">
        <w:rPr>
          <w:rFonts w:ascii="Times New Roman" w:hAnsi="Times New Roman"/>
          <w:lang w:val="en-GB"/>
        </w:rPr>
        <w:fldChar w:fldCharType="end"/>
      </w:r>
      <w:r w:rsidR="00F91289" w:rsidRPr="003A28A9">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276BBF" w:rsidTr="0059092D">
        <w:tc>
          <w:tcPr>
            <w:tcW w:w="4566" w:type="pct"/>
            <w:vAlign w:val="center"/>
          </w:tcPr>
          <w:p w:rsidR="00F91289" w:rsidRPr="00276BBF" w:rsidRDefault="00F91289" w:rsidP="00F812DC">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2"/>
            <w:r w:rsidR="00F060FC" w:rsidRPr="00FD3639">
              <w:rPr>
                <w:rFonts w:ascii="Times New Roman" w:hAnsi="Times New Roman"/>
                <w:position w:val="-36"/>
                <w:sz w:val="24"/>
                <w:szCs w:val="24"/>
              </w:rPr>
              <w:object w:dxaOrig="5060" w:dyaOrig="800">
                <v:shape id="_x0000_i1032" type="#_x0000_t75" style="width:253.85pt;height:40.45pt" o:ole="">
                  <v:imagedata r:id="rId28" o:title=""/>
                </v:shape>
                <o:OLEObject Type="Embed" ProgID="Equation.3" ShapeID="_x0000_i1032" DrawAspect="Content" ObjectID="_1658221311" r:id="rId29"/>
              </w:object>
            </w:r>
            <w:commentRangeEnd w:id="62"/>
            <w:r w:rsidR="00FD3639">
              <w:rPr>
                <w:rStyle w:val="Rimandocommento"/>
                <w:rFonts w:ascii="Times New Roman" w:eastAsia="Times New Roman" w:hAnsi="Times New Roman"/>
                <w:szCs w:val="20"/>
                <w:lang w:val="it-IT" w:eastAsia="it-IT"/>
              </w:rPr>
              <w:commentReference w:id="62"/>
            </w:r>
          </w:p>
        </w:tc>
        <w:tc>
          <w:tcPr>
            <w:tcW w:w="434" w:type="pct"/>
            <w:vAlign w:val="center"/>
          </w:tcPr>
          <w:p w:rsidR="00F91289" w:rsidRPr="00276BBF" w:rsidRDefault="00BC1AE1" w:rsidP="00BC1AE1">
            <w:pPr>
              <w:pStyle w:val="Didascalia"/>
              <w:keepNext/>
              <w:spacing w:after="0"/>
              <w:rPr>
                <w:rFonts w:ascii="Times New Roman" w:hAnsi="Times New Roman"/>
                <w:position w:val="-30"/>
                <w:sz w:val="24"/>
                <w:szCs w:val="24"/>
              </w:rPr>
            </w:pPr>
            <w:bookmarkStart w:id="63" w:name="_Ref44823236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bookmarkEnd w:id="63"/>
            <w:r w:rsidRPr="00BC1AE1">
              <w:rPr>
                <w:rFonts w:ascii="Times New Roman" w:eastAsia="Times New Roman" w:hAnsi="Times New Roman"/>
                <w:b w:val="0"/>
                <w:bCs w:val="0"/>
                <w:color w:val="auto"/>
                <w:sz w:val="24"/>
                <w:szCs w:val="24"/>
                <w:lang w:eastAsia="it-IT"/>
              </w:rPr>
              <w:t>)</w:t>
            </w:r>
            <w:r w:rsidR="00F91289" w:rsidRPr="00276BBF">
              <w:rPr>
                <w:rFonts w:ascii="Times New Roman" w:hAnsi="Times New Roman"/>
                <w:position w:val="-30"/>
                <w:sz w:val="24"/>
                <w:szCs w:val="24"/>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inner fluid domain here involved is filled with numerical particles. At boundaries, the kernel support</w:t>
      </w:r>
      <w:r w:rsidR="00F958D2">
        <w:rPr>
          <w:rFonts w:ascii="Times New Roman" w:hAnsi="Times New Roman"/>
          <w:lang w:val="en-GB"/>
        </w:rPr>
        <w:t xml:space="preserve"> is (formally) not truncated</w:t>
      </w:r>
      <w:r w:rsidR="009E0417">
        <w:rPr>
          <w:rFonts w:ascii="Times New Roman" w:hAnsi="Times New Roman"/>
          <w:lang w:val="en-GB"/>
        </w:rPr>
        <w:t xml:space="preserve"> because it can </w:t>
      </w:r>
      <w:r w:rsidRPr="00276BBF">
        <w:rPr>
          <w:rFonts w:ascii="Times New Roman" w:hAnsi="Times New Roman"/>
          <w:lang w:val="en-GB"/>
        </w:rPr>
        <w:t xml:space="preserve">partially lie outside the fluid domain. In other words, the summation </w:t>
      </w:r>
      <w:r w:rsidRPr="009B773C">
        <w:rPr>
          <w:rFonts w:ascii="Times New Roman" w:hAnsi="Times New Roman"/>
          <w:lang w:val="en-GB"/>
        </w:rPr>
        <w:t xml:space="preserve">in </w:t>
      </w:r>
      <w:r w:rsidR="009B773C" w:rsidRPr="009B773C">
        <w:rPr>
          <w:rFonts w:ascii="Times New Roman" w:hAnsi="Times New Roman"/>
          <w:lang w:val="en-GB"/>
        </w:rPr>
        <w:fldChar w:fldCharType="begin"/>
      </w:r>
      <w:r w:rsidR="009B773C" w:rsidRPr="009B773C">
        <w:rPr>
          <w:rFonts w:ascii="Times New Roman" w:hAnsi="Times New Roman"/>
          <w:lang w:val="en-GB"/>
        </w:rPr>
        <w:instrText xml:space="preserve"> REF _Ref448232369 \h  \* MERGEFORMAT </w:instrText>
      </w:r>
      <w:r w:rsidR="009B773C" w:rsidRPr="009B773C">
        <w:rPr>
          <w:rFonts w:ascii="Times New Roman" w:hAnsi="Times New Roman"/>
          <w:lang w:val="en-GB"/>
        </w:rPr>
      </w:r>
      <w:r w:rsidR="009B773C" w:rsidRPr="009B773C">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6.5</w:t>
      </w:r>
      <w:r w:rsidR="009B773C" w:rsidRPr="009B773C">
        <w:rPr>
          <w:rFonts w:ascii="Times New Roman" w:hAnsi="Times New Roman"/>
          <w:lang w:val="en-GB"/>
        </w:rPr>
        <w:fldChar w:fldCharType="end"/>
      </w:r>
      <w:r w:rsidR="009B773C" w:rsidRPr="009B773C">
        <w:rPr>
          <w:rFonts w:ascii="Times New Roman" w:hAnsi="Times New Roman"/>
          <w:lang w:val="en-GB"/>
        </w:rPr>
        <w:t>)</w:t>
      </w:r>
      <w:r w:rsidRPr="00276BBF">
        <w:rPr>
          <w:rFonts w:ascii="Times New Roman" w:hAnsi="Times New Roman"/>
          <w:lang w:val="en-GB"/>
        </w:rPr>
        <w:t xml:space="preserve"> is performed over all the fluid particles “</w:t>
      </w:r>
      <w:r w:rsidRPr="003F4AE4">
        <w:rPr>
          <w:rFonts w:ascii="Times New Roman" w:hAnsi="Times New Roman"/>
          <w:i/>
          <w:vertAlign w:val="subscript"/>
          <w:lang w:val="en-GB"/>
        </w:rPr>
        <w:t>b</w:t>
      </w:r>
      <w:r w:rsidRPr="00276BBF">
        <w:rPr>
          <w:rFonts w:ascii="Times New Roman" w:hAnsi="Times New Roman"/>
          <w:lang w:val="en-GB"/>
        </w:rPr>
        <w:t xml:space="preserve">” (neighbouring particles with volume </w:t>
      </w:r>
      <w:r w:rsidRPr="003F4AE4">
        <w:rPr>
          <w:rFonts w:ascii="Symbol" w:hAnsi="Symbol"/>
          <w:i/>
          <w:lang w:val="en-GB"/>
        </w:rPr>
        <w:t></w:t>
      </w:r>
      <w:r w:rsidRPr="00276BB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At the same time, the volume integral in</w:t>
      </w:r>
      <w:r w:rsidR="001A53A2">
        <w:rPr>
          <w:rFonts w:ascii="Times New Roman" w:hAnsi="Times New Roman"/>
          <w:lang w:val="en-GB"/>
        </w:rPr>
        <w:t xml:space="preserve"> </w:t>
      </w:r>
      <w:r w:rsidR="001A53A2" w:rsidRPr="009B773C">
        <w:rPr>
          <w:rFonts w:ascii="Times New Roman" w:hAnsi="Times New Roman"/>
          <w:lang w:val="en-GB"/>
        </w:rPr>
        <w:fldChar w:fldCharType="begin"/>
      </w:r>
      <w:r w:rsidR="001A53A2" w:rsidRPr="009B773C">
        <w:rPr>
          <w:rFonts w:ascii="Times New Roman" w:hAnsi="Times New Roman"/>
          <w:lang w:val="en-GB"/>
        </w:rPr>
        <w:instrText xml:space="preserve"> REF _Ref448232369 \h  \* MERGEFORMAT </w:instrText>
      </w:r>
      <w:r w:rsidR="001A53A2" w:rsidRPr="009B773C">
        <w:rPr>
          <w:rFonts w:ascii="Times New Roman" w:hAnsi="Times New Roman"/>
          <w:lang w:val="en-GB"/>
        </w:rPr>
      </w:r>
      <w:r w:rsidR="001A53A2" w:rsidRPr="009B773C">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6.5</w:t>
      </w:r>
      <w:r w:rsidR="001A53A2" w:rsidRPr="009B773C">
        <w:rPr>
          <w:rFonts w:ascii="Times New Roman" w:hAnsi="Times New Roman"/>
          <w:lang w:val="en-GB"/>
        </w:rPr>
        <w:fldChar w:fldCharType="end"/>
      </w:r>
      <w:r w:rsidR="001A53A2" w:rsidRPr="009B773C">
        <w:rPr>
          <w:rFonts w:ascii="Times New Roman" w:hAnsi="Times New Roman"/>
          <w:lang w:val="en-GB"/>
        </w:rPr>
        <w:t>)</w:t>
      </w:r>
      <w:r w:rsidRPr="00276BBF">
        <w:rPr>
          <w:rFonts w:ascii="Times New Roman" w:hAnsi="Times New Roman"/>
          <w:lang w:val="en-GB"/>
        </w:rPr>
        <w:t xml:space="preserve"> represents the boundary term, which is a convolution integral on the truncated portion of the kernel support. In this fictitious and outer volume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w:t>
      </w:r>
      <w:r w:rsidR="001A53A2">
        <w:rPr>
          <w:rFonts w:ascii="Times New Roman" w:hAnsi="Times New Roman"/>
          <w:lang w:val="en-GB"/>
        </w:rPr>
        <w:t xml:space="preserve">one </w:t>
      </w:r>
      <w:r w:rsidRPr="00276BBF">
        <w:rPr>
          <w:rFonts w:ascii="Times New Roman" w:hAnsi="Times New Roman"/>
          <w:lang w:val="en-GB"/>
        </w:rPr>
        <w:t>need</w:t>
      </w:r>
      <w:r w:rsidR="001A53A2">
        <w:rPr>
          <w:rFonts w:ascii="Times New Roman" w:hAnsi="Times New Roman"/>
          <w:lang w:val="en-GB"/>
        </w:rPr>
        <w:t>s</w:t>
      </w:r>
      <w:r w:rsidRPr="00276BBF">
        <w:rPr>
          <w:rFonts w:ascii="Times New Roman" w:hAnsi="Times New Roman"/>
          <w:lang w:val="en-GB"/>
        </w:rPr>
        <w:t xml:space="preserve"> to define the generic function f (pressure, velocity or density alternatively).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semi-analytic approach (“</w:t>
      </w:r>
      <w:r w:rsidRPr="003F4AE4">
        <w:rPr>
          <w:rFonts w:ascii="Times New Roman" w:hAnsi="Times New Roman"/>
          <w:i/>
          <w:vertAlign w:val="subscript"/>
          <w:lang w:val="en-GB"/>
        </w:rPr>
        <w:t>SA</w:t>
      </w:r>
      <w:r w:rsidRPr="00276BBF">
        <w:rPr>
          <w:rFonts w:ascii="Times New Roman" w:hAnsi="Times New Roman"/>
          <w:lang w:val="en-GB"/>
        </w:rPr>
        <w:t xml:space="preserve">”) </w:t>
      </w:r>
      <w:r w:rsidR="009E0417">
        <w:rPr>
          <w:rFonts w:ascii="Times New Roman" w:hAnsi="Times New Roman"/>
          <w:lang w:val="en-GB"/>
        </w:rPr>
        <w:t xml:space="preserve">(the version of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_Ref341105389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46</w:t>
      </w:r>
      <w:r w:rsidRPr="00276BBF">
        <w:rPr>
          <w:rFonts w:ascii="Times New Roman" w:hAnsi="Times New Roman"/>
          <w:lang w:val="en-GB"/>
        </w:rPr>
        <w:fldChar w:fldCharType="end"/>
      </w:r>
      <w:r w:rsidRPr="00276BBF">
        <w:rPr>
          <w:rFonts w:ascii="Times New Roman" w:hAnsi="Times New Roman"/>
          <w:lang w:val="en-GB"/>
        </w:rPr>
        <w:t>]</w:t>
      </w:r>
      <w:r w:rsidR="009E0417">
        <w:rPr>
          <w:rFonts w:ascii="Times New Roman" w:hAnsi="Times New Roman"/>
          <w:lang w:val="en-GB"/>
        </w:rPr>
        <w:t>)</w:t>
      </w:r>
      <w:r w:rsidRPr="00276BBF">
        <w:rPr>
          <w:rFonts w:ascii="Times New Roman" w:hAnsi="Times New Roman"/>
          <w:lang w:val="en-GB"/>
        </w:rPr>
        <w:t xml:space="preserve"> hypothesizes the following linearization and assumptions to compute f 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lastRenderedPageBreak/>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4"/>
            <w:r w:rsidR="00F060FC" w:rsidRPr="00CB44CC">
              <w:rPr>
                <w:rFonts w:ascii="Times New Roman" w:hAnsi="Times New Roman"/>
                <w:position w:val="-36"/>
                <w:sz w:val="24"/>
                <w:szCs w:val="24"/>
              </w:rPr>
              <w:object w:dxaOrig="10160" w:dyaOrig="800">
                <v:shape id="_x0000_i1033" type="#_x0000_t75" style="width:435.7pt;height:34.15pt" o:ole="">
                  <v:imagedata r:id="rId31" o:title=""/>
                </v:shape>
                <o:OLEObject Type="Embed" ProgID="Equation.3" ShapeID="_x0000_i1033" DrawAspect="Content" ObjectID="_1658221312" r:id="rId32"/>
              </w:object>
            </w:r>
            <w:commentRangeEnd w:id="64"/>
            <w:r w:rsidR="00CB44CC">
              <w:rPr>
                <w:rStyle w:val="Rimandocommento"/>
                <w:rFonts w:ascii="Times New Roman" w:eastAsia="Times New Roman" w:hAnsi="Times New Roman"/>
                <w:szCs w:val="20"/>
                <w:lang w:val="it-IT" w:eastAsia="it-IT"/>
              </w:rPr>
              <w:commentReference w:id="64"/>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peculiar “</w:t>
      </w:r>
      <w:r w:rsidRPr="003F4AE4">
        <w:rPr>
          <w:rFonts w:ascii="Times New Roman" w:hAnsi="Times New Roman"/>
          <w:i/>
          <w:vertAlign w:val="subscript"/>
          <w:lang w:val="en-GB"/>
        </w:rPr>
        <w:t>SA</w:t>
      </w:r>
      <w:r w:rsidRPr="00276BBF">
        <w:rPr>
          <w:rFonts w:ascii="Times New Roman" w:hAnsi="Times New Roman"/>
          <w:lang w:val="en-GB"/>
        </w:rPr>
        <w:t xml:space="preserve">” values of the functions and derivatives </w:t>
      </w:r>
      <w:r w:rsidR="003F4AE4">
        <w:rPr>
          <w:rFonts w:ascii="Times New Roman" w:hAnsi="Times New Roman"/>
          <w:lang w:val="en-GB"/>
        </w:rPr>
        <w:t>with</w:t>
      </w:r>
      <w:r w:rsidRPr="00276BBF">
        <w:rPr>
          <w:rFonts w:ascii="Times New Roman" w:hAnsi="Times New Roman"/>
          <w:lang w:val="en-GB"/>
        </w:rPr>
        <w:t xml:space="preserve">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are assigned to represent a null normal g</w:t>
      </w:r>
      <w:r w:rsidR="009E0417">
        <w:rPr>
          <w:rFonts w:ascii="Times New Roman" w:hAnsi="Times New Roman"/>
          <w:lang w:val="en-GB"/>
        </w:rPr>
        <w:t>radient of reduced pressure at the</w:t>
      </w:r>
      <w:r w:rsidRPr="00276BBF">
        <w:rPr>
          <w:rFonts w:ascii="Times New Roman" w:hAnsi="Times New Roman"/>
          <w:lang w:val="en-GB"/>
        </w:rPr>
        <w:t xml:space="preserve"> frontier interface (</w:t>
      </w:r>
      <w:r w:rsidR="001A53A2">
        <w:rPr>
          <w:rFonts w:ascii="Times New Roman" w:hAnsi="Times New Roman"/>
          <w:lang w:val="en-GB"/>
        </w:rPr>
        <w:t xml:space="preserve">while </w:t>
      </w:r>
      <w:r w:rsidRPr="00276BB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3000" w:dyaOrig="780">
                <v:shape id="_x0000_i1034" type="#_x0000_t75" style="width:149.8pt;height:39.4pt" o:ole="">
                  <v:imagedata r:id="rId33" o:title=""/>
                </v:shape>
                <o:OLEObject Type="Embed" ProgID="Equation.3" ShapeID="_x0000_i1034" DrawAspect="Content" ObjectID="_1658221313" r:id="rId3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2540" w:dyaOrig="780">
                <v:shape id="_x0000_i1035" type="#_x0000_t75" style="width:127.2pt;height:39.4pt" o:ole="">
                  <v:imagedata r:id="rId35" o:title=""/>
                </v:shape>
                <o:OLEObject Type="Embed" ProgID="Equation.3" ShapeID="_x0000_i1035" DrawAspect="Content" ObjectID="_1658221314" r:id="rId3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del w:id="65" w:author="Amicarelli Andrea (RSE)" w:date="2020-04-13T15:04:00Z">
        <w:r w:rsidRPr="00276BBF" w:rsidDel="00EF44F5">
          <w:rPr>
            <w:rFonts w:ascii="Times New Roman" w:hAnsi="Times New Roman"/>
            <w:lang w:val="en-GB"/>
          </w:rPr>
          <w:delText xml:space="preserve">At the same time, </w:delText>
        </w:r>
        <w:r w:rsidR="001A53A2" w:rsidDel="00EF44F5">
          <w:rPr>
            <w:rFonts w:ascii="Times New Roman" w:hAnsi="Times New Roman"/>
            <w:lang w:val="en-GB"/>
          </w:rPr>
          <w:delText xml:space="preserve">the model </w:delText>
        </w:r>
        <w:r w:rsidRPr="00276BBF" w:rsidDel="00EF44F5">
          <w:rPr>
            <w:rFonts w:ascii="Times New Roman" w:hAnsi="Times New Roman"/>
            <w:lang w:val="en-GB"/>
          </w:rPr>
          <w:delText>set</w:delText>
        </w:r>
        <w:r w:rsidR="001A53A2" w:rsidDel="00EF44F5">
          <w:rPr>
            <w:rFonts w:ascii="Times New Roman" w:hAnsi="Times New Roman"/>
            <w:lang w:val="en-GB"/>
          </w:rPr>
          <w:delText>s</w:delText>
        </w:r>
        <w:r w:rsidRPr="00276BBF" w:rsidDel="00EF44F5">
          <w:rPr>
            <w:rFonts w:ascii="Times New Roman" w:hAnsi="Times New Roman"/>
            <w:lang w:val="en-GB"/>
          </w:rPr>
          <w:delText xml:space="preserve"> free-slip conditions when estimating velocity at boundaries. </w:delText>
        </w:r>
      </w:del>
      <w:r w:rsidRPr="00276BBF">
        <w:rPr>
          <w:rFonts w:ascii="Times New Roman" w:hAnsi="Times New Roman"/>
          <w:lang w:val="en-GB"/>
        </w:rPr>
        <w:t xml:space="preserve">The velocity vector is taken as uniform in the outer part of the kernel support. Here </w:t>
      </w:r>
      <w:r w:rsidRPr="003F4AE4">
        <w:rPr>
          <w:rFonts w:ascii="Times New Roman" w:hAnsi="Times New Roman"/>
          <w:i/>
          <w:u w:val="single"/>
          <w:lang w:val="en-GB"/>
        </w:rPr>
        <w:t>u</w:t>
      </w:r>
      <w:r w:rsidRPr="003F4AE4">
        <w:rPr>
          <w:rFonts w:ascii="Times New Roman" w:hAnsi="Times New Roman"/>
          <w:i/>
          <w:vertAlign w:val="subscript"/>
          <w:lang w:val="en-GB"/>
        </w:rPr>
        <w:t>SA</w:t>
      </w:r>
      <w:r w:rsidRPr="00276BBF">
        <w:rPr>
          <w:rFonts w:ascii="Times New Roman" w:hAnsi="Times New Roman"/>
          <w:lang w:val="en-GB"/>
        </w:rPr>
        <w:t xml:space="preserve"> is decomposed in the sum of a vector normal to boundary </w:t>
      </w:r>
      <w:r w:rsidRPr="00276BBF">
        <w:rPr>
          <w:rFonts w:ascii="Times New Roman" w:hAnsi="Times New Roman"/>
          <w:position w:val="-14"/>
        </w:rPr>
        <w:object w:dxaOrig="660" w:dyaOrig="380">
          <v:shape id="_x0000_i1036" type="#_x0000_t75" style="width:32.6pt;height:19.45pt" o:ole="">
            <v:imagedata r:id="rId37" o:title=""/>
          </v:shape>
          <o:OLEObject Type="Embed" ProgID="Equation.3" ShapeID="_x0000_i1036" DrawAspect="Content" ObjectID="_1658221315" r:id="rId38"/>
        </w:object>
      </w:r>
      <w:r w:rsidR="001A53A2" w:rsidRPr="001A53A2">
        <w:rPr>
          <w:rFonts w:ascii="Times New Roman" w:hAnsi="Times New Roman"/>
          <w:lang w:val="en-GB"/>
        </w:rPr>
        <w:t xml:space="preserve"> </w:t>
      </w:r>
      <w:r w:rsidRPr="00276BBF">
        <w:rPr>
          <w:rFonts w:ascii="Times New Roman" w:hAnsi="Times New Roman"/>
          <w:lang w:val="en-GB"/>
        </w:rPr>
        <w:t xml:space="preserve">and a tangential </w:t>
      </w:r>
      <w:proofErr w:type="gramStart"/>
      <w:r w:rsidRPr="00276BBF">
        <w:rPr>
          <w:rFonts w:ascii="Times New Roman" w:hAnsi="Times New Roman"/>
          <w:lang w:val="en-GB"/>
        </w:rPr>
        <w:t xml:space="preserve">vector </w:t>
      </w:r>
      <w:proofErr w:type="gramEnd"/>
      <w:r w:rsidRPr="00276BBF">
        <w:rPr>
          <w:rFonts w:ascii="Times New Roman" w:hAnsi="Times New Roman"/>
          <w:position w:val="-14"/>
        </w:rPr>
        <w:object w:dxaOrig="660" w:dyaOrig="380">
          <v:shape id="_x0000_i1037" type="#_x0000_t75" style="width:32.6pt;height:19.45pt" o:ole="">
            <v:imagedata r:id="rId39" o:title=""/>
          </v:shape>
          <o:OLEObject Type="Embed" ProgID="Equation.3" ShapeID="_x0000_i1037" DrawAspect="Content" ObjectID="_1658221316" r:id="rId40"/>
        </w:object>
      </w:r>
      <w:r w:rsidRPr="00276BBF">
        <w:rPr>
          <w:rFonts w:ascii="Times New Roman" w:hAnsi="Times New Roman"/>
          <w:lang w:val="en-GB"/>
        </w:rPr>
        <w:t xml:space="preserve">. </w:t>
      </w:r>
      <w:del w:id="66" w:author="Amicarelli Andrea (RSE)" w:date="2020-04-13T15:04:00Z">
        <w:r w:rsidRPr="00276BBF" w:rsidDel="00EF44F5">
          <w:rPr>
            <w:rFonts w:ascii="Times New Roman" w:hAnsi="Times New Roman"/>
            <w:lang w:val="en-GB"/>
          </w:rPr>
          <w:delText xml:space="preserve">The first is represented as a linear extrapolation from the computational fluid particle velocity. The latter is equal to its analogous vector of the same </w:delText>
        </w:r>
        <w:r w:rsidR="001A53A2" w:rsidDel="00EF44F5">
          <w:rPr>
            <w:rFonts w:ascii="Times New Roman" w:hAnsi="Times New Roman"/>
            <w:lang w:val="en-GB"/>
          </w:rPr>
          <w:delText xml:space="preserve">computational </w:delText>
        </w:r>
        <w:r w:rsidRPr="00276BBF" w:rsidDel="00EF44F5">
          <w:rPr>
            <w:rFonts w:ascii="Times New Roman" w:hAnsi="Times New Roman"/>
            <w:lang w:val="en-GB"/>
          </w:rPr>
          <w:delText>fluid particle (the subscript “</w:delText>
        </w:r>
        <w:r w:rsidRPr="003F4AE4" w:rsidDel="00EF44F5">
          <w:rPr>
            <w:rFonts w:ascii="Times New Roman" w:hAnsi="Times New Roman"/>
            <w:i/>
            <w:vertAlign w:val="subscript"/>
            <w:lang w:val="en-GB"/>
          </w:rPr>
          <w:delText>w</w:delText>
        </w:r>
        <w:r w:rsidRPr="00276BBF" w:rsidDel="00EF44F5">
          <w:rPr>
            <w:rFonts w:ascii="Times New Roman" w:hAnsi="Times New Roman"/>
            <w:lang w:val="en-GB"/>
          </w:rPr>
          <w:delText>” refers to a generic frontier):</w:delText>
        </w:r>
      </w:del>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del w:id="67" w:author="Amicarelli Andrea (RSE)" w:date="2020-04-13T15:05:00Z">
              <w:r w:rsidRPr="00276BBF" w:rsidDel="00EF44F5">
                <w:rPr>
                  <w:rFonts w:ascii="Times New Roman" w:hAnsi="Times New Roman"/>
                  <w:position w:val="-30"/>
                  <w:sz w:val="24"/>
                  <w:szCs w:val="24"/>
                </w:rPr>
                <w:object w:dxaOrig="8020" w:dyaOrig="1200">
                  <v:shape id="_x0000_i1038" type="#_x0000_t75" style="width:400.45pt;height:60.45pt" o:ole="">
                    <v:imagedata r:id="rId41" o:title=""/>
                  </v:shape>
                  <o:OLEObject Type="Embed" ProgID="Equation.3" ShapeID="_x0000_i1038" DrawAspect="Content" ObjectID="_1658221317" r:id="rId42"/>
                </w:object>
              </w:r>
            </w:del>
          </w:p>
        </w:tc>
        <w:tc>
          <w:tcPr>
            <w:tcW w:w="461" w:type="pct"/>
            <w:vAlign w:val="center"/>
          </w:tcPr>
          <w:p w:rsidR="00F91289" w:rsidRPr="008007FF" w:rsidRDefault="00BC1AE1" w:rsidP="00EF44F5">
            <w:pPr>
              <w:pStyle w:val="Didascalia"/>
              <w:keepNext/>
              <w:spacing w:after="0"/>
              <w:rPr>
                <w:rFonts w:ascii="Times New Roman" w:eastAsia="Times New Roman" w:hAnsi="Times New Roman"/>
                <w:b w:val="0"/>
                <w:bCs w:val="0"/>
                <w:color w:val="auto"/>
                <w:sz w:val="24"/>
                <w:szCs w:val="24"/>
                <w:lang w:eastAsia="it-IT"/>
              </w:rPr>
            </w:pPr>
            <w:del w:id="68" w:author="Amicarelli Andrea (RSE)" w:date="2020-04-13T15:05:00Z">
              <w:r w:rsidRPr="008007FF" w:rsidDel="00EF44F5">
                <w:rPr>
                  <w:rFonts w:ascii="Times New Roman" w:eastAsia="Times New Roman" w:hAnsi="Times New Roman"/>
                  <w:b w:val="0"/>
                  <w:bCs w:val="0"/>
                  <w:color w:val="auto"/>
                  <w:sz w:val="24"/>
                  <w:szCs w:val="24"/>
                  <w:lang w:eastAsia="it-IT"/>
                </w:rPr>
                <w:delText xml:space="preserve"> </w:delText>
              </w:r>
            </w:del>
          </w:p>
        </w:tc>
      </w:tr>
    </w:tbl>
    <w:p w:rsidR="00E7789D" w:rsidRPr="0021148F" w:rsidRDefault="00E7789D" w:rsidP="00E7789D">
      <w:pPr>
        <w:pStyle w:val="Normale1"/>
        <w:spacing w:line="240" w:lineRule="auto"/>
        <w:jc w:val="both"/>
        <w:rPr>
          <w:rFonts w:ascii="Times New Roman" w:hAnsi="Times New Roman"/>
          <w:lang w:val="en-GB"/>
        </w:rPr>
      </w:pPr>
      <w:commentRangeStart w:id="69"/>
      <w:r>
        <w:rPr>
          <w:rFonts w:ascii="Times New Roman" w:hAnsi="Times New Roman"/>
          <w:lang w:val="en-GB"/>
        </w:rPr>
        <w:t>Under free</w:t>
      </w:r>
      <w:r w:rsidRPr="0021148F">
        <w:rPr>
          <w:rFonts w:ascii="Times New Roman" w:hAnsi="Times New Roman"/>
          <w:lang w:val="en-GB"/>
        </w:rPr>
        <w:t>-slip conditions</w:t>
      </w:r>
      <w:r>
        <w:rPr>
          <w:rFonts w:ascii="Times New Roman" w:hAnsi="Times New Roman"/>
          <w:lang w:val="en-GB"/>
        </w:rPr>
        <w:t>, the tangential component of the velocity vector in the truncated portion of the kernel support is</w:t>
      </w:r>
      <w:r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E7789D" w:rsidRPr="00276BBF" w:rsidTr="007B78B0">
        <w:tc>
          <w:tcPr>
            <w:tcW w:w="4539" w:type="pct"/>
            <w:vAlign w:val="center"/>
          </w:tcPr>
          <w:p w:rsidR="00E7789D" w:rsidRPr="00276BBF" w:rsidRDefault="00E7789D"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1120" w:dyaOrig="360">
                <v:shape id="_x0000_i1039" type="#_x0000_t75" style="width:56.25pt;height:17.85pt" o:ole="">
                  <v:imagedata r:id="rId43" o:title=""/>
                </v:shape>
                <o:OLEObject Type="Embed" ProgID="Equation.3" ShapeID="_x0000_i1039" DrawAspect="Content" ObjectID="_1658221318" r:id="rId44"/>
              </w:object>
            </w:r>
          </w:p>
        </w:tc>
        <w:tc>
          <w:tcPr>
            <w:tcW w:w="461" w:type="pct"/>
            <w:vAlign w:val="center"/>
          </w:tcPr>
          <w:p w:rsidR="00E7789D" w:rsidRPr="008007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whereas it assumes the following expression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60" w:dyaOrig="380">
                <v:shape id="_x0000_i1040" type="#_x0000_t75" style="width:284.85pt;height:18.9pt" o:ole="">
                  <v:imagedata r:id="rId45" o:title=""/>
                </v:shape>
                <o:OLEObject Type="Embed" ProgID="Equation.3" ShapeID="_x0000_i1040" DrawAspect="Content" ObjectID="_1658221319" r:id="rId4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7789D" w:rsidRDefault="00E7789D" w:rsidP="00E7789D">
      <w:pPr>
        <w:pStyle w:val="Normale1"/>
        <w:spacing w:line="240" w:lineRule="auto"/>
        <w:jc w:val="both"/>
        <w:rPr>
          <w:rFonts w:ascii="Times New Roman" w:hAnsi="Times New Roman"/>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E7789D">
        <w:rPr>
          <w:rFonts w:ascii="Times New Roman" w:hAnsi="Times New Roman"/>
          <w:i/>
          <w:u w:val="single"/>
          <w:lang w:val="en-GB"/>
        </w:rPr>
        <w:t>t</w:t>
      </w:r>
      <w:r>
        <w:rPr>
          <w:rFonts w:ascii="Times New Roman" w:hAnsi="Times New Roman"/>
          <w:lang w:val="en-GB"/>
        </w:rPr>
        <w:t xml:space="preserve"> is the vector tangential to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The normal component of the velocity vector in the truncated portion of the kernel support, no matter about the slip conditions, reads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20" w:dyaOrig="360">
                <v:shape id="_x0000_i1041" type="#_x0000_t75" style="width:282.2pt;height:16.8pt" o:ole="">
                  <v:imagedata r:id="rId47" o:title=""/>
                </v:shape>
                <o:OLEObject Type="Embed" ProgID="Equation.3" ShapeID="_x0000_i1041" DrawAspect="Content" ObjectID="_1658221320" r:id="rId48"/>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3F4AE4">
        <w:rPr>
          <w:rFonts w:ascii="Times New Roman" w:hAnsi="Times New Roman"/>
          <w:i/>
          <w:u w:val="single"/>
          <w:lang w:val="en-GB"/>
        </w:rPr>
        <w:t>n</w:t>
      </w:r>
      <w:r w:rsidRPr="00E7789D">
        <w:rPr>
          <w:rFonts w:ascii="Times New Roman" w:hAnsi="Times New Roman"/>
          <w:i/>
          <w:vertAlign w:val="subscript"/>
          <w:lang w:val="en-GB"/>
        </w:rPr>
        <w:t>w</w:t>
      </w:r>
      <w:r>
        <w:rPr>
          <w:rFonts w:ascii="Times New Roman" w:hAnsi="Times New Roman"/>
          <w:lang w:val="en-GB"/>
        </w:rPr>
        <w:t xml:space="preserve"> is the normal vector of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Thus, the associated velocity vectors can be assigned to the truncated portion of the kernel support both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6500" w:dyaOrig="380">
                <v:shape id="_x0000_i1042" type="#_x0000_t75" style="width:325.85pt;height:18.9pt" o:ole="">
                  <v:imagedata r:id="rId49" o:title=""/>
                </v:shape>
                <o:OLEObject Type="Embed" ProgID="Equation.3" ShapeID="_x0000_i1042" DrawAspect="Content" ObjectID="_1658221321" r:id="rId50"/>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and f</w:t>
      </w:r>
      <w:r w:rsidR="0021148F" w:rsidRPr="0021148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780" w:dyaOrig="400">
                <v:shape id="_x0000_i1043" type="#_x0000_t75" style="width:239.1pt;height:19.95pt" o:ole="">
                  <v:imagedata r:id="rId51" o:title=""/>
                </v:shape>
                <o:OLEObject Type="Embed" ProgID="Equation.3" ShapeID="_x0000_i1043" DrawAspect="Content" ObjectID="_1658221322" r:id="rId52"/>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together with the following velocity differences, both under free-slip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099" w:dyaOrig="380">
                <v:shape id="_x0000_i1044" type="#_x0000_t75" style="width:206pt;height:18.9pt" o:ole="">
                  <v:imagedata r:id="rId53" o:title=""/>
                </v:shape>
                <o:OLEObject Type="Embed" ProgID="Equation.3" ShapeID="_x0000_i1044" DrawAspect="Content" ObjectID="_1658221323" r:id="rId54"/>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F45B53"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 xml:space="preserve">and </w:t>
      </w:r>
      <w:r w:rsidR="0021148F" w:rsidRPr="0021148F">
        <w:rPr>
          <w:rFonts w:ascii="Times New Roman" w:hAnsi="Times New Roman"/>
          <w:lang w:val="en-GB"/>
        </w:rPr>
        <w:t>no-slip</w:t>
      </w:r>
      <w:r>
        <w:rPr>
          <w:rFonts w:ascii="Times New Roman" w:hAnsi="Times New Roman"/>
          <w:lang w:val="en-GB"/>
        </w:rPr>
        <w:t xml:space="preserve">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21148F">
              <w:rPr>
                <w:rFonts w:ascii="Times New Roman" w:hAnsi="Times New Roman"/>
                <w:b/>
                <w:position w:val="-10"/>
                <w:sz w:val="20"/>
              </w:rPr>
              <w:object w:dxaOrig="2020" w:dyaOrig="340">
                <v:shape id="_x0000_i1045" type="#_x0000_t75" style="width:101.45pt;height:15.75pt" o:ole="">
                  <v:imagedata r:id="rId55" o:title=""/>
                </v:shape>
                <o:OLEObject Type="Embed" ProgID="Equation.3" ShapeID="_x0000_i1045" DrawAspect="Content" ObjectID="_1658221324" r:id="rId5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69"/>
    <w:p w:rsidR="0021148F" w:rsidRPr="008A199E" w:rsidRDefault="005C3FF9" w:rsidP="008A199E">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69"/>
      </w:r>
    </w:p>
    <w:p w:rsidR="00F91289" w:rsidRPr="00276BBF"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At this point, one </w:t>
      </w:r>
      <w:r w:rsidR="00F91289" w:rsidRPr="00276BBF">
        <w:rPr>
          <w:rFonts w:ascii="Times New Roman" w:hAnsi="Times New Roman"/>
          <w:lang w:val="en-GB"/>
        </w:rPr>
        <w:t>can write the continuity equation for a Weakly Compressible SPH model (Einstein’s notation works for “</w:t>
      </w:r>
      <w:r w:rsidR="00F91289" w:rsidRPr="003F4AE4">
        <w:rPr>
          <w:rFonts w:ascii="Times New Roman" w:hAnsi="Times New Roman"/>
          <w:i/>
          <w:vertAlign w:val="subscript"/>
          <w:lang w:val="en-GB"/>
        </w:rPr>
        <w:t>j</w:t>
      </w:r>
      <w:r w:rsidR="00F91289" w:rsidRPr="00276BB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36"/>
                <w:sz w:val="24"/>
                <w:szCs w:val="24"/>
              </w:rPr>
              <w:object w:dxaOrig="6640" w:dyaOrig="820">
                <v:shape id="_x0000_i1046" type="#_x0000_t75" style="width:317.95pt;height:39.4pt" o:ole="">
                  <v:imagedata r:id="rId57" o:title=""/>
                </v:shape>
                <o:OLEObject Type="Embed" ProgID="Equation.3" ShapeID="_x0000_i1046" DrawAspect="Content" ObjectID="_1658221325" r:id="rId58"/>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0" w:name="_Ref44823239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15</w:t>
            </w:r>
            <w:r w:rsidR="00F1468B">
              <w:rPr>
                <w:rFonts w:ascii="Times New Roman" w:eastAsia="Times New Roman" w:hAnsi="Times New Roman"/>
                <w:b w:val="0"/>
                <w:bCs w:val="0"/>
                <w:color w:val="auto"/>
                <w:sz w:val="24"/>
                <w:szCs w:val="24"/>
                <w:lang w:eastAsia="it-IT"/>
              </w:rPr>
              <w:fldChar w:fldCharType="end"/>
            </w:r>
            <w:bookmarkEnd w:id="70"/>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C</w:t>
      </w:r>
      <w:r w:rsidRPr="003F4AE4">
        <w:rPr>
          <w:rFonts w:ascii="Times New Roman" w:hAnsi="Times New Roman"/>
          <w:i/>
          <w:vertAlign w:val="subscript"/>
          <w:lang w:val="en-GB"/>
        </w:rPr>
        <w:t>s</w:t>
      </w:r>
      <w:r w:rsidRPr="00276BBF">
        <w:rPr>
          <w:rFonts w:ascii="Times New Roman" w:hAnsi="Times New Roman"/>
          <w:lang w:val="en-GB"/>
        </w:rPr>
        <w:t xml:space="preserve"> is introduced to represent a fluid-body interaction term.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we can analogously derive the approximation of the momentum equation (the notation </w:t>
      </w:r>
      <w:r w:rsidRPr="00276BBF">
        <w:rPr>
          <w:rFonts w:ascii="Times New Roman" w:hAnsi="Times New Roman"/>
          <w:position w:val="-14"/>
          <w:lang w:val="en-GB"/>
        </w:rPr>
        <w:object w:dxaOrig="340" w:dyaOrig="400">
          <v:shape id="_x0000_i1047" type="#_x0000_t75" style="width:17.35pt;height:19.95pt" o:ole="">
            <v:imagedata r:id="rId59" o:title=""/>
          </v:shape>
          <o:OLEObject Type="Embed" ProgID="Equation.3" ShapeID="_x0000_i1047" DrawAspect="Content" ObjectID="_1658221326" r:id="rId60"/>
        </w:object>
      </w:r>
      <w:r w:rsidRPr="00276BB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71"/>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580" w:dyaOrig="820">
                <v:shape id="_x0000_i1048" type="#_x0000_t75" style="width:278.55pt;height:40.45pt" o:ole="">
                  <v:imagedata r:id="rId61" o:title=""/>
                </v:shape>
                <o:OLEObject Type="Embed" ProgID="Equation.3" ShapeID="_x0000_i1048" DrawAspect="Content" ObjectID="_1658221327" r:id="rId62"/>
              </w:object>
            </w:r>
          </w:p>
          <w:p w:rsidR="00F91289" w:rsidRDefault="00897949" w:rsidP="0059092D">
            <w:pPr>
              <w:spacing w:line="240" w:lineRule="auto"/>
              <w:jc w:val="center"/>
              <w:rPr>
                <w:rFonts w:ascii="Times New Roman" w:hAnsi="Times New Roman"/>
                <w:sz w:val="24"/>
                <w:szCs w:val="24"/>
              </w:rPr>
            </w:pPr>
            <w:r w:rsidRPr="00132A27">
              <w:rPr>
                <w:rFonts w:ascii="Times New Roman" w:hAnsi="Times New Roman"/>
                <w:position w:val="-36"/>
                <w:sz w:val="24"/>
                <w:szCs w:val="24"/>
              </w:rPr>
              <w:object w:dxaOrig="7860" w:dyaOrig="800">
                <v:shape id="_x0000_i1049" type="#_x0000_t75" style="width:393.65pt;height:40.45pt" o:ole="">
                  <v:imagedata r:id="rId63" o:title=""/>
                </v:shape>
                <o:OLEObject Type="Embed" ProgID="Equation.3" ShapeID="_x0000_i1049" DrawAspect="Content" ObjectID="_1658221328" r:id="rId64"/>
              </w:object>
            </w:r>
          </w:p>
          <w:p w:rsidR="00132A27" w:rsidRPr="00276BBF" w:rsidRDefault="00897949" w:rsidP="0059092D">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860" w:dyaOrig="800">
                <v:shape id="_x0000_i1050" type="#_x0000_t75" style="width:295.9pt;height:39.95pt" o:ole="">
                  <v:imagedata r:id="rId65" o:title=""/>
                </v:shape>
                <o:OLEObject Type="Embed" ProgID="Equation.3" ShapeID="_x0000_i1050" DrawAspect="Content" ObjectID="_1658221329" r:id="rId6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2" w:name="_Ref448232409"/>
            <w:bookmarkStart w:id="73" w:name="_Ref37681806"/>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16</w:t>
            </w:r>
            <w:r w:rsidR="00F1468B">
              <w:rPr>
                <w:rFonts w:ascii="Times New Roman" w:eastAsia="Times New Roman" w:hAnsi="Times New Roman"/>
                <w:b w:val="0"/>
                <w:bCs w:val="0"/>
                <w:color w:val="auto"/>
                <w:sz w:val="24"/>
                <w:szCs w:val="24"/>
                <w:lang w:eastAsia="it-IT"/>
              </w:rPr>
              <w:fldChar w:fldCharType="end"/>
            </w:r>
            <w:bookmarkEnd w:id="72"/>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71"/>
            <w:r w:rsidR="00132A27">
              <w:rPr>
                <w:rStyle w:val="Rimandocommento"/>
                <w:rFonts w:ascii="Times New Roman" w:eastAsia="Times New Roman" w:hAnsi="Times New Roman"/>
                <w:b w:val="0"/>
                <w:bCs w:val="0"/>
                <w:color w:val="auto"/>
                <w:szCs w:val="20"/>
                <w:lang w:val="it-IT" w:eastAsia="it-IT"/>
              </w:rPr>
              <w:commentReference w:id="71"/>
            </w:r>
            <w:bookmarkEnd w:id="73"/>
          </w:p>
        </w:tc>
      </w:tr>
    </w:tbl>
    <w:p w:rsidR="00132A27" w:rsidRDefault="00132A27"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3F4AE4">
        <w:rPr>
          <w:rFonts w:ascii="Times New Roman" w:hAnsi="Times New Roman"/>
          <w:i/>
          <w:u w:val="single"/>
          <w:lang w:val="en-GB"/>
        </w:rPr>
        <w:t>a</w:t>
      </w:r>
      <w:r w:rsidRPr="003F4AE4">
        <w:rPr>
          <w:rFonts w:ascii="Times New Roman" w:hAnsi="Times New Roman"/>
          <w:i/>
          <w:vertAlign w:val="subscript"/>
          <w:lang w:val="en-GB"/>
        </w:rPr>
        <w:t>s</w:t>
      </w:r>
      <w:r w:rsidRPr="00276BBF">
        <w:rPr>
          <w:rFonts w:ascii="Times New Roman" w:hAnsi="Times New Roman"/>
          <w:vertAlign w:val="subscript"/>
          <w:lang w:val="en-GB"/>
        </w:rPr>
        <w:t xml:space="preserve"> </w:t>
      </w:r>
      <w:r w:rsidRPr="00276BBF">
        <w:rPr>
          <w:rFonts w:ascii="Times New Roman" w:hAnsi="Times New Roman"/>
          <w:lang w:val="en-GB"/>
        </w:rPr>
        <w:t xml:space="preserve">represents a new acceleration term due to the fluid-body interactions, </w:t>
      </w:r>
      <w:r w:rsidRPr="003F4AE4">
        <w:rPr>
          <w:rFonts w:ascii="Symbol" w:hAnsi="Symbol"/>
          <w:i/>
          <w:lang w:val="en-GB"/>
        </w:rPr>
        <w:t></w:t>
      </w:r>
      <w:r w:rsidRPr="003F4AE4">
        <w:rPr>
          <w:rFonts w:ascii="Times New Roman" w:hAnsi="Times New Roman"/>
          <w:i/>
          <w:vertAlign w:val="subscript"/>
          <w:lang w:val="en-GB"/>
        </w:rPr>
        <w:t>M</w:t>
      </w:r>
      <w:r w:rsidRPr="00276BBF">
        <w:rPr>
          <w:rFonts w:ascii="Times New Roman" w:hAnsi="Times New Roman"/>
          <w:lang w:val="en-GB"/>
        </w:rPr>
        <w:t xml:space="preserve"> is the artificial viscosity (</w:t>
      </w:r>
      <w:r w:rsidR="001A53A2">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 xml:space="preserve">]), </w:t>
      </w:r>
      <w:r w:rsidRPr="003F4AE4">
        <w:rPr>
          <w:rFonts w:ascii="Times New Roman" w:hAnsi="Times New Roman"/>
          <w:i/>
          <w:lang w:val="en-GB"/>
        </w:rPr>
        <w:t>m</w:t>
      </w:r>
      <w:r w:rsidRPr="00276BBF">
        <w:rPr>
          <w:rFonts w:ascii="Times New Roman" w:hAnsi="Times New Roman"/>
          <w:lang w:val="en-GB"/>
        </w:rPr>
        <w:t xml:space="preserve"> the particle mass and </w:t>
      </w:r>
      <w:r w:rsidRPr="003F4AE4">
        <w:rPr>
          <w:rFonts w:ascii="Times New Roman" w:hAnsi="Times New Roman"/>
          <w:i/>
          <w:lang w:val="en-GB"/>
        </w:rPr>
        <w:t>r</w:t>
      </w:r>
      <w:r w:rsidRPr="00276BBF">
        <w:rPr>
          <w:rFonts w:ascii="Times New Roman" w:hAnsi="Times New Roman"/>
          <w:lang w:val="en-GB"/>
        </w:rPr>
        <w:t xml:space="preserve"> the relative distance between the neighbouring and the computational particle.</w:t>
      </w:r>
    </w:p>
    <w:p w:rsidR="00A24A8D" w:rsidRDefault="00A24A8D" w:rsidP="00A24A8D">
      <w:pPr>
        <w:pStyle w:val="Normale1"/>
        <w:spacing w:line="240" w:lineRule="auto"/>
        <w:jc w:val="both"/>
        <w:rPr>
          <w:rFonts w:ascii="Times New Roman" w:hAnsi="Times New Roman"/>
          <w:lang w:val="en-GB"/>
        </w:rPr>
      </w:pPr>
      <w:ins w:id="74" w:author="Amicarelli Andrea (RSE)" w:date="2020-04-13T09:55:00Z">
        <w:r>
          <w:rPr>
            <w:rFonts w:ascii="Times New Roman" w:hAnsi="Times New Roman"/>
            <w:lang w:val="en-GB"/>
          </w:rPr>
          <w:t>Zeroing (molecular) viscosity reduces CPU time.</w:t>
        </w:r>
        <w:r w:rsidRPr="00A24A8D">
          <w:rPr>
            <w:rFonts w:ascii="Times New Roman" w:hAnsi="Times New Roman"/>
            <w:lang w:val="en-GB"/>
          </w:rPr>
          <w:t xml:space="preserve"> A configuration with no-slip conditions and null viscosity makes sense if it is demonstrated that the value of viscosity is ininfluential</w:t>
        </w:r>
        <w:r>
          <w:rPr>
            <w:rFonts w:ascii="Times New Roman" w:hAnsi="Times New Roman"/>
            <w:lang w:val="en-GB"/>
          </w:rPr>
          <w:t>.</w:t>
        </w:r>
      </w:ins>
    </w:p>
    <w:p w:rsidR="00F53D8F" w:rsidRDefault="00F53D8F" w:rsidP="00F53D8F">
      <w:pPr>
        <w:pStyle w:val="Normale1"/>
        <w:spacing w:line="240" w:lineRule="auto"/>
        <w:jc w:val="both"/>
        <w:rPr>
          <w:rFonts w:ascii="Times New Roman" w:hAnsi="Times New Roman"/>
          <w:lang w:val="en-GB"/>
        </w:rPr>
      </w:pPr>
      <w:ins w:id="75" w:author="Amicarelli Andrea (RSE)" w:date="2020-04-13T09:57:00Z">
        <w:r w:rsidRPr="00F53D8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ins>
    </w:p>
    <w:p w:rsidR="00494F5B" w:rsidRDefault="00494F5B" w:rsidP="00494F5B">
      <w:pPr>
        <w:pStyle w:val="Normale1"/>
        <w:spacing w:line="240" w:lineRule="auto"/>
        <w:jc w:val="both"/>
        <w:rPr>
          <w:rFonts w:ascii="Times New Roman" w:hAnsi="Times New Roman"/>
          <w:lang w:val="en-GB"/>
        </w:rPr>
      </w:pPr>
      <w:ins w:id="76" w:author="Amicarelli Andrea (RSE)" w:date="2020-04-13T09:57:00Z">
        <w:r w:rsidRPr="00494F5B">
          <w:rPr>
            <w:rFonts w:ascii="Times New Roman" w:hAnsi="Times New Roman"/>
            <w:lang w:val="en-GB"/>
          </w:rPr>
          <w:t xml:space="preserve">If no-slip conditions can be used with body transport, </w:t>
        </w:r>
        <w:r>
          <w:rPr>
            <w:rFonts w:ascii="Times New Roman" w:hAnsi="Times New Roman"/>
            <w:lang w:val="en-GB"/>
          </w:rPr>
          <w:t xml:space="preserve">then </w:t>
        </w:r>
        <w:r w:rsidRPr="00494F5B">
          <w:rPr>
            <w:rFonts w:ascii="Times New Roman" w:hAnsi="Times New Roman"/>
            <w:lang w:val="en-GB"/>
          </w:rPr>
          <w:t>they are more convenient than free-slip conditions in terms of CPU time.</w:t>
        </w:r>
      </w:ins>
    </w:p>
    <w:p w:rsidR="00897949" w:rsidRPr="00897949" w:rsidRDefault="00897949" w:rsidP="00897949">
      <w:pPr>
        <w:pStyle w:val="Normale1"/>
        <w:spacing w:line="240" w:lineRule="auto"/>
        <w:rPr>
          <w:rFonts w:ascii="Times New Roman" w:hAnsi="Times New Roman"/>
          <w:lang w:val="en-GB"/>
        </w:rPr>
      </w:pPr>
      <w:commentRangeStart w:id="77"/>
      <w:r>
        <w:rPr>
          <w:rFonts w:ascii="Times New Roman" w:hAnsi="Times New Roman"/>
          <w:lang w:val="en-GB"/>
        </w:rPr>
        <w:t xml:space="preserve">The second-to-last term of </w:t>
      </w:r>
      <w:r>
        <w:rPr>
          <w:rFonts w:ascii="Times New Roman" w:hAnsi="Times New Roman"/>
          <w:lang w:val="en-GB"/>
        </w:rPr>
        <w:fldChar w:fldCharType="begin"/>
      </w:r>
      <w:r>
        <w:rPr>
          <w:rFonts w:ascii="Times New Roman" w:hAnsi="Times New Roman"/>
          <w:lang w:val="en-GB"/>
        </w:rPr>
        <w:instrText xml:space="preserve"> REF _Ref37681806 \h </w:instrText>
      </w:r>
      <w:r w:rsidR="004A5AD9">
        <w:rPr>
          <w:rFonts w:ascii="Times New Roman" w:hAnsi="Times New Roman"/>
          <w:lang w:val="en-GB"/>
        </w:rPr>
        <w:instrText xml:space="preserve">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 xml:space="preserve">(6.16) </w:t>
      </w:r>
      <w:r>
        <w:rPr>
          <w:rFonts w:ascii="Times New Roman" w:hAnsi="Times New Roman"/>
          <w:lang w:val="en-GB"/>
        </w:rPr>
        <w:fldChar w:fldCharType="end"/>
      </w:r>
      <w:r w:rsidR="003666BA">
        <w:rPr>
          <w:rFonts w:ascii="Times New Roman" w:hAnsi="Times New Roman"/>
          <w:lang w:val="en-GB"/>
        </w:rPr>
        <w:t>is defined by</w:t>
      </w:r>
      <w:r>
        <w:rPr>
          <w:rFonts w:ascii="Times New Roman" w:hAnsi="Times New Roman"/>
          <w:lang w:val="en-GB"/>
        </w:rPr>
        <w:t xml:space="preserve"> </w:t>
      </w:r>
      <w:r w:rsidRPr="00897949">
        <w:rPr>
          <w:rFonts w:ascii="Times New Roman" w:hAnsi="Times New Roman"/>
          <w:lang w:val="en-GB"/>
        </w:rPr>
        <w:t>Di Monaco</w:t>
      </w:r>
      <w:r>
        <w:rPr>
          <w:rFonts w:ascii="Times New Roman" w:hAnsi="Times New Roman"/>
          <w:lang w:val="en-GB"/>
        </w:rPr>
        <w:t xml:space="preserve"> et al. (2011</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_Ref341105389 \r \h </w:instrText>
      </w:r>
      <w:r w:rsidR="004A5AD9">
        <w:rPr>
          <w:rFonts w:ascii="Times New Roman" w:hAnsi="Times New Roman"/>
          <w:lang w:val="en-GB"/>
        </w:rPr>
      </w:r>
      <w:r w:rsidR="004A5AD9">
        <w:rPr>
          <w:rFonts w:ascii="Times New Roman" w:hAnsi="Times New Roman"/>
          <w:lang w:val="en-GB"/>
        </w:rPr>
        <w:fldChar w:fldCharType="separate"/>
      </w:r>
      <w:r w:rsidR="00A32296">
        <w:rPr>
          <w:rFonts w:ascii="Times New Roman" w:hAnsi="Times New Roman"/>
          <w:lang w:val="en-GB"/>
        </w:rPr>
        <w:t>46</w:t>
      </w:r>
      <w:r w:rsidR="004A5AD9">
        <w:rPr>
          <w:rFonts w:ascii="Times New Roman" w:hAnsi="Times New Roman"/>
          <w:lang w:val="en-GB"/>
        </w:rPr>
        <w:fldChar w:fldCharType="end"/>
      </w:r>
      <w:r w:rsidR="004A5AD9">
        <w:rPr>
          <w:rFonts w:ascii="Times New Roman" w:hAnsi="Times New Roman"/>
          <w:lang w:val="en-GB"/>
        </w:rPr>
        <w:t>]</w:t>
      </w:r>
      <w:r>
        <w:rPr>
          <w:rFonts w:ascii="Times New Roman" w:hAnsi="Times New Roman"/>
          <w:lang w:val="en-GB"/>
        </w:rPr>
        <w:t xml:space="preserve">). </w:t>
      </w:r>
      <w:r w:rsidR="004A5AD9">
        <w:rPr>
          <w:rFonts w:ascii="Times New Roman" w:hAnsi="Times New Roman"/>
          <w:lang w:val="en-GB"/>
        </w:rPr>
        <w:t xml:space="preserve">It is a </w:t>
      </w:r>
      <w:r w:rsidRPr="00897949">
        <w:rPr>
          <w:rFonts w:ascii="Times New Roman" w:hAnsi="Times New Roman"/>
          <w:lang w:val="en-GB"/>
        </w:rPr>
        <w:t>viscous term</w:t>
      </w:r>
      <w:r w:rsidR="004A5AD9">
        <w:rPr>
          <w:rFonts w:ascii="Times New Roman" w:hAnsi="Times New Roman"/>
          <w:lang w:val="en-GB"/>
        </w:rPr>
        <w:t xml:space="preserve">, whose formulation is </w:t>
      </w:r>
      <w:r w:rsidR="003666BA">
        <w:rPr>
          <w:rFonts w:ascii="Times New Roman" w:hAnsi="Times New Roman"/>
          <w:lang w:val="en-GB"/>
        </w:rPr>
        <w:t xml:space="preserve">mixes </w:t>
      </w:r>
      <w:r w:rsidRPr="00897949">
        <w:rPr>
          <w:rFonts w:ascii="Times New Roman" w:hAnsi="Times New Roman"/>
          <w:lang w:val="en-GB"/>
        </w:rPr>
        <w:t>Cleary</w:t>
      </w:r>
      <w:r w:rsidR="004A5AD9">
        <w:rPr>
          <w:rFonts w:ascii="Times New Roman" w:hAnsi="Times New Roman"/>
          <w:lang w:val="en-GB"/>
        </w:rPr>
        <w:t xml:space="preserve">’s and </w:t>
      </w:r>
      <w:r w:rsidRPr="00897949">
        <w:rPr>
          <w:rFonts w:ascii="Times New Roman" w:hAnsi="Times New Roman"/>
          <w:lang w:val="en-GB"/>
        </w:rPr>
        <w:t>Morris</w:t>
      </w:r>
      <w:r w:rsidR="004A5AD9">
        <w:rPr>
          <w:rFonts w:ascii="Times New Roman" w:hAnsi="Times New Roman"/>
          <w:lang w:val="en-GB"/>
        </w:rPr>
        <w:t xml:space="preserve">’ formulations </w:t>
      </w:r>
      <w:r w:rsidRPr="00897949">
        <w:rPr>
          <w:rFonts w:ascii="Times New Roman" w:hAnsi="Times New Roman"/>
          <w:lang w:val="en-GB"/>
        </w:rPr>
        <w:t>(Basa et al., 2009</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_Ref327274323 \r \h </w:instrText>
      </w:r>
      <w:r w:rsidR="004A5AD9">
        <w:rPr>
          <w:rFonts w:ascii="Times New Roman" w:hAnsi="Times New Roman"/>
          <w:lang w:val="en-GB"/>
        </w:rPr>
      </w:r>
      <w:r w:rsidR="004A5AD9">
        <w:rPr>
          <w:rFonts w:ascii="Times New Roman" w:hAnsi="Times New Roman"/>
          <w:lang w:val="en-GB"/>
        </w:rPr>
        <w:fldChar w:fldCharType="separate"/>
      </w:r>
      <w:r w:rsidR="00A32296">
        <w:rPr>
          <w:rFonts w:ascii="Times New Roman" w:hAnsi="Times New Roman"/>
          <w:lang w:val="en-GB"/>
        </w:rPr>
        <w:t>18</w:t>
      </w:r>
      <w:r w:rsidR="004A5AD9">
        <w:rPr>
          <w:rFonts w:ascii="Times New Roman" w:hAnsi="Times New Roman"/>
          <w:lang w:val="en-GB"/>
        </w:rPr>
        <w:fldChar w:fldCharType="end"/>
      </w:r>
      <w:r w:rsidR="004A5AD9">
        <w:rPr>
          <w:rFonts w:ascii="Times New Roman" w:hAnsi="Times New Roman"/>
          <w:lang w:val="en-GB"/>
        </w:rPr>
        <w:t>]</w:t>
      </w:r>
      <w:r w:rsidRPr="00897949">
        <w:rPr>
          <w:rFonts w:ascii="Times New Roman" w:hAnsi="Times New Roman"/>
          <w:lang w:val="en-GB"/>
        </w:rPr>
        <w:t>)</w:t>
      </w:r>
      <w:r w:rsidR="004A5AD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660" w:dyaOrig="800">
                <v:shape id="_x0000_i1051" type="#_x0000_t75" style="width:284.85pt;height:39.95pt" o:ole="">
                  <v:imagedata r:id="rId67" o:title=""/>
                </v:shape>
                <o:OLEObject Type="Embed" ProgID="Equation.3" ShapeID="_x0000_i1051" DrawAspect="Content" ObjectID="_1658221330" r:id="rId68"/>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78" w:name="_Ref37682106"/>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8"/>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4A5AD9" w:rsidP="00897949">
      <w:pPr>
        <w:pStyle w:val="Normale1"/>
        <w:spacing w:line="240" w:lineRule="auto"/>
        <w:rPr>
          <w:rFonts w:ascii="Times New Roman" w:hAnsi="Times New Roman"/>
          <w:lang w:val="en-GB"/>
        </w:rPr>
      </w:pPr>
      <w:r>
        <w:rPr>
          <w:rFonts w:ascii="Times New Roman" w:hAnsi="Times New Roman"/>
          <w:lang w:val="en-GB"/>
        </w:rPr>
        <w:t xml:space="preserve">where </w:t>
      </w:r>
      <w:r w:rsidRPr="004A5AD9">
        <w:rPr>
          <w:rFonts w:ascii="Symbol" w:hAnsi="Symbol"/>
          <w:i/>
          <w:lang w:val="en-GB"/>
        </w:rPr>
        <w:t></w:t>
      </w:r>
      <w:r w:rsidRPr="004A5AD9">
        <w:rPr>
          <w:rFonts w:ascii="Symbol" w:hAnsi="Symbol"/>
          <w:i/>
          <w:vertAlign w:val="subscript"/>
          <w:lang w:val="en-GB"/>
        </w:rPr>
        <w:t></w:t>
      </w:r>
      <w:r w:rsidRPr="004A5AD9">
        <w:rPr>
          <w:rFonts w:ascii="Symbol" w:hAnsi="Symbol"/>
          <w:i/>
          <w:vertAlign w:val="subscript"/>
          <w:lang w:val="en-GB"/>
        </w:rPr>
        <w:t></w:t>
      </w:r>
      <w:r w:rsidRPr="00897949">
        <w:rPr>
          <w:rFonts w:ascii="Times New Roman" w:hAnsi="Times New Roman"/>
          <w:lang w:val="en-GB"/>
        </w:rPr>
        <w:t xml:space="preserve"> </w:t>
      </w:r>
      <w:r>
        <w:rPr>
          <w:rFonts w:ascii="Times New Roman" w:hAnsi="Times New Roman"/>
          <w:lang w:val="en-GB"/>
        </w:rPr>
        <w:t xml:space="preserve">and </w:t>
      </w:r>
      <w:r w:rsidRPr="004A5AD9">
        <w:rPr>
          <w:rFonts w:ascii="Symbol" w:hAnsi="Symbol"/>
          <w:i/>
          <w:lang w:val="en-GB"/>
        </w:rPr>
        <w:t></w:t>
      </w:r>
      <w:r w:rsidRPr="004A5AD9">
        <w:rPr>
          <w:rFonts w:ascii="Times New Roman" w:hAnsi="Times New Roman"/>
          <w:i/>
          <w:vertAlign w:val="subscript"/>
          <w:lang w:val="en-GB"/>
        </w:rPr>
        <w:t>r,2</w:t>
      </w:r>
      <w:r w:rsidRPr="00897949">
        <w:rPr>
          <w:rFonts w:ascii="Times New Roman" w:hAnsi="Times New Roman"/>
          <w:lang w:val="en-GB"/>
        </w:rPr>
        <w:t xml:space="preserve"> </w:t>
      </w:r>
      <w:r>
        <w:rPr>
          <w:rFonts w:ascii="Times New Roman" w:hAnsi="Times New Roman"/>
          <w:lang w:val="en-GB"/>
        </w:rPr>
        <w:t xml:space="preserve">are negligible constants avoiding divergent behaviours. In case </w:t>
      </w:r>
      <w:r w:rsidRPr="004A5AD9">
        <w:rPr>
          <w:rFonts w:ascii="Symbol" w:hAnsi="Symbol"/>
          <w:i/>
          <w:lang w:val="en-GB"/>
        </w:rPr>
        <w:t></w:t>
      </w:r>
      <w:r w:rsidRPr="004A5AD9">
        <w:rPr>
          <w:rFonts w:ascii="Symbol" w:hAnsi="Symbol"/>
          <w:i/>
          <w:lang w:val="en-GB"/>
        </w:rPr>
        <w:t></w:t>
      </w:r>
      <w:r w:rsidRPr="004A5AD9">
        <w:rPr>
          <w:rFonts w:ascii="Times New Roman" w:hAnsi="Times New Roman"/>
          <w:lang w:val="en-GB"/>
        </w:rPr>
        <w:t xml:space="preserve"> and </w:t>
      </w:r>
      <w:r w:rsidRPr="004A5AD9">
        <w:rPr>
          <w:rFonts w:ascii="Times New Roman" w:hAnsi="Times New Roman"/>
          <w:i/>
          <w:lang w:val="en-GB"/>
        </w:rPr>
        <w:t>r</w:t>
      </w:r>
      <w:r w:rsidRPr="004A5AD9">
        <w:rPr>
          <w:rFonts w:ascii="Times New Roman" w:hAnsi="Times New Roman"/>
          <w:lang w:val="en-GB"/>
        </w:rPr>
        <w:t xml:space="preserve"> do not tend to zero, then</w:t>
      </w:r>
      <w:r w:rsidR="003666BA">
        <w:rPr>
          <w:rFonts w:ascii="Times New Roman" w:hAnsi="Times New Roman"/>
          <w:lang w:val="en-GB"/>
        </w:rPr>
        <w:t xml:space="preserve"> </w:t>
      </w:r>
      <w:r w:rsidR="003666BA">
        <w:rPr>
          <w:rFonts w:ascii="Times New Roman" w:hAnsi="Times New Roman"/>
          <w:lang w:val="en-GB"/>
        </w:rPr>
        <w:fldChar w:fldCharType="begin"/>
      </w:r>
      <w:r w:rsidR="003666BA">
        <w:rPr>
          <w:rFonts w:ascii="Times New Roman" w:hAnsi="Times New Roman"/>
          <w:lang w:val="en-GB"/>
        </w:rPr>
        <w:instrText xml:space="preserve"> REF _Ref37682106 \h  \* MERGEFORMAT </w:instrText>
      </w:r>
      <w:r w:rsidR="003666BA">
        <w:rPr>
          <w:rFonts w:ascii="Times New Roman" w:hAnsi="Times New Roman"/>
          <w:lang w:val="en-GB"/>
        </w:rPr>
      </w:r>
      <w:r w:rsidR="003666BA">
        <w:rPr>
          <w:rFonts w:ascii="Times New Roman" w:hAnsi="Times New Roman"/>
          <w:lang w:val="en-GB"/>
        </w:rPr>
        <w:fldChar w:fldCharType="separate"/>
      </w:r>
      <w:r w:rsidR="00A32296" w:rsidRPr="00A32296">
        <w:rPr>
          <w:rFonts w:ascii="Times New Roman" w:hAnsi="Times New Roman"/>
          <w:lang w:val="en-GB"/>
        </w:rPr>
        <w:t>(6.17)</w:t>
      </w:r>
      <w:r w:rsidR="003666BA">
        <w:rPr>
          <w:rFonts w:ascii="Times New Roman" w:hAnsi="Times New Roman"/>
          <w:lang w:val="en-GB"/>
        </w:rPr>
        <w:fldChar w:fldCharType="end"/>
      </w:r>
      <w:r w:rsidR="003666BA">
        <w:rPr>
          <w:rFonts w:ascii="Times New Roman" w:hAnsi="Times New Roman"/>
          <w:lang w:val="en-GB"/>
        </w:rPr>
        <w:t xml:space="preserve"> </w:t>
      </w:r>
      <w:r w:rsidRPr="003666BA">
        <w:rPr>
          <w:rFonts w:ascii="Times New Roman" w:hAnsi="Times New Roman"/>
          <w:lang w:val="en-GB"/>
        </w:rPr>
        <w:t xml:space="preserve"> </w:t>
      </w:r>
      <w:r w:rsidR="003666BA" w:rsidRPr="003666BA">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4340" w:dyaOrig="800">
                <v:shape id="_x0000_i1052" type="#_x0000_t75" style="width:219.15pt;height:39.95pt" o:ole="">
                  <v:imagedata r:id="rId69" o:title=""/>
                </v:shape>
                <o:OLEObject Type="Embed" ProgID="Equation.3" ShapeID="_x0000_i1052" DrawAspect="Content" ObjectID="_1658221331" r:id="rId7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79" w:name="_Ref3768226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9"/>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One considers Mo</w:t>
      </w:r>
      <w:r w:rsidR="00897949" w:rsidRPr="00897949">
        <w:rPr>
          <w:rFonts w:ascii="Times New Roman" w:hAnsi="Times New Roman"/>
          <w:lang w:val="en-GB"/>
        </w:rPr>
        <w:t>rris</w:t>
      </w:r>
      <w:r>
        <w:rPr>
          <w:rFonts w:ascii="Times New Roman" w:hAnsi="Times New Roman"/>
          <w:lang w:val="en-GB"/>
        </w:rPr>
        <w:t>’</w:t>
      </w:r>
      <w:r w:rsidR="00897949" w:rsidRPr="00897949">
        <w:rPr>
          <w:rFonts w:ascii="Times New Roman" w:hAnsi="Times New Roman"/>
          <w:lang w:val="en-GB"/>
        </w:rPr>
        <w:t xml:space="preserve"> term (Basa et al., 2009</w:t>
      </w:r>
      <w:r>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_Ref327274323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18</w:t>
      </w:r>
      <w:r>
        <w:rPr>
          <w:rFonts w:ascii="Times New Roman" w:hAnsi="Times New Roman"/>
          <w:lang w:val="en-GB"/>
        </w:rPr>
        <w:fldChar w:fldCharType="end"/>
      </w:r>
      <w:r>
        <w:rPr>
          <w:rFonts w:ascii="Times New Roman" w:hAnsi="Times New Roman"/>
          <w:lang w:val="en-GB"/>
        </w:rPr>
        <w:t>]</w:t>
      </w:r>
      <w:r w:rsidR="00897949" w:rsidRPr="00897949">
        <w:rPr>
          <w:rFonts w:ascii="Times New Roman" w:hAnsi="Times New Roman"/>
          <w:lang w:val="en-GB"/>
        </w:rPr>
        <w:t>)</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3960" w:dyaOrig="800">
                <v:shape id="_x0000_i1053" type="#_x0000_t75" style="width:199.2pt;height:39.95pt" o:ole="">
                  <v:imagedata r:id="rId71" o:title=""/>
                </v:shape>
                <o:OLEObject Type="Embed" ProgID="Equation.3" ShapeID="_x0000_i1053" DrawAspect="Content" ObjectID="_1658221332" r:id="rId72"/>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3180" w:dyaOrig="680">
                <v:shape id="_x0000_i1054" type="#_x0000_t75" style="width:160.3pt;height:33.65pt" o:ole="">
                  <v:imagedata r:id="rId73" o:title=""/>
                </v:shape>
                <o:OLEObject Type="Embed" ProgID="Equation.3" ShapeID="_x0000_i1054" DrawAspect="Content" ObjectID="_1658221333" r:id="rId74"/>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897949" w:rsidP="00897949">
      <w:pPr>
        <w:pStyle w:val="Normale1"/>
        <w:spacing w:line="240" w:lineRule="auto"/>
        <w:rPr>
          <w:rFonts w:ascii="Times New Roman" w:hAnsi="Times New Roman"/>
          <w:lang w:val="en-GB"/>
        </w:rPr>
      </w:pPr>
      <w:proofErr w:type="gramStart"/>
      <w:r w:rsidRPr="00897949">
        <w:rPr>
          <w:rFonts w:ascii="Times New Roman" w:hAnsi="Times New Roman"/>
          <w:lang w:val="en-GB"/>
        </w:rPr>
        <w:t>is</w:t>
      </w:r>
      <w:proofErr w:type="gramEnd"/>
      <w:r w:rsidRPr="00897949">
        <w:rPr>
          <w:rFonts w:ascii="Times New Roman" w:hAnsi="Times New Roman"/>
          <w:lang w:val="en-GB"/>
        </w:rPr>
        <w:t xml:space="preserve"> a factor analogous to Cleary’s formulation</w:t>
      </w:r>
      <w:r w:rsidR="003666BA">
        <w:rPr>
          <w:rFonts w:ascii="Times New Roman" w:hAnsi="Times New Roman"/>
          <w:lang w:val="en-GB"/>
        </w:rPr>
        <w:t xml:space="preserve"> </w:t>
      </w:r>
      <w:r w:rsidR="003666BA" w:rsidRPr="00897949">
        <w:rPr>
          <w:rFonts w:ascii="Times New Roman" w:hAnsi="Times New Roman"/>
          <w:lang w:val="en-GB"/>
        </w:rPr>
        <w:t>(Basa et al., 2009</w:t>
      </w:r>
      <w:r w:rsidR="003666BA">
        <w:rPr>
          <w:rFonts w:ascii="Times New Roman" w:hAnsi="Times New Roman"/>
          <w:lang w:val="en-GB"/>
        </w:rPr>
        <w:t>, [</w:t>
      </w:r>
      <w:r w:rsidR="003666BA">
        <w:rPr>
          <w:rFonts w:ascii="Times New Roman" w:hAnsi="Times New Roman"/>
          <w:lang w:val="en-GB"/>
        </w:rPr>
        <w:fldChar w:fldCharType="begin"/>
      </w:r>
      <w:r w:rsidR="003666BA">
        <w:rPr>
          <w:rFonts w:ascii="Times New Roman" w:hAnsi="Times New Roman"/>
          <w:lang w:val="en-GB"/>
        </w:rPr>
        <w:instrText xml:space="preserve"> REF _Ref327274323 \r \h </w:instrText>
      </w:r>
      <w:r w:rsidR="003666BA">
        <w:rPr>
          <w:rFonts w:ascii="Times New Roman" w:hAnsi="Times New Roman"/>
          <w:lang w:val="en-GB"/>
        </w:rPr>
      </w:r>
      <w:r w:rsidR="003666BA">
        <w:rPr>
          <w:rFonts w:ascii="Times New Roman" w:hAnsi="Times New Roman"/>
          <w:lang w:val="en-GB"/>
        </w:rPr>
        <w:fldChar w:fldCharType="separate"/>
      </w:r>
      <w:r w:rsidR="00A32296">
        <w:rPr>
          <w:rFonts w:ascii="Times New Roman" w:hAnsi="Times New Roman"/>
          <w:lang w:val="en-GB"/>
        </w:rPr>
        <w:t>18</w:t>
      </w:r>
      <w:r w:rsidR="003666BA">
        <w:rPr>
          <w:rFonts w:ascii="Times New Roman" w:hAnsi="Times New Roman"/>
          <w:lang w:val="en-GB"/>
        </w:rPr>
        <w:fldChar w:fldCharType="end"/>
      </w:r>
      <w:r w:rsidR="003666BA">
        <w:rPr>
          <w:rFonts w:ascii="Times New Roman" w:hAnsi="Times New Roman"/>
          <w:lang w:val="en-GB"/>
        </w:rPr>
        <w:t>]</w:t>
      </w:r>
      <w:r w:rsidR="003666BA" w:rsidRPr="00897949">
        <w:rPr>
          <w:rFonts w:ascii="Times New Roman" w:hAnsi="Times New Roman"/>
          <w:lang w:val="en-GB"/>
        </w:rPr>
        <w:t>)</w:t>
      </w:r>
      <w:r w:rsidRPr="0089794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980" w:dyaOrig="680">
                <v:shape id="_x0000_i1055" type="#_x0000_t75" style="width:48.9pt;height:33.65pt" o:ole="">
                  <v:imagedata r:id="rId75" o:title=""/>
                </v:shape>
                <o:OLEObject Type="Embed" ProgID="Equation.3" ShapeID="_x0000_i1055" DrawAspect="Content" ObjectID="_1658221334" r:id="rId76"/>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F45B53" w:rsidRDefault="00897949" w:rsidP="00897949">
      <w:pPr>
        <w:pStyle w:val="Normale1"/>
        <w:spacing w:line="240" w:lineRule="auto"/>
        <w:rPr>
          <w:rFonts w:ascii="Times New Roman" w:hAnsi="Times New Roman"/>
          <w:sz w:val="20"/>
          <w:szCs w:val="20"/>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 xml:space="preserve">It follows that </w:t>
      </w:r>
      <w:r>
        <w:rPr>
          <w:rFonts w:ascii="Times New Roman" w:hAnsi="Times New Roman"/>
          <w:lang w:val="en-GB"/>
        </w:rPr>
        <w:fldChar w:fldCharType="begin"/>
      </w:r>
      <w:r>
        <w:rPr>
          <w:rFonts w:ascii="Times New Roman" w:hAnsi="Times New Roman"/>
          <w:lang w:val="en-GB"/>
        </w:rPr>
        <w:instrText xml:space="preserve"> REF _Ref37682262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(6.18)</w:t>
      </w:r>
      <w:r>
        <w:rPr>
          <w:rFonts w:ascii="Times New Roman" w:hAnsi="Times New Roman"/>
          <w:lang w:val="en-GB"/>
        </w:rPr>
        <w:fldChar w:fldCharType="end"/>
      </w:r>
      <w:r>
        <w:rPr>
          <w:rFonts w:ascii="Times New Roman" w:hAnsi="Times New Roman"/>
          <w:lang w:val="en-GB"/>
        </w:rPr>
        <w:t xml:space="preserve"> </w:t>
      </w:r>
      <w:r w:rsidR="00897949" w:rsidRPr="00897949">
        <w:rPr>
          <w:rFonts w:ascii="Times New Roman" w:hAnsi="Times New Roman"/>
          <w:lang w:val="en-GB"/>
        </w:rPr>
        <w:t>is equal to Morris</w:t>
      </w:r>
      <w:r>
        <w:rPr>
          <w:rFonts w:ascii="Times New Roman" w:hAnsi="Times New Roman"/>
          <w:lang w:val="en-GB"/>
        </w:rPr>
        <w:t>’</w:t>
      </w:r>
      <w:r w:rsidR="00897949" w:rsidRPr="00897949">
        <w:rPr>
          <w:rFonts w:ascii="Times New Roman" w:hAnsi="Times New Roman"/>
          <w:lang w:val="en-GB"/>
        </w:rPr>
        <w:t xml:space="preserve"> term only in case of uniform density and viscosity</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Default="003666BA" w:rsidP="00897949">
            <w:pPr>
              <w:spacing w:line="240" w:lineRule="auto"/>
              <w:jc w:val="center"/>
              <w:rPr>
                <w:rFonts w:ascii="Times New Roman" w:hAnsi="Times New Roman"/>
                <w:sz w:val="20"/>
              </w:rPr>
            </w:pPr>
            <w:r w:rsidRPr="00F45B53">
              <w:rPr>
                <w:rFonts w:ascii="Times New Roman" w:hAnsi="Times New Roman"/>
                <w:position w:val="-32"/>
                <w:sz w:val="20"/>
              </w:rPr>
              <w:object w:dxaOrig="1620" w:dyaOrig="720">
                <v:shape id="_x0000_i1056" type="#_x0000_t75" style="width:80.95pt;height:36.25pt" o:ole="">
                  <v:imagedata r:id="rId77" o:title=""/>
                </v:shape>
                <o:OLEObject Type="Embed" ProgID="Equation.3" ShapeID="_x0000_i1056" DrawAspect="Content" ObjectID="_1658221335" r:id="rId78"/>
              </w:object>
            </w:r>
          </w:p>
          <w:p w:rsidR="00EF7A6C" w:rsidRPr="00276BBF" w:rsidRDefault="00EF7A6C"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7380" w:dyaOrig="800">
                <v:shape id="_x0000_i1057" type="#_x0000_t75" style="width:371.55pt;height:39.95pt" o:ole="">
                  <v:imagedata r:id="rId79" o:title=""/>
                </v:shape>
                <o:OLEObject Type="Embed" ProgID="Equation.3" ShapeID="_x0000_i1057" DrawAspect="Content" ObjectID="_1658221336" r:id="rId8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77"/>
    <w:p w:rsidR="00897949" w:rsidRPr="00F53D8F" w:rsidRDefault="00EF7A6C" w:rsidP="00897949">
      <w:pPr>
        <w:pStyle w:val="Normale1"/>
        <w:spacing w:line="240" w:lineRule="auto"/>
        <w:rPr>
          <w:ins w:id="80" w:author="Amicarelli Andrea (RSE)" w:date="2020-04-13T09:57:00Z"/>
          <w:rFonts w:ascii="Times New Roman" w:hAnsi="Times New Roman"/>
          <w:lang w:val="en-GB"/>
        </w:rPr>
      </w:pPr>
      <w:r>
        <w:rPr>
          <w:rStyle w:val="Rimandocommento"/>
          <w:rFonts w:ascii="Times New Roman" w:hAnsi="Times New Roman"/>
          <w:szCs w:val="20"/>
        </w:rPr>
        <w:commentReference w:id="77"/>
      </w:r>
    </w:p>
    <w:p w:rsidR="00F91289" w:rsidRPr="00276BBF" w:rsidRDefault="00F91289" w:rsidP="00FB0BAA">
      <w:pPr>
        <w:pStyle w:val="Normale1"/>
        <w:spacing w:line="240" w:lineRule="auto"/>
        <w:rPr>
          <w:rFonts w:ascii="Times New Roman" w:hAnsi="Times New Roman"/>
          <w:lang w:val="en-GB"/>
        </w:rPr>
      </w:pPr>
      <w:r w:rsidRPr="00276BBF">
        <w:rPr>
          <w:rFonts w:ascii="Times New Roman" w:hAnsi="Times New Roman"/>
          <w:lang w:val="en-GB"/>
        </w:rPr>
        <w:t>Finally</w:t>
      </w:r>
      <w:r w:rsidR="001A53A2">
        <w:rPr>
          <w:rFonts w:ascii="Times New Roman" w:hAnsi="Times New Roman"/>
          <w:lang w:val="en-GB"/>
        </w:rPr>
        <w:t>,</w:t>
      </w:r>
      <w:r w:rsidRPr="00276BBF">
        <w:rPr>
          <w:rFonts w:ascii="Times New Roman" w:hAnsi="Times New Roman"/>
          <w:lang w:val="en-GB"/>
        </w:rPr>
        <w:t xml:space="preserve"> a barotropic equation of state </w:t>
      </w:r>
      <w:r w:rsidR="001A53A2">
        <w:rPr>
          <w:rFonts w:ascii="Times New Roman" w:hAnsi="Times New Roman"/>
          <w:lang w:val="en-GB"/>
        </w:rPr>
        <w:t xml:space="preserve">(EOS) </w:t>
      </w:r>
      <w:r w:rsidRPr="00276BB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719" w:dyaOrig="400">
                <v:shape id="_x0000_i1058" type="#_x0000_t75" style="width:86.7pt;height:19.95pt" o:ole="">
                  <v:imagedata r:id="rId81" o:title=""/>
                </v:shape>
                <o:OLEObject Type="Embed" ProgID="Equation.3" ShapeID="_x0000_i1058" DrawAspect="Content" ObjectID="_1658221337" r:id="rId82"/>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23</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b/>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artificial sound speed </w:t>
      </w:r>
      <w:r w:rsidRPr="003F4AE4">
        <w:rPr>
          <w:rFonts w:ascii="Times New Roman" w:hAnsi="Times New Roman"/>
          <w:i/>
          <w:lang w:val="en-GB"/>
        </w:rPr>
        <w:t>c</w:t>
      </w:r>
      <w:r w:rsidRPr="00276BBF">
        <w:rPr>
          <w:rFonts w:ascii="Times New Roman" w:hAnsi="Times New Roman"/>
          <w:lang w:val="en-GB"/>
        </w:rPr>
        <w:t xml:space="preserve"> is 10 times higher than the maximum fluid velocity (WC approach) and “</w:t>
      </w:r>
      <w:r w:rsidRPr="003F4AE4">
        <w:rPr>
          <w:rFonts w:ascii="Times New Roman" w:hAnsi="Times New Roman"/>
          <w:i/>
          <w:vertAlign w:val="subscript"/>
          <w:lang w:val="en-GB"/>
        </w:rPr>
        <w:t>ref</w:t>
      </w:r>
      <w:r w:rsidRPr="00276BBF">
        <w:rPr>
          <w:rFonts w:ascii="Times New Roman" w:hAnsi="Times New Roman"/>
          <w:lang w:val="en-GB"/>
        </w:rPr>
        <w:t>” stands for a reference state.</w:t>
      </w:r>
    </w:p>
    <w:p w:rsidR="00E705B5" w:rsidRPr="00276BBF" w:rsidRDefault="00E705B5" w:rsidP="00F91289">
      <w:pPr>
        <w:pStyle w:val="Normale1"/>
        <w:spacing w:line="240" w:lineRule="auto"/>
        <w:rPr>
          <w:rFonts w:ascii="Times New Roman" w:hAnsi="Times New Roman"/>
          <w:b/>
          <w:lang w:val="en-GB"/>
        </w:rPr>
      </w:pPr>
    </w:p>
    <w:p w:rsidR="00F91289" w:rsidRPr="00C70139" w:rsidRDefault="00DD2AB0" w:rsidP="003D504A">
      <w:pPr>
        <w:pStyle w:val="Amicarellititle2"/>
      </w:pPr>
      <w:bookmarkStart w:id="81" w:name="_Ref448249339"/>
      <w:bookmarkStart w:id="82" w:name="_Ref449701616"/>
      <w:bookmarkStart w:id="83" w:name="_Toc42155275"/>
      <w:r>
        <w:t xml:space="preserve">SPH </w:t>
      </w:r>
      <w:r w:rsidR="00F91289" w:rsidRPr="00C70139">
        <w:t>balance equations for rigid body transport</w:t>
      </w:r>
      <w:bookmarkEnd w:id="81"/>
      <w:bookmarkEnd w:id="82"/>
      <w:bookmarkEnd w:id="83"/>
    </w:p>
    <w:p w:rsidR="00B90520" w:rsidRPr="00B90520" w:rsidRDefault="00B90520" w:rsidP="00E705B5">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Pr>
          <w:rFonts w:ascii="Times New Roman" w:hAnsi="Times New Roman"/>
        </w:rPr>
        <w:fldChar w:fldCharType="begin"/>
      </w:r>
      <w:r w:rsidRPr="00B90520">
        <w:rPr>
          <w:rFonts w:ascii="Times New Roman" w:hAnsi="Times New Roman"/>
          <w:lang w:val="en-GB"/>
        </w:rPr>
        <w:instrText xml:space="preserve"> REF _Ref447810426 \r \h </w:instrText>
      </w:r>
      <w:r>
        <w:rPr>
          <w:rFonts w:ascii="Times New Roman" w:hAnsi="Times New Roman"/>
        </w:rPr>
      </w:r>
      <w:r>
        <w:rPr>
          <w:rFonts w:ascii="Times New Roman" w:hAnsi="Times New Roman"/>
        </w:rPr>
        <w:fldChar w:fldCharType="separate"/>
      </w:r>
      <w:r w:rsidR="00A32296">
        <w:rPr>
          <w:rFonts w:ascii="Times New Roman" w:hAnsi="Times New Roman"/>
          <w:lang w:val="en-GB"/>
        </w:rPr>
        <w:t>7</w:t>
      </w:r>
      <w:r>
        <w:rPr>
          <w:rFonts w:ascii="Times New Roman" w:hAnsi="Times New Roman"/>
        </w:rPr>
        <w:fldChar w:fldCharType="end"/>
      </w:r>
      <w:r w:rsidRPr="00B90520">
        <w:rPr>
          <w:rFonts w:ascii="Times New Roman" w:hAnsi="Times New Roman"/>
          <w:lang w:val="en-GB"/>
        </w:rPr>
        <w:t>], wh</w:t>
      </w:r>
      <w:r w:rsidR="003F4AE4">
        <w:rPr>
          <w:rFonts w:ascii="Times New Roman" w:hAnsi="Times New Roman"/>
          <w:lang w:val="en-GB"/>
        </w:rPr>
        <w:t xml:space="preserve">ose reading </w:t>
      </w:r>
      <w:r>
        <w:rPr>
          <w:rFonts w:ascii="Times New Roman" w:hAnsi="Times New Roman"/>
          <w:lang w:val="en-GB"/>
        </w:rPr>
        <w:t>is</w:t>
      </w:r>
      <w:r w:rsidRPr="00B90520">
        <w:rPr>
          <w:rFonts w:ascii="Times New Roman" w:hAnsi="Times New Roman"/>
          <w:lang w:val="en-GB"/>
        </w:rPr>
        <w:t xml:space="preserve"> suggested for further details.</w:t>
      </w:r>
    </w:p>
    <w:p w:rsidR="00F91289" w:rsidRPr="00E705B5" w:rsidRDefault="00F91289" w:rsidP="00E705B5">
      <w:pPr>
        <w:pStyle w:val="Normale1"/>
        <w:spacing w:line="240" w:lineRule="auto"/>
        <w:jc w:val="both"/>
        <w:rPr>
          <w:rFonts w:ascii="Times New Roman" w:hAnsi="Times New Roman"/>
          <w:lang w:val="en-GB"/>
        </w:rPr>
      </w:pPr>
      <w:r w:rsidRPr="00E705B5">
        <w:rPr>
          <w:rFonts w:ascii="Times New Roman" w:hAnsi="Times New Roman"/>
          <w:lang w:val="en-GB"/>
        </w:rPr>
        <w:t xml:space="preserve">Body dynamics is ruled by </w:t>
      </w:r>
      <w:del w:id="84" w:author="Amicarelli Andrea (RSE)" w:date="2020-06-04T09:24:00Z">
        <w:r w:rsidRPr="00E705B5" w:rsidDel="00A14CDA">
          <w:rPr>
            <w:rFonts w:ascii="Times New Roman" w:hAnsi="Times New Roman"/>
            <w:lang w:val="en-GB"/>
          </w:rPr>
          <w:delText>Euler-</w:delText>
        </w:r>
      </w:del>
      <w:r w:rsidRPr="00E705B5">
        <w:rPr>
          <w:rFonts w:ascii="Times New Roman" w:hAnsi="Times New Roman"/>
          <w:lang w:val="en-GB"/>
        </w:rPr>
        <w:t>Newton</w:t>
      </w:r>
      <w:ins w:id="85" w:author="Amicarelli Andrea (RSE)" w:date="2020-06-04T09:24:00Z">
        <w:r w:rsidR="00A14CDA">
          <w:rPr>
            <w:rFonts w:ascii="Times New Roman" w:hAnsi="Times New Roman"/>
            <w:lang w:val="en-GB"/>
          </w:rPr>
          <w:t>-</w:t>
        </w:r>
        <w:r w:rsidR="00A14CDA" w:rsidRPr="00E705B5">
          <w:rPr>
            <w:rFonts w:ascii="Times New Roman" w:hAnsi="Times New Roman"/>
            <w:lang w:val="en-GB"/>
          </w:rPr>
          <w:t>Euler</w:t>
        </w:r>
      </w:ins>
      <w:r w:rsidRPr="00E705B5">
        <w:rPr>
          <w:rFonts w:ascii="Times New Roman" w:hAnsi="Times New Roman"/>
          <w:lang w:val="en-GB"/>
        </w:rPr>
        <w:t xml:space="preserve"> equations, whose discretization takes advantage from the SPH formalism and the coupling terms </w:t>
      </w:r>
      <w:r w:rsidR="00DD2AB0">
        <w:rPr>
          <w:rFonts w:ascii="Times New Roman" w:hAnsi="Times New Roman"/>
          <w:lang w:val="en-GB"/>
        </w:rPr>
        <w:t>derived in the following sections</w:t>
      </w:r>
      <w:r w:rsidRPr="00E705B5">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86"/>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440" w:dyaOrig="680">
                <v:shape id="_x0000_i1059" type="#_x0000_t75" style="width:1in;height:34.15pt" o:ole="">
                  <v:imagedata r:id="rId83" o:title=""/>
                </v:shape>
                <o:OLEObject Type="Embed" ProgID="Equation.3" ShapeID="_x0000_i1059" DrawAspect="Content" ObjectID="_1658221338" r:id="rId84"/>
              </w:object>
            </w:r>
          </w:p>
          <w:p w:rsidR="00F91289" w:rsidRPr="00276BBF" w:rsidRDefault="00A14CDA" w:rsidP="007D6E7F">
            <w:pPr>
              <w:spacing w:line="240" w:lineRule="auto"/>
              <w:jc w:val="center"/>
              <w:rPr>
                <w:rFonts w:ascii="Times New Roman" w:hAnsi="Times New Roman"/>
                <w:position w:val="-30"/>
                <w:sz w:val="24"/>
                <w:szCs w:val="24"/>
              </w:rPr>
            </w:pPr>
            <w:r w:rsidRPr="007D6E7F">
              <w:rPr>
                <w:rFonts w:ascii="Times New Roman" w:hAnsi="Times New Roman"/>
                <w:position w:val="-24"/>
                <w:sz w:val="24"/>
                <w:szCs w:val="24"/>
              </w:rPr>
              <w:object w:dxaOrig="3040" w:dyaOrig="660">
                <v:shape id="_x0000_i1060" type="#_x0000_t75" style="width:152.95pt;height:32.6pt" o:ole="">
                  <v:imagedata r:id="rId85" o:title=""/>
                </v:shape>
                <o:OLEObject Type="Embed" ProgID="Equation.3" ShapeID="_x0000_i1060" DrawAspect="Content" ObjectID="_1658221339" r:id="rId86"/>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87" w:name="_Ref448232479"/>
            <w:bookmarkStart w:id="88" w:name="_Ref42155593"/>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24</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7"/>
            <w:r w:rsidRPr="008007FF">
              <w:rPr>
                <w:rFonts w:ascii="Times New Roman" w:eastAsia="Times New Roman" w:hAnsi="Times New Roman"/>
                <w:b w:val="0"/>
                <w:bCs w:val="0"/>
                <w:color w:val="auto"/>
                <w:sz w:val="24"/>
                <w:szCs w:val="24"/>
                <w:lang w:eastAsia="it-IT"/>
              </w:rPr>
              <w:t xml:space="preserve"> </w:t>
            </w:r>
            <w:commentRangeEnd w:id="86"/>
            <w:r w:rsidR="00A14CDA">
              <w:rPr>
                <w:rStyle w:val="Rimandocommento"/>
                <w:rFonts w:ascii="Times New Roman" w:eastAsia="Times New Roman" w:hAnsi="Times New Roman"/>
                <w:b w:val="0"/>
                <w:bCs w:val="0"/>
                <w:color w:val="auto"/>
                <w:szCs w:val="20"/>
                <w:lang w:val="it-IT" w:eastAsia="it-IT"/>
              </w:rPr>
              <w:commentReference w:id="86"/>
            </w:r>
            <w:bookmarkEnd w:id="88"/>
          </w:p>
        </w:tc>
      </w:tr>
    </w:tbl>
    <w:p w:rsidR="00A14CDA" w:rsidRDefault="00A14CDA" w:rsidP="00E705B5">
      <w:pPr>
        <w:pStyle w:val="Corpotesto"/>
        <w:spacing w:after="0" w:line="240" w:lineRule="auto"/>
        <w:ind w:firstLine="0"/>
        <w:rPr>
          <w:ins w:id="89" w:author="Amicarelli Andrea (RSE)" w:date="2020-06-04T09:32:00Z"/>
          <w:sz w:val="24"/>
          <w:szCs w:val="24"/>
        </w:rPr>
      </w:pPr>
    </w:p>
    <w:p w:rsidR="00607996" w:rsidRDefault="00607996" w:rsidP="00E705B5">
      <w:pPr>
        <w:pStyle w:val="Corpotesto"/>
        <w:spacing w:after="0" w:line="240" w:lineRule="auto"/>
        <w:ind w:firstLine="0"/>
        <w:rPr>
          <w:sz w:val="24"/>
          <w:szCs w:val="24"/>
        </w:rPr>
      </w:pPr>
      <w:ins w:id="90" w:author="Amicarelli Andrea (RSE)" w:date="2020-06-04T09:32:00Z">
        <w:r>
          <w:rPr>
            <w:sz w:val="24"/>
            <w:szCs w:val="24"/>
          </w:rPr>
          <w:t xml:space="preserve">The first formula of </w:t>
        </w:r>
      </w:ins>
      <w:r>
        <w:rPr>
          <w:sz w:val="24"/>
          <w:szCs w:val="24"/>
        </w:rPr>
        <w:fldChar w:fldCharType="begin"/>
      </w:r>
      <w:r>
        <w:rPr>
          <w:sz w:val="24"/>
          <w:szCs w:val="24"/>
        </w:rPr>
        <w:instrText xml:space="preserve"> REF _Ref42155593 \h  \* MERGEFORMAT </w:instrText>
      </w:r>
      <w:r>
        <w:rPr>
          <w:sz w:val="24"/>
          <w:szCs w:val="24"/>
        </w:rPr>
      </w:r>
      <w:r>
        <w:rPr>
          <w:sz w:val="24"/>
          <w:szCs w:val="24"/>
        </w:rPr>
        <w:fldChar w:fldCharType="separate"/>
      </w:r>
      <w:r w:rsidRPr="00607996">
        <w:rPr>
          <w:sz w:val="24"/>
          <w:szCs w:val="24"/>
        </w:rPr>
        <w:t xml:space="preserve">(6.24) </w:t>
      </w:r>
      <w:r>
        <w:rPr>
          <w:sz w:val="24"/>
          <w:szCs w:val="24"/>
        </w:rPr>
        <w:fldChar w:fldCharType="end"/>
      </w:r>
      <w:ins w:id="91" w:author="Amicarelli Andrea (RSE)" w:date="2020-06-04T09:34:00Z">
        <w:r w:rsidRPr="00607996">
          <w:rPr>
            <w:sz w:val="24"/>
            <w:szCs w:val="24"/>
          </w:rPr>
          <w:t xml:space="preserve"> </w:t>
        </w:r>
        <w:r>
          <w:rPr>
            <w:sz w:val="24"/>
            <w:szCs w:val="24"/>
          </w:rPr>
          <w:t>represents the balance equation of the momentum of a solid rigid body</w:t>
        </w:r>
      </w:ins>
      <w:ins w:id="92" w:author="Amicarelli Andrea (RSE)" w:date="2020-06-04T09:35:00Z">
        <w:r>
          <w:rPr>
            <w:sz w:val="24"/>
            <w:szCs w:val="24"/>
          </w:rPr>
          <w:t>,</w:t>
        </w:r>
      </w:ins>
      <w:ins w:id="93" w:author="Amicarelli Andrea (RSE)" w:date="2020-06-04T09:34:00Z">
        <w:r>
          <w:rPr>
            <w:sz w:val="24"/>
            <w:szCs w:val="24"/>
          </w:rPr>
          <w:t xml:space="preserve"> which translates </w:t>
        </w:r>
      </w:ins>
      <w:ins w:id="94" w:author="Amicarelli Andrea (RSE)" w:date="2020-06-04T09:36:00Z">
        <w:r>
          <w:rPr>
            <w:sz w:val="24"/>
            <w:szCs w:val="24"/>
          </w:rPr>
          <w:t>with no rotation around its barycentre</w:t>
        </w:r>
      </w:ins>
      <w:ins w:id="95" w:author="Amicarelli Andrea (RSE)" w:date="2020-06-04T09:34:00Z">
        <w:r>
          <w:rPr>
            <w:sz w:val="24"/>
            <w:szCs w:val="24"/>
          </w:rPr>
          <w:t>.</w:t>
        </w:r>
      </w:ins>
      <w:r>
        <w:rPr>
          <w:sz w:val="24"/>
          <w:szCs w:val="24"/>
        </w:rPr>
        <w:t xml:space="preserve"> </w:t>
      </w:r>
      <w:ins w:id="96" w:author="Amicarelli Andrea (RSE)" w:date="2020-06-04T09:32:00Z">
        <w:r>
          <w:rPr>
            <w:sz w:val="24"/>
            <w:szCs w:val="24"/>
          </w:rPr>
          <w:t xml:space="preserve">The </w:t>
        </w:r>
      </w:ins>
      <w:ins w:id="97" w:author="Amicarelli Andrea (RSE)" w:date="2020-06-04T09:35:00Z">
        <w:r>
          <w:rPr>
            <w:sz w:val="24"/>
            <w:szCs w:val="24"/>
          </w:rPr>
          <w:t>s</w:t>
        </w:r>
      </w:ins>
      <w:ins w:id="98" w:author="Amicarelli Andrea (RSE)" w:date="2020-06-04T09:34:00Z">
        <w:r>
          <w:rPr>
            <w:sz w:val="24"/>
            <w:szCs w:val="24"/>
          </w:rPr>
          <w:t xml:space="preserve">econd </w:t>
        </w:r>
      </w:ins>
      <w:ins w:id="99" w:author="Amicarelli Andrea (RSE)" w:date="2020-06-04T09:32:00Z">
        <w:r>
          <w:rPr>
            <w:sz w:val="24"/>
            <w:szCs w:val="24"/>
          </w:rPr>
          <w:t xml:space="preserve">formula of </w:t>
        </w:r>
      </w:ins>
      <w:r>
        <w:rPr>
          <w:sz w:val="24"/>
          <w:szCs w:val="24"/>
        </w:rPr>
        <w:fldChar w:fldCharType="begin"/>
      </w:r>
      <w:r>
        <w:rPr>
          <w:sz w:val="24"/>
          <w:szCs w:val="24"/>
        </w:rPr>
        <w:instrText xml:space="preserve"> REF _Ref42155593 \h  \* MERGEFORMAT </w:instrText>
      </w:r>
      <w:r>
        <w:rPr>
          <w:sz w:val="24"/>
          <w:szCs w:val="24"/>
        </w:rPr>
      </w:r>
      <w:r>
        <w:rPr>
          <w:sz w:val="24"/>
          <w:szCs w:val="24"/>
        </w:rPr>
        <w:fldChar w:fldCharType="separate"/>
      </w:r>
      <w:r w:rsidRPr="00607996">
        <w:rPr>
          <w:sz w:val="24"/>
          <w:szCs w:val="24"/>
        </w:rPr>
        <w:t xml:space="preserve">(6.24) </w:t>
      </w:r>
      <w:r>
        <w:rPr>
          <w:sz w:val="24"/>
          <w:szCs w:val="24"/>
        </w:rPr>
        <w:fldChar w:fldCharType="end"/>
      </w:r>
      <w:ins w:id="100" w:author="Amicarelli Andrea (RSE)" w:date="2020-06-04T09:34:00Z">
        <w:r>
          <w:rPr>
            <w:sz w:val="24"/>
            <w:szCs w:val="24"/>
          </w:rPr>
          <w:t>represents the balance equation of the momentum of a solid rigid body which rotates with no translation of its barycentre</w:t>
        </w:r>
      </w:ins>
      <w:ins w:id="101" w:author="Amicarelli Andrea (RSE)" w:date="2020-06-04T09:35:00Z">
        <w:r>
          <w:rPr>
            <w:sz w:val="24"/>
            <w:szCs w:val="24"/>
          </w:rPr>
          <w:t>; it is the balance equation of the body angular momentum</w:t>
        </w:r>
      </w:ins>
      <w:ins w:id="102" w:author="Amicarelli Andrea (RSE)" w:date="2020-06-04T09:34:00Z">
        <w:r>
          <w:rPr>
            <w:sz w:val="24"/>
            <w:szCs w:val="24"/>
          </w:rPr>
          <w:t xml:space="preserve">. </w:t>
        </w:r>
      </w:ins>
      <w:r>
        <w:rPr>
          <w:sz w:val="24"/>
          <w:szCs w:val="24"/>
        </w:rPr>
        <w:t xml:space="preserve"> </w:t>
      </w:r>
    </w:p>
    <w:p w:rsidR="00F91289" w:rsidRDefault="00A14CDA" w:rsidP="00E705B5">
      <w:pPr>
        <w:pStyle w:val="Corpotesto"/>
        <w:spacing w:after="0" w:line="240" w:lineRule="auto"/>
        <w:ind w:firstLine="0"/>
        <w:rPr>
          <w:sz w:val="24"/>
          <w:szCs w:val="24"/>
        </w:rPr>
      </w:pPr>
      <w:ins w:id="103" w:author="Amicarelli Andrea (RSE)" w:date="2020-06-04T09:25:00Z">
        <w:r>
          <w:rPr>
            <w:sz w:val="24"/>
            <w:szCs w:val="24"/>
          </w:rPr>
          <w:t xml:space="preserve">The following kinematics formulae are used for time integrating the body velocity and angular velocity to obtain the barycentre position and the </w:t>
        </w:r>
      </w:ins>
      <w:ins w:id="104" w:author="Amicarelli Andrea (RSE)" w:date="2020-06-04T09:26:00Z">
        <w:r>
          <w:rPr>
            <w:sz w:val="24"/>
            <w:szCs w:val="24"/>
          </w:rPr>
          <w:t>orientation of the body</w:t>
        </w:r>
      </w:ins>
      <w:r w:rsidR="00A32296">
        <w:rPr>
          <w:sz w:val="24"/>
          <w:szCs w:val="24"/>
        </w:rPr>
        <w:t>:</w:t>
      </w:r>
    </w:p>
    <w:tbl>
      <w:tblPr>
        <w:tblW w:w="5000" w:type="pct"/>
        <w:tblLook w:val="01E0" w:firstRow="1" w:lastRow="1" w:firstColumn="1" w:lastColumn="1" w:noHBand="0" w:noVBand="0"/>
      </w:tblPr>
      <w:tblGrid>
        <w:gridCol w:w="8945"/>
        <w:gridCol w:w="909"/>
      </w:tblGrid>
      <w:tr w:rsidR="007D6E7F" w:rsidRPr="00276BBF" w:rsidTr="00A14CDA">
        <w:tc>
          <w:tcPr>
            <w:tcW w:w="4539" w:type="pct"/>
            <w:vAlign w:val="center"/>
          </w:tcPr>
          <w:commentRangeStart w:id="105"/>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300" w:dyaOrig="639">
                <v:shape id="_x0000_i1061" type="#_x0000_t75" style="width:64.65pt;height:31.55pt" o:ole="">
                  <v:imagedata r:id="rId87" o:title=""/>
                </v:shape>
                <o:OLEObject Type="Embed" ProgID="Equation.3" ShapeID="_x0000_i1061" DrawAspect="Content" ObjectID="_1658221340" r:id="rId88"/>
              </w:object>
            </w:r>
          </w:p>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960" w:dyaOrig="620">
                <v:shape id="_x0000_i1062" type="#_x0000_t75" style="width:47.8pt;height:31.55pt" o:ole="">
                  <v:imagedata r:id="rId89" o:title=""/>
                </v:shape>
                <o:OLEObject Type="Embed" ProgID="Equation.3" ShapeID="_x0000_i1062" DrawAspect="Content" ObjectID="_1658221341" r:id="rId90"/>
              </w:object>
            </w:r>
          </w:p>
        </w:tc>
        <w:tc>
          <w:tcPr>
            <w:tcW w:w="461" w:type="pct"/>
            <w:vAlign w:val="center"/>
          </w:tcPr>
          <w:p w:rsidR="007D6E7F" w:rsidRPr="008007FF" w:rsidRDefault="007D6E7F" w:rsidP="00A14CD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lastRenderedPageBreak/>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105"/>
            <w:r w:rsidR="00A14CDA">
              <w:rPr>
                <w:rStyle w:val="Rimandocommento"/>
                <w:rFonts w:ascii="Times New Roman" w:eastAsia="Times New Roman" w:hAnsi="Times New Roman"/>
                <w:b w:val="0"/>
                <w:bCs w:val="0"/>
                <w:color w:val="auto"/>
                <w:szCs w:val="20"/>
                <w:lang w:val="it-IT" w:eastAsia="it-IT"/>
              </w:rPr>
              <w:commentReference w:id="105"/>
            </w:r>
          </w:p>
        </w:tc>
      </w:tr>
    </w:tbl>
    <w:p w:rsidR="007D6E7F" w:rsidRDefault="007D6E7F" w:rsidP="00E705B5">
      <w:pPr>
        <w:pStyle w:val="Corpotesto"/>
        <w:spacing w:after="0" w:line="240" w:lineRule="auto"/>
        <w:ind w:firstLine="0"/>
        <w:rPr>
          <w:sz w:val="24"/>
          <w:szCs w:val="24"/>
        </w:rPr>
      </w:pPr>
    </w:p>
    <w:p w:rsidR="00A32296" w:rsidRDefault="00A32296" w:rsidP="00E705B5">
      <w:pPr>
        <w:pStyle w:val="Normale1"/>
        <w:spacing w:line="240" w:lineRule="auto"/>
        <w:jc w:val="both"/>
        <w:rPr>
          <w:rFonts w:ascii="Times New Roman" w:hAnsi="Times New Roman"/>
          <w:lang w:val="en-GB"/>
        </w:rPr>
      </w:pPr>
      <w:ins w:id="106" w:author="Amicarelli Andrea (RSE)" w:date="2020-06-04T09:28:00Z">
        <w:r w:rsidRPr="00A32296">
          <w:rPr>
            <w:rFonts w:ascii="Times New Roman" w:hAnsi="Times New Roman"/>
            <w:lang w:val="en-GB"/>
          </w:rPr>
          <w:t xml:space="preserve">where </w:t>
        </w:r>
        <w:r w:rsidRPr="00A32296">
          <w:rPr>
            <w:rFonts w:ascii="Symbol" w:hAnsi="Symbol"/>
            <w:i/>
            <w:u w:val="single"/>
            <w:lang w:val="en-GB"/>
          </w:rPr>
          <w:t></w:t>
        </w:r>
        <w:r w:rsidRPr="00A32296">
          <w:rPr>
            <w:rFonts w:ascii="Times New Roman" w:hAnsi="Times New Roman"/>
            <w:lang w:val="en-GB"/>
          </w:rPr>
          <w:t xml:space="preserve"> is the vector of the angles lying between the body axes and the global reference system</w:t>
        </w:r>
      </w:ins>
      <w:r w:rsidRPr="00A32296">
        <w:rPr>
          <w:rFonts w:ascii="Times New Roman" w:hAnsi="Times New Roman"/>
          <w:lang w:val="en-GB"/>
        </w:rPr>
        <w:t>.</w:t>
      </w:r>
    </w:p>
    <w:p w:rsidR="00F91289" w:rsidRPr="00276BBF" w:rsidRDefault="00DD2AB0" w:rsidP="00E705B5">
      <w:pPr>
        <w:pStyle w:val="Normale1"/>
        <w:spacing w:line="240" w:lineRule="auto"/>
        <w:jc w:val="both"/>
        <w:rPr>
          <w:rFonts w:ascii="Times New Roman" w:hAnsi="Times New Roman"/>
          <w:lang w:val="en-GB"/>
        </w:rPr>
      </w:pPr>
      <w:r>
        <w:rPr>
          <w:rFonts w:ascii="Times New Roman" w:hAnsi="Times New Roman"/>
          <w:lang w:val="en-GB"/>
        </w:rPr>
        <w:t>H</w:t>
      </w:r>
      <w:r w:rsidR="00F91289" w:rsidRPr="00276BBF">
        <w:rPr>
          <w:rFonts w:ascii="Times New Roman" w:hAnsi="Times New Roman"/>
          <w:lang w:val="en-GB"/>
        </w:rPr>
        <w:t>ere the subscript “</w:t>
      </w:r>
      <w:r w:rsidR="00F91289" w:rsidRPr="003F4AE4">
        <w:rPr>
          <w:rFonts w:ascii="Times New Roman" w:hAnsi="Times New Roman"/>
          <w:i/>
          <w:vertAlign w:val="subscript"/>
          <w:lang w:val="en-GB"/>
        </w:rPr>
        <w:t>B</w:t>
      </w:r>
      <w:r w:rsidR="00F91289" w:rsidRPr="00276BBF">
        <w:rPr>
          <w:rFonts w:ascii="Times New Roman" w:hAnsi="Times New Roman"/>
          <w:lang w:val="en-GB"/>
        </w:rPr>
        <w:t>” refers to a generic computational body and “</w:t>
      </w:r>
      <w:r w:rsidR="00F91289" w:rsidRPr="003F4AE4">
        <w:rPr>
          <w:rFonts w:ascii="Times New Roman" w:hAnsi="Times New Roman"/>
          <w:i/>
          <w:vertAlign w:val="subscript"/>
          <w:lang w:val="en-GB"/>
        </w:rPr>
        <w:t>CM</w:t>
      </w:r>
      <w:r w:rsidR="00F91289" w:rsidRPr="00276BBF">
        <w:rPr>
          <w:rFonts w:ascii="Times New Roman" w:hAnsi="Times New Roman"/>
          <w:lang w:val="en-GB"/>
        </w:rPr>
        <w:t>” to its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first </w:t>
      </w:r>
      <w:del w:id="107" w:author="Amicarelli Andrea (RSE)" w:date="2020-06-04T09:27:00Z">
        <w:r w:rsidRPr="00276BBF" w:rsidDel="00A32296">
          <w:rPr>
            <w:rFonts w:ascii="Times New Roman" w:hAnsi="Times New Roman"/>
            <w:lang w:val="en-GB"/>
          </w:rPr>
          <w:delText xml:space="preserve">two </w:delText>
        </w:r>
      </w:del>
      <w:r w:rsidR="00DD2AB0">
        <w:rPr>
          <w:rFonts w:ascii="Times New Roman" w:hAnsi="Times New Roman"/>
          <w:lang w:val="en-GB"/>
        </w:rPr>
        <w:t>formula</w:t>
      </w:r>
      <w:del w:id="108" w:author="Amicarelli Andrea (RSE)" w:date="2020-06-04T09:27:00Z">
        <w:r w:rsidR="00DD2AB0" w:rsidDel="00A32296">
          <w:rPr>
            <w:rFonts w:ascii="Times New Roman" w:hAnsi="Times New Roman"/>
            <w:lang w:val="en-GB"/>
          </w:rPr>
          <w:delText>s</w:delText>
        </w:r>
      </w:del>
      <w:r w:rsidRPr="00276BBF">
        <w:rPr>
          <w:rFonts w:ascii="Times New Roman" w:hAnsi="Times New Roman"/>
          <w:lang w:val="en-GB"/>
        </w:rPr>
        <w:t xml:space="preserve"> </w:t>
      </w:r>
      <w:r w:rsidRPr="00501921">
        <w:rPr>
          <w:rFonts w:ascii="Times New Roman" w:hAnsi="Times New Roman"/>
          <w:lang w:val="en-GB"/>
        </w:rPr>
        <w:t xml:space="preserve">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represent</w:t>
      </w:r>
      <w:ins w:id="109" w:author="Amicarelli Andrea (RSE)" w:date="2020-06-04T09:27:00Z">
        <w:r w:rsidR="00A32296">
          <w:rPr>
            <w:rFonts w:ascii="Times New Roman" w:hAnsi="Times New Roman"/>
            <w:lang w:val="en-GB"/>
          </w:rPr>
          <w:t>s</w:t>
        </w:r>
      </w:ins>
      <w:r w:rsidRPr="00276BBF">
        <w:rPr>
          <w:rFonts w:ascii="Times New Roman" w:hAnsi="Times New Roman"/>
          <w:lang w:val="en-GB"/>
        </w:rPr>
        <w:t xml:space="preserve"> the balance equations for the momentum</w:t>
      </w:r>
      <w:ins w:id="110" w:author="Amicarelli Andrea (RSE)" w:date="2020-06-04T09:27:00Z">
        <w:r w:rsidR="00A32296">
          <w:rPr>
            <w:rFonts w:ascii="Times New Roman" w:hAnsi="Times New Roman"/>
            <w:lang w:val="en-GB"/>
          </w:rPr>
          <w:t>.</w:t>
        </w:r>
      </w:ins>
      <w:del w:id="111" w:author="Amicarelli Andrea (RSE)" w:date="2020-06-04T09:27:00Z">
        <w:r w:rsidRPr="00276BBF" w:rsidDel="00A32296">
          <w:rPr>
            <w:rFonts w:ascii="Times New Roman" w:hAnsi="Times New Roman"/>
            <w:lang w:val="en-GB"/>
          </w:rPr>
          <w:delText xml:space="preserve"> and the time law for the position of the body barycentre (</w:delText>
        </w:r>
      </w:del>
      <w:r w:rsidRPr="003F4AE4">
        <w:rPr>
          <w:rFonts w:ascii="Times New Roman" w:hAnsi="Times New Roman"/>
          <w:i/>
          <w:u w:val="single"/>
          <w:lang w:val="en-GB"/>
        </w:rPr>
        <w:t>F</w:t>
      </w:r>
      <w:r w:rsidRPr="003F4AE4">
        <w:rPr>
          <w:rFonts w:ascii="Times New Roman" w:hAnsi="Times New Roman"/>
          <w:i/>
          <w:vertAlign w:val="subscript"/>
          <w:lang w:val="en-GB"/>
        </w:rPr>
        <w:t>TOT</w:t>
      </w:r>
      <w:r w:rsidRPr="00276BBF">
        <w:rPr>
          <w:rFonts w:ascii="Times New Roman" w:hAnsi="Times New Roman"/>
          <w:lang w:val="en-GB"/>
        </w:rPr>
        <w:t xml:space="preserve"> is the global/resultant force acting on the solid</w:t>
      </w:r>
      <w:del w:id="112" w:author="Amicarelli Andrea (RSE)" w:date="2020-06-04T09:27:00Z">
        <w:r w:rsidRPr="00276BBF" w:rsidDel="00A32296">
          <w:rPr>
            <w:rFonts w:ascii="Times New Roman" w:hAnsi="Times New Roman"/>
            <w:lang w:val="en-GB"/>
          </w:rPr>
          <w:delText>)</w:delText>
        </w:r>
      </w:del>
      <w:ins w:id="113" w:author="Amicarelli Andrea (RSE)" w:date="2020-06-04T09:27:00Z">
        <w:r w:rsidR="00A32296">
          <w:rPr>
            <w:rFonts w:ascii="Times New Roman" w:hAnsi="Times New Roman"/>
            <w:lang w:val="en-GB"/>
          </w:rPr>
          <w:t xml:space="preserve"> body</w:t>
        </w:r>
      </w:ins>
      <w:r w:rsidRPr="00276BBF">
        <w:rPr>
          <w:rFonts w:ascii="Times New Roman" w:hAnsi="Times New Roman"/>
          <w:lang w:val="en-GB"/>
        </w:rPr>
        <w:t xml:space="preserve">. The last </w:t>
      </w:r>
      <w:del w:id="114" w:author="Amicarelli Andrea (RSE)" w:date="2020-06-04T09:27:00Z">
        <w:r w:rsidRPr="00276BBF" w:rsidDel="00A32296">
          <w:rPr>
            <w:rFonts w:ascii="Times New Roman" w:hAnsi="Times New Roman"/>
            <w:lang w:val="en-GB"/>
          </w:rPr>
          <w:delText xml:space="preserve">two </w:delText>
        </w:r>
      </w:del>
      <w:r w:rsidRPr="00276BBF">
        <w:rPr>
          <w:rFonts w:ascii="Times New Roman" w:hAnsi="Times New Roman"/>
          <w:lang w:val="en-GB"/>
        </w:rPr>
        <w:t>formula</w:t>
      </w:r>
      <w:del w:id="115" w:author="Amicarelli Andrea (RSE)" w:date="2020-06-04T09:28:00Z">
        <w:r w:rsidRPr="00276BBF" w:rsidDel="00A32296">
          <w:rPr>
            <w:rFonts w:ascii="Times New Roman" w:hAnsi="Times New Roman"/>
            <w:lang w:val="en-GB"/>
          </w:rPr>
          <w:delText>s</w:delText>
        </w:r>
      </w:del>
      <w:r w:rsidRPr="00276BBF">
        <w:rPr>
          <w:rFonts w:ascii="Times New Roman" w:hAnsi="Times New Roman"/>
          <w:lang w:val="en-GB"/>
        </w:rPr>
        <w:t xml:space="preserve"> of </w:t>
      </w:r>
      <w:r w:rsidR="00DD2AB0" w:rsidRPr="00501921">
        <w:rPr>
          <w:rFonts w:ascii="Times New Roman" w:hAnsi="Times New Roman"/>
          <w:lang w:val="en-GB"/>
        </w:rPr>
        <w:fldChar w:fldCharType="begin"/>
      </w:r>
      <w:r w:rsidR="00DD2AB0" w:rsidRPr="00501921">
        <w:rPr>
          <w:rFonts w:ascii="Times New Roman" w:hAnsi="Times New Roman"/>
          <w:lang w:val="en-GB"/>
        </w:rPr>
        <w:instrText xml:space="preserve"> REF _Ref448232479 \h  \* MERGEFORMAT </w:instrText>
      </w:r>
      <w:r w:rsidR="00DD2AB0" w:rsidRPr="00501921">
        <w:rPr>
          <w:rFonts w:ascii="Times New Roman" w:hAnsi="Times New Roman"/>
          <w:lang w:val="en-GB"/>
        </w:rPr>
      </w:r>
      <w:r w:rsidR="00DD2AB0"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DD2AB0" w:rsidRPr="00501921">
        <w:rPr>
          <w:rFonts w:ascii="Times New Roman" w:hAnsi="Times New Roman"/>
          <w:lang w:val="en-GB"/>
        </w:rPr>
        <w:fldChar w:fldCharType="end"/>
      </w:r>
      <w:r w:rsidRPr="00276BBF">
        <w:rPr>
          <w:rFonts w:ascii="Times New Roman" w:hAnsi="Times New Roman"/>
          <w:lang w:val="en-GB"/>
        </w:rPr>
        <w:t xml:space="preserve"> express</w:t>
      </w:r>
      <w:ins w:id="116" w:author="Amicarelli Andrea (RSE)" w:date="2020-06-04T09:28:00Z">
        <w:r w:rsidR="00A32296">
          <w:rPr>
            <w:rFonts w:ascii="Times New Roman" w:hAnsi="Times New Roman"/>
            <w:lang w:val="en-GB"/>
          </w:rPr>
          <w:t>es</w:t>
        </w:r>
      </w:ins>
      <w:r w:rsidRPr="00276BBF">
        <w:rPr>
          <w:rFonts w:ascii="Times New Roman" w:hAnsi="Times New Roman"/>
          <w:lang w:val="en-GB"/>
        </w:rPr>
        <w:t xml:space="preserve"> the balance equation of the </w:t>
      </w:r>
      <w:ins w:id="117" w:author="Amicarelli Andrea (RSE)" w:date="2020-06-04T09:28:00Z">
        <w:r w:rsidR="00A32296">
          <w:rPr>
            <w:rFonts w:ascii="Times New Roman" w:hAnsi="Times New Roman"/>
            <w:lang w:val="en-GB"/>
          </w:rPr>
          <w:t xml:space="preserve">body </w:t>
        </w:r>
      </w:ins>
      <w:r w:rsidRPr="00276BBF">
        <w:rPr>
          <w:rFonts w:ascii="Times New Roman" w:hAnsi="Times New Roman"/>
          <w:lang w:val="en-GB"/>
        </w:rPr>
        <w:t>angular momentum</w:t>
      </w:r>
      <w:del w:id="118" w:author="Amicarelli Andrea (RSE)" w:date="2020-06-04T09:28:00Z">
        <w:r w:rsidRPr="00276BBF" w:rsidDel="00A32296">
          <w:rPr>
            <w:rFonts w:ascii="Times New Roman" w:hAnsi="Times New Roman"/>
            <w:lang w:val="en-GB"/>
          </w:rPr>
          <w:delText xml:space="preserve"> </w:delText>
        </w:r>
      </w:del>
      <w:ins w:id="119" w:author="Amicarelli Andrea (RSE)" w:date="2020-06-04T09:28:00Z">
        <w:r w:rsidR="00A32296">
          <w:rPr>
            <w:rFonts w:ascii="Times New Roman" w:hAnsi="Times New Roman"/>
            <w:lang w:val="en-GB"/>
          </w:rPr>
          <w:t xml:space="preserve">, where </w:t>
        </w:r>
      </w:ins>
      <w:del w:id="120" w:author="Amicarelli Andrea (RSE)" w:date="2020-06-04T09:28:00Z">
        <w:r w:rsidRPr="00276BBF" w:rsidDel="00A32296">
          <w:rPr>
            <w:rFonts w:ascii="Times New Roman" w:hAnsi="Times New Roman"/>
            <w:lang w:val="en-GB"/>
          </w:rPr>
          <w:delText>(</w:delText>
        </w:r>
      </w:del>
      <w:r w:rsidRPr="003F4AE4">
        <w:rPr>
          <w:rFonts w:ascii="Symbol" w:hAnsi="Symbol"/>
          <w:i/>
          <w:u w:val="single"/>
          <w:lang w:val="en-GB"/>
        </w:rPr>
        <w:t></w:t>
      </w:r>
      <w:r w:rsidRPr="003F4AE4">
        <w:rPr>
          <w:rFonts w:ascii="Symbol" w:hAnsi="Symbol"/>
          <w:i/>
          <w:vertAlign w:val="subscript"/>
          <w:lang w:val="en-GB"/>
        </w:rPr>
        <w:t></w:t>
      </w:r>
      <w:r w:rsidRPr="00276BBF">
        <w:rPr>
          <w:rFonts w:ascii="Times New Roman" w:hAnsi="Times New Roman"/>
          <w:lang w:val="en-GB"/>
        </w:rPr>
        <w:t xml:space="preserve"> denotes the angular velocity of the generic body</w:t>
      </w:r>
      <w:del w:id="121" w:author="Amicarelli Andrea (RSE)" w:date="2020-06-04T09:28:00Z">
        <w:r w:rsidRPr="00276BBF" w:rsidDel="00A32296">
          <w:rPr>
            <w:rFonts w:ascii="Times New Roman" w:hAnsi="Times New Roman"/>
            <w:lang w:val="en-GB"/>
          </w:rPr>
          <w:delText>)</w:delText>
        </w:r>
      </w:del>
      <w:ins w:id="122" w:author="Amicarelli Andrea (RSE)" w:date="2020-06-04T09:28:00Z">
        <w:r w:rsidR="00A32296">
          <w:rPr>
            <w:rFonts w:ascii="Times New Roman" w:hAnsi="Times New Roman"/>
            <w:lang w:val="en-GB"/>
          </w:rPr>
          <w:t>.</w:t>
        </w:r>
      </w:ins>
      <w:del w:id="123" w:author="Amicarelli Andrea (RSE)" w:date="2020-06-04T09:29:00Z">
        <w:r w:rsidRPr="00276BBF" w:rsidDel="00A32296">
          <w:rPr>
            <w:rFonts w:ascii="Times New Roman" w:hAnsi="Times New Roman"/>
            <w:lang w:val="en-GB"/>
          </w:rPr>
          <w:delText xml:space="preserve"> and the time evolution of the solid orientation (</w:delText>
        </w:r>
        <w:r w:rsidRPr="003F4AE4" w:rsidDel="00A32296">
          <w:rPr>
            <w:rFonts w:ascii="Symbol" w:hAnsi="Symbol"/>
            <w:i/>
            <w:u w:val="single"/>
            <w:lang w:val="en-GB"/>
          </w:rPr>
          <w:delText></w:delText>
        </w:r>
        <w:r w:rsidRPr="00276BBF" w:rsidDel="00A32296">
          <w:rPr>
            <w:rFonts w:ascii="Times New Roman" w:hAnsi="Times New Roman"/>
            <w:lang w:val="en-GB"/>
          </w:rPr>
          <w:delText xml:space="preserve"> is the vector of the a</w:delText>
        </w:r>
        <w:r w:rsidR="003F4AE4" w:rsidDel="00A32296">
          <w:rPr>
            <w:rFonts w:ascii="Times New Roman" w:hAnsi="Times New Roman"/>
            <w:lang w:val="en-GB"/>
          </w:rPr>
          <w:delText>ngles lying between the body axe</w:delText>
        </w:r>
        <w:r w:rsidRPr="00276BBF" w:rsidDel="00A32296">
          <w:rPr>
            <w:rFonts w:ascii="Times New Roman" w:hAnsi="Times New Roman"/>
            <w:lang w:val="en-GB"/>
          </w:rPr>
          <w:delText>s and the global reference system)</w:delText>
        </w:r>
      </w:del>
      <w:r w:rsidRPr="00276BBF">
        <w:rPr>
          <w:rFonts w:ascii="Times New Roman" w:hAnsi="Times New Roman"/>
          <w:lang w:val="en-GB"/>
        </w:rPr>
        <w:t xml:space="preserve">. </w:t>
      </w:r>
      <w:r w:rsidRPr="003F4AE4">
        <w:rPr>
          <w:rFonts w:ascii="Times New Roman" w:hAnsi="Times New Roman"/>
          <w:i/>
          <w:u w:val="single"/>
          <w:lang w:val="en-GB"/>
        </w:rPr>
        <w:t>M</w:t>
      </w:r>
      <w:r w:rsidRPr="003F4AE4">
        <w:rPr>
          <w:rFonts w:ascii="Times New Roman" w:hAnsi="Times New Roman"/>
          <w:i/>
          <w:vertAlign w:val="subscript"/>
          <w:lang w:val="en-GB"/>
        </w:rPr>
        <w:t>TOT</w:t>
      </w:r>
      <w:r w:rsidRPr="00276BBF">
        <w:rPr>
          <w:rFonts w:ascii="Times New Roman" w:hAnsi="Times New Roman"/>
          <w:lang w:val="en-GB"/>
        </w:rPr>
        <w:t xml:space="preserve"> represents the associated torque acting on the body and </w:t>
      </w:r>
      <w:r w:rsidRPr="00276BBF">
        <w:rPr>
          <w:rFonts w:ascii="Times New Roman" w:hAnsi="Times New Roman"/>
          <w:position w:val="-20"/>
          <w:lang w:val="en-GB"/>
        </w:rPr>
        <w:object w:dxaOrig="320" w:dyaOrig="440">
          <v:shape id="_x0000_i1063" type="#_x0000_t75" style="width:15.25pt;height:22.05pt" o:ole="">
            <v:imagedata r:id="rId91" o:title=""/>
          </v:shape>
          <o:OLEObject Type="Embed" ProgID="Equation.3" ShapeID="_x0000_i1063" DrawAspect="Content" ObjectID="_1658221342" r:id="rId92"/>
        </w:object>
      </w:r>
      <w:r w:rsidRPr="00276BBF">
        <w:rPr>
          <w:rFonts w:ascii="Times New Roman" w:hAnsi="Times New Roman"/>
          <w:lang w:val="en-GB"/>
        </w:rPr>
        <w:t>the matrix of the moment</w:t>
      </w:r>
      <w:r w:rsidR="003F4AE4">
        <w:rPr>
          <w:rFonts w:ascii="Times New Roman" w:hAnsi="Times New Roman"/>
          <w:lang w:val="en-GB"/>
        </w:rPr>
        <w:t>s</w:t>
      </w:r>
      <w:r w:rsidRPr="00276BBF">
        <w:rPr>
          <w:rFonts w:ascii="Times New Roman" w:hAnsi="Times New Roman"/>
          <w:lang w:val="en-GB"/>
        </w:rPr>
        <w:t xml:space="preserve"> of inertia of the computational body (Einstein’s notation works for the subscript “</w:t>
      </w:r>
      <w:r w:rsidRPr="003F4AE4">
        <w:rPr>
          <w:rFonts w:ascii="Times New Roman" w:hAnsi="Times New Roman"/>
          <w:i/>
          <w:vertAlign w:val="subscript"/>
          <w:lang w:val="en-GB"/>
        </w:rPr>
        <w:t>l</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24"/>
          <w:p w:rsidR="00F91289" w:rsidRDefault="008603CD" w:rsidP="0059092D">
            <w:pPr>
              <w:spacing w:line="240" w:lineRule="auto"/>
              <w:jc w:val="center"/>
              <w:rPr>
                <w:rFonts w:ascii="Times New Roman" w:hAnsi="Times New Roman"/>
                <w:sz w:val="24"/>
                <w:szCs w:val="24"/>
              </w:rPr>
            </w:pPr>
            <w:r w:rsidRPr="008603CD">
              <w:rPr>
                <w:rFonts w:ascii="Times New Roman" w:hAnsi="Times New Roman"/>
                <w:position w:val="-76"/>
                <w:sz w:val="24"/>
                <w:szCs w:val="24"/>
              </w:rPr>
              <w:object w:dxaOrig="5480" w:dyaOrig="1640">
                <v:shape id="_x0000_i1064" type="#_x0000_t75" style="width:273.8pt;height:82.5pt" o:ole="">
                  <v:imagedata r:id="rId93" o:title=""/>
                </v:shape>
                <o:OLEObject Type="Embed" ProgID="Equation.3" ShapeID="_x0000_i1064" DrawAspect="Content" ObjectID="_1658221343" r:id="rId94"/>
              </w:object>
            </w:r>
            <w:r>
              <w:rPr>
                <w:rFonts w:ascii="Times New Roman" w:hAnsi="Times New Roman"/>
                <w:sz w:val="24"/>
                <w:szCs w:val="24"/>
              </w:rPr>
              <w:t>,</w:t>
            </w:r>
          </w:p>
          <w:p w:rsidR="008603CD" w:rsidRPr="00276BBF" w:rsidRDefault="008603CD" w:rsidP="0059092D">
            <w:pPr>
              <w:spacing w:line="240" w:lineRule="auto"/>
              <w:jc w:val="center"/>
              <w:rPr>
                <w:rFonts w:ascii="Times New Roman" w:hAnsi="Times New Roman"/>
                <w:position w:val="-30"/>
                <w:sz w:val="24"/>
                <w:szCs w:val="24"/>
              </w:rPr>
            </w:pPr>
            <w:r w:rsidRPr="008603CD">
              <w:rPr>
                <w:rFonts w:ascii="Times New Roman" w:hAnsi="Times New Roman"/>
                <w:position w:val="-110"/>
                <w:sz w:val="24"/>
                <w:szCs w:val="24"/>
              </w:rPr>
              <w:object w:dxaOrig="5580" w:dyaOrig="2320">
                <v:shape id="_x0000_i1065" type="#_x0000_t75" style="width:278.55pt;height:116.65pt" o:ole="">
                  <v:imagedata r:id="rId95" o:title=""/>
                </v:shape>
                <o:OLEObject Type="Embed" ProgID="Equation.3" ShapeID="_x0000_i1065" DrawAspect="Content" ObjectID="_1658221344" r:id="rId96"/>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25" w:name="_Ref44823273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25"/>
            <w:r w:rsidRPr="008007FF">
              <w:rPr>
                <w:rFonts w:ascii="Times New Roman" w:eastAsia="Times New Roman" w:hAnsi="Times New Roman"/>
                <w:b w:val="0"/>
                <w:bCs w:val="0"/>
                <w:color w:val="auto"/>
                <w:sz w:val="24"/>
                <w:szCs w:val="24"/>
                <w:lang w:eastAsia="it-IT"/>
              </w:rPr>
              <w:t xml:space="preserve"> </w:t>
            </w:r>
            <w:commentRangeEnd w:id="124"/>
            <w:r w:rsidR="008603CD">
              <w:rPr>
                <w:rStyle w:val="Rimandocommento"/>
                <w:rFonts w:ascii="Times New Roman" w:eastAsia="Times New Roman" w:hAnsi="Times New Roman"/>
                <w:b w:val="0"/>
                <w:bCs w:val="0"/>
                <w:color w:val="auto"/>
                <w:szCs w:val="20"/>
                <w:lang w:val="it-IT" w:eastAsia="it-IT"/>
              </w:rPr>
              <w:commentReference w:id="124"/>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this sub-section</w:t>
      </w:r>
      <w:r w:rsidR="00DD2AB0">
        <w:rPr>
          <w:rFonts w:ascii="Times New Roman" w:hAnsi="Times New Roman"/>
          <w:lang w:val="en-GB"/>
        </w:rPr>
        <w:t>,</w:t>
      </w:r>
      <w:r w:rsidRPr="00276BBF">
        <w:rPr>
          <w:rFonts w:ascii="Times New Roman" w:hAnsi="Times New Roman"/>
          <w:lang w:val="en-GB"/>
        </w:rPr>
        <w:t xml:space="preserve"> </w:t>
      </w:r>
      <w:r w:rsidRPr="003F4AE4">
        <w:rPr>
          <w:rFonts w:ascii="Times New Roman" w:hAnsi="Times New Roman"/>
          <w:i/>
          <w:u w:val="single"/>
          <w:lang w:val="en-GB"/>
        </w:rPr>
        <w:t>r</w:t>
      </w:r>
      <w:r w:rsidRPr="00276BBF">
        <w:rPr>
          <w:rFonts w:ascii="Times New Roman" w:hAnsi="Times New Roman"/>
          <w:lang w:val="en-GB"/>
        </w:rPr>
        <w:t xml:space="preserve"> implicitly represents the relative distance from the body centre of mass.</w:t>
      </w:r>
    </w:p>
    <w:p w:rsidR="004A7301" w:rsidRDefault="009E60BA" w:rsidP="00E705B5">
      <w:pPr>
        <w:pStyle w:val="Normale1"/>
        <w:spacing w:line="240" w:lineRule="auto"/>
        <w:jc w:val="both"/>
        <w:rPr>
          <w:rFonts w:ascii="Times New Roman" w:hAnsi="Times New Roman"/>
          <w:lang w:val="en-GB"/>
        </w:rPr>
      </w:pPr>
      <w:ins w:id="126" w:author="Amicarelli Andrea (RSE)" w:date="2020-04-13T14:21:00Z">
        <w:r>
          <w:rPr>
            <w:rFonts w:ascii="Times New Roman" w:hAnsi="Times New Roman"/>
            <w:lang w:val="en-GB"/>
          </w:rPr>
          <w:t xml:space="preserve">One considers the final formulation of the </w:t>
        </w:r>
      </w:ins>
      <w:ins w:id="127" w:author="Amicarelli Andrea (RSE)" w:date="2020-06-04T09:29:00Z">
        <w:r w:rsidR="00A32296">
          <w:rPr>
            <w:rFonts w:ascii="Times New Roman" w:hAnsi="Times New Roman"/>
            <w:lang w:val="en-GB"/>
          </w:rPr>
          <w:t>second</w:t>
        </w:r>
      </w:ins>
      <w:ins w:id="128" w:author="Amicarelli Andrea (RSE)" w:date="2020-04-13T14:21:00Z">
        <w:r>
          <w:rPr>
            <w:rFonts w:ascii="Times New Roman" w:hAnsi="Times New Roman"/>
            <w:lang w:val="en-GB"/>
          </w:rPr>
          <w:t xml:space="preserve">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(6.24)</w:t>
      </w:r>
      <w:r>
        <w:rPr>
          <w:rFonts w:ascii="Times New Roman" w:hAnsi="Times New Roman"/>
          <w:lang w:val="en-GB"/>
        </w:rPr>
        <w:fldChar w:fldCharType="end"/>
      </w:r>
      <w:ins w:id="129" w:author="Amicarelli Andrea (RSE)" w:date="2020-04-13T14:21:00Z">
        <w:r>
          <w:rPr>
            <w:rFonts w:ascii="Times New Roman" w:hAnsi="Times New Roman"/>
            <w:lang w:val="en-GB"/>
          </w:rPr>
          <w:t>. When the first/second term in the squared parentheses is negligible, then the resulting rotation is called t</w:t>
        </w:r>
        <w:r w:rsidRPr="009E60BA">
          <w:rPr>
            <w:rFonts w:ascii="Times New Roman" w:hAnsi="Times New Roman"/>
            <w:lang w:val="en-GB"/>
          </w:rPr>
          <w:t>orque-free/</w:t>
        </w:r>
      </w:ins>
      <w:ins w:id="130" w:author="Amicarelli Andrea (RSE)" w:date="2020-06-04T09:30:00Z">
        <w:r w:rsidR="00A32296">
          <w:rPr>
            <w:rFonts w:ascii="Times New Roman" w:hAnsi="Times New Roman"/>
            <w:lang w:val="en-GB"/>
          </w:rPr>
          <w:t>torque-</w:t>
        </w:r>
      </w:ins>
      <w:ins w:id="131" w:author="Amicarelli Andrea (RSE)" w:date="2020-04-13T14:21:00Z">
        <w:r w:rsidRPr="009E60BA">
          <w:rPr>
            <w:rFonts w:ascii="Times New Roman" w:hAnsi="Times New Roman"/>
            <w:lang w:val="en-GB"/>
          </w:rPr>
          <w:t>induced precession. The minor effect of the torque-free term on a torque-induced precession is called nutation.</w:t>
        </w:r>
        <w:r>
          <w:rPr>
            <w:rFonts w:ascii="Times New Roman" w:hAnsi="Times New Roman"/>
            <w:lang w:val="en-GB"/>
          </w:rPr>
          <w:t xml:space="preserve"> </w:t>
        </w:r>
      </w:ins>
    </w:p>
    <w:p w:rsidR="007E2B1C" w:rsidRDefault="007E2B1C" w:rsidP="00E705B5">
      <w:pPr>
        <w:pStyle w:val="Normale1"/>
        <w:spacing w:line="240" w:lineRule="auto"/>
        <w:jc w:val="both"/>
        <w:rPr>
          <w:ins w:id="132" w:author="Amicarelli Andrea (RSE)" w:date="2020-06-04T09:52:00Z"/>
          <w:rFonts w:ascii="Times New Roman" w:hAnsi="Times New Roman"/>
          <w:lang w:val="en-GB"/>
        </w:rPr>
      </w:pPr>
      <w:ins w:id="133" w:author="Amicarelli Andrea (RSE)" w:date="2020-06-04T09:31:00Z">
        <w:r>
          <w:rPr>
            <w:rFonts w:ascii="Times New Roman" w:hAnsi="Times New Roman"/>
            <w:lang w:val="en-GB"/>
          </w:rPr>
          <w:t>T</w:t>
        </w:r>
      </w:ins>
      <w:ins w:id="134" w:author="Amicarelli Andrea (RSE)" w:date="2020-04-13T14:21:00Z">
        <w:r w:rsidRPr="009E60BA">
          <w:rPr>
            <w:rFonts w:ascii="Times New Roman" w:hAnsi="Times New Roman"/>
            <w:lang w:val="en-GB"/>
          </w:rPr>
          <w:t>orque-free precession</w:t>
        </w:r>
      </w:ins>
      <w:r>
        <w:rPr>
          <w:rFonts w:ascii="Times New Roman" w:hAnsi="Times New Roman"/>
          <w:lang w:val="en-GB"/>
        </w:rPr>
        <w:t xml:space="preserve"> </w:t>
      </w:r>
      <w:ins w:id="135" w:author="Amicarelli Andrea (RSE)" w:date="2020-06-04T09:50:00Z">
        <w:r>
          <w:rPr>
            <w:rFonts w:ascii="Times New Roman" w:hAnsi="Times New Roman"/>
            <w:lang w:val="en-GB"/>
          </w:rPr>
          <w:t xml:space="preserve">occurs when the integral of the </w:t>
        </w:r>
      </w:ins>
      <w:ins w:id="136" w:author="Amicarelli Andrea (RSE)" w:date="2020-06-04T09:51:00Z">
        <w:r>
          <w:rPr>
            <w:rFonts w:ascii="Times New Roman" w:hAnsi="Times New Roman"/>
            <w:lang w:val="en-GB"/>
          </w:rPr>
          <w:t xml:space="preserve">external forces, </w:t>
        </w:r>
      </w:ins>
      <w:ins w:id="137" w:author="Amicarelli Andrea (RSE)" w:date="2020-06-04T09:50:00Z">
        <w:r>
          <w:rPr>
            <w:rFonts w:ascii="Times New Roman" w:hAnsi="Times New Roman"/>
            <w:lang w:val="en-GB"/>
          </w:rPr>
          <w:t>internal forces</w:t>
        </w:r>
      </w:ins>
      <w:ins w:id="138" w:author="Amicarelli Andrea (RSE)" w:date="2020-06-04T09:51:00Z">
        <w:r>
          <w:rPr>
            <w:rFonts w:ascii="Times New Roman" w:hAnsi="Times New Roman"/>
            <w:lang w:val="en-GB"/>
          </w:rPr>
          <w:t xml:space="preserve"> and external torques are null, but the integral of the internal torque</w:t>
        </w:r>
      </w:ins>
      <w:ins w:id="139" w:author="Amicarelli Andrea (RSE)" w:date="2020-06-04T09:52:00Z">
        <w:r>
          <w:rPr>
            <w:rFonts w:ascii="Times New Roman" w:hAnsi="Times New Roman"/>
            <w:lang w:val="en-GB"/>
          </w:rPr>
          <w:t>s</w:t>
        </w:r>
      </w:ins>
      <w:ins w:id="140" w:author="Amicarelli Andrea (RSE)" w:date="2020-06-04T09:51:00Z">
        <w:r>
          <w:rPr>
            <w:rFonts w:ascii="Times New Roman" w:hAnsi="Times New Roman"/>
            <w:lang w:val="en-GB"/>
          </w:rPr>
          <w:t xml:space="preserve"> is non</w:t>
        </w:r>
      </w:ins>
      <w:ins w:id="141" w:author="Amicarelli Andrea (RSE)" w:date="2020-06-04T09:52:00Z">
        <w:r>
          <w:rPr>
            <w:rFonts w:ascii="Times New Roman" w:hAnsi="Times New Roman"/>
            <w:lang w:val="en-GB"/>
          </w:rPr>
          <w:t>-</w:t>
        </w:r>
      </w:ins>
      <w:ins w:id="142" w:author="Amicarelli Andrea (RSE)" w:date="2020-06-04T09:51:00Z">
        <w:r>
          <w:rPr>
            <w:rFonts w:ascii="Times New Roman" w:hAnsi="Times New Roman"/>
            <w:lang w:val="en-GB"/>
          </w:rPr>
          <w:t>null</w:t>
        </w:r>
      </w:ins>
      <w:ins w:id="143" w:author="Amicarelli Andrea (RSE)" w:date="2020-06-04T09:52:00Z">
        <w:r>
          <w:rPr>
            <w:rFonts w:ascii="Times New Roman" w:hAnsi="Times New Roman"/>
            <w:lang w:val="en-GB"/>
          </w:rPr>
          <w:t xml:space="preserve">. The internal torques are induced by the internal forces. These </w:t>
        </w:r>
      </w:ins>
      <w:ins w:id="144" w:author="Amicarelli Andrea (RSE)" w:date="2020-06-04T09:53:00Z">
        <w:r>
          <w:rPr>
            <w:rFonts w:ascii="Times New Roman" w:hAnsi="Times New Roman"/>
            <w:lang w:val="en-GB"/>
          </w:rPr>
          <w:t xml:space="preserve">normal and shear stresses within the body material </w:t>
        </w:r>
      </w:ins>
      <w:ins w:id="145" w:author="Amicarelli Andrea (RSE)" w:date="2020-06-04T09:52:00Z">
        <w:r>
          <w:rPr>
            <w:rFonts w:ascii="Times New Roman" w:hAnsi="Times New Roman"/>
            <w:lang w:val="en-GB"/>
          </w:rPr>
          <w:t xml:space="preserve">are </w:t>
        </w:r>
      </w:ins>
      <w:ins w:id="146" w:author="Amicarelli Andrea (RSE)" w:date="2020-06-04T09:50:00Z">
        <w:r>
          <w:rPr>
            <w:rFonts w:ascii="Times New Roman" w:hAnsi="Times New Roman"/>
            <w:lang w:val="en-GB"/>
          </w:rPr>
          <w:t>necessary to permit the centripetal accelerations</w:t>
        </w:r>
      </w:ins>
      <w:ins w:id="147" w:author="Amicarelli Andrea (RSE)" w:date="2020-06-04T09:52:00Z">
        <w:r>
          <w:rPr>
            <w:rFonts w:ascii="Times New Roman" w:hAnsi="Times New Roman"/>
            <w:lang w:val="en-GB"/>
          </w:rPr>
          <w:t xml:space="preserve"> of the material points of the body</w:t>
        </w:r>
      </w:ins>
      <w:ins w:id="148" w:author="Amicarelli Andrea (RSE)" w:date="2020-06-04T09:53:00Z">
        <w:r>
          <w:rPr>
            <w:rFonts w:ascii="Times New Roman" w:hAnsi="Times New Roman"/>
            <w:lang w:val="en-GB"/>
          </w:rPr>
          <w:t>.</w:t>
        </w:r>
      </w:ins>
    </w:p>
    <w:p w:rsidR="008603CD" w:rsidRDefault="00A32296" w:rsidP="00E705B5">
      <w:pPr>
        <w:pStyle w:val="Normale1"/>
        <w:spacing w:line="240" w:lineRule="auto"/>
        <w:jc w:val="both"/>
        <w:rPr>
          <w:ins w:id="149" w:author="Amicarelli Andrea (RSE)" w:date="2020-06-04T09:43:00Z"/>
          <w:rFonts w:ascii="Times New Roman" w:hAnsi="Times New Roman"/>
          <w:lang w:val="en-GB"/>
        </w:rPr>
      </w:pPr>
      <w:ins w:id="150" w:author="Amicarelli Andrea (RSE)" w:date="2020-06-04T09:31:00Z">
        <w:r>
          <w:rPr>
            <w:rFonts w:ascii="Times New Roman" w:hAnsi="Times New Roman"/>
            <w:lang w:val="en-GB"/>
          </w:rPr>
          <w:t>T</w:t>
        </w:r>
      </w:ins>
      <w:ins w:id="151" w:author="Amicarelli Andrea (RSE)" w:date="2020-04-13T14:21:00Z">
        <w:r w:rsidR="009E60BA" w:rsidRPr="009E60BA">
          <w:rPr>
            <w:rFonts w:ascii="Times New Roman" w:hAnsi="Times New Roman"/>
            <w:lang w:val="en-GB"/>
          </w:rPr>
          <w:t>orque-free precession</w:t>
        </w:r>
      </w:ins>
      <w:ins w:id="152" w:author="Amicarelli Andrea (RSE)" w:date="2020-06-04T09:31:00Z">
        <w:r>
          <w:rPr>
            <w:rFonts w:ascii="Times New Roman" w:hAnsi="Times New Roman"/>
            <w:lang w:val="en-GB"/>
          </w:rPr>
          <w:t xml:space="preserve">s </w:t>
        </w:r>
      </w:ins>
      <w:ins w:id="153" w:author="Amicarelli Andrea (RSE)" w:date="2020-06-04T09:40:00Z">
        <w:r w:rsidR="008603CD">
          <w:rPr>
            <w:rFonts w:ascii="Times New Roman" w:hAnsi="Times New Roman"/>
            <w:lang w:val="en-GB"/>
          </w:rPr>
          <w:t xml:space="preserve">are prevented </w:t>
        </w:r>
      </w:ins>
      <w:ins w:id="154" w:author="Amicarelli Andrea (RSE)" w:date="2020-06-04T09:31:00Z">
        <w:r>
          <w:rPr>
            <w:rFonts w:ascii="Times New Roman" w:hAnsi="Times New Roman"/>
            <w:lang w:val="en-GB"/>
          </w:rPr>
          <w:t xml:space="preserve">if </w:t>
        </w:r>
      </w:ins>
      <w:ins w:id="155" w:author="Amicarelli Andrea (RSE)" w:date="2020-06-04T09:41:00Z">
        <w:r w:rsidR="008603CD">
          <w:rPr>
            <w:rFonts w:ascii="Times New Roman" w:hAnsi="Times New Roman"/>
            <w:lang w:val="en-GB"/>
          </w:rPr>
          <w:t xml:space="preserve">at least </w:t>
        </w:r>
      </w:ins>
      <w:ins w:id="156" w:author="Amicarelli Andrea (RSE)" w:date="2020-06-04T09:31:00Z">
        <w:r>
          <w:rPr>
            <w:rFonts w:ascii="Times New Roman" w:hAnsi="Times New Roman"/>
            <w:lang w:val="en-GB"/>
          </w:rPr>
          <w:t xml:space="preserve">one of the following requirements is satisfied: </w:t>
        </w:r>
      </w:ins>
      <w:ins w:id="157" w:author="Amicarelli Andrea (RSE)" w:date="2020-06-04T09:41:00Z">
        <w:r w:rsidR="008603CD">
          <w:rPr>
            <w:rFonts w:ascii="Times New Roman" w:hAnsi="Times New Roman"/>
            <w:lang w:val="en-GB"/>
          </w:rPr>
          <w:t xml:space="preserve">body symmetry around the current rotation axis; </w:t>
        </w:r>
      </w:ins>
      <w:ins w:id="158" w:author="Amicarelli Andrea (RSE)" w:date="2020-06-04T09:42:00Z">
        <w:r w:rsidR="008603CD">
          <w:rPr>
            <w:rFonts w:ascii="Times New Roman" w:hAnsi="Times New Roman"/>
            <w:lang w:val="en-GB"/>
          </w:rPr>
          <w:t xml:space="preserve">body symmetry around the plane normal to the current rotation axis and passing for the body barycentre; </w:t>
        </w:r>
      </w:ins>
      <w:ins w:id="159" w:author="Amicarelli Andrea (RSE)" w:date="2020-06-04T09:41:00Z">
        <w:r w:rsidR="008603CD">
          <w:rPr>
            <w:rFonts w:ascii="Times New Roman" w:hAnsi="Times New Roman"/>
            <w:lang w:val="en-GB"/>
          </w:rPr>
          <w:t>null angular velocity</w:t>
        </w:r>
      </w:ins>
      <w:ins w:id="160" w:author="Amicarelli Andrea (RSE)" w:date="2020-04-13T14:21:00Z">
        <w:r>
          <w:rPr>
            <w:rFonts w:ascii="Times New Roman" w:hAnsi="Times New Roman"/>
            <w:lang w:val="en-GB"/>
          </w:rPr>
          <w:t>.</w:t>
        </w:r>
      </w:ins>
    </w:p>
    <w:p w:rsidR="009E60BA" w:rsidRPr="00276BBF" w:rsidRDefault="008603CD" w:rsidP="00E705B5">
      <w:pPr>
        <w:pStyle w:val="Normale1"/>
        <w:spacing w:line="240" w:lineRule="auto"/>
        <w:jc w:val="both"/>
        <w:rPr>
          <w:rFonts w:ascii="Times New Roman" w:hAnsi="Times New Roman"/>
          <w:lang w:val="en-GB"/>
        </w:rPr>
      </w:pPr>
      <w:ins w:id="161" w:author="Amicarelli Andrea (RSE)" w:date="2020-06-04T09:45:00Z">
        <w:r>
          <w:rPr>
            <w:rFonts w:ascii="Times New Roman" w:hAnsi="Times New Roman"/>
            <w:lang w:val="en-GB"/>
          </w:rPr>
          <w:t xml:space="preserve">The inverse of the matrix of the moment of inertia acts like a rotation matrix for the torque in the second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Pr="00A32296">
        <w:rPr>
          <w:rFonts w:ascii="Times New Roman" w:hAnsi="Times New Roman"/>
          <w:lang w:val="en-GB"/>
        </w:rPr>
        <w:t>(6.24)</w:t>
      </w:r>
      <w:r>
        <w:rPr>
          <w:rFonts w:ascii="Times New Roman" w:hAnsi="Times New Roman"/>
          <w:lang w:val="en-GB"/>
        </w:rPr>
        <w:fldChar w:fldCharType="end"/>
      </w:r>
      <w:ins w:id="162" w:author="Amicarelli Andrea (RSE)" w:date="2020-06-04T09:45:00Z">
        <w:r>
          <w:rPr>
            <w:rFonts w:ascii="Times New Roman" w:hAnsi="Times New Roman"/>
            <w:lang w:val="en-GB"/>
          </w:rPr>
          <w:t xml:space="preserve"> and thus can induce a change in the rotation axis in the presence of an external torque. </w:t>
        </w:r>
      </w:ins>
      <w:ins w:id="163" w:author="Amicarelli Andrea (RSE)" w:date="2020-06-04T09:44:00Z">
        <w:r>
          <w:rPr>
            <w:rFonts w:ascii="Times New Roman" w:hAnsi="Times New Roman"/>
            <w:lang w:val="en-GB"/>
          </w:rPr>
          <w:t>Torque-induced precession is prevented if at least one of the following condition</w:t>
        </w:r>
      </w:ins>
      <w:ins w:id="164" w:author="Amicarelli Andrea (RSE)" w:date="2020-06-04T09:46:00Z">
        <w:r>
          <w:rPr>
            <w:rFonts w:ascii="Times New Roman" w:hAnsi="Times New Roman"/>
            <w:lang w:val="en-GB"/>
          </w:rPr>
          <w:t>s is satisfied: body symmetry around the current rotation axis; body symmetry around the plane normal to the current rotation axis and passing for the body barycentre; null torque.</w:t>
        </w:r>
      </w:ins>
      <w:del w:id="165" w:author="Amicarelli Andrea (RSE)" w:date="2020-06-04T09:30:00Z">
        <w:r w:rsidR="009E60BA" w:rsidRPr="00276BBF" w:rsidDel="00A32296">
          <w:rPr>
            <w:rFonts w:ascii="Times New Roman" w:hAnsi="Times New Roman"/>
            <w:lang w:val="en-GB"/>
          </w:rPr>
          <w:delText xml:space="preserve"> </w:delText>
        </w:r>
      </w:del>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order to solve the system</w:t>
      </w:r>
      <w:r w:rsidR="00501921">
        <w:rPr>
          <w:rFonts w:ascii="Times New Roman" w:hAnsi="Times New Roman"/>
          <w:lang w:val="en-GB"/>
        </w:rPr>
        <w:t xml:space="preserve">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Pr="00276BB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66"/>
          <w:p w:rsidR="00F91289" w:rsidRPr="00276BBF" w:rsidRDefault="008A206F" w:rsidP="0059092D">
            <w:pPr>
              <w:spacing w:line="240" w:lineRule="auto"/>
              <w:jc w:val="center"/>
              <w:rPr>
                <w:rFonts w:ascii="Times New Roman" w:hAnsi="Times New Roman"/>
                <w:position w:val="-30"/>
                <w:sz w:val="24"/>
                <w:szCs w:val="24"/>
              </w:rPr>
            </w:pPr>
            <w:r w:rsidRPr="008A206F">
              <w:rPr>
                <w:rFonts w:ascii="Times New Roman" w:hAnsi="Times New Roman"/>
                <w:position w:val="-10"/>
                <w:sz w:val="24"/>
                <w:szCs w:val="24"/>
              </w:rPr>
              <w:object w:dxaOrig="3000" w:dyaOrig="340">
                <v:shape id="_x0000_i1066" type="#_x0000_t75" style="width:150.85pt;height:17.35pt" o:ole="">
                  <v:imagedata r:id="rId97" o:title=""/>
                </v:shape>
                <o:OLEObject Type="Embed" ProgID="Equation.3" ShapeID="_x0000_i1066" DrawAspect="Content" ObjectID="_1658221345" r:id="rId98"/>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167" w:name="_Ref44823656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67"/>
            <w:r w:rsidRPr="008007FF">
              <w:rPr>
                <w:rFonts w:ascii="Times New Roman" w:eastAsia="Times New Roman" w:hAnsi="Times New Roman"/>
                <w:b w:val="0"/>
                <w:bCs w:val="0"/>
                <w:color w:val="auto"/>
                <w:sz w:val="24"/>
                <w:szCs w:val="24"/>
                <w:lang w:eastAsia="it-IT"/>
              </w:rPr>
              <w:t xml:space="preserve"> </w:t>
            </w:r>
            <w:commentRangeEnd w:id="166"/>
            <w:r w:rsidR="008A206F">
              <w:rPr>
                <w:rStyle w:val="Rimandocommento"/>
                <w:rFonts w:ascii="Times New Roman" w:eastAsia="Times New Roman" w:hAnsi="Times New Roman"/>
                <w:b w:val="0"/>
                <w:bCs w:val="0"/>
                <w:color w:val="auto"/>
                <w:szCs w:val="20"/>
                <w:lang w:val="it-IT" w:eastAsia="it-IT"/>
              </w:rPr>
              <w:commentReference w:id="166"/>
            </w:r>
          </w:p>
        </w:tc>
      </w:tr>
    </w:tbl>
    <w:p w:rsidR="00F91289" w:rsidRPr="00276BBF" w:rsidRDefault="00F91289" w:rsidP="00E705B5">
      <w:pPr>
        <w:pStyle w:val="Normale1"/>
        <w:spacing w:line="240" w:lineRule="auto"/>
        <w:jc w:val="both"/>
        <w:rPr>
          <w:rFonts w:ascii="Times New Roman" w:hAnsi="Times New Roman"/>
          <w:u w:val="single"/>
          <w:lang w:val="en-GB"/>
        </w:rPr>
      </w:pP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G</w:t>
      </w:r>
      <w:r w:rsidRPr="00276BBF">
        <w:rPr>
          <w:rFonts w:ascii="Times New Roman" w:hAnsi="Times New Roman"/>
          <w:lang w:val="en-GB"/>
        </w:rPr>
        <w:t xml:space="preserve"> represents the gravity force, wh</w:t>
      </w:r>
      <w:r w:rsidR="003F4AE4">
        <w:rPr>
          <w:rFonts w:ascii="Times New Roman" w:hAnsi="Times New Roman"/>
          <w:lang w:val="en-GB"/>
        </w:rPr>
        <w:t>ereas</w:t>
      </w:r>
      <w:r w:rsidRPr="00276BBF">
        <w:rPr>
          <w:rFonts w:ascii="Times New Roman" w:hAnsi="Times New Roman"/>
          <w:lang w:val="en-GB"/>
        </w:rPr>
        <w:t xml:space="preserve"> </w:t>
      </w:r>
      <w:r w:rsidRPr="003F4AE4">
        <w:rPr>
          <w:rFonts w:ascii="Times New Roman" w:hAnsi="Times New Roman"/>
          <w:i/>
          <w:u w:val="single"/>
          <w:lang w:val="en-GB"/>
        </w:rPr>
        <w:t>P</w:t>
      </w:r>
      <w:r w:rsidRPr="003F4AE4">
        <w:rPr>
          <w:rFonts w:ascii="Times New Roman" w:hAnsi="Times New Roman"/>
          <w:i/>
          <w:vertAlign w:val="subscript"/>
          <w:lang w:val="en-GB"/>
        </w:rPr>
        <w:t>F</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F</w:t>
      </w:r>
      <w:r w:rsidRPr="00276BBF">
        <w:rPr>
          <w:rFonts w:ascii="Times New Roman" w:hAnsi="Times New Roman"/>
          <w:lang w:val="en-GB"/>
        </w:rPr>
        <w:t xml:space="preserve"> the vector sums of the pressure and shear forces provided by the fluid. Analogously,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S</w:t>
      </w:r>
      <w:r w:rsidRPr="00276BBF">
        <w:rPr>
          <w:rFonts w:ascii="Times New Roman" w:hAnsi="Times New Roman"/>
          <w:lang w:val="en-GB"/>
        </w:rPr>
        <w:t xml:space="preserve"> are the vector sums of the normal and the shear forces provided by other bodies or boundaries (solid-solid interactions). </w:t>
      </w:r>
      <w:r w:rsidR="003F4AE4">
        <w:rPr>
          <w:rFonts w:ascii="Times New Roman" w:hAnsi="Times New Roman"/>
          <w:lang w:val="en-GB"/>
        </w:rPr>
        <w:t xml:space="preserve">In case of </w:t>
      </w:r>
      <w:r w:rsidRPr="00276BBF">
        <w:rPr>
          <w:rFonts w:ascii="Times New Roman" w:hAnsi="Times New Roman"/>
          <w:lang w:val="en-GB"/>
        </w:rPr>
        <w:t xml:space="preserve">inertial and quasi-inertial fluid flows, we do not </w:t>
      </w:r>
      <w:r w:rsidR="003F4AE4">
        <w:rPr>
          <w:rFonts w:ascii="Times New Roman" w:hAnsi="Times New Roman"/>
          <w:lang w:val="en-GB"/>
        </w:rPr>
        <w:t xml:space="preserve">need to refer to </w:t>
      </w:r>
      <w:r w:rsidRPr="00276BBF">
        <w:rPr>
          <w:rFonts w:ascii="Times New Roman" w:hAnsi="Times New Roman"/>
          <w:lang w:val="en-GB"/>
        </w:rPr>
        <w:t>neither turbulence scheme nor tangential stresses (simplifying hypothesis)</w:t>
      </w:r>
      <w:r w:rsidR="003F4AE4">
        <w:rPr>
          <w:rFonts w:ascii="Times New Roman" w:hAnsi="Times New Roman"/>
          <w:lang w:val="en-GB"/>
        </w:rPr>
        <w:t>. Nonetheless, shear forces can be represented under more generic conditions (Sec.</w:t>
      </w:r>
      <w:r w:rsidR="003F4AE4">
        <w:rPr>
          <w:rFonts w:ascii="Times New Roman" w:hAnsi="Times New Roman"/>
          <w:lang w:val="en-GB"/>
        </w:rPr>
        <w:fldChar w:fldCharType="begin"/>
      </w:r>
      <w:r w:rsidR="003F4AE4">
        <w:rPr>
          <w:rFonts w:ascii="Times New Roman" w:hAnsi="Times New Roman"/>
          <w:lang w:val="en-GB"/>
        </w:rPr>
        <w:instrText xml:space="preserve"> REF _Ref521058275 \r \h </w:instrText>
      </w:r>
      <w:r w:rsidR="003F4AE4">
        <w:rPr>
          <w:rFonts w:ascii="Times New Roman" w:hAnsi="Times New Roman"/>
          <w:lang w:val="en-GB"/>
        </w:rPr>
      </w:r>
      <w:r w:rsidR="003F4AE4">
        <w:rPr>
          <w:rFonts w:ascii="Times New Roman" w:hAnsi="Times New Roman"/>
          <w:lang w:val="en-GB"/>
        </w:rPr>
        <w:fldChar w:fldCharType="separate"/>
      </w:r>
      <w:r w:rsidR="00A32296">
        <w:rPr>
          <w:rFonts w:ascii="Times New Roman" w:hAnsi="Times New Roman"/>
          <w:lang w:val="en-GB"/>
        </w:rPr>
        <w:t>6.2</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w:t>
      </w: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Gravity is always active.</w:t>
      </w:r>
      <w:r>
        <w:rPr>
          <w:rFonts w:ascii="Times New Roman" w:hAnsi="Times New Roman"/>
          <w:sz w:val="24"/>
          <w:szCs w:val="24"/>
        </w:rPr>
        <w:t xml:space="preserve"> </w:t>
      </w:r>
      <w:r w:rsidRPr="00757D25">
        <w:rPr>
          <w:rFonts w:ascii="Times New Roman" w:hAnsi="Times New Roman"/>
          <w:sz w:val="24"/>
          <w:szCs w:val="24"/>
        </w:rPr>
        <w:t>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579" w:dyaOrig="540">
                <v:shape id="_x0000_i1067" type="#_x0000_t75" style="width:79.35pt;height:26.8pt" o:ole="">
                  <v:imagedata r:id="rId99" o:title=""/>
                </v:shape>
                <o:OLEObject Type="Embed" ProgID="Equation.3" ShapeID="_x0000_i1067" DrawAspect="Content" ObjectID="_1658221346" r:id="rId100"/>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computational body is numerically represented by solid volume elements, here called (solid) “body particles” (“</w:t>
      </w:r>
      <w:r w:rsidRPr="003F4AE4">
        <w:rPr>
          <w:rFonts w:ascii="Times New Roman" w:hAnsi="Times New Roman"/>
          <w:i/>
          <w:vertAlign w:val="subscript"/>
          <w:lang w:val="en-GB"/>
        </w:rPr>
        <w:t>s</w:t>
      </w:r>
      <w:r w:rsidRPr="00276BBF">
        <w:rPr>
          <w:rFonts w:ascii="Times New Roman" w:hAnsi="Times New Roman"/>
          <w:lang w:val="en-GB"/>
        </w:rPr>
        <w:t xml:space="preserve">”). Some of them describe the body surface and are referred to as “surface body particles”. These particular elements are also characterized by an area and a vector </w:t>
      </w:r>
      <w:r w:rsidRPr="003F4AE4">
        <w:rPr>
          <w:rFonts w:ascii="Times New Roman" w:hAnsi="Times New Roman"/>
          <w:i/>
          <w:u w:val="single"/>
          <w:lang w:val="en-GB"/>
        </w:rPr>
        <w:t>n</w:t>
      </w:r>
      <w:r w:rsidRPr="00276BBF">
        <w:rPr>
          <w:rFonts w:ascii="Times New Roman" w:hAnsi="Times New Roman"/>
          <w:lang w:val="en-GB"/>
        </w:rPr>
        <w:t xml:space="preserve"> of norm 1. This is </w:t>
      </w:r>
      <w:r w:rsidR="00DD2AB0">
        <w:rPr>
          <w:rFonts w:ascii="Times New Roman" w:hAnsi="Times New Roman"/>
          <w:lang w:val="en-GB"/>
        </w:rPr>
        <w:t xml:space="preserve">perpendicular </w:t>
      </w:r>
      <w:r w:rsidRPr="00276BBF">
        <w:rPr>
          <w:rFonts w:ascii="Times New Roman" w:hAnsi="Times New Roman"/>
          <w:lang w:val="en-GB"/>
        </w:rPr>
        <w:t xml:space="preserve">to the body face </w:t>
      </w:r>
      <w:r w:rsidR="00E50A0A">
        <w:rPr>
          <w:rFonts w:ascii="Times New Roman" w:hAnsi="Times New Roman"/>
          <w:lang w:val="en-GB"/>
        </w:rPr>
        <w:t xml:space="preserve">of </w:t>
      </w:r>
      <w:r w:rsidRPr="00276BBF">
        <w:rPr>
          <w:rFonts w:ascii="Times New Roman" w:hAnsi="Times New Roman"/>
          <w:lang w:val="en-GB"/>
        </w:rPr>
        <w:t>the particle (it belongs to) and points outward the fluid domain (inward the solid body).</w:t>
      </w:r>
    </w:p>
    <w:p w:rsidR="00F91289" w:rsidRPr="00276BBF" w:rsidRDefault="00E50A0A" w:rsidP="00E705B5">
      <w:pPr>
        <w:pStyle w:val="Normale1"/>
        <w:spacing w:line="240" w:lineRule="auto"/>
        <w:jc w:val="both"/>
        <w:rPr>
          <w:rFonts w:ascii="Times New Roman" w:hAnsi="Times New Roman"/>
          <w:lang w:val="en-GB"/>
        </w:rPr>
      </w:pPr>
      <w:r>
        <w:rPr>
          <w:rFonts w:ascii="Times New Roman" w:hAnsi="Times New Roman"/>
          <w:lang w:val="en-GB"/>
        </w:rPr>
        <w:t>T</w:t>
      </w:r>
      <w:r w:rsidRPr="006C2568">
        <w:rPr>
          <w:rFonts w:ascii="Times New Roman" w:hAnsi="Times New Roman"/>
          <w:lang w:val="en-GB"/>
        </w:rPr>
        <w:t>he pressure of a body particle</w:t>
      </w:r>
      <w:r w:rsidRPr="00276BBF">
        <w:rPr>
          <w:rFonts w:ascii="Times New Roman" w:hAnsi="Times New Roman"/>
          <w:lang w:val="en-GB"/>
        </w:rPr>
        <w:t xml:space="preserve"> </w:t>
      </w:r>
      <w:r>
        <w:rPr>
          <w:rFonts w:ascii="Times New Roman" w:hAnsi="Times New Roman"/>
          <w:lang w:val="en-GB"/>
        </w:rPr>
        <w:t xml:space="preserve">is computed by means of </w:t>
      </w:r>
      <w:r w:rsidR="00F91289" w:rsidRPr="00276BBF">
        <w:rPr>
          <w:rFonts w:ascii="Times New Roman" w:hAnsi="Times New Roman"/>
          <w:lang w:val="en-GB"/>
        </w:rPr>
        <w:t xml:space="preserve">the boundary </w:t>
      </w:r>
      <w:r w:rsidR="00F91289" w:rsidRPr="005D1DA9">
        <w:rPr>
          <w:rFonts w:ascii="Times New Roman" w:hAnsi="Times New Roman"/>
          <w:lang w:val="en-GB"/>
        </w:rPr>
        <w:t xml:space="preserve">treatment of </w:t>
      </w:r>
      <w:r>
        <w:rPr>
          <w:rFonts w:ascii="Times New Roman" w:hAnsi="Times New Roman"/>
          <w:lang w:val="en-GB"/>
        </w:rPr>
        <w:t xml:space="preserve">Adami et al. (2012, </w:t>
      </w:r>
      <w:r w:rsidR="00F91289" w:rsidRPr="005D1DA9">
        <w:rPr>
          <w:rFonts w:ascii="Times New Roman" w:hAnsi="Times New Roman"/>
          <w:lang w:val="en-GB"/>
        </w:rPr>
        <w:t>[</w:t>
      </w:r>
      <w:r w:rsidR="00F91289" w:rsidRPr="005D1DA9">
        <w:rPr>
          <w:rFonts w:ascii="Times New Roman" w:hAnsi="Times New Roman"/>
          <w:lang w:val="en-GB"/>
        </w:rPr>
        <w:fldChar w:fldCharType="begin"/>
      </w:r>
      <w:r w:rsidR="00F91289" w:rsidRPr="005D1DA9">
        <w:rPr>
          <w:rFonts w:ascii="Times New Roman" w:hAnsi="Times New Roman"/>
          <w:lang w:val="en-GB"/>
        </w:rPr>
        <w:instrText xml:space="preserve"> REF _Ref355092535 \r \h </w:instrText>
      </w:r>
      <w:r w:rsidR="00276BBF" w:rsidRPr="005D1DA9">
        <w:rPr>
          <w:rFonts w:ascii="Times New Roman" w:hAnsi="Times New Roman"/>
          <w:lang w:val="en-GB"/>
        </w:rPr>
        <w:instrText xml:space="preserve"> \* MERGEFORMAT </w:instrText>
      </w:r>
      <w:r w:rsidR="00F91289" w:rsidRPr="005D1DA9">
        <w:rPr>
          <w:rFonts w:ascii="Times New Roman" w:hAnsi="Times New Roman"/>
          <w:lang w:val="en-GB"/>
        </w:rPr>
      </w:r>
      <w:r w:rsidR="00F91289" w:rsidRPr="005D1DA9">
        <w:rPr>
          <w:rFonts w:ascii="Times New Roman" w:hAnsi="Times New Roman"/>
          <w:lang w:val="en-GB"/>
        </w:rPr>
        <w:fldChar w:fldCharType="separate"/>
      </w:r>
      <w:r w:rsidR="00A32296" w:rsidRPr="00A32296">
        <w:rPr>
          <w:rFonts w:ascii="Times New Roman" w:hAnsi="Times New Roman"/>
          <w:bCs/>
          <w:lang w:val="en-GB"/>
        </w:rPr>
        <w:t>1</w:t>
      </w:r>
      <w:r w:rsidR="00F91289" w:rsidRPr="005D1DA9">
        <w:rPr>
          <w:rFonts w:ascii="Times New Roman" w:hAnsi="Times New Roman"/>
          <w:lang w:val="en-GB"/>
        </w:rPr>
        <w:fldChar w:fldCharType="end"/>
      </w:r>
      <w:r w:rsidR="00F91289" w:rsidRPr="005D1DA9">
        <w:rPr>
          <w:rFonts w:ascii="Times New Roman" w:hAnsi="Times New Roman"/>
          <w:lang w:val="en-GB"/>
        </w:rPr>
        <w:t>]</w:t>
      </w:r>
      <w:r>
        <w:rPr>
          <w:rFonts w:ascii="Times New Roman" w:hAnsi="Times New Roman"/>
          <w:lang w:val="en-GB"/>
        </w:rPr>
        <w:t>)</w:t>
      </w:r>
      <w:r w:rsidR="00F91289" w:rsidRPr="006C2568">
        <w:rPr>
          <w:rFonts w:ascii="Times New Roman" w:hAnsi="Times New Roman"/>
          <w:lang w:val="en-GB"/>
        </w:rPr>
        <w:t xml:space="preserve">, </w:t>
      </w:r>
      <w:r>
        <w:rPr>
          <w:rFonts w:ascii="Times New Roman" w:hAnsi="Times New Roman"/>
          <w:lang w:val="en-GB"/>
        </w:rPr>
        <w:t xml:space="preserve">here implemented and adapted </w:t>
      </w:r>
      <w:r w:rsidR="00F91289" w:rsidRPr="006C2568">
        <w:rPr>
          <w:rFonts w:ascii="Times New Roman" w:hAnsi="Times New Roman"/>
          <w:lang w:val="en-GB"/>
        </w:rPr>
        <w:t xml:space="preserve">as </w:t>
      </w:r>
      <w:r>
        <w:rPr>
          <w:rFonts w:ascii="Times New Roman" w:hAnsi="Times New Roman"/>
          <w:lang w:val="en-GB"/>
        </w:rPr>
        <w:t>described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_Ref449701616 \r \h </w:instrText>
      </w:r>
      <w:r w:rsidR="00B90520">
        <w:rPr>
          <w:rFonts w:ascii="Times New Roman" w:hAnsi="Times New Roman"/>
          <w:lang w:val="en-GB"/>
        </w:rPr>
      </w:r>
      <w:r w:rsidR="00B90520">
        <w:rPr>
          <w:rFonts w:ascii="Times New Roman" w:hAnsi="Times New Roman"/>
          <w:lang w:val="en-GB"/>
        </w:rPr>
        <w:fldChar w:fldCharType="separate"/>
      </w:r>
      <w:r w:rsidR="00A32296">
        <w:rPr>
          <w:rFonts w:ascii="Times New Roman" w:hAnsi="Times New Roman"/>
          <w:lang w:val="en-GB"/>
        </w:rPr>
        <w:t>6.3</w:t>
      </w:r>
      <w:r w:rsidR="00B90520">
        <w:rPr>
          <w:rFonts w:ascii="Times New Roman" w:hAnsi="Times New Roman"/>
          <w:lang w:val="en-GB"/>
        </w:rPr>
        <w:fldChar w:fldCharType="end"/>
      </w:r>
      <w:r>
        <w:rPr>
          <w:rFonts w:ascii="Times New Roman" w:hAnsi="Times New Roman"/>
          <w:lang w:val="en-GB"/>
        </w:rPr>
        <w:t>.</w:t>
      </w:r>
      <w:r w:rsidR="00F91289" w:rsidRPr="006C2568">
        <w:rPr>
          <w:rFonts w:ascii="Times New Roman" w:hAnsi="Times New Roman"/>
          <w:lang w:val="en-GB"/>
        </w:rPr>
        <w:t xml:space="preserve"> </w:t>
      </w:r>
      <w:r w:rsidR="00F91289" w:rsidRPr="00276BBF">
        <w:rPr>
          <w:rFonts w:ascii="Times New Roman" w:hAnsi="Times New Roman"/>
          <w:lang w:val="en-GB"/>
        </w:rPr>
        <w:t>Further, the solid-solid interaction term (</w:t>
      </w:r>
      <w:r w:rsidR="00F91289" w:rsidRPr="003F4AE4">
        <w:rPr>
          <w:rFonts w:ascii="Times New Roman" w:hAnsi="Times New Roman"/>
          <w:i/>
          <w:u w:val="single"/>
          <w:lang w:val="en-GB"/>
        </w:rPr>
        <w:t>P</w:t>
      </w:r>
      <w:r w:rsidR="00F91289" w:rsidRPr="003F4AE4">
        <w:rPr>
          <w:rFonts w:ascii="Times New Roman" w:hAnsi="Times New Roman"/>
          <w:i/>
          <w:vertAlign w:val="subscript"/>
          <w:lang w:val="en-GB"/>
        </w:rPr>
        <w:t>s</w:t>
      </w:r>
      <w:r>
        <w:rPr>
          <w:rFonts w:ascii="Times New Roman" w:hAnsi="Times New Roman"/>
          <w:lang w:val="en-GB"/>
        </w:rPr>
        <w:t>) is presented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_Ref449701630 \r \h </w:instrText>
      </w:r>
      <w:r w:rsidR="00B90520">
        <w:rPr>
          <w:rFonts w:ascii="Times New Roman" w:hAnsi="Times New Roman"/>
          <w:lang w:val="en-GB"/>
        </w:rPr>
      </w:r>
      <w:r w:rsidR="00B90520">
        <w:rPr>
          <w:rFonts w:ascii="Times New Roman" w:hAnsi="Times New Roman"/>
          <w:lang w:val="en-GB"/>
        </w:rPr>
        <w:fldChar w:fldCharType="separate"/>
      </w:r>
      <w:r w:rsidR="00A32296">
        <w:rPr>
          <w:rFonts w:ascii="Times New Roman" w:hAnsi="Times New Roman"/>
          <w:lang w:val="en-GB"/>
        </w:rPr>
        <w:t>6.4</w:t>
      </w:r>
      <w:r w:rsidR="00B90520">
        <w:rPr>
          <w:rFonts w:ascii="Times New Roman" w:hAnsi="Times New Roman"/>
          <w:lang w:val="en-GB"/>
        </w:rPr>
        <w:fldChar w:fldCharType="end"/>
      </w:r>
      <w:r w:rsidR="00F91289" w:rsidRPr="00276BBF">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the torque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discretized as the summation of each vector product between the relative position </w:t>
      </w:r>
      <w:r w:rsidRPr="003F4AE4">
        <w:rPr>
          <w:rFonts w:ascii="Times New Roman" w:hAnsi="Times New Roman"/>
          <w:i/>
          <w:u w:val="single"/>
          <w:lang w:val="en-GB"/>
        </w:rPr>
        <w:t>r</w:t>
      </w:r>
      <w:r w:rsidRPr="003F4AE4">
        <w:rPr>
          <w:rFonts w:ascii="Times New Roman" w:hAnsi="Times New Roman"/>
          <w:i/>
          <w:vertAlign w:val="subscript"/>
          <w:lang w:val="en-GB"/>
        </w:rPr>
        <w:t>s</w:t>
      </w:r>
      <w:r w:rsidRPr="00276BB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20" w:dyaOrig="560">
                <v:shape id="_x0000_i1068" type="#_x0000_t75" style="width:91.45pt;height:27.35pt" o:ole="">
                  <v:imagedata r:id="rId101" o:title=""/>
                </v:shape>
                <o:OLEObject Type="Embed" ProgID="Equation.3" ShapeID="_x0000_i1068" DrawAspect="Content" ObjectID="_1658221347" r:id="rId102"/>
              </w:object>
            </w:r>
          </w:p>
        </w:tc>
        <w:tc>
          <w:tcPr>
            <w:tcW w:w="461" w:type="pct"/>
            <w:vAlign w:val="center"/>
          </w:tcPr>
          <w:p w:rsidR="00F91289" w:rsidRPr="008007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performed using a Leapfrog scheme synchronized with </w:t>
      </w:r>
      <w:r w:rsidR="003E30F0">
        <w:rPr>
          <w:rFonts w:ascii="Times New Roman" w:hAnsi="Times New Roman"/>
          <w:lang w:val="en-GB"/>
        </w:rPr>
        <w:t>the fluid dynamics balance equations</w:t>
      </w:r>
      <w:r w:rsidRPr="00276BBF">
        <w:rPr>
          <w:rFonts w:ascii="Times New Roman" w:hAnsi="Times New Roman"/>
          <w:lang w:val="en-GB"/>
        </w:rPr>
        <w:t xml:space="preserve">. This means that the body particle pressure is computed simultaneously to fluid pressure, so that this parameter is staggered of around </w:t>
      </w:r>
      <w:r w:rsidRPr="003F4AE4">
        <w:rPr>
          <w:rFonts w:ascii="Times New Roman" w:hAnsi="Times New Roman"/>
          <w:i/>
          <w:lang w:val="en-GB"/>
        </w:rPr>
        <w:t>dt</w:t>
      </w:r>
      <w:r w:rsidRPr="00276BBF">
        <w:rPr>
          <w:rFonts w:ascii="Times New Roman" w:hAnsi="Times New Roman"/>
          <w:lang w:val="en-GB"/>
        </w:rPr>
        <w:t>/2 with respect to all the other body particle parameters.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After time integration, </w:t>
      </w:r>
      <w:r w:rsidR="003E30F0">
        <w:rPr>
          <w:rFonts w:ascii="Times New Roman" w:hAnsi="Times New Roman"/>
          <w:lang w:val="en-GB"/>
        </w:rPr>
        <w:t xml:space="preserve">the model </w:t>
      </w:r>
      <w:r w:rsidRPr="00276BBF">
        <w:rPr>
          <w:rFonts w:ascii="Times New Roman" w:hAnsi="Times New Roman"/>
          <w:lang w:val="en-GB"/>
        </w:rPr>
        <w:t>obtain</w:t>
      </w:r>
      <w:r w:rsidR="003E30F0">
        <w:rPr>
          <w:rFonts w:ascii="Times New Roman" w:hAnsi="Times New Roman"/>
          <w:lang w:val="en-GB"/>
        </w:rPr>
        <w:t>s</w:t>
      </w:r>
      <w:r w:rsidRPr="00276BBF">
        <w:rPr>
          <w:rFonts w:ascii="Times New Roman" w:hAnsi="Times New Roman"/>
          <w:lang w:val="en-GB"/>
        </w:rPr>
        <w:t xml:space="preserve"> the velocity of a body particle as the </w:t>
      </w:r>
      <w:r w:rsidR="003F4AE4">
        <w:rPr>
          <w:rFonts w:ascii="Times New Roman" w:hAnsi="Times New Roman"/>
          <w:lang w:val="en-GB"/>
        </w:rPr>
        <w:t xml:space="preserve">vector </w:t>
      </w:r>
      <w:r w:rsidRPr="00276BB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40" w:dyaOrig="400">
                <v:shape id="_x0000_i1069" type="#_x0000_t75" style="width:91.95pt;height:19.95pt" o:ole="">
                  <v:imagedata r:id="rId103" o:title=""/>
                </v:shape>
                <o:OLEObject Type="Embed" ProgID="Equation.3" ShapeID="_x0000_i1069" DrawAspect="Content" ObjectID="_1658221348" r:id="rId104"/>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Finally</w:t>
      </w:r>
      <w:r w:rsidR="00F91289" w:rsidRPr="00276BBF">
        <w:rPr>
          <w:rFonts w:ascii="Times New Roman" w:hAnsi="Times New Roman"/>
          <w:lang w:val="en-GB"/>
        </w:rPr>
        <w:t xml:space="preserve">, </w:t>
      </w:r>
      <w:r>
        <w:rPr>
          <w:rFonts w:ascii="Times New Roman" w:hAnsi="Times New Roman"/>
          <w:lang w:val="en-GB"/>
        </w:rPr>
        <w:t xml:space="preserve">the model </w:t>
      </w:r>
      <w:r w:rsidR="00F91289" w:rsidRPr="00276BBF">
        <w:rPr>
          <w:rFonts w:ascii="Times New Roman" w:hAnsi="Times New Roman"/>
          <w:lang w:val="en-GB"/>
        </w:rPr>
        <w:t>update</w:t>
      </w:r>
      <w:r>
        <w:rPr>
          <w:rFonts w:ascii="Times New Roman" w:hAnsi="Times New Roman"/>
          <w:lang w:val="en-GB"/>
        </w:rPr>
        <w:t>s</w:t>
      </w:r>
      <w:r w:rsidR="00F91289" w:rsidRPr="00276BBF">
        <w:rPr>
          <w:rFonts w:ascii="Times New Roman" w:hAnsi="Times New Roman"/>
          <w:lang w:val="en-GB"/>
        </w:rPr>
        <w:t xml:space="preserve"> the body particle normal vectors and absolute positions, according to the following kinematics formulas (</w:t>
      </w:r>
      <w:r w:rsidR="00F91289" w:rsidRPr="00276BBF">
        <w:rPr>
          <w:rFonts w:ascii="Times New Roman" w:hAnsi="Times New Roman"/>
          <w:position w:val="-10"/>
        </w:rPr>
        <w:object w:dxaOrig="380" w:dyaOrig="340">
          <v:shape id="_x0000_i1070" type="#_x0000_t75" style="width:19.45pt;height:17.35pt" o:ole="">
            <v:imagedata r:id="rId105" o:title=""/>
          </v:shape>
          <o:OLEObject Type="Embed" ProgID="Equation.3" ShapeID="_x0000_i1070" DrawAspect="Content" ObjectID="_1658221349" r:id="rId106"/>
        </w:object>
      </w:r>
      <w:r w:rsidR="00F91289" w:rsidRPr="00276BBF">
        <w:rPr>
          <w:rFonts w:ascii="Times New Roman" w:hAnsi="Times New Roman"/>
          <w:lang w:val="en-GB"/>
        </w:rPr>
        <w:t xml:space="preserve">is the increment in the body rotation angle during the on-going time step and </w:t>
      </w:r>
      <w:r w:rsidR="00F91289" w:rsidRPr="003F4AE4">
        <w:rPr>
          <w:rFonts w:ascii="Times New Roman" w:hAnsi="Times New Roman"/>
          <w:i/>
          <w:lang w:val="en-GB"/>
        </w:rPr>
        <w:t>R</w:t>
      </w:r>
      <w:r w:rsidR="00F91289" w:rsidRPr="003F4AE4">
        <w:rPr>
          <w:rFonts w:ascii="Times New Roman" w:hAnsi="Times New Roman"/>
          <w:i/>
          <w:vertAlign w:val="subscript"/>
          <w:lang w:val="en-GB"/>
        </w:rPr>
        <w:t>ij</w:t>
      </w:r>
      <w:r w:rsidR="00F91289" w:rsidRPr="00276BBF">
        <w:rPr>
          <w:rFonts w:ascii="Times New Roman" w:hAnsi="Times New Roman"/>
          <w:lang w:val="en-GB"/>
        </w:rPr>
        <w:t xml:space="preserve"> </w:t>
      </w:r>
      <w:r w:rsidR="003F4AE4">
        <w:rPr>
          <w:rFonts w:ascii="Times New Roman" w:hAnsi="Times New Roman"/>
          <w:lang w:val="en-GB"/>
        </w:rPr>
        <w:t xml:space="preserve">is </w:t>
      </w:r>
      <w:r w:rsidR="00F91289" w:rsidRPr="00276BB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60" w:dyaOrig="400">
                <v:shape id="_x0000_i1071" type="#_x0000_t75" style="width:283.25pt;height:19.95pt" o:ole="">
                  <v:imagedata r:id="rId107" o:title=""/>
                </v:shape>
                <o:OLEObject Type="Embed" ProgID="Equation.3" ShapeID="_x0000_i1071" DrawAspect="Content" ObjectID="_1658221350" r:id="rId108"/>
              </w:object>
            </w:r>
          </w:p>
          <w:p w:rsidR="00F91289" w:rsidRPr="00276BBF" w:rsidRDefault="000C3321" w:rsidP="0059092D">
            <w:pPr>
              <w:spacing w:line="240" w:lineRule="auto"/>
              <w:jc w:val="center"/>
              <w:rPr>
                <w:rFonts w:ascii="Times New Roman" w:hAnsi="Times New Roman"/>
                <w:position w:val="-30"/>
                <w:sz w:val="24"/>
                <w:szCs w:val="24"/>
              </w:rPr>
            </w:pPr>
            <w:r w:rsidRPr="004945B3">
              <w:rPr>
                <w:rFonts w:ascii="Times New Roman" w:hAnsi="Times New Roman"/>
                <w:position w:val="-16"/>
                <w:sz w:val="24"/>
                <w:szCs w:val="24"/>
              </w:rPr>
              <w:object w:dxaOrig="3100" w:dyaOrig="400">
                <v:shape id="_x0000_i1072" type="#_x0000_t75" style="width:155.05pt;height:20.5pt" o:ole="">
                  <v:imagedata r:id="rId109" o:title=""/>
                </v:shape>
                <o:OLEObject Type="Embed" ProgID="Equation.3" ShapeID="_x0000_i1072" DrawAspect="Content" ObjectID="_1658221351" r:id="rId110"/>
              </w:object>
            </w:r>
          </w:p>
          <w:p w:rsidR="00F91289" w:rsidRPr="00276BBF" w:rsidRDefault="005E58B9" w:rsidP="0059092D">
            <w:pPr>
              <w:spacing w:line="240" w:lineRule="auto"/>
              <w:jc w:val="center"/>
              <w:rPr>
                <w:rFonts w:ascii="Times New Roman" w:hAnsi="Times New Roman"/>
                <w:position w:val="-30"/>
                <w:sz w:val="24"/>
                <w:szCs w:val="24"/>
              </w:rPr>
            </w:pPr>
            <w:r w:rsidRPr="005D00D6">
              <w:rPr>
                <w:rFonts w:ascii="Times New Roman" w:hAnsi="Times New Roman"/>
                <w:position w:val="-50"/>
                <w:sz w:val="24"/>
                <w:szCs w:val="24"/>
              </w:rPr>
              <w:object w:dxaOrig="3200" w:dyaOrig="1120">
                <v:shape id="_x0000_i1073" type="#_x0000_t75" style="width:142.95pt;height:49.95pt" o:ole="">
                  <v:imagedata r:id="rId111" o:title=""/>
                </v:shape>
                <o:OLEObject Type="Embed" ProgID="Equation.3" ShapeID="_x0000_i1073" DrawAspect="Content" ObjectID="_1658221352" r:id="rId112"/>
              </w:object>
            </w:r>
            <w:r w:rsidR="00F91289" w:rsidRPr="00276BBF">
              <w:rPr>
                <w:rFonts w:ascii="Times New Roman" w:hAnsi="Times New Roman"/>
                <w:position w:val="-30"/>
                <w:sz w:val="24"/>
                <w:szCs w:val="24"/>
              </w:rPr>
              <w:t>,</w:t>
            </w:r>
            <w:r w:rsidRPr="005D00D6">
              <w:rPr>
                <w:rFonts w:ascii="Times New Roman" w:hAnsi="Times New Roman"/>
                <w:position w:val="-52"/>
                <w:sz w:val="24"/>
                <w:szCs w:val="24"/>
              </w:rPr>
              <w:object w:dxaOrig="3180" w:dyaOrig="1160">
                <v:shape id="_x0000_i1074" type="#_x0000_t75" style="width:140.3pt;height:50.45pt" o:ole="">
                  <v:imagedata r:id="rId113" o:title=""/>
                </v:shape>
                <o:OLEObject Type="Embed" ProgID="Equation.3" ShapeID="_x0000_i1074" DrawAspect="Content" ObjectID="_1658221353" r:id="rId114"/>
              </w:object>
            </w:r>
            <w:r w:rsidR="00F91289" w:rsidRPr="00276BBF">
              <w:rPr>
                <w:rFonts w:ascii="Times New Roman" w:hAnsi="Times New Roman"/>
                <w:position w:val="-30"/>
                <w:sz w:val="24"/>
                <w:szCs w:val="24"/>
              </w:rPr>
              <w:t>,</w:t>
            </w:r>
            <w:r w:rsidRPr="005D00D6">
              <w:rPr>
                <w:rFonts w:ascii="Times New Roman" w:hAnsi="Times New Roman"/>
                <w:position w:val="-50"/>
                <w:sz w:val="24"/>
                <w:szCs w:val="24"/>
              </w:rPr>
              <w:object w:dxaOrig="3200" w:dyaOrig="1120">
                <v:shape id="_x0000_i1075" type="#_x0000_t75" style="width:137.15pt;height:47.8pt" o:ole="">
                  <v:imagedata r:id="rId115" o:title=""/>
                </v:shape>
                <o:OLEObject Type="Embed" ProgID="Equation.3" ShapeID="_x0000_i1075" DrawAspect="Content" ObjectID="_1658221354" r:id="rId116"/>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lastRenderedPageBreak/>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E45088" w:rsidRDefault="00E45088" w:rsidP="00E45088">
      <w:pPr>
        <w:pStyle w:val="Normale1"/>
        <w:spacing w:line="240" w:lineRule="auto"/>
        <w:rPr>
          <w:ins w:id="168" w:author="Amicarelli Andrea (RSE)" w:date="2020-04-13T11:56:00Z"/>
          <w:rFonts w:ascii="Times New Roman" w:hAnsi="Times New Roman"/>
          <w:lang w:val="en-GB"/>
        </w:rPr>
      </w:pPr>
      <w:ins w:id="169" w:author="Amicarelli Andrea (RSE)" w:date="2020-04-13T11:56:00Z">
        <w:r>
          <w:rPr>
            <w:rFonts w:ascii="Times New Roman" w:hAnsi="Times New Roman"/>
            <w:lang w:val="en-GB"/>
          </w:rPr>
          <w:lastRenderedPageBreak/>
          <w:t xml:space="preserve">At the moment, the following simplifications are assumed: the drag force </w:t>
        </w:r>
        <w:r w:rsidRPr="003F4AE4">
          <w:rPr>
            <w:rFonts w:ascii="Times New Roman" w:hAnsi="Times New Roman"/>
            <w:i/>
            <w:u w:val="single"/>
            <w:lang w:val="en-GB"/>
          </w:rPr>
          <w:t>T</w:t>
        </w:r>
        <w:r w:rsidRPr="003F4AE4">
          <w:rPr>
            <w:rFonts w:ascii="Times New Roman" w:hAnsi="Times New Roman"/>
            <w:i/>
            <w:vertAlign w:val="subscript"/>
            <w:lang w:val="en-GB"/>
          </w:rPr>
          <w:t>F</w:t>
        </w:r>
        <w:r>
          <w:rPr>
            <w:rFonts w:ascii="Times New Roman" w:hAnsi="Times New Roman"/>
            <w:i/>
            <w:vertAlign w:val="subscript"/>
            <w:lang w:val="en-GB"/>
          </w:rPr>
          <w:t xml:space="preserve"> </w:t>
        </w:r>
        <w:r>
          <w:rPr>
            <w:rFonts w:ascii="Times New Roman" w:hAnsi="Times New Roman"/>
            <w:lang w:val="en-GB"/>
          </w:rPr>
          <w:t xml:space="preserve">is not represented; </w:t>
        </w:r>
        <w:r w:rsidRPr="00E45088">
          <w:rPr>
            <w:rFonts w:ascii="Times New Roman" w:hAnsi="Times New Roman"/>
            <w:lang w:val="en-GB"/>
          </w:rPr>
          <w:t>each body is given in input a uniform density.</w:t>
        </w:r>
      </w:ins>
    </w:p>
    <w:p w:rsidR="008A206F" w:rsidRPr="008A206F" w:rsidRDefault="008A206F" w:rsidP="00FB0BAA">
      <w:pPr>
        <w:pStyle w:val="Normale1"/>
        <w:spacing w:line="240" w:lineRule="auto"/>
        <w:rPr>
          <w:rFonts w:ascii="Times New Roman" w:hAnsi="Times New Roman"/>
          <w:lang w:val="en-GB"/>
        </w:rPr>
      </w:pPr>
    </w:p>
    <w:p w:rsidR="00171640" w:rsidRPr="00C70139" w:rsidRDefault="00171640" w:rsidP="00171640">
      <w:pPr>
        <w:pStyle w:val="Amicarellititle2"/>
      </w:pPr>
      <w:bookmarkStart w:id="170" w:name="_Ref521058256"/>
      <w:bookmarkStart w:id="171" w:name="_Toc42155276"/>
      <w:r>
        <w:t>Improving 3D rotations</w:t>
      </w:r>
      <w:bookmarkEnd w:id="170"/>
      <w:bookmarkEnd w:id="171"/>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pPr>
            <w:r w:rsidRPr="00276BBF">
              <w:rPr>
                <w:position w:val="-30"/>
              </w:rPr>
              <w:object w:dxaOrig="960" w:dyaOrig="620">
                <v:shape id="_x0000_i1076" type="#_x0000_t75" style="width:47.8pt;height:31.55pt" o:ole="">
                  <v:imagedata r:id="rId89" o:title=""/>
                </v:shape>
                <o:OLEObject Type="Embed" ProgID="Equation.3" ShapeID="_x0000_i1076" DrawAspect="Content" ObjectID="_1658221355" r:id="rId117"/>
              </w:object>
            </w:r>
          </w:p>
          <w:p w:rsidR="00171640" w:rsidRPr="00276BBF" w:rsidRDefault="00171640" w:rsidP="00585F46">
            <w:pPr>
              <w:spacing w:line="240" w:lineRule="auto"/>
              <w:jc w:val="center"/>
              <w:rPr>
                <w:rFonts w:ascii="Times New Roman" w:hAnsi="Times New Roman"/>
                <w:position w:val="-30"/>
                <w:sz w:val="24"/>
                <w:szCs w:val="24"/>
              </w:rPr>
            </w:pPr>
            <w:r w:rsidRPr="009C247A">
              <w:rPr>
                <w:position w:val="-20"/>
              </w:rPr>
              <w:object w:dxaOrig="1359" w:dyaOrig="440">
                <v:shape id="_x0000_i1077" type="#_x0000_t75" style="width:67.8pt;height:22.05pt" o:ole="">
                  <v:imagedata r:id="rId118" o:title=""/>
                </v:shape>
                <o:OLEObject Type="Embed" ProgID="Equation.3" ShapeID="_x0000_i1077" DrawAspect="Content" ObjectID="_1658221356" r:id="rId119"/>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172" w:name="_Ref52105233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72"/>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proofErr w:type="gramStart"/>
      <w:r w:rsidRPr="00171640">
        <w:rPr>
          <w:rFonts w:ascii="Times New Roman" w:hAnsi="Times New Roman"/>
          <w:lang w:val="en-GB"/>
        </w:rPr>
        <w:t>are</w:t>
      </w:r>
      <w:proofErr w:type="gramEnd"/>
      <w:r w:rsidRPr="00171640">
        <w:rPr>
          <w:rFonts w:ascii="Times New Roman" w:hAnsi="Times New Roman"/>
          <w:lang w:val="en-GB"/>
        </w:rPr>
        <w:t xml:space="preserve"> not exact and represent a limit when working with the </w:t>
      </w:r>
      <w:r>
        <w:rPr>
          <w:rFonts w:ascii="Times New Roman" w:hAnsi="Times New Roman"/>
          <w:lang w:val="en-GB"/>
        </w:rPr>
        <w:t xml:space="preserve">a </w:t>
      </w:r>
      <w:r w:rsidRPr="00171640">
        <w:rPr>
          <w:rFonts w:ascii="Times New Roman" w:hAnsi="Times New Roman"/>
          <w:lang w:val="en-GB"/>
        </w:rPr>
        <w:t>rotation matrix based on Euler angles</w:t>
      </w:r>
      <w:r w:rsidR="008904CA">
        <w:rPr>
          <w:rFonts w:ascii="Times New Roman" w:hAnsi="Times New Roman"/>
          <w:lang w:val="en-GB"/>
        </w:rPr>
        <w:t xml:space="preserve">: </w:t>
      </w:r>
      <w:r w:rsidRPr="00171640">
        <w:rPr>
          <w:rFonts w:ascii="Times New Roman" w:hAnsi="Times New Roman"/>
          <w:lang w:val="en-GB"/>
        </w:rPr>
        <w:t xml:space="preserve">the first equation </w:t>
      </w:r>
      <w:r w:rsidR="008904CA" w:rsidRPr="008904CA">
        <w:rPr>
          <w:rFonts w:ascii="Times New Roman" w:hAnsi="Times New Roman"/>
          <w:lang w:val="en-GB"/>
        </w:rPr>
        <w:t xml:space="preserve">of </w:t>
      </w:r>
      <w:r w:rsidR="008904CA" w:rsidRPr="008904CA">
        <w:rPr>
          <w:rFonts w:ascii="Times New Roman" w:hAnsi="Times New Roman"/>
          <w:lang w:val="en-GB"/>
        </w:rPr>
        <w:fldChar w:fldCharType="begin"/>
      </w:r>
      <w:r w:rsidR="008904CA" w:rsidRPr="008904CA">
        <w:rPr>
          <w:rFonts w:ascii="Times New Roman" w:hAnsi="Times New Roman"/>
          <w:lang w:val="en-GB"/>
        </w:rPr>
        <w:instrText xml:space="preserve"> REF _Ref521052334 \h  \* MERGEFORMAT </w:instrText>
      </w:r>
      <w:r w:rsidR="008904CA" w:rsidRPr="008904CA">
        <w:rPr>
          <w:rFonts w:ascii="Times New Roman" w:hAnsi="Times New Roman"/>
          <w:lang w:val="en-GB"/>
        </w:rPr>
      </w:r>
      <w:r w:rsidR="008904CA" w:rsidRPr="008904CA">
        <w:rPr>
          <w:rFonts w:ascii="Times New Roman" w:hAnsi="Times New Roman"/>
          <w:lang w:val="en-GB"/>
        </w:rPr>
        <w:fldChar w:fldCharType="separate"/>
      </w:r>
      <w:r w:rsidR="00A32296" w:rsidRPr="00A32296">
        <w:rPr>
          <w:rFonts w:ascii="Times New Roman" w:hAnsi="Times New Roman"/>
        </w:rPr>
        <w:t>(</w:t>
      </w:r>
      <w:r w:rsidR="00A32296" w:rsidRPr="00A32296">
        <w:rPr>
          <w:rFonts w:ascii="Times New Roman" w:hAnsi="Times New Roman"/>
          <w:bCs/>
          <w:noProof/>
        </w:rPr>
        <w:t>6.32</w:t>
      </w:r>
      <w:r w:rsidR="00A32296" w:rsidRPr="00A32296">
        <w:rPr>
          <w:rFonts w:ascii="Times New Roman" w:hAnsi="Times New Roman"/>
        </w:rPr>
        <w:t>)</w:t>
      </w:r>
      <w:r w:rsidR="008904CA" w:rsidRPr="008904CA">
        <w:rPr>
          <w:rFonts w:ascii="Times New Roman" w:hAnsi="Times New Roman"/>
          <w:lang w:val="en-GB"/>
        </w:rPr>
        <w:fldChar w:fldCharType="end"/>
      </w:r>
      <w:r w:rsidR="008904CA">
        <w:rPr>
          <w:rFonts w:ascii="Times New Roman" w:hAnsi="Times New Roman"/>
          <w:lang w:val="en-GB"/>
        </w:rPr>
        <w:t xml:space="preserve"> </w:t>
      </w:r>
      <w:r w:rsidRPr="00171640">
        <w:rPr>
          <w:rFonts w:ascii="Times New Roman" w:hAnsi="Times New Roman"/>
          <w:lang w:val="en-GB"/>
        </w:rPr>
        <w:t>is exact only for 1D rotation</w:t>
      </w:r>
      <w:r w:rsidR="008904CA">
        <w:rPr>
          <w:rFonts w:ascii="Times New Roman" w:hAnsi="Times New Roman"/>
          <w:lang w:val="en-GB"/>
        </w:rPr>
        <w:t>s</w:t>
      </w:r>
      <w:r w:rsidRPr="00171640">
        <w:rPr>
          <w:rFonts w:ascii="Times New Roman" w:hAnsi="Times New Roman"/>
          <w:lang w:val="en-GB"/>
        </w:rPr>
        <w:t xml:space="preserve">, the second </w:t>
      </w:r>
      <w:r w:rsidR="008904CA">
        <w:rPr>
          <w:rFonts w:ascii="Times New Roman" w:hAnsi="Times New Roman"/>
          <w:lang w:val="en-GB"/>
        </w:rPr>
        <w:t xml:space="preserve">one </w:t>
      </w:r>
      <w:r w:rsidRPr="00171640">
        <w:rPr>
          <w:rFonts w:ascii="Times New Roman" w:hAnsi="Times New Roman"/>
          <w:lang w:val="en-GB"/>
        </w:rPr>
        <w:t>is never exact</w:t>
      </w:r>
      <w:r w:rsidR="008904CA">
        <w:rPr>
          <w:rFonts w:ascii="Times New Roman" w:hAnsi="Times New Roman"/>
          <w:lang w:val="en-GB"/>
        </w:rPr>
        <w:t xml:space="preserve"> (</w:t>
      </w:r>
      <w:r w:rsidR="008904CA" w:rsidRPr="008904CA">
        <w:rPr>
          <w:rFonts w:ascii="Times New Roman" w:hAnsi="Times New Roman"/>
          <w:lang w:val="en-GB"/>
        </w:rPr>
        <w:t xml:space="preserve">non-commutative property of </w:t>
      </w:r>
      <w:r w:rsidR="008904CA">
        <w:rPr>
          <w:rFonts w:ascii="Times New Roman" w:hAnsi="Times New Roman"/>
          <w:lang w:val="en-GB"/>
        </w:rPr>
        <w:t xml:space="preserve">the rotation matrices based on </w:t>
      </w:r>
      <w:r w:rsidR="008904CA" w:rsidRPr="008904CA">
        <w:rPr>
          <w:rFonts w:ascii="Times New Roman" w:hAnsi="Times New Roman"/>
          <w:lang w:val="en-GB"/>
        </w:rPr>
        <w:t>Euler angles</w:t>
      </w:r>
      <w:r w:rsidR="008904CA">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r>
        <w:rPr>
          <w:rFonts w:ascii="Times New Roman" w:hAnsi="Times New Roman"/>
          <w:lang w:val="en-GB"/>
        </w:rPr>
        <w:t>The following formula represents a g</w:t>
      </w:r>
      <w:r w:rsidRPr="00171640">
        <w:rPr>
          <w:rFonts w:ascii="Times New Roman" w:hAnsi="Times New Roman"/>
          <w:lang w:val="en-GB"/>
        </w:rPr>
        <w:t>e</w:t>
      </w:r>
      <w:r>
        <w:rPr>
          <w:rFonts w:ascii="Times New Roman" w:hAnsi="Times New Roman"/>
          <w:lang w:val="en-GB"/>
        </w:rPr>
        <w:t>neralized Euler-Newton equation</w:t>
      </w:r>
      <w:r w:rsidRPr="00171640">
        <w:rPr>
          <w:rFonts w:ascii="Times New Roman" w:hAnsi="Times New Roman"/>
          <w:lang w:val="en-GB"/>
        </w:rPr>
        <w:t xml:space="preserve"> for 3D rotations</w:t>
      </w:r>
      <w:r>
        <w:rPr>
          <w:rFonts w:ascii="Times New Roman" w:hAnsi="Times New Roman"/>
          <w:lang w:val="en-GB"/>
        </w:rPr>
        <w:t xml:space="preserve"> and provides exact results in 3D:</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954A4B">
              <w:rPr>
                <w:position w:val="-24"/>
              </w:rPr>
              <w:object w:dxaOrig="1920" w:dyaOrig="680">
                <v:shape id="_x0000_i1078" type="#_x0000_t75" style="width:96.2pt;height:34.7pt" o:ole="">
                  <v:imagedata r:id="rId120" o:title=""/>
                </v:shape>
                <o:OLEObject Type="Embed" ProgID="Equation.3" ShapeID="_x0000_i1078" DrawAspect="Content" ObjectID="_1658221357" r:id="rId121"/>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Consider r</w:t>
      </w:r>
      <w:r w:rsidR="00171640" w:rsidRPr="00171640">
        <w:rPr>
          <w:rFonts w:ascii="Times New Roman" w:hAnsi="Times New Roman"/>
          <w:lang w:val="en-GB"/>
        </w:rPr>
        <w:t>otation matrices based on Euler’s theorem (</w:t>
      </w:r>
      <w:r w:rsidR="008904CA">
        <w:rPr>
          <w:rFonts w:ascii="Times New Roman" w:hAnsi="Times New Roman"/>
          <w:lang w:val="en-GB"/>
        </w:rPr>
        <w:t xml:space="preserve"> </w:t>
      </w:r>
      <w:r w:rsidR="00171640" w:rsidRPr="00171640">
        <w:rPr>
          <w:rFonts w:ascii="Times New Roman" w:hAnsi="Times New Roman"/>
          <w:lang w:val="en-GB"/>
        </w:rPr>
        <w:t>“each 3D rotation can be represented as a 1D rotation about a generic axis”</w:t>
      </w:r>
      <w:r>
        <w:rPr>
          <w:rFonts w:ascii="Times New Roman" w:hAnsi="Times New Roman"/>
          <w:lang w:val="en-GB"/>
        </w:rPr>
        <w:t xml:space="preserve"> of a unique rotation angle</w:t>
      </w:r>
      <w:r w:rsidR="00BD73AE">
        <w:rPr>
          <w:rFonts w:ascii="Times New Roman" w:hAnsi="Times New Roman"/>
          <w:lang w:val="en-GB"/>
        </w:rPr>
        <w:t xml:space="preserve"> </w:t>
      </w:r>
      <w:r w:rsidR="00BD73AE">
        <w:rPr>
          <w:rFonts w:ascii="Symbol" w:hAnsi="Symbol"/>
          <w:lang w:val="en-GB"/>
        </w:rPr>
        <w:t></w:t>
      </w:r>
      <w:r w:rsidR="00BD73AE" w:rsidRPr="00BD73AE">
        <w:rPr>
          <w:rFonts w:ascii="Times New Roman" w:hAnsi="Times New Roman"/>
          <w:vertAlign w:val="subscript"/>
          <w:lang w:val="en-GB"/>
        </w:rPr>
        <w:t>R</w:t>
      </w:r>
      <w:r w:rsidR="00171640" w:rsidRPr="00171640">
        <w:rPr>
          <w:rFonts w:ascii="Times New Roman" w:hAnsi="Times New Roman"/>
          <w:lang w:val="en-GB"/>
        </w:rPr>
        <w:t>). This approach is also called “matrix to axis-angle”</w:t>
      </w:r>
      <w:r>
        <w:rPr>
          <w:rFonts w:ascii="Times New Roman" w:hAnsi="Times New Roman"/>
          <w:lang w:val="en-GB"/>
        </w:rPr>
        <w:t xml:space="preserve"> </w:t>
      </w:r>
      <w:r w:rsidR="008904CA">
        <w:rPr>
          <w:rFonts w:ascii="Times New Roman" w:hAnsi="Times New Roman"/>
          <w:lang w:val="en-GB"/>
        </w:rPr>
        <w:t xml:space="preserve">and </w:t>
      </w:r>
      <w:r>
        <w:rPr>
          <w:rFonts w:ascii="Times New Roman" w:hAnsi="Times New Roman"/>
          <w:lang w:val="en-GB"/>
        </w:rPr>
        <w:t xml:space="preserve">is used by </w:t>
      </w:r>
      <w:r w:rsidRPr="00171640">
        <w:rPr>
          <w:rFonts w:ascii="Times New Roman" w:hAnsi="Times New Roman"/>
          <w:lang w:val="en-GB"/>
        </w:rPr>
        <w:t>Rodrigues formula</w:t>
      </w:r>
      <w:r>
        <w:rPr>
          <w:rFonts w:ascii="Times New Roman" w:hAnsi="Times New Roman"/>
          <w:lang w:val="en-GB"/>
        </w:rPr>
        <w:t xml:space="preserve"> to define the </w:t>
      </w:r>
      <w:r w:rsidRPr="00171640">
        <w:rPr>
          <w:rFonts w:ascii="Times New Roman" w:hAnsi="Times New Roman"/>
          <w:lang w:val="en-GB"/>
        </w:rPr>
        <w:t>rotation matrix</w:t>
      </w:r>
      <w:r>
        <w:rPr>
          <w:rFonts w:ascii="Times New Roman" w:hAnsi="Times New Roman"/>
          <w:lang w:val="en-GB"/>
        </w:rPr>
        <w:t>:</w:t>
      </w:r>
      <w:r w:rsidRPr="00171640">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411ED">
              <w:rPr>
                <w:position w:val="-16"/>
              </w:rPr>
              <w:object w:dxaOrig="4580" w:dyaOrig="440">
                <v:shape id="_x0000_i1079" type="#_x0000_t75" style="width:229.15pt;height:22.05pt" o:ole="">
                  <v:imagedata r:id="rId122" o:title=""/>
                </v:shape>
                <o:OLEObject Type="Embed" ProgID="Equation.3" ShapeID="_x0000_i1079" DrawAspect="Content" ObjectID="_1658221358" r:id="rId12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where t</w:t>
      </w:r>
      <w:r w:rsidRPr="00171640">
        <w:rPr>
          <w:rFonts w:ascii="Times New Roman" w:hAnsi="Times New Roman"/>
          <w:lang w:val="en-GB"/>
        </w:rPr>
        <w:t xml:space="preserve">he rotation axis </w:t>
      </w:r>
      <w:r>
        <w:rPr>
          <w:rFonts w:ascii="Times New Roman" w:hAnsi="Times New Roman"/>
          <w:lang w:val="en-GB"/>
        </w:rPr>
        <w:t xml:space="preserve">is represented by the </w:t>
      </w:r>
      <w:r w:rsidRPr="00171640">
        <w:rPr>
          <w:rFonts w:ascii="Times New Roman" w:hAnsi="Times New Roman"/>
          <w:lang w:val="en-GB"/>
        </w:rPr>
        <w:t>unit vector</w:t>
      </w:r>
      <w:r w:rsidRPr="00BD73AE">
        <w:rPr>
          <w:rFonts w:ascii="Times New Roman" w:hAnsi="Times New Roman"/>
          <w:i/>
          <w:u w:val="single"/>
          <w:lang w:val="en-GB"/>
        </w:rPr>
        <w:t xml:space="preserve"> n</w:t>
      </w:r>
      <w:r w:rsidRPr="00BD73AE">
        <w:rPr>
          <w:rFonts w:ascii="Times New Roman" w:hAnsi="Times New Roman"/>
          <w:i/>
          <w:vertAlign w:val="subscript"/>
          <w:lang w:val="en-GB"/>
        </w:rPr>
        <w:t>R</w:t>
      </w:r>
      <w:r w:rsidRPr="008904CA">
        <w:rPr>
          <w:rFonts w:ascii="Times New Roman" w:hAnsi="Times New Roman"/>
          <w:lang w:val="en-GB"/>
        </w:rPr>
        <w:t>.</w:t>
      </w: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The</w:t>
      </w:r>
      <w:r w:rsidRPr="00171640">
        <w:rPr>
          <w:rFonts w:ascii="Times New Roman" w:hAnsi="Times New Roman"/>
          <w:lang w:val="en-GB"/>
        </w:rPr>
        <w:t xml:space="preserve"> </w:t>
      </w:r>
      <w:r>
        <w:rPr>
          <w:rFonts w:ascii="Times New Roman" w:hAnsi="Times New Roman"/>
          <w:lang w:val="en-GB"/>
        </w:rPr>
        <w:t>c</w:t>
      </w:r>
      <w:r w:rsidR="00171640" w:rsidRPr="00171640">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E143F">
              <w:rPr>
                <w:position w:val="-52"/>
              </w:rPr>
              <w:object w:dxaOrig="3340" w:dyaOrig="1160">
                <v:shape id="_x0000_i1080" type="#_x0000_t75" style="width:166.6pt;height:57.8pt" o:ole="">
                  <v:imagedata r:id="rId124" o:title=""/>
                </v:shape>
                <o:OLEObject Type="Embed" ProgID="Equation.3" ShapeID="_x0000_i1080" DrawAspect="Content" ObjectID="_1658221359" r:id="rId12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expansion of </w:t>
      </w:r>
      <w:r w:rsidRPr="00BD73AE">
        <w:rPr>
          <w:rFonts w:ascii="Times New Roman" w:hAnsi="Times New Roman"/>
          <w:i/>
          <w:lang w:val="en-GB"/>
        </w:rPr>
        <w:t>R</w:t>
      </w:r>
      <w:r w:rsidR="00BD73AE" w:rsidRPr="00BD73AE">
        <w:rPr>
          <w:rFonts w:ascii="Times New Roman" w:hAnsi="Times New Roman"/>
          <w:i/>
          <w:vertAlign w:val="subscript"/>
          <w:lang w:val="en-GB"/>
        </w:rPr>
        <w:t>ij</w:t>
      </w:r>
      <w:r w:rsidRPr="00171640">
        <w:rPr>
          <w:rFonts w:ascii="Times New Roman" w:hAnsi="Times New Roman"/>
          <w:lang w:val="en-GB"/>
        </w:rPr>
        <w:t xml:space="preserve"> </w:t>
      </w:r>
      <w:r w:rsidR="00BD73AE">
        <w:rPr>
          <w:rFonts w:ascii="Times New Roman" w:hAnsi="Times New Roman"/>
          <w:lang w:val="en-GB"/>
        </w:rPr>
        <w:t>reads</w:t>
      </w:r>
      <w:r w:rsidRPr="00171640">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276BBF" w:rsidTr="007B739A">
        <w:tc>
          <w:tcPr>
            <w:tcW w:w="4557"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6791F">
              <w:rPr>
                <w:position w:val="-52"/>
              </w:rPr>
              <w:object w:dxaOrig="9760" w:dyaOrig="1160">
                <v:shape id="_x0000_i1081" type="#_x0000_t75" style="width:438.3pt;height:52.05pt" o:ole="">
                  <v:imagedata r:id="rId126" o:title=""/>
                </v:shape>
                <o:OLEObject Type="Embed" ProgID="Equation.3" ShapeID="_x0000_i1081" DrawAspect="Content" ObjectID="_1658221360" r:id="rId127"/>
              </w:object>
            </w:r>
          </w:p>
        </w:tc>
        <w:tc>
          <w:tcPr>
            <w:tcW w:w="443"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7B739A" w:rsidRPr="007B739A" w:rsidRDefault="007B739A" w:rsidP="007B739A">
      <w:pPr>
        <w:pStyle w:val="Normale1"/>
        <w:spacing w:line="240" w:lineRule="auto"/>
        <w:jc w:val="both"/>
        <w:rPr>
          <w:ins w:id="173" w:author="Amicarelli Andrea (RSE)" w:date="2020-04-13T14:27:00Z"/>
          <w:rFonts w:ascii="Times New Roman" w:hAnsi="Times New Roman"/>
          <w:lang w:val="en-GB"/>
        </w:rPr>
      </w:pPr>
      <w:ins w:id="174" w:author="Amicarelli Andrea (RSE)" w:date="2020-04-13T14:27:00Z">
        <w:r w:rsidRPr="007B739A">
          <w:rPr>
            <w:rFonts w:ascii="Times New Roman" w:hAnsi="Times New Roman"/>
            <w:lang w:val="en-GB"/>
          </w:rPr>
          <w:t xml:space="preserve">In 2D, the Rodrigues’ </w:t>
        </w:r>
        <w:r w:rsidR="00830A04">
          <w:rPr>
            <w:rFonts w:ascii="Times New Roman" w:hAnsi="Times New Roman"/>
            <w:lang w:val="en-GB"/>
          </w:rPr>
          <w:t xml:space="preserve">rotation </w:t>
        </w:r>
        <w:r w:rsidRPr="007B739A">
          <w:rPr>
            <w:rFonts w:ascii="Times New Roman" w:hAnsi="Times New Roman"/>
            <w:lang w:val="en-GB"/>
          </w:rPr>
          <w:t xml:space="preserve">matrix is equal to Euler’s </w:t>
        </w:r>
        <w:r w:rsidR="00830A04">
          <w:rPr>
            <w:rFonts w:ascii="Times New Roman" w:hAnsi="Times New Roman"/>
            <w:lang w:val="en-GB"/>
          </w:rPr>
          <w:t xml:space="preserve">rotation </w:t>
        </w:r>
        <w:r w:rsidRPr="007B739A">
          <w:rPr>
            <w:rFonts w:ascii="Times New Roman" w:hAnsi="Times New Roman"/>
            <w:lang w:val="en-GB"/>
          </w:rPr>
          <w:t>matrix.</w:t>
        </w:r>
      </w:ins>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T</w:t>
      </w:r>
      <w:r w:rsidR="00171640" w:rsidRPr="00171640">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rPr>
                <w:sz w:val="20"/>
                <w:szCs w:val="20"/>
              </w:rPr>
            </w:pPr>
            <w:r w:rsidRPr="0070463D">
              <w:rPr>
                <w:position w:val="-16"/>
                <w:sz w:val="20"/>
                <w:szCs w:val="20"/>
              </w:rPr>
              <w:object w:dxaOrig="1240" w:dyaOrig="400">
                <v:shape id="_x0000_i1082" type="#_x0000_t75" style="width:62pt;height:19.95pt" o:ole="">
                  <v:imagedata r:id="rId128" o:title=""/>
                </v:shape>
                <o:OLEObject Type="Embed" ProgID="Equation.3" ShapeID="_x0000_i1082" DrawAspect="Content" ObjectID="_1658221361" r:id="rId129"/>
              </w:object>
            </w:r>
          </w:p>
          <w:p w:rsidR="00171640" w:rsidRDefault="00171640" w:rsidP="00585F46">
            <w:pPr>
              <w:spacing w:line="240" w:lineRule="auto"/>
              <w:jc w:val="center"/>
              <w:rPr>
                <w:sz w:val="20"/>
                <w:szCs w:val="20"/>
              </w:rPr>
            </w:pPr>
            <w:r w:rsidRPr="0070463D">
              <w:rPr>
                <w:position w:val="-40"/>
                <w:sz w:val="20"/>
                <w:szCs w:val="20"/>
              </w:rPr>
              <w:object w:dxaOrig="940" w:dyaOrig="820">
                <v:shape id="_x0000_i1083" type="#_x0000_t75" style="width:46.75pt;height:41.5pt" o:ole="">
                  <v:imagedata r:id="rId130" o:title=""/>
                </v:shape>
                <o:OLEObject Type="Embed" ProgID="Equation.3" ShapeID="_x0000_i1083" DrawAspect="Content" ObjectID="_1658221362" r:id="rId131"/>
              </w:object>
            </w:r>
          </w:p>
          <w:p w:rsidR="00171640" w:rsidRPr="00276BBF" w:rsidRDefault="00171640" w:rsidP="00585F46">
            <w:pPr>
              <w:spacing w:line="240" w:lineRule="auto"/>
              <w:jc w:val="center"/>
              <w:rPr>
                <w:rFonts w:ascii="Times New Roman" w:hAnsi="Times New Roman"/>
                <w:position w:val="-30"/>
                <w:sz w:val="24"/>
                <w:szCs w:val="24"/>
              </w:rPr>
            </w:pPr>
            <w:r w:rsidRPr="00D019A8">
              <w:rPr>
                <w:position w:val="-18"/>
                <w:sz w:val="20"/>
                <w:szCs w:val="20"/>
              </w:rPr>
              <w:object w:dxaOrig="1120" w:dyaOrig="480">
                <v:shape id="_x0000_i1084" type="#_x0000_t75" style="width:55.7pt;height:23.1pt" o:ole="">
                  <v:imagedata r:id="rId132" o:title=""/>
                </v:shape>
                <o:OLEObject Type="Embed" ProgID="Equation.3" ShapeID="_x0000_i1084" DrawAspect="Content" ObjectID="_1658221363" r:id="rId13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lastRenderedPageBreak/>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 xml:space="preserve">When working with </w:t>
      </w:r>
      <w:r w:rsidRPr="00171640">
        <w:rPr>
          <w:rFonts w:ascii="Times New Roman" w:hAnsi="Times New Roman"/>
          <w:lang w:val="en-GB"/>
        </w:rPr>
        <w:t>rotation matrices</w:t>
      </w:r>
      <w:r>
        <w:rPr>
          <w:rFonts w:ascii="Times New Roman" w:hAnsi="Times New Roman"/>
          <w:lang w:val="en-GB"/>
        </w:rPr>
        <w:t>,</w:t>
      </w:r>
      <w:r w:rsidRPr="00171640">
        <w:rPr>
          <w:rFonts w:ascii="Times New Roman" w:hAnsi="Times New Roman"/>
          <w:lang w:val="en-GB"/>
        </w:rPr>
        <w:t xml:space="preserve"> Gimbal lock </w:t>
      </w:r>
      <w:r>
        <w:rPr>
          <w:rFonts w:ascii="Times New Roman" w:hAnsi="Times New Roman"/>
          <w:lang w:val="en-GB"/>
        </w:rPr>
        <w:t>can be only</w:t>
      </w:r>
      <w:r w:rsidRPr="00171640">
        <w:rPr>
          <w:rFonts w:ascii="Times New Roman" w:hAnsi="Times New Roman"/>
          <w:lang w:val="en-GB"/>
        </w:rPr>
        <w:t xml:space="preserve"> prevented </w:t>
      </w:r>
      <w:r>
        <w:rPr>
          <w:rFonts w:ascii="Times New Roman" w:hAnsi="Times New Roman"/>
          <w:lang w:val="en-GB"/>
        </w:rPr>
        <w:t>by Rodrigues formula.</w:t>
      </w:r>
    </w:p>
    <w:p w:rsidR="00BD73AE"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So far, </w:t>
      </w:r>
      <w:r w:rsidR="008904CA">
        <w:rPr>
          <w:rFonts w:ascii="Times New Roman" w:hAnsi="Times New Roman"/>
          <w:lang w:val="en-GB"/>
        </w:rPr>
        <w:t xml:space="preserve">SPHERA only applies </w:t>
      </w:r>
      <w:r>
        <w:rPr>
          <w:rFonts w:ascii="Times New Roman" w:hAnsi="Times New Roman"/>
          <w:lang w:val="en-GB"/>
        </w:rPr>
        <w:t>the ap</w:t>
      </w:r>
      <w:r w:rsidR="008904CA">
        <w:rPr>
          <w:rFonts w:ascii="Times New Roman" w:hAnsi="Times New Roman"/>
          <w:lang w:val="en-GB"/>
        </w:rPr>
        <w:t>proach described</w:t>
      </w:r>
      <w:r>
        <w:rPr>
          <w:rFonts w:ascii="Times New Roman" w:hAnsi="Times New Roman"/>
          <w:lang w:val="en-GB"/>
        </w:rPr>
        <w:t xml:space="preserve"> in this section to provide output data </w:t>
      </w:r>
      <w:r w:rsidR="008904CA">
        <w:rPr>
          <w:rFonts w:ascii="Times New Roman" w:hAnsi="Times New Roman"/>
          <w:lang w:val="en-GB"/>
        </w:rPr>
        <w:t xml:space="preserve">in order to </w:t>
      </w:r>
      <w:r>
        <w:rPr>
          <w:rFonts w:ascii="Times New Roman" w:hAnsi="Times New Roman"/>
          <w:lang w:val="en-GB"/>
        </w:rPr>
        <w:t xml:space="preserve">initialize a following restarted simulation. In this frame, </w:t>
      </w:r>
      <w:r w:rsidR="008904CA">
        <w:rPr>
          <w:rFonts w:ascii="Times New Roman" w:hAnsi="Times New Roman"/>
          <w:lang w:val="en-GB"/>
        </w:rPr>
        <w:t xml:space="preserve">SPHERA </w:t>
      </w:r>
      <w:r>
        <w:rPr>
          <w:rFonts w:ascii="Times New Roman" w:hAnsi="Times New Roman"/>
          <w:lang w:val="en-GB"/>
        </w:rPr>
        <w:t>determine</w:t>
      </w:r>
      <w:r w:rsidR="008904CA">
        <w:rPr>
          <w:rFonts w:ascii="Times New Roman" w:hAnsi="Times New Roman"/>
          <w:lang w:val="en-GB"/>
        </w:rPr>
        <w:t>s</w:t>
      </w:r>
      <w:r>
        <w:rPr>
          <w:rFonts w:ascii="Times New Roman" w:hAnsi="Times New Roman"/>
          <w:lang w:val="en-GB"/>
        </w:rPr>
        <w:t xml:space="preserve"> the rotation matrix which provides a rotation from the initial time of the former simulation to a generic time for which </w:t>
      </w:r>
      <w:r w:rsidR="008904CA">
        <w:rPr>
          <w:rFonts w:ascii="Times New Roman" w:hAnsi="Times New Roman"/>
          <w:lang w:val="en-GB"/>
        </w:rPr>
        <w:t>output data are av</w:t>
      </w:r>
      <w:r>
        <w:rPr>
          <w:rFonts w:ascii="Times New Roman" w:hAnsi="Times New Roman"/>
          <w:lang w:val="en-GB"/>
        </w:rPr>
        <w:t>a</w:t>
      </w:r>
      <w:r w:rsidR="008904CA">
        <w:rPr>
          <w:rFonts w:ascii="Times New Roman" w:hAnsi="Times New Roman"/>
          <w:lang w:val="en-GB"/>
        </w:rPr>
        <w:t>i</w:t>
      </w:r>
      <w:r>
        <w:rPr>
          <w:rFonts w:ascii="Times New Roman" w:hAnsi="Times New Roman"/>
          <w:lang w:val="en-GB"/>
        </w:rPr>
        <w:t>l</w:t>
      </w:r>
      <w:r w:rsidR="008904CA">
        <w:rPr>
          <w:rFonts w:ascii="Times New Roman" w:hAnsi="Times New Roman"/>
          <w:lang w:val="en-GB"/>
        </w:rPr>
        <w:t>a</w:t>
      </w:r>
      <w:r>
        <w:rPr>
          <w:rFonts w:ascii="Times New Roman" w:hAnsi="Times New Roman"/>
          <w:lang w:val="en-GB"/>
        </w:rPr>
        <w:t xml:space="preserve">ble </w:t>
      </w:r>
      <w:r w:rsidR="008904CA">
        <w:rPr>
          <w:rFonts w:ascii="Times New Roman" w:hAnsi="Times New Roman"/>
          <w:lang w:val="en-GB"/>
        </w:rPr>
        <w:t>for</w:t>
      </w:r>
      <w:r>
        <w:rPr>
          <w:rFonts w:ascii="Times New Roman" w:hAnsi="Times New Roman"/>
          <w:lang w:val="en-GB"/>
        </w:rPr>
        <w:t xml:space="preserve"> a following restarted simulation. </w:t>
      </w:r>
      <w:r w:rsidR="00171640" w:rsidRPr="00171640">
        <w:rPr>
          <w:rFonts w:ascii="Times New Roman" w:hAnsi="Times New Roman"/>
          <w:lang w:val="en-GB"/>
        </w:rPr>
        <w:t xml:space="preserve">This </w:t>
      </w:r>
      <w:r w:rsidR="008904CA">
        <w:rPr>
          <w:rFonts w:ascii="Times New Roman" w:hAnsi="Times New Roman"/>
          <w:lang w:val="en-GB"/>
        </w:rPr>
        <w:t xml:space="preserve">represents </w:t>
      </w:r>
      <w:r w:rsidR="00171640" w:rsidRPr="00171640">
        <w:rPr>
          <w:rFonts w:ascii="Times New Roman" w:hAnsi="Times New Roman"/>
          <w:lang w:val="en-GB"/>
        </w:rPr>
        <w:t>an approximated procedure which only guarantees a correct re</w:t>
      </w:r>
      <w:r w:rsidR="003F4AE4">
        <w:rPr>
          <w:rFonts w:ascii="Times New Roman" w:hAnsi="Times New Roman"/>
          <w:lang w:val="en-GB"/>
        </w:rPr>
        <w:t>-</w:t>
      </w:r>
      <w:r w:rsidR="00171640" w:rsidRPr="00171640">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Default="00BD73AE"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w:t>
      </w:r>
      <w:r>
        <w:rPr>
          <w:rFonts w:ascii="Times New Roman" w:hAnsi="Times New Roman"/>
          <w:lang w:val="en-GB"/>
        </w:rPr>
        <w:t xml:space="preserve">the approach of this section could be used </w:t>
      </w:r>
      <w:r w:rsidR="008904CA">
        <w:rPr>
          <w:rFonts w:ascii="Times New Roman" w:hAnsi="Times New Roman"/>
          <w:lang w:val="en-GB"/>
        </w:rPr>
        <w:t xml:space="preserve">in a more generic way </w:t>
      </w:r>
      <w:r>
        <w:rPr>
          <w:rFonts w:ascii="Times New Roman" w:hAnsi="Times New Roman"/>
          <w:lang w:val="en-GB"/>
        </w:rPr>
        <w:t xml:space="preserve">to </w:t>
      </w:r>
      <w:r w:rsidRPr="00171640">
        <w:rPr>
          <w:rFonts w:ascii="Times New Roman" w:hAnsi="Times New Roman"/>
          <w:lang w:val="en-GB"/>
        </w:rPr>
        <w:t>reproduce the exact body orientation</w:t>
      </w:r>
      <w:r>
        <w:rPr>
          <w:rFonts w:ascii="Times New Roman" w:hAnsi="Times New Roman"/>
          <w:lang w:val="en-GB"/>
        </w:rPr>
        <w:t xml:space="preserve"> in the body dynamics balance equations </w:t>
      </w:r>
      <w:r w:rsidR="008904CA">
        <w:rPr>
          <w:rFonts w:ascii="Times New Roman" w:hAnsi="Times New Roman"/>
          <w:lang w:val="en-GB"/>
        </w:rPr>
        <w:t xml:space="preserve">at every time step </w:t>
      </w:r>
      <w:r>
        <w:rPr>
          <w:rFonts w:ascii="Times New Roman" w:hAnsi="Times New Roman"/>
          <w:lang w:val="en-GB"/>
        </w:rPr>
        <w:t>(Sec.</w:t>
      </w:r>
      <w:r>
        <w:rPr>
          <w:rFonts w:ascii="Times New Roman" w:hAnsi="Times New Roman"/>
          <w:lang w:val="en-GB"/>
        </w:rPr>
        <w:fldChar w:fldCharType="begin"/>
      </w:r>
      <w:r>
        <w:rPr>
          <w:rFonts w:ascii="Times New Roman" w:hAnsi="Times New Roman"/>
          <w:lang w:val="en-GB"/>
        </w:rPr>
        <w:instrText xml:space="preserve"> REF _Ref448249339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6.3</w:t>
      </w:r>
      <w:r>
        <w:rPr>
          <w:rFonts w:ascii="Times New Roman" w:hAnsi="Times New Roman"/>
          <w:lang w:val="en-GB"/>
        </w:rPr>
        <w:fldChar w:fldCharType="end"/>
      </w:r>
      <w:r>
        <w:rPr>
          <w:rFonts w:ascii="Times New Roman" w:hAnsi="Times New Roman"/>
          <w:lang w:val="en-GB"/>
        </w:rPr>
        <w:t>)</w:t>
      </w:r>
      <w:r w:rsidRPr="00171640">
        <w:rPr>
          <w:rFonts w:ascii="Times New Roman" w:hAnsi="Times New Roman"/>
          <w:lang w:val="en-GB"/>
        </w:rPr>
        <w:t>.</w:t>
      </w:r>
    </w:p>
    <w:p w:rsidR="00171640" w:rsidRP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Hereafter is reported the procedure to </w:t>
      </w:r>
      <w:r w:rsidRPr="00171640">
        <w:rPr>
          <w:rFonts w:ascii="Times New Roman" w:hAnsi="Times New Roman"/>
          <w:lang w:val="en-GB"/>
        </w:rPr>
        <w:t>det</w:t>
      </w:r>
      <w:r>
        <w:rPr>
          <w:rFonts w:ascii="Times New Roman" w:hAnsi="Times New Roman"/>
          <w:lang w:val="en-GB"/>
        </w:rPr>
        <w:t>e</w:t>
      </w:r>
      <w:r w:rsidRPr="00171640">
        <w:rPr>
          <w:rFonts w:ascii="Times New Roman" w:hAnsi="Times New Roman"/>
          <w:lang w:val="en-GB"/>
        </w:rPr>
        <w:t xml:space="preserve">rmine the rotation matrix to move from </w:t>
      </w:r>
      <w:r>
        <w:rPr>
          <w:rFonts w:ascii="Times New Roman" w:hAnsi="Times New Roman"/>
          <w:lang w:val="en-GB"/>
        </w:rPr>
        <w:t>a</w:t>
      </w:r>
      <w:r w:rsidRPr="00171640">
        <w:rPr>
          <w:rFonts w:ascii="Times New Roman" w:hAnsi="Times New Roman"/>
          <w:lang w:val="en-GB"/>
        </w:rPr>
        <w:t xml:space="preserve"> first </w:t>
      </w:r>
      <w:r w:rsidR="008904CA">
        <w:rPr>
          <w:rFonts w:ascii="Times New Roman" w:hAnsi="Times New Roman"/>
          <w:lang w:val="en-GB"/>
        </w:rPr>
        <w:t xml:space="preserve">vector (the relative position of the first body particle at the initial time) </w:t>
      </w:r>
      <w:r w:rsidRPr="00171640">
        <w:rPr>
          <w:rFonts w:ascii="Times New Roman" w:hAnsi="Times New Roman"/>
          <w:lang w:val="en-GB"/>
        </w:rPr>
        <w:t xml:space="preserve">to </w:t>
      </w:r>
      <w:r>
        <w:rPr>
          <w:rFonts w:ascii="Times New Roman" w:hAnsi="Times New Roman"/>
          <w:lang w:val="en-GB"/>
        </w:rPr>
        <w:t>a</w:t>
      </w:r>
      <w:r w:rsidRPr="00171640">
        <w:rPr>
          <w:rFonts w:ascii="Times New Roman" w:hAnsi="Times New Roman"/>
          <w:lang w:val="en-GB"/>
        </w:rPr>
        <w:t xml:space="preserve"> second vector</w:t>
      </w:r>
      <w:r w:rsidR="008904CA">
        <w:rPr>
          <w:rFonts w:ascii="Times New Roman" w:hAnsi="Times New Roman"/>
          <w:lang w:val="en-GB"/>
        </w:rPr>
        <w:t xml:space="preserve"> (the relative position of the first body particle at a generic output time)</w:t>
      </w:r>
      <w:r w:rsidR="00171640" w:rsidRPr="00171640">
        <w:rPr>
          <w:rFonts w:ascii="Times New Roman" w:hAnsi="Times New Roman"/>
          <w:lang w:val="en-GB"/>
        </w:rPr>
        <w:t>.</w:t>
      </w: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rotation axis</w:t>
      </w:r>
      <w:r w:rsidR="00A43BD3">
        <w:rPr>
          <w:rFonts w:ascii="Times New Roman" w:hAnsi="Times New Roman"/>
          <w:lang w:val="en-GB"/>
        </w:rPr>
        <w:t xml:space="preserve"> unit vector is estimated as follows</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134C78">
              <w:rPr>
                <w:position w:val="-38"/>
                <w:sz w:val="20"/>
                <w:szCs w:val="20"/>
              </w:rPr>
              <w:object w:dxaOrig="1300" w:dyaOrig="800">
                <v:shape id="_x0000_i1085" type="#_x0000_t75" style="width:64.65pt;height:39.95pt" o:ole="">
                  <v:imagedata r:id="rId134" o:title=""/>
                </v:shape>
                <o:OLEObject Type="Embed" ProgID="Equation.3" ShapeID="_x0000_i1085" DrawAspect="Content" ObjectID="_1658221364" r:id="rId13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cross product is not sufficient </w:t>
      </w:r>
      <w:r w:rsidR="00A43BD3">
        <w:rPr>
          <w:rFonts w:ascii="Times New Roman" w:hAnsi="Times New Roman"/>
          <w:lang w:val="en-GB"/>
        </w:rPr>
        <w:t xml:space="preserve">to </w:t>
      </w:r>
      <w:r w:rsidRPr="00171640">
        <w:rPr>
          <w:rFonts w:ascii="Times New Roman" w:hAnsi="Times New Roman"/>
          <w:lang w:val="en-GB"/>
        </w:rPr>
        <w:t>distinguish b</w:t>
      </w:r>
      <w:r w:rsidR="00A43BD3">
        <w:rPr>
          <w:rFonts w:ascii="Times New Roman" w:hAnsi="Times New Roman"/>
          <w:lang w:val="en-GB"/>
        </w:rPr>
        <w:t>e</w:t>
      </w:r>
      <w:r w:rsidRPr="00171640">
        <w:rPr>
          <w:rFonts w:ascii="Times New Roman" w:hAnsi="Times New Roman"/>
          <w:lang w:val="en-GB"/>
        </w:rPr>
        <w:t xml:space="preserve">tween </w:t>
      </w:r>
      <w:r w:rsidR="00A43BD3" w:rsidRPr="00A43BD3">
        <w:rPr>
          <w:rFonts w:ascii="Symbol" w:hAnsi="Symbol"/>
          <w:i/>
          <w:lang w:val="en-GB"/>
        </w:rPr>
        <w:t></w:t>
      </w:r>
      <w:r w:rsidRPr="00A43BD3">
        <w:rPr>
          <w:rFonts w:ascii="Times New Roman" w:hAnsi="Times New Roman"/>
          <w:i/>
          <w:vertAlign w:val="subscript"/>
          <w:lang w:val="en-GB"/>
        </w:rPr>
        <w:t>R</w:t>
      </w:r>
      <w:r w:rsidRPr="00171640">
        <w:rPr>
          <w:rFonts w:ascii="Times New Roman" w:hAnsi="Times New Roman"/>
          <w:lang w:val="en-GB"/>
        </w:rPr>
        <w:t xml:space="preserve"> and </w:t>
      </w:r>
      <w:r w:rsidR="00A43BD3">
        <w:rPr>
          <w:rFonts w:ascii="Times New Roman" w:hAnsi="Times New Roman"/>
          <w:lang w:val="en-GB"/>
        </w:rPr>
        <w:t>(</w:t>
      </w:r>
      <w:r w:rsidR="00A43BD3" w:rsidRPr="00A43BD3">
        <w:rPr>
          <w:rFonts w:ascii="Symbol" w:hAnsi="Symbol"/>
          <w:i/>
          <w:lang w:val="en-GB"/>
        </w:rPr>
        <w:t></w:t>
      </w:r>
      <w:r w:rsidRPr="00171640">
        <w:rPr>
          <w:rFonts w:ascii="Times New Roman" w:hAnsi="Times New Roman"/>
          <w:lang w:val="en-GB"/>
        </w:rPr>
        <w:t>-</w:t>
      </w:r>
      <w:r w:rsidR="00A43BD3" w:rsidRPr="00A43BD3">
        <w:rPr>
          <w:rFonts w:ascii="Symbol" w:hAnsi="Symbol"/>
          <w:i/>
          <w:lang w:val="en-GB"/>
        </w:rPr>
        <w:t></w:t>
      </w:r>
      <w:r w:rsidRPr="00A43BD3">
        <w:rPr>
          <w:rFonts w:ascii="Times New Roman" w:hAnsi="Times New Roman"/>
          <w:i/>
          <w:vertAlign w:val="subscript"/>
          <w:lang w:val="en-GB"/>
        </w:rPr>
        <w:t>R</w:t>
      </w:r>
      <w:r w:rsidR="00A43BD3">
        <w:rPr>
          <w:rFonts w:ascii="Times New Roman" w:hAnsi="Times New Roman"/>
          <w:lang w:val="en-GB"/>
        </w:rPr>
        <w:t>)</w:t>
      </w:r>
      <w:r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40"/>
                <w:sz w:val="20"/>
                <w:szCs w:val="20"/>
              </w:rPr>
              <w:object w:dxaOrig="1860" w:dyaOrig="920">
                <v:shape id="_x0000_i1086" type="#_x0000_t75" style="width:92.5pt;height:46.25pt" o:ole="">
                  <v:imagedata r:id="rId136" o:title=""/>
                </v:shape>
                <o:OLEObject Type="Embed" ProgID="Equation.3" ShapeID="_x0000_i1086" DrawAspect="Content" ObjectID="_1658221365" r:id="rId137"/>
              </w:object>
            </w:r>
            <w:r>
              <w:rPr>
                <w:sz w:val="20"/>
                <w:szCs w:val="20"/>
              </w:rPr>
              <w:t xml:space="preserve">, but don’t use </w:t>
            </w:r>
            <w:r w:rsidRPr="00BB467A">
              <w:rPr>
                <w:position w:val="-40"/>
                <w:sz w:val="20"/>
                <w:szCs w:val="20"/>
              </w:rPr>
              <w:object w:dxaOrig="2100" w:dyaOrig="920">
                <v:shape id="_x0000_i1087" type="#_x0000_t75" style="width:105.1pt;height:46.25pt" o:ole="">
                  <v:imagedata r:id="rId138" o:title=""/>
                </v:shape>
                <o:OLEObject Type="Embed" ProgID="Equation.3" ShapeID="_x0000_i1087" DrawAspect="Content" ObjectID="_1658221366" r:id="rId139"/>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consider that </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171640">
        <w:rPr>
          <w:rFonts w:ascii="Times New Roman" w:hAnsi="Times New Roman"/>
          <w:lang w:val="en-GB"/>
        </w:rPr>
        <w:t xml:space="preserve"> </w:t>
      </w:r>
      <w:r w:rsidR="00A43BD3">
        <w:rPr>
          <w:rFonts w:ascii="Times New Roman" w:hAnsi="Times New Roman"/>
          <w:lang w:val="en-GB"/>
        </w:rPr>
        <w:t>from the cross product au</w:t>
      </w:r>
      <w:r w:rsidRPr="00171640">
        <w:rPr>
          <w:rFonts w:ascii="Times New Roman" w:hAnsi="Times New Roman"/>
          <w:lang w:val="en-GB"/>
        </w:rPr>
        <w:t>t</w:t>
      </w:r>
      <w:r w:rsidR="00A43BD3">
        <w:rPr>
          <w:rFonts w:ascii="Times New Roman" w:hAnsi="Times New Roman"/>
          <w:lang w:val="en-GB"/>
        </w:rPr>
        <w:t>om</w:t>
      </w:r>
      <w:r w:rsidRPr="00171640">
        <w:rPr>
          <w:rFonts w:ascii="Times New Roman" w:hAnsi="Times New Roman"/>
          <w:lang w:val="en-GB"/>
        </w:rPr>
        <w:t>a</w:t>
      </w:r>
      <w:r w:rsidR="00A43BD3">
        <w:rPr>
          <w:rFonts w:ascii="Times New Roman" w:hAnsi="Times New Roman"/>
          <w:lang w:val="en-GB"/>
        </w:rPr>
        <w:t>ti</w:t>
      </w:r>
      <w:r w:rsidRPr="00171640">
        <w:rPr>
          <w:rFonts w:ascii="Times New Roman" w:hAnsi="Times New Roman"/>
          <w:lang w:val="en-GB"/>
        </w:rPr>
        <w:t xml:space="preserve">cally and correctly provides an angle between 0 and </w:t>
      </w:r>
      <w:r w:rsidR="00A43BD3" w:rsidRPr="00A43BD3">
        <w:rPr>
          <w:rFonts w:ascii="Symbol" w:hAnsi="Symbol"/>
          <w:i/>
          <w:lang w:val="en-GB"/>
        </w:rPr>
        <w:t></w:t>
      </w:r>
      <w:r w:rsidRPr="00171640">
        <w:rPr>
          <w:rFonts w:ascii="Times New Roman" w:hAnsi="Times New Roman"/>
          <w:lang w:val="en-GB"/>
        </w:rPr>
        <w:t xml:space="preserve"> </w:t>
      </w:r>
      <w:r w:rsidR="008904CA">
        <w:rPr>
          <w:rFonts w:ascii="Times New Roman" w:hAnsi="Times New Roman"/>
          <w:lang w:val="en-GB"/>
        </w:rPr>
        <w:t>(</w:t>
      </w:r>
      <w:r w:rsidRPr="00171640">
        <w:rPr>
          <w:rFonts w:ascii="Times New Roman" w:hAnsi="Times New Roman"/>
          <w:lang w:val="en-GB"/>
        </w:rPr>
        <w:t>sin</w:t>
      </w:r>
      <w:r w:rsidR="00A43BD3">
        <w:rPr>
          <w:rFonts w:ascii="Times New Roman" w:hAnsi="Times New Roman"/>
          <w:lang w:val="en-GB"/>
        </w:rPr>
        <w:t>(</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A43BD3">
        <w:rPr>
          <w:rFonts w:ascii="Times New Roman" w:hAnsi="Times New Roman"/>
          <w:lang w:val="en-GB"/>
        </w:rPr>
        <w:t>)</w:t>
      </w:r>
      <w:r w:rsidR="00A43BD3" w:rsidRPr="00171640">
        <w:rPr>
          <w:rFonts w:ascii="Times New Roman" w:hAnsi="Times New Roman"/>
          <w:lang w:val="en-GB"/>
        </w:rPr>
        <w:t xml:space="preserve"> </w:t>
      </w:r>
      <w:r w:rsidR="00A43BD3">
        <w:rPr>
          <w:rFonts w:ascii="Times New Roman" w:hAnsi="Times New Roman"/>
          <w:lang w:val="en-GB"/>
        </w:rPr>
        <w:t>is non-</w:t>
      </w:r>
      <w:r w:rsidRPr="00171640">
        <w:rPr>
          <w:rFonts w:ascii="Times New Roman" w:hAnsi="Times New Roman"/>
          <w:lang w:val="en-GB"/>
        </w:rPr>
        <w:t>negative).</w:t>
      </w: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sine and cosine functions of the rotation angle</w:t>
      </w:r>
      <w:r>
        <w:rPr>
          <w:rFonts w:ascii="Times New Roman" w:hAnsi="Times New Roman"/>
          <w:lang w:val="en-GB"/>
        </w:rPr>
        <w:t xml:space="preserve"> read</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38"/>
                <w:sz w:val="20"/>
                <w:szCs w:val="20"/>
              </w:rPr>
              <w:object w:dxaOrig="1600" w:dyaOrig="880">
                <v:shape id="_x0000_i1088" type="#_x0000_t75" style="width:79.9pt;height:44.65pt" o:ole="">
                  <v:imagedata r:id="rId140" o:title=""/>
                </v:shape>
                <o:OLEObject Type="Embed" ProgID="Equation.3" ShapeID="_x0000_i1088" DrawAspect="Content" ObjectID="_1658221367" r:id="rId141"/>
              </w:object>
            </w:r>
            <w:r>
              <w:rPr>
                <w:sz w:val="20"/>
                <w:szCs w:val="20"/>
              </w:rPr>
              <w:t xml:space="preserve">,   </w:t>
            </w:r>
            <w:r w:rsidRPr="00BB467A">
              <w:rPr>
                <w:position w:val="-38"/>
                <w:sz w:val="20"/>
                <w:szCs w:val="20"/>
              </w:rPr>
              <w:object w:dxaOrig="1520" w:dyaOrig="800">
                <v:shape id="_x0000_i1089" type="#_x0000_t75" style="width:76.2pt;height:39.95pt" o:ole="">
                  <v:imagedata r:id="rId142" o:title=""/>
                </v:shape>
                <o:OLEObject Type="Embed" ProgID="Equation.3" ShapeID="_x0000_i1089" DrawAspect="Content" ObjectID="_1658221368" r:id="rId14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P</w:t>
      </w:r>
      <w:r w:rsidRPr="00171640">
        <w:rPr>
          <w:rFonts w:ascii="Times New Roman" w:hAnsi="Times New Roman"/>
          <w:lang w:val="en-GB"/>
        </w:rPr>
        <w:t>rovided its sin</w:t>
      </w:r>
      <w:r>
        <w:rPr>
          <w:rFonts w:ascii="Times New Roman" w:hAnsi="Times New Roman"/>
          <w:lang w:val="en-GB"/>
        </w:rPr>
        <w:t>e</w:t>
      </w:r>
      <w:r w:rsidRPr="00171640">
        <w:rPr>
          <w:rFonts w:ascii="Times New Roman" w:hAnsi="Times New Roman"/>
          <w:lang w:val="en-GB"/>
        </w:rPr>
        <w:t xml:space="preserve"> and cos</w:t>
      </w:r>
      <w:r>
        <w:rPr>
          <w:rFonts w:ascii="Times New Roman" w:hAnsi="Times New Roman"/>
          <w:lang w:val="en-GB"/>
        </w:rPr>
        <w:t>ine</w:t>
      </w:r>
      <w:r w:rsidRPr="00171640">
        <w:rPr>
          <w:rFonts w:ascii="Times New Roman" w:hAnsi="Times New Roman"/>
          <w:lang w:val="en-GB"/>
        </w:rPr>
        <w:t xml:space="preserve"> functions</w:t>
      </w:r>
      <w:r>
        <w:rPr>
          <w:rFonts w:ascii="Times New Roman" w:hAnsi="Times New Roman"/>
          <w:lang w:val="en-GB"/>
        </w:rPr>
        <w:t xml:space="preserve">, the value of the </w:t>
      </w:r>
      <w:r w:rsidR="008904CA">
        <w:rPr>
          <w:rFonts w:ascii="Times New Roman" w:hAnsi="Times New Roman"/>
          <w:lang w:val="en-GB"/>
        </w:rPr>
        <w:t xml:space="preserve">rotation </w:t>
      </w:r>
      <w:r w:rsidR="00171640" w:rsidRPr="00171640">
        <w:rPr>
          <w:rFonts w:ascii="Times New Roman" w:hAnsi="Times New Roman"/>
          <w:lang w:val="en-GB"/>
        </w:rPr>
        <w:t>angle</w:t>
      </w:r>
      <w:r>
        <w:rPr>
          <w:rFonts w:ascii="Times New Roman" w:hAnsi="Times New Roman"/>
          <w:lang w:val="en-GB"/>
        </w:rPr>
        <w:t xml:space="preserve"> can be estimated by means of the “atan2” function</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94F85">
              <w:rPr>
                <w:position w:val="-136"/>
                <w:sz w:val="20"/>
                <w:szCs w:val="20"/>
              </w:rPr>
              <w:object w:dxaOrig="6440" w:dyaOrig="2840">
                <v:shape id="_x0000_i1090" type="#_x0000_t75" style="width:322.15pt;height:141.35pt" o:ole="">
                  <v:imagedata r:id="rId144" o:title=""/>
                </v:shape>
                <o:OLEObject Type="Embed" ProgID="Equation.3" ShapeID="_x0000_i1090" DrawAspect="Content" ObjectID="_1658221369" r:id="rId14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lastRenderedPageBreak/>
        <w:t>Once o</w:t>
      </w:r>
      <w:r w:rsidR="00171640" w:rsidRPr="00171640">
        <w:rPr>
          <w:rFonts w:ascii="Times New Roman" w:hAnsi="Times New Roman"/>
          <w:lang w:val="en-GB"/>
        </w:rPr>
        <w:t xml:space="preserve">btained the rotation axis and angle, Rodrigues formula </w:t>
      </w:r>
      <w:r>
        <w:rPr>
          <w:rFonts w:ascii="Times New Roman" w:hAnsi="Times New Roman"/>
          <w:lang w:val="en-GB"/>
        </w:rPr>
        <w:t xml:space="preserve">is used to build </w:t>
      </w:r>
      <w:r w:rsidR="00171640" w:rsidRPr="00171640">
        <w:rPr>
          <w:rFonts w:ascii="Times New Roman" w:hAnsi="Times New Roman"/>
          <w:lang w:val="en-GB"/>
        </w:rPr>
        <w:t>the rotation matrix</w:t>
      </w:r>
      <w:r w:rsidR="008904CA">
        <w:rPr>
          <w:rFonts w:ascii="Times New Roman" w:hAnsi="Times New Roman"/>
          <w:lang w:val="en-GB"/>
        </w:rPr>
        <w:t xml:space="preserve"> and rotate the whole body by means of a single rotation, from the initial time to the time chosen</w:t>
      </w:r>
      <w:r w:rsidR="00171640" w:rsidRPr="00171640">
        <w:rPr>
          <w:rFonts w:ascii="Times New Roman" w:hAnsi="Times New Roman"/>
          <w:lang w:val="en-GB"/>
        </w:rPr>
        <w:t>.</w:t>
      </w:r>
    </w:p>
    <w:p w:rsidR="00EF0B15" w:rsidRDefault="00EF0B15" w:rsidP="00171640">
      <w:pPr>
        <w:pStyle w:val="Normale1"/>
        <w:spacing w:line="240" w:lineRule="auto"/>
        <w:jc w:val="both"/>
        <w:rPr>
          <w:rFonts w:ascii="Times New Roman" w:hAnsi="Times New Roman"/>
          <w:lang w:val="en-GB"/>
        </w:rPr>
      </w:pPr>
    </w:p>
    <w:p w:rsidR="00534937" w:rsidRPr="00343DEA" w:rsidRDefault="00534937" w:rsidP="00534937">
      <w:pPr>
        <w:pStyle w:val="Amicarellititle2"/>
        <w:numPr>
          <w:ilvl w:val="1"/>
          <w:numId w:val="29"/>
        </w:numPr>
      </w:pPr>
      <w:bookmarkStart w:id="175" w:name="_Ref32419481"/>
      <w:bookmarkStart w:id="176" w:name="_Ref32424023"/>
      <w:bookmarkStart w:id="177" w:name="_Ref32484255"/>
      <w:bookmarkStart w:id="178" w:name="_Ref32484709"/>
      <w:bookmarkStart w:id="179" w:name="_Ref32585923"/>
      <w:bookmarkStart w:id="180" w:name="_Toc36631727"/>
      <w:bookmarkStart w:id="181" w:name="_Toc42155277"/>
      <w:r w:rsidRPr="00343DEA">
        <w:t>Reaction forces</w:t>
      </w:r>
      <w:bookmarkEnd w:id="175"/>
      <w:bookmarkEnd w:id="176"/>
      <w:bookmarkEnd w:id="177"/>
      <w:bookmarkEnd w:id="178"/>
      <w:bookmarkEnd w:id="179"/>
      <w:bookmarkEnd w:id="180"/>
      <w:bookmarkEnd w:id="181"/>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sdt>
        <w:sdtPr>
          <w:rPr>
            <w:rFonts w:ascii="Times New Roman" w:hAnsi="Times New Roman"/>
            <w:lang w:val="en-GB"/>
          </w:rPr>
          <w:id w:val="1992754633"/>
          <w:citation/>
        </w:sdtPr>
        <w:sdtEndPr/>
        <w:sdtContent>
          <w:r w:rsidRPr="00EF0B15">
            <w:rPr>
              <w:rFonts w:ascii="Times New Roman" w:hAnsi="Times New Roman"/>
              <w:lang w:val="en-GB"/>
            </w:rPr>
            <w:fldChar w:fldCharType="begin"/>
          </w:r>
          <w:r w:rsidRPr="00EF0B15">
            <w:rPr>
              <w:rFonts w:ascii="Times New Roman" w:hAnsi="Times New Roman"/>
              <w:lang w:val="en-GB"/>
            </w:rPr>
            <w:instrText xml:space="preserve"> CITATION Mon05 \l 1040 </w:instrText>
          </w:r>
          <w:r w:rsidRPr="00EF0B15">
            <w:rPr>
              <w:rFonts w:ascii="Times New Roman" w:hAnsi="Times New Roman"/>
              <w:lang w:val="en-GB"/>
            </w:rPr>
            <w:fldChar w:fldCharType="separate"/>
          </w:r>
          <w:r w:rsidR="00A32296">
            <w:rPr>
              <w:rFonts w:ascii="Times New Roman" w:hAnsi="Times New Roman"/>
              <w:noProof/>
              <w:lang w:val="en-GB"/>
            </w:rPr>
            <w:t xml:space="preserve"> </w:t>
          </w:r>
          <w:r w:rsidR="00A32296" w:rsidRPr="00A32296">
            <w:rPr>
              <w:rFonts w:ascii="Times New Roman" w:hAnsi="Times New Roman"/>
              <w:noProof/>
              <w:lang w:val="en-GB"/>
            </w:rPr>
            <w:t>(Monaghan, 2005)</w:t>
          </w:r>
          <w:r w:rsidRPr="00EF0B15">
            <w:rPr>
              <w:rFonts w:ascii="Times New Roman" w:hAnsi="Times New Roman"/>
              <w:lang w:val="en-GB"/>
            </w:rPr>
            <w:fldChar w:fldCharType="end"/>
          </w:r>
        </w:sdtContent>
      </w:sdt>
      <w:r w:rsidRPr="00EF0B15">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rsidR="00EF0B15" w:rsidRDefault="00534937" w:rsidP="00171640">
      <w:pPr>
        <w:pStyle w:val="Normale1"/>
        <w:spacing w:line="240" w:lineRule="auto"/>
        <w:jc w:val="both"/>
        <w:rPr>
          <w:rFonts w:ascii="Times New Roman" w:hAnsi="Times New Roman"/>
          <w:lang w:val="en-GB"/>
        </w:rPr>
      </w:pPr>
      <w:r w:rsidRPr="00EF0B15">
        <w:rPr>
          <w:rFonts w:ascii="Times New Roman" w:hAnsi="Times New Roman"/>
          <w:lang w:val="en-GB"/>
        </w:rPr>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rsidR="00171640" w:rsidRDefault="00171640" w:rsidP="00171640">
      <w:pPr>
        <w:pStyle w:val="Normale1"/>
        <w:spacing w:line="240" w:lineRule="auto"/>
        <w:jc w:val="both"/>
        <w:rPr>
          <w:rFonts w:ascii="Times New Roman" w:hAnsi="Times New Roman"/>
          <w:lang w:val="en-GB"/>
        </w:rPr>
      </w:pPr>
    </w:p>
    <w:p w:rsidR="00FC592D" w:rsidRDefault="00FC592D" w:rsidP="00FC592D">
      <w:pPr>
        <w:pStyle w:val="Amicarellititle2"/>
      </w:pPr>
      <w:bookmarkStart w:id="182" w:name="_Toc482633744"/>
      <w:bookmarkStart w:id="183" w:name="_Ref521058275"/>
      <w:bookmarkStart w:id="184" w:name="_Toc42155278"/>
      <w:r w:rsidRPr="00757D25">
        <w:t>Sliding friction force</w:t>
      </w:r>
      <w:bookmarkEnd w:id="182"/>
      <w:bookmarkEnd w:id="183"/>
      <w:bookmarkEnd w:id="184"/>
    </w:p>
    <w:p w:rsidR="0088494B" w:rsidRDefault="00ED0B27" w:rsidP="001B4F72">
      <w:pPr>
        <w:pStyle w:val="Normale1"/>
        <w:spacing w:line="240" w:lineRule="auto"/>
        <w:jc w:val="both"/>
        <w:rPr>
          <w:rFonts w:ascii="Times New Roman" w:hAnsi="Times New Roman"/>
        </w:rPr>
      </w:pPr>
      <w:ins w:id="185" w:author="Amicarelli Andrea (RSE)" w:date="2020-04-13T10:00:00Z">
        <w:r w:rsidRPr="00ED0B27">
          <w:rPr>
            <w:rFonts w:ascii="Times New Roman" w:hAnsi="Times New Roman"/>
            <w:lang w:val="en-GB"/>
          </w:rPr>
          <w:t>The formulation of the current section refers to a single body interacting with multiple frontiers. It might be revised for a single body interacting with multiple bodies.</w:t>
        </w:r>
      </w:ins>
      <w:r w:rsidR="001B4F72">
        <w:rPr>
          <w:rFonts w:ascii="Times New Roman" w:hAnsi="Times New Roman"/>
          <w:lang w:val="en-GB"/>
        </w:rPr>
        <w:t xml:space="preserve"> </w:t>
      </w:r>
      <w:ins w:id="186" w:author="Amicarelli Andrea (RSE)" w:date="2020-04-13T11:51:00Z">
        <w:r w:rsidR="001B4F72">
          <w:rPr>
            <w:rFonts w:ascii="Times New Roman" w:hAnsi="Times New Roman"/>
          </w:rPr>
          <w:t xml:space="preserve">The current code version assumes </w:t>
        </w:r>
        <w:r w:rsidR="001B4F72" w:rsidRPr="002650F1">
          <w:rPr>
            <w:rFonts w:ascii="Times New Roman" w:hAnsi="Times New Roman"/>
          </w:rPr>
          <w:t>a unique friction angle applies to all the body-frontier interactions</w:t>
        </w:r>
        <w:r w:rsidR="001B4F72">
          <w:rPr>
            <w:rFonts w:ascii="Times New Roman" w:hAnsi="Times New Roman"/>
          </w:rPr>
          <w:t>.</w:t>
        </w:r>
      </w:ins>
      <w:r w:rsidR="0088494B">
        <w:rPr>
          <w:rFonts w:ascii="Times New Roman" w:hAnsi="Times New Roman"/>
        </w:rPr>
        <w:t xml:space="preserve"> </w:t>
      </w:r>
    </w:p>
    <w:p w:rsidR="0088494B" w:rsidRDefault="0088494B" w:rsidP="0088494B">
      <w:pPr>
        <w:pStyle w:val="Normale1"/>
        <w:spacing w:line="240" w:lineRule="auto"/>
        <w:jc w:val="both"/>
        <w:rPr>
          <w:ins w:id="187" w:author="Amicarelli Andrea (RSE)" w:date="2020-04-13T11:54:00Z"/>
          <w:rFonts w:ascii="Times New Roman" w:hAnsi="Times New Roman"/>
        </w:rPr>
      </w:pPr>
      <w:ins w:id="188" w:author="Amicarelli Andrea (RSE)" w:date="2020-04-13T11:54:00Z">
        <w:r>
          <w:rPr>
            <w:rFonts w:ascii="Times New Roman" w:hAnsi="Times New Roman"/>
          </w:rPr>
          <w:t>The overall normal of the neighbouring frontiers is the unit vector aligned with the vector sum of the neighbouring normals. In case of need, this sum might be weighted in a proper manner.</w:t>
        </w:r>
      </w:ins>
    </w:p>
    <w:p w:rsidR="00FC592D" w:rsidRPr="000D6B1C" w:rsidRDefault="00FC592D" w:rsidP="00FC592D">
      <w:pPr>
        <w:pStyle w:val="Amicarellititle3"/>
        <w:rPr>
          <w:lang w:val="en-GB"/>
        </w:rPr>
      </w:pPr>
      <w:bookmarkStart w:id="189" w:name="_Toc42155279"/>
      <w:r w:rsidRPr="00757D25">
        <w:rPr>
          <w:lang w:val="en-GB"/>
        </w:rPr>
        <w:t>Aerial stage</w:t>
      </w:r>
      <w:r>
        <w:rPr>
          <w:lang w:val="en-GB"/>
        </w:rPr>
        <w:t xml:space="preserve"> (non-negative value for the input friction angle and body-frontier interactions)</w:t>
      </w:r>
      <w:bookmarkEnd w:id="189"/>
    </w:p>
    <w:p w:rsidR="00FC592D" w:rsidRPr="00757D25" w:rsidRDefault="00FC592D" w:rsidP="00837D26">
      <w:pPr>
        <w:tabs>
          <w:tab w:val="left" w:pos="426"/>
        </w:tabs>
        <w:spacing w:after="0" w:line="240" w:lineRule="auto"/>
        <w:jc w:val="both"/>
        <w:rPr>
          <w:rFonts w:ascii="Times New Roman" w:hAnsi="Times New Roman"/>
          <w:sz w:val="24"/>
          <w:szCs w:val="24"/>
        </w:rPr>
      </w:pPr>
      <w:r w:rsidRPr="00757D25">
        <w:rPr>
          <w:rFonts w:ascii="Times New Roman" w:hAnsi="Times New Roman"/>
          <w:sz w:val="24"/>
          <w:szCs w:val="24"/>
        </w:rPr>
        <w:t xml:space="preserve">The </w:t>
      </w:r>
      <w:r>
        <w:rPr>
          <w:rFonts w:ascii="Times New Roman" w:hAnsi="Times New Roman"/>
          <w:sz w:val="24"/>
          <w:szCs w:val="24"/>
        </w:rPr>
        <w:t xml:space="preserve">simulated and exact </w:t>
      </w:r>
      <w:r w:rsidRPr="00757D25">
        <w:rPr>
          <w:rFonts w:ascii="Times New Roman" w:hAnsi="Times New Roman"/>
          <w:sz w:val="24"/>
          <w:szCs w:val="24"/>
        </w:rPr>
        <w:t>formulation (</w:t>
      </w:r>
      <w:r w:rsidRPr="000D6B1C">
        <w:rPr>
          <w:rFonts w:ascii="Times New Roman" w:hAnsi="Times New Roman"/>
          <w:i/>
          <w:sz w:val="24"/>
          <w:szCs w:val="24"/>
        </w:rPr>
        <w:t>*</w:t>
      </w:r>
      <w:r w:rsidRPr="00757D25">
        <w:rPr>
          <w:rFonts w:ascii="Times New Roman" w:hAnsi="Times New Roman"/>
          <w:sz w:val="24"/>
          <w:szCs w:val="24"/>
        </w:rPr>
        <w:t xml:space="preserve">) for the sliding friction force </w:t>
      </w:r>
      <w:r>
        <w:rPr>
          <w:rFonts w:ascii="Times New Roman" w:hAnsi="Times New Roman"/>
          <w:sz w:val="24"/>
          <w:szCs w:val="24"/>
        </w:rPr>
        <w:t>are equal</w:t>
      </w:r>
      <w:r w:rsidRPr="00757D25">
        <w:rPr>
          <w:rFonts w:ascii="Times New Roman" w:hAnsi="Times New Roman"/>
          <w:sz w:val="24"/>
          <w:szCs w:val="24"/>
        </w:rPr>
        <w: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6"/>
              </w:rPr>
              <w:object w:dxaOrig="3680" w:dyaOrig="420">
                <v:shape id="_x0000_i1091" type="#_x0000_t75" style="width:183.95pt;height:21.55pt" o:ole="">
                  <v:imagedata r:id="rId146" o:title=""/>
                </v:shape>
                <o:OLEObject Type="Embed" ProgID="Equation.3" ShapeID="_x0000_i1091" DrawAspect="Content" ObjectID="_1658221370" r:id="rId14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757D25">
        <w:rPr>
          <w:rFonts w:ascii="Times New Roman" w:hAnsi="Times New Roman"/>
          <w:sz w:val="24"/>
          <w:szCs w:val="24"/>
        </w:rPr>
        <w:t xml:space="preserve"> is the sliding friction angle, the subscript “</w:t>
      </w:r>
      <w:r w:rsidRPr="000D6B1C">
        <w:rPr>
          <w:rFonts w:ascii="Times New Roman" w:hAnsi="Times New Roman"/>
          <w:i/>
          <w:sz w:val="24"/>
          <w:szCs w:val="24"/>
          <w:vertAlign w:val="subscript"/>
        </w:rPr>
        <w:t>dry</w:t>
      </w:r>
      <w:r w:rsidRPr="00757D25">
        <w:rPr>
          <w:rFonts w:ascii="Times New Roman" w:hAnsi="Times New Roman"/>
          <w:sz w:val="24"/>
          <w:szCs w:val="24"/>
        </w:rPr>
        <w:t xml:space="preserve">” refers to dry conditions, </w:t>
      </w:r>
      <w:r w:rsidRPr="000D6B1C">
        <w:rPr>
          <w:rFonts w:ascii="Times New Roman" w:hAnsi="Times New Roman"/>
          <w:i/>
          <w:sz w:val="24"/>
          <w:szCs w:val="24"/>
          <w:u w:val="single"/>
        </w:rPr>
        <w:t>s</w:t>
      </w:r>
      <w:r w:rsidRPr="000D6B1C">
        <w:rPr>
          <w:rFonts w:ascii="Times New Roman" w:hAnsi="Times New Roman"/>
          <w:i/>
          <w:sz w:val="24"/>
          <w:szCs w:val="24"/>
          <w:vertAlign w:val="subscript"/>
        </w:rPr>
        <w:t>w</w:t>
      </w:r>
      <w:r w:rsidRPr="00757D25">
        <w:rPr>
          <w:rFonts w:ascii="Times New Roman" w:hAnsi="Times New Roman"/>
          <w:sz w:val="24"/>
          <w:szCs w:val="24"/>
        </w:rPr>
        <w:t xml:space="preserve"> is the unit vector parallel to the </w:t>
      </w:r>
      <w:r>
        <w:rPr>
          <w:rFonts w:ascii="Times New Roman" w:hAnsi="Times New Roman"/>
          <w:sz w:val="24"/>
          <w:szCs w:val="24"/>
        </w:rPr>
        <w:t xml:space="preserve">local </w:t>
      </w:r>
      <w:r w:rsidRPr="00757D25">
        <w:rPr>
          <w:rFonts w:ascii="Times New Roman" w:hAnsi="Times New Roman"/>
          <w:sz w:val="24"/>
          <w:szCs w:val="24"/>
        </w:rPr>
        <w:t>frontier</w:t>
      </w:r>
      <w:r>
        <w:rPr>
          <w:rFonts w:ascii="Times New Roman" w:hAnsi="Times New Roman"/>
          <w:sz w:val="24"/>
          <w:szCs w:val="24"/>
        </w:rPr>
        <w:t>s</w:t>
      </w:r>
      <w:r w:rsidRPr="00757D25">
        <w:rPr>
          <w:rFonts w:ascii="Times New Roman" w:hAnsi="Times New Roman"/>
          <w:sz w:val="24"/>
          <w:szCs w:val="24"/>
        </w:rPr>
        <w:t xml:space="preserve"> and </w:t>
      </w:r>
      <w:r>
        <w:rPr>
          <w:rFonts w:ascii="Times New Roman" w:hAnsi="Times New Roman"/>
          <w:sz w:val="24"/>
          <w:szCs w:val="24"/>
        </w:rPr>
        <w:t>with direction opposite to the velocity vector of the body barycentr</w:t>
      </w:r>
      <w:r w:rsidR="0088494B">
        <w:rPr>
          <w:rFonts w:ascii="Times New Roman" w:hAnsi="Times New Roman"/>
          <w:sz w:val="24"/>
          <w:szCs w:val="24"/>
        </w:rPr>
        <w:t xml:space="preserve">e (projected on the local DEM). </w:t>
      </w:r>
      <w:del w:id="190" w:author="Amicarelli Andrea (RSE)" w:date="2020-04-13T11:54:00Z">
        <w:r w:rsidR="0088494B" w:rsidDel="0088494B">
          <w:rPr>
            <w:rFonts w:ascii="Times New Roman" w:hAnsi="Times New Roman"/>
            <w:sz w:val="24"/>
            <w:szCs w:val="24"/>
          </w:rPr>
          <w:delText>The overall normal of the neighbouring frontiers is the unit vector aligned with the vector sum of the neighbouring normals.</w:delText>
        </w:r>
      </w:del>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T</w:t>
      </w:r>
      <w:r w:rsidRPr="00757D25">
        <w:rPr>
          <w:rFonts w:ascii="Times New Roman" w:hAnsi="Times New Roman"/>
          <w:sz w:val="24"/>
          <w:szCs w:val="24"/>
        </w:rPr>
        <w:t>he coefficient of sliding friction (</w:t>
      </w:r>
      <w:r w:rsidRPr="000D6B1C">
        <w:rPr>
          <w:rFonts w:ascii="Symbol" w:hAnsi="Symbol"/>
          <w:i/>
          <w:sz w:val="24"/>
          <w:szCs w:val="24"/>
        </w:rPr>
        <w:t></w:t>
      </w:r>
      <w:r w:rsidRPr="000D6B1C">
        <w:rPr>
          <w:rFonts w:ascii="Times New Roman" w:hAnsi="Times New Roman"/>
          <w:i/>
          <w:sz w:val="24"/>
          <w:szCs w:val="24"/>
          <w:vertAlign w:val="subscript"/>
        </w:rPr>
        <w:t>sf</w:t>
      </w:r>
      <w:r w:rsidRPr="00757D25">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6750E">
              <w:rPr>
                <w:position w:val="-14"/>
              </w:rPr>
              <w:object w:dxaOrig="1400" w:dyaOrig="380">
                <v:shape id="_x0000_i1092" type="#_x0000_t75" style="width:69.35pt;height:19.45pt" o:ole="">
                  <v:imagedata r:id="rId148" o:title=""/>
                </v:shape>
                <o:OLEObject Type="Embed" ProgID="Equation.3" ShapeID="_x0000_i1092" DrawAspect="Content" ObjectID="_1658221371" r:id="rId14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AE71E8">
              <w:rPr>
                <w:position w:val="-18"/>
              </w:rPr>
              <w:object w:dxaOrig="2720" w:dyaOrig="460">
                <v:shape id="_x0000_i1093" type="#_x0000_t75" style="width:136.1pt;height:22.6pt" o:ole="">
                  <v:imagedata r:id="rId150" o:title=""/>
                </v:shape>
                <o:OLEObject Type="Embed" ProgID="Equation.3" ShapeID="_x0000_i1093" DrawAspect="Content" ObjectID="_1658221372" r:id="rId15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3F4AE4" w:rsidP="00FC592D">
      <w:pPr>
        <w:spacing w:after="0" w:line="240" w:lineRule="auto"/>
        <w:jc w:val="both"/>
        <w:rPr>
          <w:rFonts w:ascii="Times New Roman" w:hAnsi="Times New Roman"/>
          <w:sz w:val="24"/>
          <w:szCs w:val="24"/>
        </w:rPr>
      </w:pPr>
      <w:r>
        <w:rPr>
          <w:rFonts w:ascii="Times New Roman" w:hAnsi="Times New Roman"/>
          <w:sz w:val="24"/>
          <w:szCs w:val="24"/>
        </w:rPr>
        <w:t>where the cosine</w:t>
      </w:r>
      <w:r w:rsidR="00FC592D" w:rsidRPr="00757D25">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680" w:dyaOrig="460">
                <v:shape id="_x0000_i1094" type="#_x0000_t75" style="width:83.55pt;height:22.6pt" o:ole="">
                  <v:imagedata r:id="rId152" o:title=""/>
                </v:shape>
                <o:OLEObject Type="Embed" ProgID="Equation.3" ShapeID="_x0000_i1094" DrawAspect="Content" ObjectID="_1658221373" r:id="rId15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pStyle w:val="Amicarellititle2"/>
        <w:numPr>
          <w:ilvl w:val="0"/>
          <w:numId w:val="0"/>
        </w:numPr>
        <w:ind w:left="792"/>
      </w:pPr>
    </w:p>
    <w:p w:rsidR="00FC592D" w:rsidRDefault="00FC592D" w:rsidP="00FC592D">
      <w:pPr>
        <w:spacing w:after="0" w:line="240" w:lineRule="auto"/>
        <w:jc w:val="both"/>
        <w:rPr>
          <w:rFonts w:ascii="Times New Roman" w:hAnsi="Times New Roman"/>
          <w:sz w:val="24"/>
          <w:szCs w:val="24"/>
        </w:rPr>
      </w:pPr>
      <w:r w:rsidRPr="00B177C1">
        <w:rPr>
          <w:rFonts w:ascii="Times New Roman" w:hAnsi="Times New Roman"/>
          <w:sz w:val="24"/>
          <w:szCs w:val="24"/>
        </w:rPr>
        <w:t xml:space="preserve">The direction of the sliding friction force is the opposite to the velocity direction of the centre of </w:t>
      </w:r>
      <w:r w:rsidR="003F4AE4">
        <w:rPr>
          <w:rFonts w:ascii="Times New Roman" w:hAnsi="Times New Roman"/>
          <w:sz w:val="24"/>
          <w:szCs w:val="24"/>
        </w:rPr>
        <w:t>mass of the computational body.</w:t>
      </w: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B75ABA">
              <w:rPr>
                <w:position w:val="-24"/>
              </w:rPr>
              <w:object w:dxaOrig="1520" w:dyaOrig="660">
                <v:shape id="_x0000_i1095" type="#_x0000_t75" style="width:75.15pt;height:33.1pt" o:ole="">
                  <v:imagedata r:id="rId154" o:title=""/>
                </v:shape>
                <o:OLEObject Type="Embed" ProgID="Equation.3" ShapeID="_x0000_i1095" DrawAspect="Content" ObjectID="_1658221374" r:id="rId15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75ABA">
        <w:rPr>
          <w:rFonts w:ascii="Times New Roman" w:hAnsi="Times New Roman"/>
          <w:position w:val="-10"/>
          <w:sz w:val="24"/>
          <w:szCs w:val="24"/>
        </w:rPr>
        <w:object w:dxaOrig="380" w:dyaOrig="340">
          <v:shape id="_x0000_i1096" type="#_x0000_t75" style="width:19.45pt;height:17.35pt" o:ole="">
            <v:imagedata r:id="rId156" o:title=""/>
          </v:shape>
          <o:OLEObject Type="Embed" ProgID="Equation.3" ShapeID="_x0000_i1096" DrawAspect="Content" ObjectID="_1658221375" r:id="rId157"/>
        </w:object>
      </w:r>
      <w:r w:rsidRPr="00B75ABA">
        <w:rPr>
          <w:rFonts w:ascii="Times New Roman" w:hAnsi="Times New Roman"/>
          <w:sz w:val="24"/>
          <w:szCs w:val="24"/>
        </w:rPr>
        <w:t xml:space="preserve"> is the maximum particle velocity </w:t>
      </w:r>
      <w:r>
        <w:rPr>
          <w:rFonts w:ascii="Times New Roman" w:hAnsi="Times New Roman"/>
          <w:sz w:val="24"/>
          <w:szCs w:val="24"/>
        </w:rPr>
        <w:t xml:space="preserve">(all over the computational body) </w:t>
      </w:r>
      <w:r w:rsidRPr="00B75ABA">
        <w:rPr>
          <w:rFonts w:ascii="Times New Roman" w:hAnsi="Times New Roman"/>
          <w:sz w:val="24"/>
          <w:szCs w:val="24"/>
        </w:rPr>
        <w:t xml:space="preserve">tangential to the interacting </w:t>
      </w:r>
      <w:r>
        <w:rPr>
          <w:rFonts w:ascii="Times New Roman" w:hAnsi="Times New Roman"/>
          <w:sz w:val="24"/>
          <w:szCs w:val="24"/>
        </w:rPr>
        <w:t xml:space="preserve">local </w:t>
      </w:r>
      <w:r w:rsidRPr="00B75ABA">
        <w:rPr>
          <w:rFonts w:ascii="Times New Roman" w:hAnsi="Times New Roman"/>
          <w:sz w:val="24"/>
          <w:szCs w:val="24"/>
        </w:rPr>
        <w:t>frontier element</w:t>
      </w:r>
      <w:r>
        <w:rPr>
          <w:rFonts w:ascii="Times New Roman" w:hAnsi="Times New Roman"/>
          <w:sz w:val="24"/>
          <w:szCs w:val="24"/>
        </w:rPr>
        <w:t>s</w:t>
      </w:r>
      <w:r w:rsidRPr="00B75ABA">
        <w:rPr>
          <w:rFonts w:ascii="Times New Roman" w:hAnsi="Times New Roman"/>
          <w:sz w:val="24"/>
          <w:szCs w:val="24"/>
        </w:rPr>
        <w:t>.</w:t>
      </w:r>
    </w:p>
    <w:p w:rsidR="00FC592D" w:rsidDel="001B4F72" w:rsidRDefault="003F4AE4" w:rsidP="00FC592D">
      <w:pPr>
        <w:spacing w:after="0" w:line="240" w:lineRule="auto"/>
        <w:jc w:val="both"/>
        <w:rPr>
          <w:del w:id="191" w:author="Amicarelli Andrea (RSE)" w:date="2020-04-13T11:51:00Z"/>
          <w:rFonts w:ascii="Times New Roman" w:hAnsi="Times New Roman"/>
          <w:sz w:val="24"/>
          <w:szCs w:val="24"/>
        </w:rPr>
      </w:pPr>
      <w:del w:id="192" w:author="Amicarelli Andrea (RSE)" w:date="2020-04-13T11:51:00Z">
        <w:r w:rsidDel="001B4F72">
          <w:rPr>
            <w:rFonts w:ascii="Times New Roman" w:hAnsi="Times New Roman"/>
            <w:sz w:val="24"/>
            <w:szCs w:val="24"/>
          </w:rPr>
          <w:delText xml:space="preserve">The current code versions assumes </w:delText>
        </w:r>
        <w:r w:rsidR="00FC592D" w:rsidRPr="002650F1" w:rsidDel="001B4F72">
          <w:rPr>
            <w:rFonts w:ascii="Times New Roman" w:hAnsi="Times New Roman"/>
            <w:sz w:val="24"/>
            <w:szCs w:val="24"/>
          </w:rPr>
          <w:delText>a unique friction angle applies to all the body-frontier interactions; the vector sum of the normal reaction force under sliding and the sliding friction force provide no contribution to the body torque</w:delText>
        </w:r>
        <w:r w:rsidR="00594E2B" w:rsidDel="001B4F72">
          <w:rPr>
            <w:rFonts w:ascii="Times New Roman" w:hAnsi="Times New Roman"/>
            <w:sz w:val="24"/>
            <w:szCs w:val="24"/>
          </w:rPr>
          <w:delText xml:space="preserve"> </w:delText>
        </w:r>
        <w:r w:rsidR="00594E2B" w:rsidRPr="002650F1" w:rsidDel="001B4F72">
          <w:rPr>
            <w:rFonts w:ascii="Times New Roman" w:hAnsi="Times New Roman"/>
            <w:sz w:val="24"/>
            <w:szCs w:val="24"/>
          </w:rPr>
          <w:delText>(nevertheless the limiter for the sliding friction force depends on the velocity of the solid particles interacting with the frontiers)</w:delText>
        </w:r>
        <w:r w:rsidR="00FC592D" w:rsidRPr="002650F1" w:rsidDel="001B4F72">
          <w:rPr>
            <w:rFonts w:ascii="Times New Roman" w:hAnsi="Times New Roman"/>
            <w:sz w:val="24"/>
            <w:szCs w:val="24"/>
          </w:rPr>
          <w:delText>.</w:delText>
        </w:r>
      </w:del>
    </w:p>
    <w:p w:rsidR="00FC592D" w:rsidRPr="000D6B1C" w:rsidRDefault="00FC592D" w:rsidP="00FC592D">
      <w:pPr>
        <w:pStyle w:val="Amicarellititle3"/>
        <w:rPr>
          <w:lang w:val="en-GB"/>
        </w:rPr>
      </w:pPr>
      <w:bookmarkStart w:id="193" w:name="_Toc482633745"/>
      <w:bookmarkStart w:id="194" w:name="_Toc42155280"/>
      <w:r w:rsidRPr="00757D25">
        <w:rPr>
          <w:lang w:val="en-GB"/>
        </w:rPr>
        <w:t>Aerial stage</w:t>
      </w:r>
      <w:bookmarkEnd w:id="193"/>
      <w:r>
        <w:rPr>
          <w:lang w:val="en-GB"/>
        </w:rPr>
        <w:t xml:space="preserve"> (negative value for the input friction angle or body-body interactions)</w:t>
      </w:r>
      <w:bookmarkEnd w:id="194"/>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w:t>
      </w:r>
      <w:r w:rsidRPr="000D6B1C">
        <w:rPr>
          <w:rFonts w:ascii="Times New Roman" w:hAnsi="Times New Roman"/>
          <w:i/>
          <w:sz w:val="24"/>
          <w:szCs w:val="24"/>
          <w:u w:val="single"/>
        </w:rPr>
        <w:t>T</w:t>
      </w:r>
      <w:r w:rsidRPr="000D6B1C">
        <w:rPr>
          <w:rFonts w:ascii="Times New Roman" w:hAnsi="Times New Roman"/>
          <w:i/>
          <w:sz w:val="24"/>
          <w:szCs w:val="24"/>
        </w:rPr>
        <w:t>s</w:t>
      </w:r>
      <w:r w:rsidRPr="00757D25">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Pr>
                <w:sz w:val="20"/>
                <w:szCs w:val="20"/>
              </w:rPr>
              <w:t xml:space="preserve"> </w:t>
            </w:r>
            <w:r w:rsidRPr="00E81A9E">
              <w:rPr>
                <w:position w:val="-16"/>
              </w:rPr>
              <w:object w:dxaOrig="2060" w:dyaOrig="400">
                <v:shape id="_x0000_i1097" type="#_x0000_t75" style="width:102.5pt;height:19.95pt" o:ole="">
                  <v:imagedata r:id="rId158" o:title=""/>
                </v:shape>
                <o:OLEObject Type="Embed" ProgID="Equation.3" ShapeID="_x0000_i1097" DrawAspect="Content" ObjectID="_1658221376" r:id="rId15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I</w:t>
      </w:r>
      <w:r w:rsidRPr="00757D25">
        <w:rPr>
          <w:rFonts w:ascii="Times New Roman" w:hAnsi="Times New Roman"/>
          <w:sz w:val="24"/>
          <w:szCs w:val="24"/>
        </w:rPr>
        <w:t>ts absolute value 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860" w:dyaOrig="480">
                <v:shape id="_x0000_i1098" type="#_x0000_t75" style="width:92.5pt;height:24.7pt" o:ole="">
                  <v:imagedata r:id="rId160" o:title=""/>
                </v:shape>
                <o:OLEObject Type="Embed" ProgID="Equation.3" ShapeID="_x0000_i1098" DrawAspect="Content" ObjectID="_1658221377" r:id="rId16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0D6B1C">
        <w:rPr>
          <w:rFonts w:ascii="Times New Roman" w:hAnsi="Times New Roman"/>
          <w:i/>
          <w:sz w:val="24"/>
          <w:szCs w:val="24"/>
          <w:vertAlign w:val="subscript"/>
        </w:rPr>
        <w:t>DTM</w:t>
      </w:r>
      <w:r w:rsidRPr="00757D25">
        <w:rPr>
          <w:rFonts w:ascii="Times New Roman" w:hAnsi="Times New Roman"/>
          <w:sz w:val="24"/>
          <w:szCs w:val="24"/>
        </w:rPr>
        <w:t xml:space="preserve"> is the slope angle and </w:t>
      </w:r>
      <w:r w:rsidRPr="000D6B1C">
        <w:rPr>
          <w:rFonts w:ascii="Times New Roman" w:hAnsi="Times New Roman"/>
          <w:i/>
          <w:sz w:val="24"/>
          <w:szCs w:val="24"/>
          <w:u w:val="single"/>
        </w:rPr>
        <w:t>k</w:t>
      </w:r>
      <w:r w:rsidRPr="00757D25">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719" w:dyaOrig="460">
                <v:shape id="_x0000_i1099" type="#_x0000_t75" style="width:86.2pt;height:22.6pt" o:ole="">
                  <v:imagedata r:id="rId162" o:title=""/>
                </v:shape>
                <o:OLEObject Type="Embed" ProgID="Equation.3" ShapeID="_x0000_i1099" DrawAspect="Content" ObjectID="_1658221378" r:id="rId16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Default="00FC592D" w:rsidP="00B91873">
            <w:pPr>
              <w:spacing w:line="240" w:lineRule="auto"/>
              <w:jc w:val="center"/>
            </w:pPr>
            <w:r w:rsidRPr="004B0BEC">
              <w:rPr>
                <w:position w:val="-16"/>
              </w:rPr>
              <w:object w:dxaOrig="1060" w:dyaOrig="420">
                <v:shape id="_x0000_i1100" type="#_x0000_t75" style="width:52.55pt;height:21.55pt" o:ole="">
                  <v:imagedata r:id="rId164" o:title=""/>
                </v:shape>
                <o:OLEObject Type="Embed" ProgID="Equation.3" ShapeID="_x0000_i1100" DrawAspect="Content" ObjectID="_1658221379" r:id="rId165"/>
              </w:object>
            </w:r>
          </w:p>
          <w:p w:rsidR="00FC592D" w:rsidRDefault="00FC592D" w:rsidP="00B91873">
            <w:pPr>
              <w:spacing w:line="240" w:lineRule="auto"/>
              <w:jc w:val="center"/>
            </w:pPr>
            <w:r w:rsidRPr="00295FB3">
              <w:rPr>
                <w:position w:val="-14"/>
              </w:rPr>
              <w:object w:dxaOrig="4140" w:dyaOrig="380">
                <v:shape id="_x0000_i1101" type="#_x0000_t75" style="width:206pt;height:19.45pt" o:ole="">
                  <v:imagedata r:id="rId166" o:title=""/>
                </v:shape>
                <o:OLEObject Type="Embed" ProgID="Equation.3" ShapeID="_x0000_i1101" DrawAspect="Content" ObjectID="_1658221380" r:id="rId167"/>
              </w:object>
            </w:r>
          </w:p>
          <w:p w:rsidR="00FC592D" w:rsidRPr="00276BBF" w:rsidRDefault="00FC592D" w:rsidP="00B91873">
            <w:pPr>
              <w:spacing w:line="240" w:lineRule="auto"/>
              <w:jc w:val="center"/>
              <w:rPr>
                <w:rFonts w:ascii="Times New Roman" w:hAnsi="Times New Roman"/>
                <w:position w:val="-30"/>
                <w:sz w:val="24"/>
                <w:szCs w:val="24"/>
              </w:rPr>
            </w:pPr>
            <w:r w:rsidRPr="00295FB3">
              <w:rPr>
                <w:position w:val="-14"/>
              </w:rPr>
              <w:object w:dxaOrig="1440" w:dyaOrig="380">
                <v:shape id="_x0000_i1102" type="#_x0000_t75" style="width:1in;height:19.45pt" o:ole="">
                  <v:imagedata r:id="rId168" o:title=""/>
                </v:shape>
                <o:OLEObject Type="Embed" ProgID="Equation.3" ShapeID="_x0000_i1102" DrawAspect="Content" ObjectID="_1658221381" r:id="rId16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This approximation might be acceptable, especially in case the sliding friction angle is unavailable.</w:t>
      </w:r>
    </w:p>
    <w:p w:rsidR="00594E2B" w:rsidRDefault="00594E2B" w:rsidP="00594E2B">
      <w:pPr>
        <w:spacing w:after="0" w:line="240" w:lineRule="auto"/>
        <w:jc w:val="both"/>
        <w:rPr>
          <w:rFonts w:ascii="Times New Roman" w:hAnsi="Times New Roman"/>
          <w:sz w:val="24"/>
          <w:szCs w:val="24"/>
        </w:rPr>
      </w:pPr>
      <w:ins w:id="195" w:author="Amicarelli Andrea (RSE)" w:date="2020-04-13T11:49:00Z">
        <w:r>
          <w:rPr>
            <w:rFonts w:ascii="Times New Roman" w:hAnsi="Times New Roman"/>
            <w:sz w:val="24"/>
            <w:szCs w:val="24"/>
          </w:rPr>
          <w:lastRenderedPageBreak/>
          <w:t>Under this configuration, n</w:t>
        </w:r>
        <w:r w:rsidRPr="00594E2B">
          <w:rPr>
            <w:rFonts w:ascii="Times New Roman" w:hAnsi="Times New Roman"/>
            <w:sz w:val="24"/>
            <w:szCs w:val="24"/>
          </w:rPr>
          <w:t xml:space="preserve">ormal reaction does not provide any </w:t>
        </w:r>
        <w:r>
          <w:rPr>
            <w:rFonts w:ascii="Times New Roman" w:hAnsi="Times New Roman"/>
            <w:sz w:val="24"/>
            <w:szCs w:val="24"/>
          </w:rPr>
          <w:t>torque</w:t>
        </w:r>
      </w:ins>
      <w:ins w:id="196" w:author="Amicarelli Andrea (RSE)" w:date="2020-04-13T11:50:00Z">
        <w:r>
          <w:rPr>
            <w:rFonts w:ascii="Times New Roman" w:hAnsi="Times New Roman"/>
            <w:sz w:val="24"/>
            <w:szCs w:val="24"/>
          </w:rPr>
          <w:t xml:space="preserve"> </w:t>
        </w:r>
        <w:r w:rsidRPr="002650F1">
          <w:rPr>
            <w:rFonts w:ascii="Times New Roman" w:hAnsi="Times New Roman"/>
            <w:sz w:val="24"/>
            <w:szCs w:val="24"/>
          </w:rPr>
          <w:t>(nevertheless the limiter for the sliding friction force depends on the velocity of the solid particles interacting with the frontiers)</w:t>
        </w:r>
      </w:ins>
      <w:ins w:id="197" w:author="Amicarelli Andrea (RSE)" w:date="2020-04-13T11:49:00Z">
        <w:r>
          <w:rPr>
            <w:rFonts w:ascii="Times New Roman" w:hAnsi="Times New Roman"/>
            <w:sz w:val="24"/>
            <w:szCs w:val="24"/>
          </w:rPr>
          <w:t>.</w:t>
        </w:r>
      </w:ins>
    </w:p>
    <w:p w:rsidR="00FC592D" w:rsidRDefault="00FC592D" w:rsidP="00FC592D">
      <w:pPr>
        <w:pStyle w:val="Amicarellititle3"/>
        <w:rPr>
          <w:lang w:val="en-GB"/>
        </w:rPr>
      </w:pPr>
      <w:bookmarkStart w:id="198" w:name="_Toc482633746"/>
      <w:bookmarkStart w:id="199" w:name="_Toc42155281"/>
      <w:r w:rsidRPr="000D6B1C">
        <w:rPr>
          <w:lang w:val="en-GB"/>
        </w:rPr>
        <w:t>Submerged stage</w:t>
      </w:r>
      <w:bookmarkEnd w:id="198"/>
      <w:bookmarkEnd w:id="199"/>
    </w:p>
    <w:p w:rsidR="00585F46" w:rsidRDefault="00585F46" w:rsidP="00585F46">
      <w:pPr>
        <w:pStyle w:val="Normale1"/>
        <w:spacing w:line="240" w:lineRule="auto"/>
        <w:jc w:val="both"/>
        <w:rPr>
          <w:rFonts w:ascii="Times New Roman" w:hAnsi="Times New Roman"/>
          <w:lang w:val="en-GB"/>
        </w:rPr>
      </w:pPr>
      <w:commentRangeStart w:id="200"/>
      <w:r w:rsidRPr="00EF0B15">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6"/>
              </w:rPr>
              <w:object w:dxaOrig="2520" w:dyaOrig="440">
                <v:shape id="_x0000_i1103" type="#_x0000_t75" style="width:120.35pt;height:22.05pt" o:ole="">
                  <v:imagedata r:id="rId170" o:title=""/>
                </v:shape>
                <o:OLEObject Type="Embed" ProgID="Equation.3" ShapeID="_x0000_i1103" DrawAspect="Content" ObjectID="_1658221382" r:id="rId171"/>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8494B"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Pr>
          <w:rFonts w:ascii="Times New Roman" w:hAnsi="Times New Roman"/>
          <w:lang w:val="en-GB"/>
        </w:rPr>
        <w:t>hen the friction force is zero.</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8"/>
              </w:rPr>
              <w:object w:dxaOrig="2640" w:dyaOrig="480">
                <v:shape id="_x0000_i1104" type="#_x0000_t75" style="width:125.6pt;height:23.65pt" o:ole="">
                  <v:imagedata r:id="rId172" o:title=""/>
                </v:shape>
                <o:OLEObject Type="Embed" ProgID="Equation.3" ShapeID="_x0000_i1104" DrawAspect="Content" ObjectID="_1658221383" r:id="rId173"/>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Symbol" w:hAnsi="Symbol"/>
          <w:i/>
          <w:lang w:val="en-GB"/>
        </w:rPr>
        <w:t></w:t>
      </w:r>
      <w:r w:rsidRPr="00EF0B15">
        <w:rPr>
          <w:rFonts w:ascii="Times New Roman" w:hAnsi="Times New Roman"/>
          <w:lang w:val="en-GB"/>
        </w:rPr>
        <w:t xml:space="preserve"> is here the sliding friction angle (the current code version assumes a unique value for all the body-frontier interactions).</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As the direction of the sliding friction force is always opposite to the velocity direction of the centre of mass of the computational body (after projection along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the following approximated limiter applies: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24"/>
              </w:rPr>
              <w:object w:dxaOrig="1579" w:dyaOrig="680">
                <v:shape id="_x0000_i1105" type="#_x0000_t75" style="width:71.45pt;height:30.5pt" o:ole="">
                  <v:imagedata r:id="rId174" o:title=""/>
                </v:shape>
                <o:OLEObject Type="Embed" ProgID="Equation.3" ShapeID="_x0000_i1105" DrawAspect="Content" ObjectID="_1658221384" r:id="rId175"/>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proofErr w:type="gramStart"/>
      <w:r w:rsidRPr="00EF0B15">
        <w:rPr>
          <w:rFonts w:ascii="Times New Roman" w:hAnsi="Times New Roman"/>
          <w:lang w:val="en-GB"/>
        </w:rPr>
        <w:t>where</w:t>
      </w:r>
      <w:proofErr w:type="gramEnd"/>
      <w:r w:rsidRPr="00EF0B15">
        <w:rPr>
          <w:rFonts w:ascii="Times New Roman" w:hAnsi="Times New Roman"/>
          <w:lang w:val="en-GB"/>
        </w:rPr>
        <w:t xml:space="preserve"> </w:t>
      </w:r>
      <w:r w:rsidRPr="00A05876">
        <w:rPr>
          <w:rFonts w:ascii="Times New Roman" w:hAnsi="Times New Roman"/>
          <w:position w:val="-12"/>
          <w:lang w:val="en-GB"/>
        </w:rPr>
        <w:object w:dxaOrig="400" w:dyaOrig="360">
          <v:shape id="_x0000_i1106" type="#_x0000_t75" style="width:19.95pt;height:18.4pt" o:ole="">
            <v:imagedata r:id="rId176" o:title=""/>
          </v:shape>
          <o:OLEObject Type="Embed" ProgID="Equation.3" ShapeID="_x0000_i1106" DrawAspect="Content" ObjectID="_1658221385" r:id="rId177"/>
        </w:object>
      </w:r>
      <w:r w:rsidRPr="00EF0B15">
        <w:rPr>
          <w:rFonts w:ascii="Times New Roman" w:hAnsi="Times New Roman"/>
          <w:lang w:val="en-GB"/>
        </w:rPr>
        <w:t>is the maximum particle velocity (all over the portion of the computational body within the boundary-body interaction region) tangential to the interacting local frontier elements.</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rsidR="00585F46" w:rsidRP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commentRangeEnd w:id="200"/>
      <w:r>
        <w:rPr>
          <w:rStyle w:val="Rimandocommento"/>
          <w:rFonts w:ascii="Times New Roman" w:hAnsi="Times New Roman"/>
          <w:szCs w:val="20"/>
        </w:rPr>
        <w:commentReference w:id="200"/>
      </w:r>
    </w:p>
    <w:p w:rsidR="00FC592D" w:rsidRPr="00757D25" w:rsidDel="00585F46" w:rsidRDefault="00FC592D" w:rsidP="00FC592D">
      <w:pPr>
        <w:spacing w:after="0" w:line="240" w:lineRule="auto"/>
        <w:jc w:val="both"/>
        <w:rPr>
          <w:del w:id="201" w:author="Amicarelli Andrea (RSE)" w:date="2020-04-13T10:22:00Z"/>
          <w:rFonts w:ascii="Times New Roman" w:hAnsi="Times New Roman"/>
          <w:sz w:val="24"/>
          <w:szCs w:val="24"/>
        </w:rPr>
      </w:pPr>
      <w:del w:id="202" w:author="Amicarelli Andrea (RSE)" w:date="2020-04-13T10:22:00Z">
        <w:r w:rsidRPr="00757D25" w:rsidDel="00585F46">
          <w:rPr>
            <w:rFonts w:ascii="Times New Roman" w:hAnsi="Times New Roman"/>
            <w:sz w:val="24"/>
            <w:szCs w:val="24"/>
          </w:rPr>
          <w:delText>The sliding friction force is negligible (hypothesis on the inertial fluid flows, Amicarelli et al., 2015, CAF):</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03" w:author="Amicarelli Andrea (RSE)" w:date="2020-04-13T10:22:00Z"/>
        </w:trPr>
        <w:tc>
          <w:tcPr>
            <w:tcW w:w="4539" w:type="pct"/>
            <w:vAlign w:val="center"/>
          </w:tcPr>
          <w:p w:rsidR="00FC592D" w:rsidRPr="00757D25" w:rsidDel="00585F46" w:rsidRDefault="00FC592D" w:rsidP="00B91873">
            <w:pPr>
              <w:spacing w:line="240" w:lineRule="auto"/>
              <w:jc w:val="center"/>
              <w:rPr>
                <w:del w:id="204" w:author="Amicarelli Andrea (RSE)" w:date="2020-04-13T10:22:00Z"/>
              </w:rPr>
            </w:pPr>
            <w:del w:id="205" w:author="Amicarelli Andrea (RSE)" w:date="2020-04-13T10:22:00Z">
              <w:r w:rsidRPr="004B0BEC" w:rsidDel="00585F46">
                <w:rPr>
                  <w:position w:val="-16"/>
                </w:rPr>
                <w:object w:dxaOrig="660" w:dyaOrig="400">
                  <v:shape id="_x0000_i1107" type="#_x0000_t75" style="width:32.6pt;height:19.95pt" o:ole="">
                    <v:imagedata r:id="rId178" o:title=""/>
                  </v:shape>
                  <o:OLEObject Type="Embed" ProgID="Equation.3" ShapeID="_x0000_i1107" DrawAspect="Content" ObjectID="_1658221386" r:id="rId179"/>
                </w:object>
              </w:r>
            </w:del>
          </w:p>
        </w:tc>
        <w:tc>
          <w:tcPr>
            <w:tcW w:w="461" w:type="pct"/>
            <w:vAlign w:val="center"/>
          </w:tcPr>
          <w:p w:rsidR="00FC592D" w:rsidRPr="009C316F" w:rsidDel="00585F46" w:rsidRDefault="00FC592D" w:rsidP="00B91873">
            <w:pPr>
              <w:pStyle w:val="Didascalia"/>
              <w:keepNext/>
              <w:spacing w:after="0"/>
              <w:rPr>
                <w:del w:id="206" w:author="Amicarelli Andrea (RSE)" w:date="2020-04-13T10:22:00Z"/>
                <w:rFonts w:ascii="Times New Roman" w:eastAsia="Times New Roman" w:hAnsi="Times New Roman"/>
                <w:b w:val="0"/>
                <w:bCs w:val="0"/>
                <w:color w:val="auto"/>
                <w:sz w:val="24"/>
                <w:szCs w:val="24"/>
                <w:lang w:eastAsia="it-IT"/>
              </w:rPr>
            </w:pPr>
            <w:del w:id="207"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757D25" w:rsidDel="00585F46" w:rsidRDefault="00FC592D" w:rsidP="00FC592D">
      <w:pPr>
        <w:spacing w:after="0" w:line="240" w:lineRule="auto"/>
        <w:jc w:val="both"/>
        <w:rPr>
          <w:del w:id="208" w:author="Amicarelli Andrea (RSE)" w:date="2020-04-13T10:22:00Z"/>
          <w:rFonts w:ascii="Times New Roman" w:hAnsi="Times New Roman"/>
          <w:sz w:val="24"/>
          <w:szCs w:val="24"/>
        </w:rPr>
      </w:pPr>
    </w:p>
    <w:p w:rsidR="00FC592D" w:rsidRPr="00757D25" w:rsidDel="00585F46" w:rsidRDefault="00FC592D" w:rsidP="00FC592D">
      <w:pPr>
        <w:spacing w:after="0" w:line="240" w:lineRule="auto"/>
        <w:jc w:val="both"/>
        <w:rPr>
          <w:del w:id="209" w:author="Amicarelli Andrea (RSE)" w:date="2020-04-13T10:22:00Z"/>
          <w:rFonts w:ascii="Times New Roman" w:hAnsi="Times New Roman"/>
          <w:sz w:val="24"/>
          <w:szCs w:val="24"/>
        </w:rPr>
      </w:pPr>
      <w:del w:id="210" w:author="Amicarelli Andrea (RSE)" w:date="2020-04-13T10:22:00Z">
        <w:r w:rsidRPr="00757D25" w:rsidDel="00585F46">
          <w:rPr>
            <w:rFonts w:ascii="Times New Roman" w:hAnsi="Times New Roman"/>
            <w:sz w:val="24"/>
            <w:szCs w:val="24"/>
          </w:rPr>
          <w:delText>The exact formulation reads:</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11" w:author="Amicarelli Andrea (RSE)" w:date="2020-04-13T10:22:00Z"/>
        </w:trPr>
        <w:tc>
          <w:tcPr>
            <w:tcW w:w="4539" w:type="pct"/>
            <w:vAlign w:val="center"/>
          </w:tcPr>
          <w:p w:rsidR="00FC592D" w:rsidRPr="00757D25" w:rsidDel="00585F46" w:rsidRDefault="00FC592D" w:rsidP="00B91873">
            <w:pPr>
              <w:spacing w:line="240" w:lineRule="auto"/>
              <w:jc w:val="center"/>
              <w:rPr>
                <w:del w:id="212" w:author="Amicarelli Andrea (RSE)" w:date="2020-04-13T10:22:00Z"/>
              </w:rPr>
            </w:pPr>
            <w:del w:id="213" w:author="Amicarelli Andrea (RSE)" w:date="2020-04-13T10:22:00Z">
              <w:r w:rsidRPr="004B0BEC" w:rsidDel="00585F46">
                <w:rPr>
                  <w:position w:val="-16"/>
                </w:rPr>
                <w:object w:dxaOrig="2900" w:dyaOrig="440">
                  <v:shape id="_x0000_i1108" type="#_x0000_t75" style="width:144.55pt;height:22.05pt" o:ole="">
                    <v:imagedata r:id="rId180" o:title=""/>
                  </v:shape>
                  <o:OLEObject Type="Embed" ProgID="Equation.3" ShapeID="_x0000_i1108" DrawAspect="Content" ObjectID="_1658221387" r:id="rId181"/>
                </w:object>
              </w:r>
            </w:del>
          </w:p>
        </w:tc>
        <w:tc>
          <w:tcPr>
            <w:tcW w:w="461" w:type="pct"/>
            <w:vAlign w:val="center"/>
          </w:tcPr>
          <w:p w:rsidR="00FC592D" w:rsidRPr="009C316F" w:rsidDel="00585F46" w:rsidRDefault="00FC592D" w:rsidP="00B91873">
            <w:pPr>
              <w:pStyle w:val="Didascalia"/>
              <w:keepNext/>
              <w:spacing w:after="0"/>
              <w:rPr>
                <w:del w:id="214" w:author="Amicarelli Andrea (RSE)" w:date="2020-04-13T10:22:00Z"/>
                <w:rFonts w:ascii="Times New Roman" w:eastAsia="Times New Roman" w:hAnsi="Times New Roman"/>
                <w:b w:val="0"/>
                <w:bCs w:val="0"/>
                <w:color w:val="auto"/>
                <w:sz w:val="24"/>
                <w:szCs w:val="24"/>
                <w:lang w:eastAsia="it-IT"/>
              </w:rPr>
            </w:pPr>
            <w:del w:id="215"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0D6B1C" w:rsidRDefault="00FC592D" w:rsidP="00FC592D">
      <w:pPr>
        <w:pStyle w:val="Amicarellititle2"/>
      </w:pPr>
      <w:bookmarkStart w:id="216" w:name="_Toc482633747"/>
      <w:bookmarkStart w:id="217" w:name="_Ref521058298"/>
      <w:bookmarkStart w:id="218" w:name="_Toc42155282"/>
      <w:r w:rsidRPr="000D6B1C">
        <w:t>Body-boundary normal reaction force under sliding (at null normal velocity)</w:t>
      </w:r>
      <w:bookmarkEnd w:id="216"/>
      <w:bookmarkEnd w:id="217"/>
      <w:bookmarkEnd w:id="218"/>
    </w:p>
    <w:p w:rsidR="00FC592D" w:rsidRPr="000D6B1C" w:rsidRDefault="00FC592D" w:rsidP="00FC592D">
      <w:pPr>
        <w:pStyle w:val="Amicarellititle3"/>
        <w:rPr>
          <w:lang w:val="en-GB"/>
        </w:rPr>
      </w:pPr>
      <w:bookmarkStart w:id="219" w:name="_Toc482633748"/>
      <w:bookmarkStart w:id="220" w:name="_Toc42155283"/>
      <w:r w:rsidRPr="000D6B1C">
        <w:rPr>
          <w:lang w:val="en-GB"/>
        </w:rPr>
        <w:t>Aerial stage</w:t>
      </w:r>
      <w:bookmarkEnd w:id="219"/>
      <w:bookmarkEnd w:id="220"/>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440" w:dyaOrig="420">
                <v:shape id="_x0000_i1109" type="#_x0000_t75" style="width:170.8pt;height:21.55pt" o:ole="">
                  <v:imagedata r:id="rId182" o:title=""/>
                </v:shape>
                <o:OLEObject Type="Embed" ProgID="Equation.3" ShapeID="_x0000_i1109" DrawAspect="Content" ObjectID="_1658221388" r:id="rId18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lastRenderedPageBreak/>
        <w:t xml:space="preserve">This term is added to the body-boundary normal force in the main file of this documentation </w:t>
      </w:r>
      <w:r w:rsidR="003F4AE4">
        <w:rPr>
          <w:rFonts w:ascii="Times New Roman" w:hAnsi="Times New Roman"/>
          <w:sz w:val="24"/>
          <w:szCs w:val="24"/>
        </w:rPr>
        <w:t xml:space="preserve">            </w:t>
      </w:r>
      <w:r w:rsidRPr="00757D25">
        <w:rPr>
          <w:rFonts w:ascii="Times New Roman" w:hAnsi="Times New Roman"/>
          <w:sz w:val="24"/>
          <w:szCs w:val="24"/>
        </w:rPr>
        <w:t>-Eq.(6.32)-.</w:t>
      </w:r>
      <w:r>
        <w:rPr>
          <w:rFonts w:ascii="Times New Roman" w:hAnsi="Times New Roman"/>
          <w:sz w:val="24"/>
          <w:szCs w:val="24"/>
        </w:rPr>
        <w:t xml:space="preserve"> The overall normal of the neighbouring frontiers is the unit vector aligned with the vector sum of the neighbouring normals.</w:t>
      </w:r>
    </w:p>
    <w:p w:rsidR="00FC592D" w:rsidRPr="000D6B1C" w:rsidRDefault="00FC592D" w:rsidP="00FC592D">
      <w:pPr>
        <w:pStyle w:val="Amicarellititle3"/>
        <w:rPr>
          <w:lang w:val="en-GB"/>
        </w:rPr>
      </w:pPr>
      <w:bookmarkStart w:id="221" w:name="_Toc482633749"/>
      <w:bookmarkStart w:id="222" w:name="_Toc42155284"/>
      <w:r w:rsidRPr="000D6B1C">
        <w:rPr>
          <w:lang w:val="en-GB"/>
        </w:rPr>
        <w:t>Submerged stage</w:t>
      </w:r>
      <w:bookmarkEnd w:id="221"/>
      <w:bookmarkEnd w:id="222"/>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040" w:dyaOrig="400">
                <v:shape id="_x0000_i1110" type="#_x0000_t75" style="width:101.45pt;height:19.95pt" o:ole="">
                  <v:imagedata r:id="rId184" o:title=""/>
                </v:shape>
                <o:OLEObject Type="Embed" ProgID="Equation.3" ShapeID="_x0000_i1110" DrawAspect="Content" ObjectID="_1658221389" r:id="rId18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A</w:t>
      </w:r>
      <w:r>
        <w:rPr>
          <w:rFonts w:ascii="Times New Roman" w:hAnsi="Times New Roman"/>
          <w:sz w:val="24"/>
          <w:szCs w:val="24"/>
        </w:rPr>
        <w:t>c</w:t>
      </w:r>
      <w:r w:rsidRPr="00757D25">
        <w:rPr>
          <w:rFonts w:ascii="Times New Roman" w:hAnsi="Times New Roman"/>
          <w:sz w:val="24"/>
          <w:szCs w:val="24"/>
        </w:rPr>
        <w:t>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180" w:dyaOrig="420">
                <v:shape id="_x0000_i1111" type="#_x0000_t75" style="width:158.7pt;height:21.55pt" o:ole="">
                  <v:imagedata r:id="rId186" o:title=""/>
                </v:shape>
                <o:OLEObject Type="Embed" ProgID="Equation.3" ShapeID="_x0000_i1111" DrawAspect="Content" ObjectID="_1658221390" r:id="rId18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276BBF" w:rsidRDefault="00FC592D" w:rsidP="00FB0BAA">
      <w:pPr>
        <w:pStyle w:val="Normale1"/>
        <w:spacing w:line="240" w:lineRule="auto"/>
        <w:rPr>
          <w:rFonts w:ascii="Times New Roman" w:hAnsi="Times New Roman"/>
          <w:lang w:val="en-GB"/>
        </w:rPr>
      </w:pPr>
    </w:p>
    <w:p w:rsidR="00F91289" w:rsidRPr="006C2568" w:rsidRDefault="00B90520" w:rsidP="003D504A">
      <w:pPr>
        <w:pStyle w:val="Amicarellititle2"/>
      </w:pPr>
      <w:bookmarkStart w:id="223" w:name="_Ref448249340"/>
      <w:bookmarkStart w:id="224" w:name="_Ref449701630"/>
      <w:bookmarkStart w:id="225" w:name="_Toc42155285"/>
      <w:r>
        <w:t>F</w:t>
      </w:r>
      <w:r w:rsidR="00F91289" w:rsidRPr="006C2568">
        <w:t>luid-body interaction terms</w:t>
      </w:r>
      <w:bookmarkEnd w:id="223"/>
      <w:bookmarkEnd w:id="224"/>
      <w:bookmarkEnd w:id="225"/>
      <w:r w:rsidR="00F91289" w:rsidRPr="006C2568">
        <w:t xml:space="preserve"> </w:t>
      </w:r>
    </w:p>
    <w:p w:rsidR="00B90520" w:rsidRPr="00B90520" w:rsidRDefault="00B90520" w:rsidP="00B90520">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sidRPr="00B90520">
        <w:rPr>
          <w:rFonts w:ascii="Times New Roman" w:hAnsi="Times New Roman"/>
          <w:lang w:val="en-GB"/>
        </w:rPr>
        <w:fldChar w:fldCharType="begin"/>
      </w:r>
      <w:r w:rsidRPr="00B90520">
        <w:rPr>
          <w:rFonts w:ascii="Times New Roman" w:hAnsi="Times New Roman"/>
          <w:lang w:val="en-GB"/>
        </w:rPr>
        <w:instrText xml:space="preserve"> REF _Ref447810426 \r \h  \* MERGEFORMAT </w:instrText>
      </w:r>
      <w:r w:rsidRPr="00B90520">
        <w:rPr>
          <w:rFonts w:ascii="Times New Roman" w:hAnsi="Times New Roman"/>
          <w:lang w:val="en-GB"/>
        </w:rPr>
      </w:r>
      <w:r w:rsidRPr="00B90520">
        <w:rPr>
          <w:rFonts w:ascii="Times New Roman" w:hAnsi="Times New Roman"/>
          <w:lang w:val="en-GB"/>
        </w:rPr>
        <w:fldChar w:fldCharType="separate"/>
      </w:r>
      <w:r w:rsidR="00A32296">
        <w:rPr>
          <w:rFonts w:ascii="Times New Roman" w:hAnsi="Times New Roman"/>
          <w:lang w:val="en-GB"/>
        </w:rPr>
        <w:t>7</w:t>
      </w:r>
      <w:r w:rsidRPr="00B90520">
        <w:rPr>
          <w:rFonts w:ascii="Times New Roman" w:hAnsi="Times New Roman"/>
          <w:lang w:val="en-GB"/>
        </w:rPr>
        <w:fldChar w:fldCharType="end"/>
      </w:r>
      <w:r w:rsidR="003F4AE4">
        <w:rPr>
          <w:rFonts w:ascii="Times New Roman" w:hAnsi="Times New Roman"/>
          <w:lang w:val="en-GB"/>
        </w:rPr>
        <w:t>], whose reading</w:t>
      </w:r>
      <w:r w:rsidRPr="00B90520">
        <w:rPr>
          <w:rFonts w:ascii="Times New Roman" w:hAnsi="Times New Roman"/>
          <w:lang w:val="en-GB"/>
        </w:rPr>
        <w:t xml:space="preserve"> is suggested for further details.</w:t>
      </w:r>
    </w:p>
    <w:p w:rsidR="00F91289" w:rsidRPr="00276BBF" w:rsidRDefault="00F91289" w:rsidP="00B90520">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terms rely on the boundary technique introduced by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w:t>
      </w:r>
      <w:r w:rsidRPr="00276BBF">
        <w:rPr>
          <w:rFonts w:ascii="Times New Roman" w:hAnsi="Times New Roman"/>
          <w:lang w:val="en-GB"/>
        </w:rPr>
        <w:t>, implemented and adapted for free-slip conditions</w:t>
      </w:r>
      <w:r w:rsidR="003F4AE4">
        <w:rPr>
          <w:rFonts w:ascii="Times New Roman" w:hAnsi="Times New Roman"/>
          <w:lang w:val="en-GB"/>
        </w:rPr>
        <w:t xml:space="preserve"> (Amicarelli et al., 2015, [</w:t>
      </w:r>
      <w:r w:rsidR="003F4AE4">
        <w:rPr>
          <w:rFonts w:ascii="Times New Roman" w:hAnsi="Times New Roman"/>
          <w:lang w:val="en-GB"/>
        </w:rPr>
        <w:fldChar w:fldCharType="begin"/>
      </w:r>
      <w:r w:rsidR="003F4AE4">
        <w:rPr>
          <w:rFonts w:ascii="Times New Roman" w:hAnsi="Times New Roman"/>
          <w:lang w:val="en-GB"/>
        </w:rPr>
        <w:instrText xml:space="preserve"> REF _Ref521059265 \r \h </w:instrText>
      </w:r>
      <w:r w:rsidR="003F4AE4">
        <w:rPr>
          <w:rFonts w:ascii="Times New Roman" w:hAnsi="Times New Roman"/>
          <w:lang w:val="en-GB"/>
        </w:rPr>
      </w:r>
      <w:r w:rsidR="003F4AE4">
        <w:rPr>
          <w:rFonts w:ascii="Times New Roman" w:hAnsi="Times New Roman"/>
          <w:lang w:val="en-GB"/>
        </w:rPr>
        <w:fldChar w:fldCharType="separate"/>
      </w:r>
      <w:r w:rsidR="00A32296">
        <w:rPr>
          <w:rFonts w:ascii="Times New Roman" w:hAnsi="Times New Roman"/>
          <w:lang w:val="en-GB"/>
        </w:rPr>
        <w:t>8</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 If boundary is fixed, this method can be interpreted as a discretization of the semi-analytic approach used to treat fluid-boundary interactions (Sec.</w:t>
      </w:r>
      <w:r w:rsidR="003E30F0">
        <w:rPr>
          <w:rFonts w:ascii="Times New Roman" w:hAnsi="Times New Roman"/>
          <w:lang w:val="en-GB"/>
        </w:rPr>
        <w:fldChar w:fldCharType="begin"/>
      </w:r>
      <w:r w:rsidR="003E30F0">
        <w:rPr>
          <w:rFonts w:ascii="Times New Roman" w:hAnsi="Times New Roman"/>
          <w:lang w:val="en-GB"/>
        </w:rPr>
        <w:instrText xml:space="preserve"> REF _Ref448234808 \r \h </w:instrText>
      </w:r>
      <w:r w:rsidR="00B90520">
        <w:rPr>
          <w:rFonts w:ascii="Times New Roman" w:hAnsi="Times New Roman"/>
          <w:lang w:val="en-GB"/>
        </w:rPr>
        <w:instrText xml:space="preserve"> \* MERGEFORMAT </w:instrText>
      </w:r>
      <w:r w:rsidR="003E30F0">
        <w:rPr>
          <w:rFonts w:ascii="Times New Roman" w:hAnsi="Times New Roman"/>
          <w:lang w:val="en-GB"/>
        </w:rPr>
      </w:r>
      <w:r w:rsidR="003E30F0">
        <w:rPr>
          <w:rFonts w:ascii="Times New Roman" w:hAnsi="Times New Roman"/>
          <w:lang w:val="en-GB"/>
        </w:rPr>
        <w:fldChar w:fldCharType="separate"/>
      </w:r>
      <w:r w:rsidR="00A32296">
        <w:rPr>
          <w:rFonts w:ascii="Times New Roman" w:hAnsi="Times New Roman"/>
          <w:lang w:val="en-GB"/>
        </w:rPr>
        <w:t>6.2</w:t>
      </w:r>
      <w:r w:rsidR="003E30F0">
        <w:rPr>
          <w:rFonts w:ascii="Times New Roman" w:hAnsi="Times New Roman"/>
          <w:lang w:val="en-GB"/>
        </w:rPr>
        <w:fldChar w:fldCharType="end"/>
      </w:r>
      <w:r w:rsidRPr="00276BBF">
        <w:rPr>
          <w:rFonts w:ascii="Times New Roman" w:hAnsi="Times New Roman"/>
          <w:lang w:val="en-GB"/>
        </w:rPr>
        <w:t xml:space="preserve">). </w:t>
      </w:r>
      <w:proofErr w:type="gramStart"/>
      <w:r w:rsidRPr="00BC1AE1">
        <w:rPr>
          <w:rFonts w:ascii="Times New Roman" w:hAnsi="Times New Roman"/>
          <w:lang w:val="en-GB"/>
        </w:rPr>
        <w:t>The</w:t>
      </w:r>
      <w:proofErr w:type="gramEnd"/>
      <w:r w:rsidRPr="00BC1AE1">
        <w:rPr>
          <w:rFonts w:ascii="Times New Roman" w:hAnsi="Times New Roman"/>
          <w:lang w:val="en-GB"/>
        </w:rPr>
        <w:t xml:space="preserve"> outer domain of </w:t>
      </w:r>
      <w:r w:rsidR="00BC1AE1" w:rsidRPr="00B90520">
        <w:rPr>
          <w:rFonts w:ascii="Times New Roman" w:hAnsi="Times New Roman"/>
          <w:lang w:val="en-GB"/>
        </w:rPr>
        <w:fldChar w:fldCharType="begin"/>
      </w:r>
      <w:r w:rsidR="00BC1AE1" w:rsidRPr="00BC1AE1">
        <w:rPr>
          <w:rFonts w:ascii="Times New Roman" w:hAnsi="Times New Roman"/>
          <w:lang w:val="en-GB"/>
        </w:rPr>
        <w:instrText xml:space="preserve"> REF _Ref448232369 \h  \* MERGEFORMAT </w:instrText>
      </w:r>
      <w:r w:rsidR="00BC1AE1" w:rsidRPr="00B90520">
        <w:rPr>
          <w:rFonts w:ascii="Times New Roman" w:hAnsi="Times New Roman"/>
          <w:lang w:val="en-GB"/>
        </w:rPr>
      </w:r>
      <w:r w:rsidR="00BC1AE1" w:rsidRPr="00B90520">
        <w:rPr>
          <w:rFonts w:ascii="Times New Roman" w:hAnsi="Times New Roman"/>
          <w:lang w:val="en-GB"/>
        </w:rPr>
        <w:fldChar w:fldCharType="separate"/>
      </w:r>
      <w:r w:rsidR="00A32296" w:rsidRPr="00A32296">
        <w:rPr>
          <w:rFonts w:ascii="Times New Roman" w:hAnsi="Times New Roman"/>
          <w:lang w:val="en-GB"/>
        </w:rPr>
        <w:t>(6.5</w:t>
      </w:r>
      <w:r w:rsidR="00BC1AE1" w:rsidRPr="00B90520">
        <w:rPr>
          <w:rFonts w:ascii="Times New Roman" w:hAnsi="Times New Roman"/>
          <w:lang w:val="en-GB"/>
        </w:rPr>
        <w:fldChar w:fldCharType="end"/>
      </w:r>
      <w:r w:rsidR="00BC1AE1" w:rsidRPr="00BC1AE1">
        <w:rPr>
          <w:rFonts w:ascii="Times New Roman" w:hAnsi="Times New Roman"/>
          <w:lang w:val="en-GB"/>
        </w:rPr>
        <w:t xml:space="preserve">) </w:t>
      </w:r>
      <w:r w:rsidRPr="00BC1AE1">
        <w:rPr>
          <w:rFonts w:ascii="Times New Roman" w:hAnsi="Times New Roman"/>
          <w:lang w:val="en-GB"/>
        </w:rPr>
        <w:t>i</w:t>
      </w:r>
      <w:r w:rsidRPr="00276BBF">
        <w:rPr>
          <w:rFonts w:ascii="Times New Roman" w:hAnsi="Times New Roman"/>
          <w:lang w:val="en-GB"/>
        </w:rPr>
        <w:t>s here represented by all the body particles inside the kernel support of the computational fluid particle. Further</w:t>
      </w:r>
      <w:r w:rsidR="00B90520">
        <w:rPr>
          <w:rFonts w:ascii="Times New Roman" w:hAnsi="Times New Roman"/>
          <w:lang w:val="en-GB"/>
        </w:rPr>
        <w:t>,</w:t>
      </w:r>
      <w:r w:rsidRPr="00276BBF">
        <w:rPr>
          <w:rFonts w:ascii="Times New Roman" w:hAnsi="Times New Roman"/>
          <w:lang w:val="en-GB"/>
        </w:rPr>
        <w:t xml:space="preserve">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 introduce</w:t>
      </w:r>
      <w:r w:rsidRPr="00276BB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Pr>
          <w:rFonts w:ascii="Times New Roman" w:hAnsi="Times New Roman"/>
          <w:lang w:val="en-GB"/>
        </w:rPr>
        <w:t>is</w:t>
      </w:r>
      <w:r w:rsidRPr="00276BBF">
        <w:rPr>
          <w:rFonts w:ascii="Times New Roman" w:hAnsi="Times New Roman"/>
          <w:lang w:val="en-GB"/>
        </w:rPr>
        <w:t xml:space="preserve"> hereafter described.</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 in the continuity equation represents a discrete approximation of the analogous term </w:t>
      </w:r>
      <w:r w:rsidRPr="00BC1AE1">
        <w:rPr>
          <w:rFonts w:ascii="Times New Roman" w:hAnsi="Times New Roman"/>
          <w:lang w:val="en-GB"/>
        </w:rPr>
        <w:t>in</w:t>
      </w:r>
      <w:r w:rsidR="00BC1AE1" w:rsidRPr="00BC1AE1">
        <w:rPr>
          <w:rFonts w:ascii="Times New Roman" w:hAnsi="Times New Roman"/>
          <w:lang w:val="en-GB"/>
        </w:rPr>
        <w:t xml:space="preserve">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_Ref448232390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6.15</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used to treat </w:t>
      </w:r>
      <w:r w:rsidR="003E30F0">
        <w:rPr>
          <w:rFonts w:ascii="Times New Roman" w:hAnsi="Times New Roman"/>
          <w:lang w:val="en-GB"/>
        </w:rPr>
        <w:t xml:space="preserve">solid </w:t>
      </w:r>
      <w:r w:rsidRPr="00276BB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28"/>
                <w:sz w:val="24"/>
                <w:szCs w:val="24"/>
              </w:rPr>
              <w:object w:dxaOrig="2920" w:dyaOrig="540">
                <v:shape id="_x0000_i1112" type="#_x0000_t75" style="width:146.65pt;height:26.8pt" o:ole="">
                  <v:imagedata r:id="rId188" o:title=""/>
                </v:shape>
                <o:OLEObject Type="Embed" ProgID="Equation.3" ShapeID="_x0000_i1112" DrawAspect="Content" ObjectID="_1658221391" r:id="rId189"/>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26" w:name="_Ref44823449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26"/>
            <w:r w:rsidRPr="009C316F">
              <w:rPr>
                <w:rFonts w:ascii="Times New Roman" w:eastAsia="Times New Roman" w:hAnsi="Times New Roman"/>
                <w:b w:val="0"/>
                <w:bCs w:val="0"/>
                <w:color w:val="auto"/>
                <w:sz w:val="24"/>
                <w:szCs w:val="24"/>
                <w:lang w:eastAsia="it-IT"/>
              </w:rPr>
              <w:t xml:space="preserve"> </w:t>
            </w:r>
          </w:p>
        </w:tc>
      </w:tr>
    </w:tbl>
    <w:p w:rsidR="00C41506" w:rsidRDefault="00C41506" w:rsidP="00C41506">
      <w:pPr>
        <w:pStyle w:val="Normale1"/>
        <w:spacing w:line="240" w:lineRule="auto"/>
        <w:jc w:val="both"/>
        <w:rPr>
          <w:rFonts w:ascii="Times New Roman" w:hAnsi="Times New Roman"/>
          <w:lang w:val="en-GB"/>
        </w:rPr>
      </w:pPr>
      <w:commentRangeStart w:id="227"/>
      <w:r w:rsidRPr="00EF0B15">
        <w:rPr>
          <w:rFonts w:ascii="Times New Roman" w:hAnsi="Times New Roman"/>
          <w:lang w:val="en-GB"/>
        </w:rPr>
        <w:t xml:space="preserve">Modelling the shear stress gradient term in the Navier-Stokes equation requires </w:t>
      </w:r>
      <w:r w:rsidR="00323837">
        <w:rPr>
          <w:rFonts w:ascii="Times New Roman" w:hAnsi="Times New Roman"/>
          <w:lang w:val="en-GB"/>
        </w:rPr>
        <w:t xml:space="preserve">an alternative formulation to </w:t>
      </w:r>
      <w:r w:rsidR="00323837">
        <w:rPr>
          <w:rFonts w:ascii="Times New Roman" w:hAnsi="Times New Roman"/>
          <w:lang w:val="en-GB"/>
        </w:rPr>
        <w:fldChar w:fldCharType="begin"/>
      </w:r>
      <w:r w:rsidR="00323837">
        <w:rPr>
          <w:rFonts w:ascii="Times New Roman" w:hAnsi="Times New Roman"/>
          <w:lang w:val="en-GB"/>
        </w:rPr>
        <w:instrText xml:space="preserve"> REF _Ref448234494 \h  \* MERGEFORMAT </w:instrText>
      </w:r>
      <w:r w:rsidR="00323837">
        <w:rPr>
          <w:rFonts w:ascii="Times New Roman" w:hAnsi="Times New Roman"/>
          <w:lang w:val="en-GB"/>
        </w:rPr>
      </w:r>
      <w:r w:rsidR="00323837">
        <w:rPr>
          <w:rFonts w:ascii="Times New Roman" w:hAnsi="Times New Roman"/>
          <w:lang w:val="en-GB"/>
        </w:rPr>
        <w:fldChar w:fldCharType="separate"/>
      </w:r>
      <w:r w:rsidR="00A32296" w:rsidRPr="00A32296">
        <w:rPr>
          <w:rFonts w:ascii="Times New Roman" w:hAnsi="Times New Roman"/>
          <w:lang w:val="en-GB"/>
        </w:rPr>
        <w:t>(6.57)</w:t>
      </w:r>
      <w:r w:rsidR="00323837">
        <w:rPr>
          <w:rFonts w:ascii="Times New Roman" w:hAnsi="Times New Roman"/>
          <w:lang w:val="en-GB"/>
        </w:rPr>
        <w:fldChar w:fldCharType="end"/>
      </w:r>
      <w:r w:rsidRPr="00EF0B15">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276BBF" w:rsidTr="00897949">
        <w:tc>
          <w:tcPr>
            <w:tcW w:w="4539" w:type="pct"/>
            <w:vAlign w:val="center"/>
          </w:tcPr>
          <w:p w:rsidR="00C41506" w:rsidRPr="00276BBF" w:rsidRDefault="00C41506" w:rsidP="00897949">
            <w:pPr>
              <w:spacing w:line="240" w:lineRule="auto"/>
              <w:jc w:val="center"/>
              <w:rPr>
                <w:rFonts w:ascii="Times New Roman" w:hAnsi="Times New Roman"/>
                <w:position w:val="-30"/>
                <w:sz w:val="24"/>
                <w:szCs w:val="24"/>
              </w:rPr>
            </w:pPr>
            <w:r w:rsidRPr="00343DEA">
              <w:rPr>
                <w:rFonts w:ascii="Book Antiqua" w:hAnsi="Book Antiqua"/>
                <w:position w:val="-28"/>
                <w:szCs w:val="24"/>
              </w:rPr>
              <w:object w:dxaOrig="2880" w:dyaOrig="504">
                <v:shape id="_x0000_i1113" type="#_x0000_t75" style="width:2in;height:24.7pt" o:ole="">
                  <v:imagedata r:id="rId190" o:title=""/>
                </v:shape>
                <o:OLEObject Type="Embed" ProgID="Equation.3" ShapeID="_x0000_i1113" DrawAspect="Content" ObjectID="_1658221392" r:id="rId191"/>
              </w:object>
            </w:r>
          </w:p>
        </w:tc>
        <w:tc>
          <w:tcPr>
            <w:tcW w:w="461" w:type="pct"/>
            <w:vAlign w:val="center"/>
          </w:tcPr>
          <w:p w:rsidR="00C41506" w:rsidRPr="008007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27"/>
    <w:p w:rsidR="00323837" w:rsidRDefault="00323837" w:rsidP="00E705B5">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27"/>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Analogously, the fluid-body interaction term in the momentum </w:t>
      </w:r>
      <w:r w:rsidRPr="00BC1AE1">
        <w:rPr>
          <w:rFonts w:ascii="Times New Roman" w:hAnsi="Times New Roman"/>
          <w:lang w:val="en-GB"/>
        </w:rPr>
        <w:t xml:space="preserve">equation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_Ref448232409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6.16</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28"/>
          <w:p w:rsidR="00F91289" w:rsidRPr="00276BBF" w:rsidRDefault="0072353B" w:rsidP="0072353B">
            <w:pPr>
              <w:spacing w:line="240" w:lineRule="auto"/>
              <w:jc w:val="center"/>
              <w:rPr>
                <w:rFonts w:ascii="Times New Roman" w:hAnsi="Times New Roman"/>
                <w:position w:val="-30"/>
                <w:sz w:val="24"/>
                <w:szCs w:val="24"/>
              </w:rPr>
            </w:pPr>
            <w:r w:rsidRPr="0072353B">
              <w:rPr>
                <w:rFonts w:ascii="Times New Roman" w:hAnsi="Times New Roman"/>
                <w:position w:val="-32"/>
                <w:sz w:val="24"/>
                <w:szCs w:val="24"/>
              </w:rPr>
              <w:object w:dxaOrig="4840" w:dyaOrig="760">
                <v:shape id="_x0000_i1114" type="#_x0000_t75" style="width:243.35pt;height:37.85pt" o:ole="">
                  <v:imagedata r:id="rId192" o:title=""/>
                </v:shape>
                <o:OLEObject Type="Embed" ProgID="Equation.3" ShapeID="_x0000_i1114" DrawAspect="Content" ObjectID="_1658221393" r:id="rId193"/>
              </w:object>
            </w:r>
            <w:commentRangeEnd w:id="228"/>
            <w:r>
              <w:rPr>
                <w:rStyle w:val="Rimandocommento"/>
                <w:rFonts w:ascii="Times New Roman" w:eastAsia="Times New Roman" w:hAnsi="Times New Roman"/>
                <w:szCs w:val="20"/>
                <w:lang w:val="it-IT" w:eastAsia="it-IT"/>
              </w:rPr>
              <w:commentReference w:id="228"/>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29" w:name="_Ref3766628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29"/>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72353B" w:rsidRPr="00276BBF" w:rsidRDefault="0072353B" w:rsidP="00E705B5">
      <w:pPr>
        <w:pStyle w:val="Normale1"/>
        <w:spacing w:line="240" w:lineRule="auto"/>
        <w:jc w:val="both"/>
        <w:rPr>
          <w:rFonts w:ascii="Times New Roman" w:hAnsi="Times New Roman"/>
          <w:lang w:val="en-GB"/>
        </w:rPr>
      </w:pPr>
      <w:commentRangeStart w:id="230"/>
      <w:r w:rsidRPr="00EF0B15">
        <w:rPr>
          <w:rFonts w:ascii="Times New Roman" w:hAnsi="Times New Roman"/>
          <w:lang w:val="en-GB"/>
        </w:rPr>
        <w:t>where the subscript “</w:t>
      </w:r>
      <w:r w:rsidRPr="00A05876">
        <w:rPr>
          <w:rFonts w:ascii="Times New Roman" w:hAnsi="Times New Roman"/>
          <w:i/>
          <w:lang w:val="en-GB"/>
        </w:rPr>
        <w:t>s</w:t>
      </w:r>
      <w:r w:rsidRPr="00A05876">
        <w:rPr>
          <w:rFonts w:ascii="Times New Roman" w:hAnsi="Times New Roman"/>
          <w:i/>
          <w:vertAlign w:val="subscript"/>
          <w:lang w:val="en-GB"/>
        </w:rPr>
        <w:t>0</w:t>
      </w:r>
      <w:r w:rsidRPr="00EF0B15">
        <w:rPr>
          <w:rFonts w:ascii="Times New Roman" w:hAnsi="Times New Roman"/>
          <w:lang w:val="en-GB"/>
        </w:rPr>
        <w:t>” denotes a generic solid-fluid inter-particle interaction</w:t>
      </w:r>
      <w:r>
        <w:rPr>
          <w:rFonts w:ascii="Times New Roman" w:hAnsi="Times New Roman"/>
          <w:lang w:val="en-GB"/>
        </w:rPr>
        <w:t xml:space="preserve">. </w:t>
      </w:r>
      <w:commentRangeEnd w:id="230"/>
      <w:r>
        <w:rPr>
          <w:rStyle w:val="Rimandocommento"/>
          <w:rFonts w:ascii="Times New Roman" w:hAnsi="Times New Roman"/>
          <w:szCs w:val="20"/>
        </w:rPr>
        <w:commentReference w:id="230"/>
      </w:r>
      <w:commentRangeStart w:id="231"/>
      <w:r>
        <w:rPr>
          <w:rFonts w:ascii="Times New Roman" w:hAnsi="Times New Roman"/>
          <w:lang w:val="en-GB"/>
        </w:rPr>
        <w:t xml:space="preserve">The first term in the RHS of </w:t>
      </w:r>
      <w:r>
        <w:rPr>
          <w:rFonts w:ascii="Times New Roman" w:hAnsi="Times New Roman"/>
          <w:lang w:val="en-GB"/>
        </w:rPr>
        <w:fldChar w:fldCharType="begin"/>
      </w:r>
      <w:r>
        <w:rPr>
          <w:rFonts w:ascii="Times New Roman" w:hAnsi="Times New Roman"/>
          <w:lang w:val="en-GB"/>
        </w:rPr>
        <w:instrText xml:space="preserve"> REF _Ref37666283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(6.59)</w:t>
      </w:r>
      <w:r>
        <w:rPr>
          <w:rFonts w:ascii="Times New Roman" w:hAnsi="Times New Roman"/>
          <w:lang w:val="en-GB"/>
        </w:rPr>
        <w:fldChar w:fldCharType="end"/>
      </w:r>
      <w:r>
        <w:rPr>
          <w:rFonts w:ascii="Times New Roman" w:hAnsi="Times New Roman"/>
          <w:lang w:val="en-GB"/>
        </w:rPr>
        <w:t xml:space="preserve"> is reported by 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Pr>
          <w:rFonts w:ascii="Times New Roman" w:hAnsi="Times New Roman"/>
          <w:lang w:val="en-GB"/>
        </w:rPr>
        <w:t>) whereas the last term will be discussed later on this section.</w:t>
      </w:r>
      <w:commentRangeEnd w:id="231"/>
      <w:r>
        <w:rPr>
          <w:rStyle w:val="Rimandocommento"/>
          <w:rFonts w:ascii="Times New Roman" w:hAnsi="Times New Roman"/>
          <w:szCs w:val="20"/>
        </w:rPr>
        <w:commentReference w:id="231"/>
      </w: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pressure value of the generic neighbouring surface body particle “</w:t>
      </w:r>
      <w:r w:rsidRPr="003F4AE4">
        <w:rPr>
          <w:rFonts w:ascii="Times New Roman" w:hAnsi="Times New Roman"/>
          <w:i/>
          <w:vertAlign w:val="subscript"/>
          <w:lang w:val="en-GB"/>
        </w:rPr>
        <w:t>s</w:t>
      </w:r>
      <w:r w:rsidRPr="00276BBF">
        <w:rPr>
          <w:rFonts w:ascii="Times New Roman" w:hAnsi="Times New Roman"/>
          <w:lang w:val="en-GB"/>
        </w:rPr>
        <w:t xml:space="preserve">” is derived as follows. </w:t>
      </w: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onsider a generic point at a generic fluid-body interface. In case of free-slip conditions, the normal projection of the acceleration on the fluid side (“</w:t>
      </w:r>
      <w:r w:rsidR="00F91289" w:rsidRPr="003F4AE4">
        <w:rPr>
          <w:rFonts w:ascii="Times New Roman" w:hAnsi="Times New Roman"/>
          <w:i/>
          <w:vertAlign w:val="subscript"/>
          <w:lang w:val="en-GB"/>
        </w:rPr>
        <w:t>f</w:t>
      </w:r>
      <w:r w:rsidR="00F91289" w:rsidRPr="00276BBF">
        <w:rPr>
          <w:rFonts w:ascii="Times New Roman" w:hAnsi="Times New Roman"/>
          <w:lang w:val="en-GB"/>
        </w:rPr>
        <w:t>”) and on the solid side (“</w:t>
      </w:r>
      <w:r w:rsidR="00F91289" w:rsidRPr="003F4AE4">
        <w:rPr>
          <w:rFonts w:ascii="Times New Roman" w:hAnsi="Times New Roman"/>
          <w:i/>
          <w:vertAlign w:val="subscript"/>
          <w:lang w:val="en-GB"/>
        </w:rPr>
        <w:t>w</w:t>
      </w:r>
      <w:r w:rsidR="00F91289" w:rsidRPr="00276BB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300" w:dyaOrig="800">
                <v:shape id="_x0000_i1115" type="#_x0000_t75" style="width:215.45pt;height:40.45pt" o:ole="">
                  <v:imagedata r:id="rId194" o:title=""/>
                </v:shape>
                <o:OLEObject Type="Embed" ProgID="Equation.3" ShapeID="_x0000_i1115" DrawAspect="Content" ObjectID="_1658221394" r:id="rId195"/>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32" w:name="_Ref44823454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32"/>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5849F8">
        <w:rPr>
          <w:rFonts w:ascii="Times New Roman" w:hAnsi="Times New Roman"/>
          <w:lang w:val="en-GB"/>
        </w:rPr>
        <w:t>The “wall” acceleration at the position of a generic body particle can then be derived by linearizing</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6.60</w:t>
      </w:r>
      <w:r w:rsidR="00A32296" w:rsidRPr="00A32296">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276BBF">
        <w:rPr>
          <w:rFonts w:ascii="Times New Roman" w:hAnsi="Times New Roman"/>
          <w:lang w:val="en-GB"/>
        </w:rPr>
        <w:t xml:space="preserve"> This depends on the particular computational fluid particle “</w:t>
      </w:r>
      <w:r w:rsidRPr="003F4AE4">
        <w:rPr>
          <w:rFonts w:ascii="Times New Roman" w:hAnsi="Times New Roman"/>
          <w:i/>
          <w:vertAlign w:val="subscript"/>
          <w:lang w:val="en-GB"/>
        </w:rPr>
        <w:t>0</w:t>
      </w:r>
      <w:r w:rsidRPr="00276BBF">
        <w:rPr>
          <w:rFonts w:ascii="Times New Roman" w:hAnsi="Times New Roman"/>
          <w:lang w:val="en-GB"/>
        </w:rPr>
        <w:t>” we are considering, so that we can refer to the interaction subscript “</w:t>
      </w:r>
      <w:r w:rsidRPr="003F4AE4">
        <w:rPr>
          <w:rFonts w:ascii="Times New Roman" w:hAnsi="Times New Roman"/>
          <w:i/>
          <w:vertAlign w:val="subscript"/>
          <w:lang w:val="en-GB"/>
        </w:rPr>
        <w:t>s,0</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54"/>
              </w:rPr>
              <w:object w:dxaOrig="4099" w:dyaOrig="1200">
                <v:shape id="_x0000_i1116" type="#_x0000_t75" style="width:204.95pt;height:59.9pt" o:ole="">
                  <v:imagedata r:id="rId196" o:title=""/>
                </v:shape>
                <o:OLEObject Type="Embed" ProgID="Equation.3" ShapeID="_x0000_i1116" DrawAspect="Content" ObjectID="_1658221395" r:id="rId197"/>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33" w:name="_Ref3766940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33"/>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w</w:t>
      </w:r>
      <w:r w:rsidR="00593811" w:rsidRPr="00593811">
        <w:rPr>
          <w:rFonts w:ascii="Times New Roman" w:hAnsi="Times New Roman"/>
          <w:lang w:val="en-GB"/>
        </w:rPr>
        <w:t xml:space="preserve">here </w:t>
      </w:r>
      <w:r w:rsidR="00593811" w:rsidRPr="00572A1A">
        <w:rPr>
          <w:rFonts w:ascii="Times New Roman" w:hAnsi="Times New Roman"/>
          <w:i/>
          <w:u w:val="single"/>
          <w:lang w:val="en-GB"/>
        </w:rPr>
        <w:t>dl</w:t>
      </w:r>
      <w:r w:rsidR="00593811" w:rsidRPr="00572A1A">
        <w:rPr>
          <w:rFonts w:ascii="Times New Roman" w:hAnsi="Times New Roman"/>
          <w:i/>
          <w:u w:val="single"/>
          <w:vertAlign w:val="subscript"/>
          <w:lang w:val="en-GB"/>
        </w:rPr>
        <w:t>n</w:t>
      </w:r>
      <w:r w:rsidR="00593811" w:rsidRPr="00593811">
        <w:rPr>
          <w:rFonts w:ascii="Times New Roman" w:hAnsi="Times New Roman"/>
          <w:lang w:val="en-GB"/>
        </w:rPr>
        <w:t xml:space="preserve"> is a vectorial length element along the cent</w:t>
      </w:r>
      <w:r>
        <w:rPr>
          <w:rFonts w:ascii="Times New Roman" w:hAnsi="Times New Roman"/>
          <w:lang w:val="en-GB"/>
        </w:rPr>
        <w:t>re</w:t>
      </w:r>
      <w:r w:rsidR="00593811" w:rsidRPr="00593811">
        <w:rPr>
          <w:rFonts w:ascii="Times New Roman" w:hAnsi="Times New Roman"/>
          <w:lang w:val="en-GB"/>
        </w:rPr>
        <w:t>line of the two particles, projected along the wall element normal.</w:t>
      </w:r>
    </w:p>
    <w:p w:rsidR="00572A1A" w:rsidRPr="004945B3" w:rsidRDefault="00572A1A" w:rsidP="00593811">
      <w:pPr>
        <w:pStyle w:val="Normale1"/>
        <w:spacing w:line="240" w:lineRule="auto"/>
        <w:jc w:val="both"/>
        <w:rPr>
          <w:rFonts w:ascii="Times New Roman" w:hAnsi="Times New Roman"/>
        </w:rPr>
      </w:pPr>
      <w:r w:rsidRPr="00276BBF">
        <w:rPr>
          <w:rFonts w:ascii="Times New Roman" w:hAnsi="Times New Roman"/>
          <w:lang w:val="en-GB"/>
        </w:rPr>
        <w:t xml:space="preserve">One </w:t>
      </w:r>
      <w:del w:id="234" w:author="Amicarelli Andrea (RSE)" w:date="2020-04-13T10:37:00Z">
        <w:r w:rsidRPr="00276BBF" w:rsidDel="00EC11DB">
          <w:rPr>
            <w:rFonts w:ascii="Times New Roman" w:hAnsi="Times New Roman"/>
            <w:lang w:val="en-GB"/>
          </w:rPr>
          <w:delText xml:space="preserve">may </w:delText>
        </w:r>
      </w:del>
      <w:r w:rsidRPr="00276BBF">
        <w:rPr>
          <w:rFonts w:ascii="Times New Roman" w:hAnsi="Times New Roman"/>
          <w:lang w:val="en-GB"/>
        </w:rPr>
        <w:t>appl</w:t>
      </w:r>
      <w:ins w:id="235" w:author="Amicarelli Andrea (RSE)" w:date="2020-04-13T10:37:00Z">
        <w:r w:rsidR="00EC11DB">
          <w:rPr>
            <w:rFonts w:ascii="Times New Roman" w:hAnsi="Times New Roman"/>
            <w:lang w:val="en-GB"/>
          </w:rPr>
          <w:t>ies</w:t>
        </w:r>
      </w:ins>
      <w:del w:id="236" w:author="Amicarelli Andrea (RSE)" w:date="2020-04-13T10:37:00Z">
        <w:r w:rsidRPr="00276BBF" w:rsidDel="00EC11DB">
          <w:rPr>
            <w:rFonts w:ascii="Times New Roman" w:hAnsi="Times New Roman"/>
            <w:lang w:val="en-GB"/>
          </w:rPr>
          <w:delText>y</w:delText>
        </w:r>
      </w:del>
      <w:r w:rsidRPr="00276BBF">
        <w:rPr>
          <w:rFonts w:ascii="Times New Roman" w:hAnsi="Times New Roman"/>
          <w:lang w:val="en-GB"/>
        </w:rPr>
        <w:t xml:space="preserve"> a SPH interpolation over all the pressure values estimated </w:t>
      </w:r>
      <w:r w:rsidRPr="005849F8">
        <w:rPr>
          <w:rFonts w:ascii="Times New Roman" w:hAnsi="Times New Roman"/>
          <w:lang w:val="en-GB"/>
        </w:rPr>
        <w:t xml:space="preserve">according to </w:t>
      </w:r>
      <w:r w:rsidR="002E081B">
        <w:rPr>
          <w:rFonts w:ascii="Times New Roman" w:hAnsi="Times New Roman"/>
          <w:lang w:val="en-GB"/>
        </w:rPr>
        <w:t xml:space="preserve">Adami et al. (2012, </w:t>
      </w:r>
      <w:r w:rsidR="002E081B" w:rsidRPr="00276BBF">
        <w:rPr>
          <w:rFonts w:ascii="Times New Roman" w:hAnsi="Times New Roman"/>
          <w:lang w:val="en-GB"/>
        </w:rPr>
        <w:t>[</w:t>
      </w:r>
      <w:r w:rsidR="002E081B" w:rsidRPr="00276BBF">
        <w:rPr>
          <w:rFonts w:ascii="Times New Roman" w:hAnsi="Times New Roman"/>
          <w:lang w:val="en-GB"/>
        </w:rPr>
        <w:fldChar w:fldCharType="begin"/>
      </w:r>
      <w:r w:rsidR="002E081B" w:rsidRPr="00276BBF">
        <w:rPr>
          <w:rFonts w:ascii="Times New Roman" w:hAnsi="Times New Roman"/>
          <w:lang w:val="en-GB"/>
        </w:rPr>
        <w:instrText xml:space="preserve"> REF _Ref355092535 \r \h  \* MERGEFORMAT </w:instrText>
      </w:r>
      <w:r w:rsidR="002E081B" w:rsidRPr="00276BBF">
        <w:rPr>
          <w:rFonts w:ascii="Times New Roman" w:hAnsi="Times New Roman"/>
          <w:lang w:val="en-GB"/>
        </w:rPr>
      </w:r>
      <w:r w:rsidR="002E081B" w:rsidRPr="00276BBF">
        <w:rPr>
          <w:rFonts w:ascii="Times New Roman" w:hAnsi="Times New Roman"/>
          <w:lang w:val="en-GB"/>
        </w:rPr>
        <w:fldChar w:fldCharType="separate"/>
      </w:r>
      <w:r w:rsidR="00A32296">
        <w:rPr>
          <w:rFonts w:ascii="Times New Roman" w:hAnsi="Times New Roman"/>
          <w:lang w:val="en-GB"/>
        </w:rPr>
        <w:t>1</w:t>
      </w:r>
      <w:r w:rsidR="002E081B" w:rsidRPr="00276BBF">
        <w:rPr>
          <w:rFonts w:ascii="Times New Roman" w:hAnsi="Times New Roman"/>
          <w:lang w:val="en-GB"/>
        </w:rPr>
        <w:fldChar w:fldCharType="end"/>
      </w:r>
      <w:r w:rsidR="002E081B" w:rsidRPr="00276BBF">
        <w:rPr>
          <w:rFonts w:ascii="Times New Roman" w:hAnsi="Times New Roman"/>
          <w:lang w:val="en-GB"/>
        </w:rPr>
        <w:t>]</w:t>
      </w:r>
      <w:r w:rsidR="002E081B">
        <w:rPr>
          <w:rFonts w:ascii="Times New Roman" w:hAnsi="Times New Roman"/>
          <w:lang w:val="en-GB"/>
        </w:rPr>
        <w:t xml:space="preserve">) </w:t>
      </w:r>
      <w:r w:rsidRPr="004945B3">
        <w:rPr>
          <w:rFonts w:ascii="Times New Roman" w:hAnsi="Times New Roman"/>
        </w:rPr>
        <w:t>to derive a unique pressure value for a body particle:</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66"/>
              </w:rPr>
              <w:object w:dxaOrig="6880" w:dyaOrig="1440">
                <v:shape id="_x0000_i1117" type="#_x0000_t75" style="width:344.25pt;height:1in" o:ole="">
                  <v:imagedata r:id="rId198" o:title=""/>
                </v:shape>
                <o:OLEObject Type="Embed" ProgID="Equation.3" ShapeID="_x0000_i1117" DrawAspect="Content" ObjectID="_1658221396" r:id="rId199"/>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37" w:name="_Ref520973008"/>
            <w:bookmarkStart w:id="238" w:name="_Ref52097321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37"/>
            <w:bookmarkEnd w:id="238"/>
            <w:r w:rsidRPr="009C316F">
              <w:rPr>
                <w:rFonts w:ascii="Times New Roman" w:eastAsia="Times New Roman" w:hAnsi="Times New Roman"/>
                <w:b w:val="0"/>
                <w:bCs w:val="0"/>
                <w:color w:val="auto"/>
                <w:sz w:val="24"/>
                <w:szCs w:val="24"/>
                <w:lang w:eastAsia="it-IT"/>
              </w:rPr>
              <w:t xml:space="preserve"> </w:t>
            </w:r>
          </w:p>
        </w:tc>
      </w:tr>
    </w:tbl>
    <w:p w:rsidR="000657D8" w:rsidRDefault="000657D8" w:rsidP="00593811">
      <w:pPr>
        <w:pStyle w:val="Normale1"/>
        <w:spacing w:line="240" w:lineRule="auto"/>
        <w:jc w:val="both"/>
        <w:rPr>
          <w:rFonts w:ascii="Times New Roman" w:hAnsi="Times New Roman"/>
          <w:lang w:val="en-GB"/>
        </w:rPr>
      </w:pPr>
    </w:p>
    <w:p w:rsidR="000657D8" w:rsidRDefault="000657D8" w:rsidP="00593811">
      <w:pPr>
        <w:pStyle w:val="Normale1"/>
        <w:spacing w:line="240" w:lineRule="auto"/>
        <w:jc w:val="both"/>
        <w:rPr>
          <w:rFonts w:ascii="Times New Roman" w:hAnsi="Times New Roman"/>
          <w:lang w:val="en-GB"/>
        </w:rPr>
      </w:pPr>
      <w:commentRangeStart w:id="239"/>
      <w:r>
        <w:rPr>
          <w:rFonts w:ascii="Times New Roman" w:hAnsi="Times New Roman"/>
          <w:lang w:val="en-GB"/>
        </w:rPr>
        <w:t>In case of no-slip conditions</w:t>
      </w:r>
      <w:r w:rsidRPr="00572A1A">
        <w:rPr>
          <w:rFonts w:ascii="Times New Roman" w:hAnsi="Times New Roman"/>
          <w:lang w:val="en-GB"/>
        </w:rPr>
        <w:t>,</w:t>
      </w:r>
      <w:r w:rsidR="005A34BA">
        <w:rPr>
          <w:rFonts w:ascii="Times New Roman" w:hAnsi="Times New Roman"/>
          <w:lang w:val="en-GB"/>
        </w:rPr>
        <w:t xml:space="preserve"> in-built motion interests all the acceleration components and the shear stress gradient term is involved; </w:t>
      </w:r>
      <w:r w:rsidR="005A34BA">
        <w:rPr>
          <w:rFonts w:ascii="Times New Roman" w:hAnsi="Times New Roman"/>
          <w:lang w:val="en-GB"/>
        </w:rPr>
        <w:fldChar w:fldCharType="begin"/>
      </w:r>
      <w:r w:rsidR="005A34BA">
        <w:rPr>
          <w:rFonts w:ascii="Times New Roman" w:hAnsi="Times New Roman"/>
          <w:lang w:val="en-GB"/>
        </w:rPr>
        <w:instrText xml:space="preserve"> REF _Ref448234548 \h  \* MERGEFORMAT </w:instrText>
      </w:r>
      <w:r w:rsidR="005A34BA">
        <w:rPr>
          <w:rFonts w:ascii="Times New Roman" w:hAnsi="Times New Roman"/>
          <w:lang w:val="en-GB"/>
        </w:rPr>
      </w:r>
      <w:r w:rsidR="005A34BA">
        <w:rPr>
          <w:rFonts w:ascii="Times New Roman" w:hAnsi="Times New Roman"/>
          <w:lang w:val="en-GB"/>
        </w:rPr>
        <w:fldChar w:fldCharType="separate"/>
      </w:r>
      <w:r w:rsidR="00A32296" w:rsidRPr="00A32296">
        <w:rPr>
          <w:rFonts w:ascii="Times New Roman" w:hAnsi="Times New Roman"/>
          <w:lang w:val="en-GB"/>
        </w:rPr>
        <w:t>(6.60)</w:t>
      </w:r>
      <w:r w:rsidR="005A34BA">
        <w:rPr>
          <w:rFonts w:ascii="Times New Roman" w:hAnsi="Times New Roman"/>
          <w:lang w:val="en-GB"/>
        </w:rPr>
        <w:fldChar w:fldCharType="end"/>
      </w:r>
      <w:r w:rsidR="005A34BA">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276BBF" w:rsidTr="005A34BA">
        <w:tc>
          <w:tcPr>
            <w:tcW w:w="4539" w:type="pct"/>
            <w:vAlign w:val="center"/>
          </w:tcPr>
          <w:p w:rsidR="000657D8" w:rsidRPr="00276BBF" w:rsidRDefault="005A34BA" w:rsidP="005A34BA">
            <w:pPr>
              <w:spacing w:line="240" w:lineRule="auto"/>
              <w:jc w:val="center"/>
              <w:rPr>
                <w:rFonts w:ascii="Times New Roman" w:hAnsi="Times New Roman"/>
                <w:position w:val="-30"/>
                <w:sz w:val="24"/>
                <w:szCs w:val="24"/>
              </w:rPr>
            </w:pPr>
            <w:r w:rsidRPr="000657D8">
              <w:rPr>
                <w:rFonts w:ascii="Times New Roman" w:hAnsi="Times New Roman"/>
                <w:position w:val="-34"/>
                <w:sz w:val="24"/>
                <w:szCs w:val="24"/>
              </w:rPr>
              <w:object w:dxaOrig="3760" w:dyaOrig="800">
                <v:shape id="_x0000_i1118" type="#_x0000_t75" style="width:188.15pt;height:40.45pt" o:ole="">
                  <v:imagedata r:id="rId200" o:title=""/>
                </v:shape>
                <o:OLEObject Type="Embed" ProgID="Equation.3" ShapeID="_x0000_i1118" DrawAspect="Content" ObjectID="_1658221397" r:id="rId201"/>
              </w:object>
            </w:r>
          </w:p>
        </w:tc>
        <w:tc>
          <w:tcPr>
            <w:tcW w:w="461" w:type="pct"/>
            <w:vAlign w:val="center"/>
          </w:tcPr>
          <w:p w:rsidR="000657D8" w:rsidRPr="009C316F" w:rsidRDefault="000657D8"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A34BA" w:rsidRDefault="005A34BA" w:rsidP="005A34BA">
      <w:pPr>
        <w:pStyle w:val="Normale1"/>
        <w:spacing w:line="240" w:lineRule="auto"/>
        <w:jc w:val="both"/>
        <w:rPr>
          <w:rFonts w:ascii="Times New Roman" w:hAnsi="Times New Roman"/>
          <w:lang w:val="en-GB"/>
        </w:rPr>
      </w:pPr>
      <w:r>
        <w:rPr>
          <w:rFonts w:ascii="Times New Roman" w:hAnsi="Times New Roman"/>
          <w:lang w:val="en-GB"/>
        </w:rPr>
        <w:t xml:space="preserve">Analogously to </w:t>
      </w:r>
      <w:r>
        <w:rPr>
          <w:rFonts w:ascii="Times New Roman" w:hAnsi="Times New Roman"/>
          <w:lang w:val="en-GB"/>
        </w:rPr>
        <w:fldChar w:fldCharType="begin"/>
      </w:r>
      <w:r>
        <w:rPr>
          <w:rFonts w:ascii="Times New Roman" w:hAnsi="Times New Roman"/>
          <w:lang w:val="en-GB"/>
        </w:rPr>
        <w:instrText xml:space="preserve"> REF _Ref37669403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(6.61)</w:t>
      </w:r>
      <w:r>
        <w:rPr>
          <w:rFonts w:ascii="Times New Roman" w:hAnsi="Times New Roman"/>
          <w:lang w:val="en-GB"/>
        </w:rPr>
        <w:fldChar w:fldCharType="end"/>
      </w:r>
      <w:r>
        <w:rPr>
          <w:rFonts w:ascii="Times New Roman" w:hAnsi="Times New Roman"/>
          <w:lang w:val="en-GB"/>
        </w:rPr>
        <w:t>, one obtains</w:t>
      </w:r>
      <w:r w:rsidRPr="00EF0B15">
        <w:rPr>
          <w:rFonts w:ascii="Times New Roman" w:hAnsi="Times New Roman"/>
          <w:lang w:val="en-GB"/>
        </w:rPr>
        <w:t>:</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343DEA">
              <w:rPr>
                <w:rFonts w:ascii="Book Antiqua" w:hAnsi="Book Antiqua"/>
                <w:position w:val="-34"/>
                <w:szCs w:val="24"/>
              </w:rPr>
              <w:object w:dxaOrig="8540" w:dyaOrig="800">
                <v:shape id="_x0000_i1119" type="#_x0000_t75" style="width:375.25pt;height:35.75pt" o:ole="">
                  <v:imagedata r:id="rId202" o:title=""/>
                </v:shape>
                <o:OLEObject Type="Embed" ProgID="Equation.3" ShapeID="_x0000_i1119" DrawAspect="Content" ObjectID="_1658221398" r:id="rId203"/>
              </w:object>
            </w:r>
          </w:p>
        </w:tc>
        <w:tc>
          <w:tcPr>
            <w:tcW w:w="461" w:type="pct"/>
            <w:vAlign w:val="center"/>
          </w:tcPr>
          <w:p w:rsidR="005A34BA" w:rsidRPr="008007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In case of no-slip conditions</w:t>
      </w:r>
      <w:r w:rsidRPr="00572A1A">
        <w:rPr>
          <w:rFonts w:ascii="Times New Roman" w:hAnsi="Times New Roman"/>
          <w:lang w:val="en-GB"/>
        </w:rPr>
        <w:t xml:space="preserve">, </w:t>
      </w:r>
      <w:r w:rsidRPr="00572A1A">
        <w:rPr>
          <w:rFonts w:ascii="Times New Roman" w:hAnsi="Times New Roman"/>
          <w:lang w:val="en-GB"/>
        </w:rPr>
        <w:fldChar w:fldCharType="begin"/>
      </w:r>
      <w:r w:rsidRPr="00572A1A">
        <w:rPr>
          <w:rFonts w:ascii="Times New Roman" w:hAnsi="Times New Roman"/>
          <w:lang w:val="en-GB"/>
        </w:rPr>
        <w:instrText xml:space="preserve"> REF _Ref520973008 \h  \* MERGEFORMAT </w:instrText>
      </w:r>
      <w:r w:rsidRPr="00572A1A">
        <w:rPr>
          <w:rFonts w:ascii="Times New Roman" w:hAnsi="Times New Roman"/>
          <w:lang w:val="en-GB"/>
        </w:rPr>
      </w:r>
      <w:r w:rsidRPr="00572A1A">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6.62</w:t>
      </w:r>
      <w:r w:rsidR="00A32296" w:rsidRPr="00A32296">
        <w:rPr>
          <w:rFonts w:ascii="Times New Roman" w:hAnsi="Times New Roman"/>
          <w:lang w:val="en-GB"/>
        </w:rPr>
        <w:t>)</w:t>
      </w:r>
      <w:r w:rsidRPr="00572A1A">
        <w:rPr>
          <w:rFonts w:ascii="Times New Roman" w:hAnsi="Times New Roman"/>
          <w:lang w:val="en-GB"/>
        </w:rPr>
        <w:fldChar w:fldCharType="end"/>
      </w:r>
      <w:r>
        <w:rPr>
          <w:rFonts w:ascii="Times New Roman" w:hAnsi="Times New Roman"/>
          <w:lang w:val="en-GB"/>
        </w:rPr>
        <w:t xml:space="preserve"> </w:t>
      </w:r>
      <w:r w:rsidR="005A34BA">
        <w:rPr>
          <w:rFonts w:ascii="Times New Roman" w:hAnsi="Times New Roman"/>
          <w:lang w:val="en-GB"/>
        </w:rPr>
        <w:t>is replaced by the following expression</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276BBF" w:rsidTr="00585F46">
        <w:tc>
          <w:tcPr>
            <w:tcW w:w="4539" w:type="pct"/>
            <w:vAlign w:val="center"/>
          </w:tcPr>
          <w:p w:rsidR="002E081B" w:rsidRPr="00276BBF" w:rsidRDefault="005A34BA" w:rsidP="00585F46">
            <w:pPr>
              <w:spacing w:line="240" w:lineRule="auto"/>
              <w:jc w:val="center"/>
              <w:rPr>
                <w:rFonts w:ascii="Times New Roman" w:hAnsi="Times New Roman"/>
                <w:position w:val="-30"/>
                <w:sz w:val="24"/>
                <w:szCs w:val="24"/>
              </w:rPr>
            </w:pPr>
            <w:r w:rsidRPr="005A34BA">
              <w:rPr>
                <w:rFonts w:ascii="Times New Roman" w:hAnsi="Times New Roman"/>
                <w:position w:val="-66"/>
                <w:sz w:val="24"/>
                <w:szCs w:val="24"/>
              </w:rPr>
              <w:object w:dxaOrig="6500" w:dyaOrig="1440">
                <v:shape id="_x0000_i1120" type="#_x0000_t75" style="width:325.3pt;height:1in" o:ole="">
                  <v:imagedata r:id="rId204" o:title=""/>
                </v:shape>
                <o:OLEObject Type="Embed" ProgID="Equation.3" ShapeID="_x0000_i1120" DrawAspect="Content" ObjectID="_1658221399" r:id="rId205"/>
              </w:object>
            </w:r>
          </w:p>
        </w:tc>
        <w:tc>
          <w:tcPr>
            <w:tcW w:w="461" w:type="pct"/>
            <w:vAlign w:val="center"/>
          </w:tcPr>
          <w:p w:rsidR="002E081B" w:rsidRPr="009C316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240" w:name="_Ref44823502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40"/>
            <w:r w:rsidRPr="009C316F">
              <w:rPr>
                <w:rFonts w:ascii="Times New Roman" w:eastAsia="Times New Roman" w:hAnsi="Times New Roman"/>
                <w:b w:val="0"/>
                <w:bCs w:val="0"/>
                <w:color w:val="auto"/>
                <w:sz w:val="24"/>
                <w:szCs w:val="24"/>
                <w:lang w:eastAsia="it-IT"/>
              </w:rPr>
              <w:t xml:space="preserve"> </w:t>
            </w:r>
          </w:p>
        </w:tc>
      </w:tr>
    </w:tbl>
    <w:p w:rsidR="00572A1A" w:rsidRDefault="00572A1A" w:rsidP="00593811">
      <w:pPr>
        <w:pStyle w:val="Normale1"/>
        <w:spacing w:line="240" w:lineRule="auto"/>
        <w:jc w:val="both"/>
        <w:rPr>
          <w:rFonts w:ascii="Times New Roman" w:hAnsi="Times New Roman"/>
          <w:lang w:val="en-GB"/>
        </w:rPr>
      </w:pPr>
    </w:p>
    <w:p w:rsidR="005A34BA" w:rsidRDefault="005A34BA" w:rsidP="00593811">
      <w:pPr>
        <w:pStyle w:val="Normale1"/>
        <w:spacing w:line="240" w:lineRule="auto"/>
        <w:jc w:val="both"/>
        <w:rPr>
          <w:rFonts w:ascii="Times New Roman" w:hAnsi="Times New Roman"/>
          <w:lang w:val="en-GB"/>
        </w:rPr>
      </w:pPr>
      <w:r>
        <w:rPr>
          <w:rFonts w:ascii="Times New Roman" w:hAnsi="Times New Roman"/>
          <w:lang w:val="en-GB"/>
        </w:rPr>
        <w:t>which is at the moment approximated by this formula:</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5A34BA">
              <w:rPr>
                <w:rFonts w:ascii="Times New Roman" w:hAnsi="Times New Roman"/>
                <w:position w:val="-68"/>
                <w:sz w:val="24"/>
                <w:szCs w:val="24"/>
              </w:rPr>
              <w:object w:dxaOrig="5560" w:dyaOrig="1480">
                <v:shape id="_x0000_i1121" type="#_x0000_t75" style="width:277.5pt;height:74.1pt" o:ole="">
                  <v:imagedata r:id="rId206" o:title=""/>
                </v:shape>
                <o:OLEObject Type="Embed" ProgID="Equation.3" ShapeID="_x0000_i1121" DrawAspect="Content" ObjectID="_1658221400" r:id="rId207"/>
              </w:object>
            </w:r>
          </w:p>
        </w:tc>
        <w:tc>
          <w:tcPr>
            <w:tcW w:w="461" w:type="pct"/>
            <w:vAlign w:val="center"/>
          </w:tcPr>
          <w:p w:rsidR="005A34BA" w:rsidRPr="009C316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241" w:name="_Ref3766976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41"/>
            <w:r w:rsidRPr="009C316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F91289" w:rsidRPr="00501921"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w:t>
      </w:r>
      <w:r w:rsidR="002E081B">
        <w:rPr>
          <w:rFonts w:ascii="Times New Roman" w:hAnsi="Times New Roman"/>
          <w:lang w:val="en-GB"/>
        </w:rPr>
        <w:t xml:space="preserve">e </w:t>
      </w:r>
      <w:r w:rsidRPr="00276BBF">
        <w:rPr>
          <w:rFonts w:ascii="Times New Roman" w:hAnsi="Times New Roman"/>
          <w:lang w:val="en-GB"/>
        </w:rPr>
        <w:t xml:space="preserve">pressure value </w:t>
      </w:r>
      <w:r w:rsidR="002E081B" w:rsidRPr="002E081B">
        <w:rPr>
          <w:rFonts w:ascii="Times New Roman" w:hAnsi="Times New Roman"/>
          <w:lang w:val="en-GB"/>
        </w:rPr>
        <w:t xml:space="preserve">of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_Ref520973214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6.62</w:t>
      </w:r>
      <w:r w:rsidR="00A32296" w:rsidRPr="00A32296">
        <w:rPr>
          <w:rFonts w:ascii="Times New Roman" w:hAnsi="Times New Roman"/>
          <w:lang w:val="en-GB"/>
        </w:rPr>
        <w:t>)</w:t>
      </w:r>
      <w:r w:rsidR="002E081B" w:rsidRPr="002E081B">
        <w:rPr>
          <w:rFonts w:ascii="Times New Roman" w:hAnsi="Times New Roman"/>
          <w:lang w:val="en-GB"/>
        </w:rPr>
        <w:fldChar w:fldCharType="end"/>
      </w:r>
      <w:r w:rsidR="002E081B" w:rsidRPr="002E081B">
        <w:rPr>
          <w:rFonts w:ascii="Times New Roman" w:hAnsi="Times New Roman"/>
          <w:lang w:val="en-GB"/>
        </w:rPr>
        <w:t xml:space="preserve"> or </w:t>
      </w:r>
      <w:r w:rsidR="005A34BA">
        <w:rPr>
          <w:rFonts w:ascii="Times New Roman" w:hAnsi="Times New Roman"/>
          <w:lang w:val="en-GB"/>
        </w:rPr>
        <w:fldChar w:fldCharType="begin"/>
      </w:r>
      <w:r w:rsidR="005A34BA">
        <w:rPr>
          <w:rFonts w:ascii="Times New Roman" w:hAnsi="Times New Roman"/>
          <w:lang w:val="en-GB"/>
        </w:rPr>
        <w:instrText xml:space="preserve"> REF _Ref37669765 \h  \* MERGEFORMAT </w:instrText>
      </w:r>
      <w:r w:rsidR="005A34BA">
        <w:rPr>
          <w:rFonts w:ascii="Times New Roman" w:hAnsi="Times New Roman"/>
          <w:lang w:val="en-GB"/>
        </w:rPr>
      </w:r>
      <w:r w:rsidR="005A34BA">
        <w:rPr>
          <w:rFonts w:ascii="Times New Roman" w:hAnsi="Times New Roman"/>
          <w:lang w:val="en-GB"/>
        </w:rPr>
        <w:fldChar w:fldCharType="separate"/>
      </w:r>
      <w:r w:rsidR="00A32296" w:rsidRPr="00A32296">
        <w:rPr>
          <w:rFonts w:ascii="Times New Roman" w:hAnsi="Times New Roman"/>
          <w:lang w:val="en-GB"/>
        </w:rPr>
        <w:t>(6.66)</w:t>
      </w:r>
      <w:r w:rsidR="005A34BA">
        <w:rPr>
          <w:rFonts w:ascii="Times New Roman" w:hAnsi="Times New Roman"/>
          <w:lang w:val="en-GB"/>
        </w:rPr>
        <w:fldChar w:fldCharType="end"/>
      </w:r>
      <w:r w:rsidR="002E081B">
        <w:rPr>
          <w:rFonts w:ascii="Times New Roman" w:hAnsi="Times New Roman"/>
          <w:lang w:val="en-GB"/>
        </w:rPr>
        <w:t xml:space="preserve"> </w:t>
      </w:r>
      <w:r w:rsidRPr="00276BBF">
        <w:rPr>
          <w:rFonts w:ascii="Times New Roman" w:hAnsi="Times New Roman"/>
          <w:lang w:val="en-GB"/>
        </w:rPr>
        <w:t>is finally used in</w:t>
      </w:r>
      <w:r w:rsidR="00AC365E">
        <w:rPr>
          <w:rFonts w:ascii="Times New Roman" w:hAnsi="Times New Roman"/>
          <w:lang w:val="en-GB"/>
        </w:rPr>
        <w:t xml:space="preserve"> </w:t>
      </w:r>
      <w:r w:rsidR="00AC365E">
        <w:rPr>
          <w:rFonts w:ascii="Times New Roman" w:hAnsi="Times New Roman"/>
          <w:lang w:val="en-GB"/>
        </w:rPr>
        <w:fldChar w:fldCharType="begin"/>
      </w:r>
      <w:r w:rsidR="00AC365E">
        <w:rPr>
          <w:rFonts w:ascii="Times New Roman" w:hAnsi="Times New Roman"/>
          <w:lang w:val="en-GB"/>
        </w:rPr>
        <w:instrText xml:space="preserve"> REF _Ref37666283 \h  \* MERGEFORMAT </w:instrText>
      </w:r>
      <w:r w:rsidR="00AC365E">
        <w:rPr>
          <w:rFonts w:ascii="Times New Roman" w:hAnsi="Times New Roman"/>
          <w:lang w:val="en-GB"/>
        </w:rPr>
      </w:r>
      <w:r w:rsidR="00AC365E">
        <w:rPr>
          <w:rFonts w:ascii="Times New Roman" w:hAnsi="Times New Roman"/>
          <w:lang w:val="en-GB"/>
        </w:rPr>
        <w:fldChar w:fldCharType="separate"/>
      </w:r>
      <w:r w:rsidR="00A32296" w:rsidRPr="00A32296">
        <w:rPr>
          <w:rFonts w:ascii="Times New Roman" w:hAnsi="Times New Roman"/>
          <w:lang w:val="en-GB"/>
        </w:rPr>
        <w:t>(6.59)</w:t>
      </w:r>
      <w:r w:rsidR="00AC365E">
        <w:rPr>
          <w:rFonts w:ascii="Times New Roman" w:hAnsi="Times New Roman"/>
          <w:lang w:val="en-GB"/>
        </w:rPr>
        <w:fldChar w:fldCharType="end"/>
      </w:r>
      <w:r w:rsidRPr="005849F8">
        <w:rPr>
          <w:rFonts w:ascii="Times New Roman" w:hAnsi="Times New Roman"/>
          <w:lang w:val="en-GB"/>
        </w:rPr>
        <w:t>.</w:t>
      </w:r>
      <w:r w:rsidRPr="00501921">
        <w:rPr>
          <w:rFonts w:ascii="Times New Roman" w:hAnsi="Times New Roman"/>
          <w:lang w:val="en-GB"/>
        </w:rPr>
        <w:t xml:space="preserve"> </w:t>
      </w:r>
      <w:commentRangeEnd w:id="239"/>
      <w:r w:rsidR="00C41506">
        <w:rPr>
          <w:rStyle w:val="Rimandocommento"/>
          <w:rFonts w:ascii="Times New Roman" w:hAnsi="Times New Roman"/>
          <w:szCs w:val="20"/>
        </w:rPr>
        <w:commentReference w:id="239"/>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O</w:t>
      </w:r>
      <w:r w:rsidR="00F91289" w:rsidRPr="00276BBF">
        <w:rPr>
          <w:rFonts w:ascii="Times New Roman" w:hAnsi="Times New Roman"/>
          <w:lang w:val="en-GB"/>
        </w:rPr>
        <w:t>nly a minority of the body particles represents the body surface, but we also need many inner body particles to estimate p</w:t>
      </w:r>
      <w:r w:rsidR="00F91289" w:rsidRPr="00276BBF">
        <w:rPr>
          <w:rFonts w:ascii="Times New Roman" w:hAnsi="Times New Roman"/>
          <w:vertAlign w:val="subscript"/>
          <w:lang w:val="en-GB"/>
        </w:rPr>
        <w:t>s</w:t>
      </w:r>
      <w:r w:rsidR="00F91289" w:rsidRPr="00276BBF">
        <w:rPr>
          <w:rFonts w:ascii="Times New Roman" w:hAnsi="Times New Roman"/>
          <w:lang w:val="en-GB"/>
        </w:rPr>
        <w:t>. Thus, the model defines the normal vectors for the neighbouring body particles lying inside the bodies, as described by the following algorithm.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For any fluid-body particle interaction, each fluid particle searches for the most representative surface body particle to define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xml:space="preserve">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6.65</w:t>
      </w:r>
      <w:r w:rsidR="00A32296" w:rsidRPr="00A32296">
        <w:rPr>
          <w:rFonts w:ascii="Times New Roman" w:hAnsi="Times New Roman"/>
          <w:bCs/>
          <w:lang w:val="en-GB"/>
        </w:rPr>
        <w:t>)</w:t>
      </w:r>
      <w:r w:rsidR="00187505" w:rsidRPr="00187505">
        <w:rPr>
          <w:rFonts w:ascii="Times New Roman" w:hAnsi="Times New Roman"/>
          <w:lang w:val="en-GB"/>
        </w:rPr>
        <w:fldChar w:fldCharType="end"/>
      </w:r>
      <w:r w:rsidR="00187505" w:rsidRPr="00187505">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vertAlign w:val="subscript"/>
          <w:lang w:val="en-GB"/>
        </w:rPr>
        <w:t>s0</w:t>
      </w:r>
      <w:r w:rsidRPr="00276BBF">
        <w:rPr>
          <w:rFonts w:ascii="Times New Roman" w:hAnsi="Times New Roman"/>
          <w:lang w:val="en-GB"/>
        </w:rPr>
        <w:t>” interaction-. If the on-going body particle “</w:t>
      </w:r>
      <w:r w:rsidRPr="003F4AE4">
        <w:rPr>
          <w:rFonts w:ascii="Times New Roman" w:hAnsi="Times New Roman"/>
          <w:i/>
          <w:vertAlign w:val="subscript"/>
          <w:lang w:val="en-GB"/>
        </w:rPr>
        <w:t>s</w:t>
      </w:r>
      <w:r w:rsidRPr="00276BBF">
        <w:rPr>
          <w:rFonts w:ascii="Times New Roman" w:hAnsi="Times New Roman"/>
          <w:lang w:val="en-GB"/>
        </w:rPr>
        <w:t>” belongs to the body surface, then it is immediately considered as representative. Otherwise, the fluid particle “</w:t>
      </w:r>
      <w:r w:rsidRPr="003F4AE4">
        <w:rPr>
          <w:rFonts w:ascii="Times New Roman" w:hAnsi="Times New Roman"/>
          <w:i/>
          <w:vertAlign w:val="subscript"/>
          <w:lang w:val="en-GB"/>
        </w:rPr>
        <w:t>0</w:t>
      </w:r>
      <w:r w:rsidRPr="00276BB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xml:space="preserve"> and “</w:t>
      </w:r>
      <w:r w:rsidRPr="003F4AE4">
        <w:rPr>
          <w:rFonts w:ascii="Times New Roman" w:hAnsi="Times New Roman"/>
          <w:i/>
          <w:vertAlign w:val="subscript"/>
          <w:lang w:val="en-GB"/>
        </w:rPr>
        <w:t>s</w:t>
      </w:r>
      <w:r w:rsidRPr="00276BBF">
        <w:rPr>
          <w:rFonts w:ascii="Times New Roman" w:hAnsi="Times New Roman"/>
          <w:lang w:val="en-GB"/>
        </w:rPr>
        <w:t>”, is then selected. This particle provides the normal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for the fluid-solid particle interaction “</w:t>
      </w:r>
      <w:r w:rsidRPr="003F4AE4">
        <w:rPr>
          <w:rFonts w:ascii="Times New Roman" w:hAnsi="Times New Roman"/>
          <w:i/>
          <w:vertAlign w:val="subscript"/>
          <w:lang w:val="en-GB"/>
        </w:rPr>
        <w:t>s0</w:t>
      </w:r>
      <w:r w:rsidRPr="00276BBF">
        <w:rPr>
          <w:rFonts w:ascii="Times New Roman" w:hAnsi="Times New Roman"/>
          <w:lang w:val="en-GB"/>
        </w:rPr>
        <w:t>”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6.65</w:t>
      </w:r>
      <w:r w:rsidR="00A32296" w:rsidRPr="00A32296">
        <w:rPr>
          <w:rFonts w:ascii="Times New Roman" w:hAnsi="Times New Roman"/>
          <w:bCs/>
          <w:lang w:val="en-GB"/>
        </w:rPr>
        <w:t>)</w:t>
      </w:r>
      <w:r w:rsidR="00187505" w:rsidRPr="00187505">
        <w:rPr>
          <w:rFonts w:ascii="Times New Roman" w:hAnsi="Times New Roman"/>
          <w:lang w:val="en-GB"/>
        </w:rPr>
        <w:fldChar w:fldCharType="end"/>
      </w:r>
      <w:r w:rsidRPr="00276BBF">
        <w:rPr>
          <w:rFonts w:ascii="Times New Roman" w:hAnsi="Times New Roman"/>
          <w:lang w:val="en-GB"/>
        </w:rPr>
        <w:t xml:space="preserve">. </w:t>
      </w:r>
    </w:p>
    <w:p w:rsidR="00F91289" w:rsidRDefault="00187505" w:rsidP="00E705B5">
      <w:pPr>
        <w:pStyle w:val="Normale1"/>
        <w:spacing w:line="240" w:lineRule="auto"/>
        <w:jc w:val="both"/>
        <w:rPr>
          <w:rFonts w:ascii="Times New Roman" w:hAnsi="Times New Roman"/>
          <w:lang w:val="en-GB"/>
        </w:rPr>
      </w:pPr>
      <w:r>
        <w:rPr>
          <w:rFonts w:ascii="Times New Roman" w:hAnsi="Times New Roman"/>
          <w:lang w:val="en-GB"/>
        </w:rPr>
        <w:t>T</w:t>
      </w:r>
      <w:r w:rsidR="00F91289" w:rsidRPr="00276BBF">
        <w:rPr>
          <w:rFonts w:ascii="Times New Roman" w:hAnsi="Times New Roman"/>
          <w:lang w:val="en-GB"/>
        </w:rPr>
        <w:t xml:space="preserve">he assumption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6.60</w:t>
      </w:r>
      <w:r w:rsidR="00A32296" w:rsidRPr="00A32296">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00F91289" w:rsidRPr="00276BB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187505">
        <w:rPr>
          <w:rFonts w:ascii="Times New Roman" w:hAnsi="Times New Roman"/>
          <w:lang w:val="en-GB"/>
        </w:rPr>
        <w:t xml:space="preserve"> </w:t>
      </w:r>
      <w:r w:rsidRPr="00187505">
        <w:rPr>
          <w:rFonts w:ascii="Times New Roman" w:hAnsi="Times New Roman"/>
          <w:lang w:val="en-GB"/>
        </w:rPr>
        <w:fldChar w:fldCharType="begin"/>
      </w:r>
      <w:r w:rsidRPr="00187505">
        <w:rPr>
          <w:rFonts w:ascii="Times New Roman" w:hAnsi="Times New Roman"/>
          <w:lang w:val="en-GB"/>
        </w:rPr>
        <w:instrText xml:space="preserve"> REF _Ref448235028 \h  \* MERGEFORMAT </w:instrText>
      </w:r>
      <w:r w:rsidRPr="00187505">
        <w:rPr>
          <w:rFonts w:ascii="Times New Roman" w:hAnsi="Times New Roman"/>
          <w:lang w:val="en-GB"/>
        </w:rPr>
      </w:r>
      <w:r w:rsidRPr="0018750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6.65</w:t>
      </w:r>
      <w:r w:rsidR="00A32296" w:rsidRPr="00A32296">
        <w:rPr>
          <w:rFonts w:ascii="Times New Roman" w:hAnsi="Times New Roman"/>
          <w:bCs/>
          <w:lang w:val="en-GB"/>
        </w:rPr>
        <w:t>)</w:t>
      </w:r>
      <w:r w:rsidRPr="00187505">
        <w:rPr>
          <w:rFonts w:ascii="Times New Roman" w:hAnsi="Times New Roman"/>
          <w:lang w:val="en-GB"/>
        </w:rPr>
        <w:fldChar w:fldCharType="end"/>
      </w:r>
      <w:r>
        <w:rPr>
          <w:rFonts w:ascii="Times New Roman" w:hAnsi="Times New Roman"/>
          <w:lang w:val="en-GB"/>
        </w:rPr>
        <w:t>. Nevertheless, we prefer defining</w:t>
      </w:r>
      <w:r w:rsidR="00F91289" w:rsidRPr="00276BBF">
        <w:rPr>
          <w:rFonts w:ascii="Times New Roman" w:hAnsi="Times New Roman"/>
          <w:lang w:val="en-GB"/>
        </w:rPr>
        <w:t xml:space="preserve"> a maximum threshold for |</w:t>
      </w:r>
      <w:r w:rsidR="00F91289" w:rsidRPr="003F4AE4">
        <w:rPr>
          <w:rFonts w:ascii="Times New Roman" w:hAnsi="Times New Roman"/>
          <w:i/>
          <w:u w:val="single"/>
          <w:lang w:val="en-GB"/>
        </w:rPr>
        <w:t>a</w:t>
      </w:r>
      <w:r w:rsidR="00F91289" w:rsidRPr="003F4AE4">
        <w:rPr>
          <w:rFonts w:ascii="Times New Roman" w:hAnsi="Times New Roman"/>
          <w:i/>
          <w:vertAlign w:val="subscript"/>
          <w:lang w:val="en-GB"/>
        </w:rPr>
        <w:t>s</w:t>
      </w:r>
      <w:r w:rsidR="00F91289" w:rsidRPr="00276BBF">
        <w:rPr>
          <w:rFonts w:ascii="Times New Roman" w:hAnsi="Times New Roman"/>
          <w:lang w:val="en-GB"/>
        </w:rPr>
        <w:t>|, here equal to 10</w:t>
      </w:r>
      <w:r w:rsidR="00F91289" w:rsidRPr="003F4AE4">
        <w:rPr>
          <w:rFonts w:ascii="Times New Roman" w:hAnsi="Times New Roman"/>
          <w:i/>
          <w:lang w:val="en-GB"/>
        </w:rPr>
        <w:t>g</w:t>
      </w:r>
      <w:r w:rsidR="00F91289" w:rsidRPr="00276BBF">
        <w:rPr>
          <w:rFonts w:ascii="Times New Roman" w:hAnsi="Times New Roman"/>
          <w:lang w:val="en-GB"/>
        </w:rPr>
        <w:t>.</w:t>
      </w:r>
    </w:p>
    <w:p w:rsidR="007B78B0" w:rsidRDefault="007B78B0" w:rsidP="007B78B0">
      <w:pPr>
        <w:pStyle w:val="Normale1"/>
        <w:spacing w:line="240" w:lineRule="auto"/>
        <w:jc w:val="both"/>
        <w:rPr>
          <w:rFonts w:ascii="Times New Roman" w:hAnsi="Times New Roman"/>
          <w:lang w:val="en-GB"/>
        </w:rPr>
      </w:pPr>
      <w:commentRangeStart w:id="242"/>
      <w:r w:rsidRPr="006D0B3B">
        <w:rPr>
          <w:rFonts w:ascii="Times New Roman" w:hAnsi="Times New Roman"/>
          <w:lang w:val="en-GB"/>
        </w:rPr>
        <w:t>The search for the fluid-body interaction normals is only carried out in case of free-slip conditions.</w:t>
      </w:r>
    </w:p>
    <w:p w:rsidR="007B78B0" w:rsidRPr="007B78B0" w:rsidRDefault="007B78B0" w:rsidP="007B78B0">
      <w:pPr>
        <w:pStyle w:val="Normale1"/>
        <w:spacing w:line="240" w:lineRule="auto"/>
        <w:jc w:val="both"/>
        <w:rPr>
          <w:rFonts w:ascii="Times New Roman" w:hAnsi="Times New Roman"/>
          <w:lang w:val="en-GB"/>
        </w:rPr>
      </w:pPr>
      <w:r>
        <w:rPr>
          <w:rFonts w:ascii="Times New Roman" w:hAnsi="Times New Roman"/>
          <w:lang w:val="en-GB"/>
        </w:rPr>
        <w:t xml:space="preserve">An improvement </w:t>
      </w:r>
      <w:r w:rsidRPr="006D0B3B">
        <w:rPr>
          <w:rFonts w:ascii="Times New Roman" w:hAnsi="Times New Roman"/>
          <w:lang w:val="en-GB"/>
        </w:rPr>
        <w:t xml:space="preserve">on </w:t>
      </w:r>
      <w:r>
        <w:rPr>
          <w:rFonts w:ascii="Times New Roman" w:hAnsi="Times New Roman"/>
          <w:lang w:val="en-GB"/>
        </w:rPr>
        <w:t xml:space="preserve">the </w:t>
      </w:r>
      <w:r w:rsidRPr="006D0B3B">
        <w:rPr>
          <w:rFonts w:ascii="Times New Roman" w:hAnsi="Times New Roman"/>
          <w:lang w:val="en-GB"/>
        </w:rPr>
        <w:t xml:space="preserve">searching </w:t>
      </w:r>
      <w:r>
        <w:rPr>
          <w:rFonts w:ascii="Times New Roman" w:hAnsi="Times New Roman"/>
          <w:lang w:val="en-GB"/>
        </w:rPr>
        <w:t xml:space="preserve">algorithm </w:t>
      </w:r>
      <w:r w:rsidRPr="006D0B3B">
        <w:rPr>
          <w:rFonts w:ascii="Times New Roman" w:hAnsi="Times New Roman"/>
          <w:lang w:val="en-GB"/>
        </w:rPr>
        <w:t xml:space="preserve">for the fluid-body interaction normals </w:t>
      </w:r>
      <w:r>
        <w:rPr>
          <w:rFonts w:ascii="Times New Roman" w:hAnsi="Times New Roman"/>
          <w:lang w:val="en-GB"/>
        </w:rPr>
        <w:t xml:space="preserve">provides </w:t>
      </w:r>
      <w:r w:rsidRPr="006D0B3B">
        <w:rPr>
          <w:rFonts w:ascii="Times New Roman" w:hAnsi="Times New Roman"/>
          <w:lang w:val="en-GB"/>
        </w:rPr>
        <w:t xml:space="preserve">more accurate </w:t>
      </w:r>
      <w:r>
        <w:rPr>
          <w:rFonts w:ascii="Times New Roman" w:hAnsi="Times New Roman"/>
          <w:lang w:val="en-GB"/>
        </w:rPr>
        <w:t xml:space="preserve">results </w:t>
      </w:r>
      <w:r w:rsidRPr="006D0B3B">
        <w:rPr>
          <w:rFonts w:ascii="Times New Roman" w:hAnsi="Times New Roman"/>
          <w:lang w:val="en-GB"/>
        </w:rPr>
        <w:t xml:space="preserve">and </w:t>
      </w:r>
      <w:r>
        <w:rPr>
          <w:rFonts w:ascii="Times New Roman" w:hAnsi="Times New Roman"/>
          <w:lang w:val="en-GB"/>
        </w:rPr>
        <w:t>a computational time reduction with respect to Amicarelli et al. (2015, [</w:t>
      </w:r>
      <w:r>
        <w:rPr>
          <w:rFonts w:ascii="Times New Roman" w:hAnsi="Times New Roman"/>
          <w:lang w:val="en-GB"/>
        </w:rPr>
        <w:fldChar w:fldCharType="begin"/>
      </w:r>
      <w:r>
        <w:rPr>
          <w:rFonts w:ascii="Times New Roman" w:hAnsi="Times New Roman"/>
          <w:lang w:val="en-GB"/>
        </w:rPr>
        <w:instrText xml:space="preserve"> REF _Ref521059265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8</w:t>
      </w:r>
      <w:r>
        <w:rPr>
          <w:rFonts w:ascii="Times New Roman" w:hAnsi="Times New Roman"/>
          <w:lang w:val="en-GB"/>
        </w:rPr>
        <w:fldChar w:fldCharType="end"/>
      </w:r>
      <w:r>
        <w:rPr>
          <w:rFonts w:ascii="Times New Roman" w:hAnsi="Times New Roman"/>
          <w:lang w:val="en-GB"/>
        </w:rPr>
        <w:t xml:space="preserve">]), as described in the following. In that paper, the searching </w:t>
      </w:r>
      <w:r w:rsidR="003B1BF6">
        <w:rPr>
          <w:rFonts w:ascii="Times New Roman" w:hAnsi="Times New Roman"/>
          <w:lang w:val="en-GB"/>
        </w:rPr>
        <w:t>volume V</w:t>
      </w:r>
      <w:r w:rsidR="003B1BF6" w:rsidRPr="003B1BF6">
        <w:rPr>
          <w:rFonts w:ascii="Times New Roman" w:hAnsi="Times New Roman"/>
          <w:i/>
          <w:vertAlign w:val="subscript"/>
          <w:lang w:val="en-GB"/>
        </w:rPr>
        <w:t>s</w:t>
      </w:r>
      <w:r w:rsidR="003B1BF6">
        <w:rPr>
          <w:rFonts w:ascii="Times New Roman" w:hAnsi="Times New Roman"/>
          <w:lang w:val="en-GB"/>
        </w:rPr>
        <w:t xml:space="preserve"> </w:t>
      </w:r>
      <w:r>
        <w:rPr>
          <w:rFonts w:ascii="Times New Roman" w:hAnsi="Times New Roman"/>
          <w:lang w:val="en-GB"/>
        </w:rPr>
        <w:t xml:space="preserve">was defined </w:t>
      </w:r>
      <w:r w:rsidR="003B1BF6">
        <w:rPr>
          <w:rFonts w:ascii="Times New Roman" w:hAnsi="Times New Roman"/>
          <w:lang w:val="en-GB"/>
        </w:rPr>
        <w:t xml:space="preserve">as </w:t>
      </w:r>
      <w:r>
        <w:rPr>
          <w:rFonts w:ascii="Times New Roman" w:hAnsi="Times New Roman"/>
          <w:lang w:val="en-GB"/>
        </w:rPr>
        <w:t>the parallelepiped described by the coordinate</w:t>
      </w:r>
      <w:r w:rsidR="003B1BF6">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7B78B0">
              <w:rPr>
                <w:rFonts w:ascii="Times New Roman" w:hAnsi="Times New Roman"/>
                <w:position w:val="-14"/>
                <w:sz w:val="24"/>
                <w:szCs w:val="24"/>
              </w:rPr>
              <w:object w:dxaOrig="2160" w:dyaOrig="380">
                <v:shape id="_x0000_i1122" type="#_x0000_t75" style="width:107.75pt;height:18.9pt" o:ole="">
                  <v:imagedata r:id="rId208" o:title=""/>
                </v:shape>
                <o:OLEObject Type="Embed" ProgID="Equation.3" ShapeID="_x0000_i1122" DrawAspect="Content" ObjectID="_1658221401" r:id="rId209"/>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7B78B0" w:rsidRPr="007B78B0" w:rsidRDefault="007B78B0" w:rsidP="007B78B0">
      <w:pPr>
        <w:pStyle w:val="Normale1"/>
        <w:spacing w:line="240" w:lineRule="auto"/>
        <w:jc w:val="both"/>
        <w:rPr>
          <w:rFonts w:ascii="Times New Roman" w:hAnsi="Times New Roman"/>
          <w:lang w:val="en-GB"/>
        </w:rPr>
      </w:pPr>
    </w:p>
    <w:p w:rsidR="007B78B0" w:rsidRPr="007B78B0" w:rsidRDefault="007B78B0" w:rsidP="007B78B0">
      <w:pPr>
        <w:pStyle w:val="Normale1"/>
        <w:spacing w:line="240" w:lineRule="auto"/>
        <w:jc w:val="both"/>
        <w:rPr>
          <w:rFonts w:ascii="Times New Roman" w:hAnsi="Times New Roman"/>
          <w:lang w:val="en-GB"/>
        </w:rPr>
      </w:pPr>
      <w:r w:rsidRPr="007B78B0">
        <w:rPr>
          <w:rFonts w:ascii="Times New Roman" w:hAnsi="Times New Roman"/>
          <w:lang w:val="en-GB"/>
        </w:rPr>
        <w:t>This caused some issues (i.e. searching area close to zero or no accurate result for the searching</w:t>
      </w:r>
      <w:r>
        <w:rPr>
          <w:rFonts w:ascii="Times New Roman" w:hAnsi="Times New Roman"/>
          <w:lang w:val="en-GB"/>
        </w:rPr>
        <w:t xml:space="preserve"> algorithm) under the following configurations: interacting particles having almost the same value for one coordinate</w:t>
      </w:r>
      <w:r w:rsidR="008B5034">
        <w:rPr>
          <w:rFonts w:ascii="Times New Roman" w:hAnsi="Times New Roman"/>
          <w:lang w:val="en-GB"/>
        </w:rPr>
        <w:t>;</w:t>
      </w:r>
      <w:r>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Pr>
          <w:rFonts w:ascii="Times New Roman" w:hAnsi="Times New Roman"/>
          <w:lang w:val="en-GB"/>
        </w:rPr>
        <w:t xml:space="preserve"> (</w:t>
      </w:r>
      <w:r w:rsidR="003B1BF6">
        <w:rPr>
          <w:rFonts w:ascii="Times New Roman" w:hAnsi="Times New Roman"/>
          <w:lang w:val="en-GB"/>
        </w:rPr>
        <w:fldChar w:fldCharType="begin"/>
      </w:r>
      <w:r w:rsidR="003B1BF6">
        <w:rPr>
          <w:rFonts w:ascii="Times New Roman" w:hAnsi="Times New Roman"/>
          <w:lang w:val="en-GB"/>
        </w:rPr>
        <w:instrText xml:space="preserve"> REF _Ref37685198 \h </w:instrText>
      </w:r>
      <w:r w:rsidR="003B1BF6">
        <w:rPr>
          <w:rFonts w:ascii="Times New Roman" w:hAnsi="Times New Roman"/>
          <w:lang w:val="en-GB"/>
        </w:rPr>
      </w:r>
      <w:r w:rsidR="003B1BF6">
        <w:rPr>
          <w:rFonts w:ascii="Times New Roman" w:hAnsi="Times New Roman"/>
          <w:lang w:val="en-GB"/>
        </w:rPr>
        <w:fldChar w:fldCharType="separate"/>
      </w:r>
      <w:r w:rsidR="00A32296" w:rsidRPr="00B2376C">
        <w:rPr>
          <w:rFonts w:ascii="Times New Roman" w:hAnsi="Times New Roman"/>
        </w:rPr>
        <w:t xml:space="preserve">Figure </w:t>
      </w:r>
      <w:r w:rsidR="00A32296">
        <w:rPr>
          <w:rFonts w:ascii="Times New Roman" w:hAnsi="Times New Roman"/>
          <w:noProof/>
        </w:rPr>
        <w:t>6</w:t>
      </w:r>
      <w:r w:rsidR="00A32296" w:rsidRPr="00B2376C">
        <w:rPr>
          <w:rFonts w:ascii="Times New Roman" w:hAnsi="Times New Roman"/>
        </w:rPr>
        <w:t>.</w:t>
      </w:r>
      <w:r w:rsidR="00A32296">
        <w:rPr>
          <w:rFonts w:ascii="Times New Roman" w:hAnsi="Times New Roman"/>
          <w:noProof/>
        </w:rPr>
        <w:t>1</w:t>
      </w:r>
      <w:r w:rsidR="003B1BF6">
        <w:rPr>
          <w:rFonts w:ascii="Times New Roman" w:hAnsi="Times New Roman"/>
          <w:lang w:val="en-GB"/>
        </w:rPr>
        <w:fldChar w:fldCharType="end"/>
      </w:r>
      <w:r w:rsidR="003B1BF6">
        <w:rPr>
          <w:rFonts w:ascii="Times New Roman" w:hAnsi="Times New Roman"/>
          <w:lang w:val="en-GB"/>
        </w:rPr>
        <w:t>)</w:t>
      </w:r>
      <w:r w:rsidR="008B5034">
        <w:rPr>
          <w:rFonts w:ascii="Times New Roman" w:hAnsi="Times New Roman"/>
          <w:lang w:val="en-GB"/>
        </w:rPr>
        <w:t xml:space="preserve">. The </w:t>
      </w:r>
      <w:r w:rsidR="003B1BF6">
        <w:rPr>
          <w:rFonts w:ascii="Times New Roman" w:hAnsi="Times New Roman"/>
          <w:lang w:val="en-GB"/>
        </w:rPr>
        <w:t>new definition of the searching volume reads</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8B5034">
              <w:rPr>
                <w:rFonts w:ascii="Times New Roman" w:hAnsi="Times New Roman"/>
                <w:position w:val="-32"/>
                <w:sz w:val="24"/>
                <w:szCs w:val="24"/>
              </w:rPr>
              <w:object w:dxaOrig="4099" w:dyaOrig="760">
                <v:shape id="_x0000_i1123" type="#_x0000_t75" style="width:204.95pt;height:38.35pt" o:ole="">
                  <v:imagedata r:id="rId210" o:title=""/>
                </v:shape>
                <o:OLEObject Type="Embed" ProgID="Equation.3" ShapeID="_x0000_i1123" DrawAspect="Content" ObjectID="_1658221402" r:id="rId211"/>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8B5034" w:rsidRDefault="008B5034" w:rsidP="007B78B0">
      <w:pPr>
        <w:pStyle w:val="Normale1"/>
        <w:spacing w:line="240" w:lineRule="auto"/>
        <w:jc w:val="both"/>
        <w:rPr>
          <w:rFonts w:ascii="Times New Roman" w:hAnsi="Times New Roman"/>
          <w:lang w:val="en-GB"/>
        </w:rPr>
      </w:pPr>
    </w:p>
    <w:p w:rsidR="007B78B0" w:rsidRDefault="008B5034" w:rsidP="007B78B0">
      <w:pPr>
        <w:pStyle w:val="Normale1"/>
        <w:spacing w:line="240" w:lineRule="auto"/>
        <w:jc w:val="both"/>
        <w:rPr>
          <w:rFonts w:ascii="Times New Roman" w:hAnsi="Times New Roman"/>
          <w:lang w:val="en-GB"/>
        </w:rPr>
      </w:pPr>
      <w:r>
        <w:rPr>
          <w:rFonts w:ascii="Times New Roman" w:hAnsi="Times New Roman"/>
          <w:lang w:val="en-GB"/>
        </w:rPr>
        <w:t xml:space="preserve">where </w:t>
      </w:r>
      <w:r w:rsidRPr="008B5034">
        <w:rPr>
          <w:rFonts w:ascii="Times New Roman" w:hAnsi="Times New Roman"/>
          <w:i/>
          <w:lang w:val="en-GB"/>
        </w:rPr>
        <w:t>d</w:t>
      </w:r>
      <w:r>
        <w:rPr>
          <w:rFonts w:ascii="Times New Roman" w:hAnsi="Times New Roman"/>
          <w:lang w:val="en-GB"/>
        </w:rPr>
        <w:t>(…) (m) is here the distance between two points.</w:t>
      </w:r>
      <w:commentRangeEnd w:id="242"/>
      <w:r>
        <w:rPr>
          <w:rStyle w:val="Rimandocommento"/>
          <w:rFonts w:ascii="Times New Roman" w:hAnsi="Times New Roman"/>
          <w:szCs w:val="20"/>
        </w:rPr>
        <w:commentReference w:id="242"/>
      </w:r>
    </w:p>
    <w:p w:rsidR="003B1BF6" w:rsidRDefault="003B1BF6" w:rsidP="007B78B0">
      <w:pPr>
        <w:pStyle w:val="Normale1"/>
        <w:spacing w:line="240" w:lineRule="auto"/>
        <w:jc w:val="both"/>
        <w:rPr>
          <w:rFonts w:ascii="Times New Roman" w:hAnsi="Times New Roman"/>
          <w:lang w:val="en-GB"/>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3B1BF6" w:rsidRPr="0063576B" w:rsidTr="00E741EF">
        <w:trPr>
          <w:jc w:val="center"/>
        </w:trPr>
        <w:tc>
          <w:tcPr>
            <w:tcW w:w="5000" w:type="pct"/>
            <w:vAlign w:val="center"/>
          </w:tcPr>
          <w:p w:rsidR="003B1BF6" w:rsidRPr="0063576B" w:rsidRDefault="00FA0BBB" w:rsidP="00E741EF">
            <w:pPr>
              <w:spacing w:after="0" w:line="240" w:lineRule="auto"/>
              <w:jc w:val="center"/>
              <w:rPr>
                <w:position w:val="-10"/>
                <w:sz w:val="16"/>
                <w:szCs w:val="16"/>
              </w:rPr>
            </w:pPr>
            <w:r>
              <w:pict>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12"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13" o:title=""/>
                  </v:shape>
                  <v:shape id="_x0000_s1238" type="#_x0000_t75" style="position:absolute;left:6659;top:6563;width:186;height:240">
                    <v:imagedata r:id="rId214" o:title=""/>
                  </v:shape>
                  <v:shape id="_x0000_s1239" type="#_x0000_t75" style="position:absolute;left:6600;top:6040;width:227;height:254">
                    <v:imagedata r:id="rId215" o:title=""/>
                  </v:shape>
                  <v:shape id="_x0000_s1240" type="#_x0000_t75" style="position:absolute;left:6090;top:6360;width:227;height:254">
                    <v:imagedata r:id="rId216" o:title=""/>
                  </v:shape>
                  <w10:wrap type="none"/>
                  <w10:anchorlock/>
                </v:group>
                <o:OLEObject Type="Embed" ProgID="Equation.3" ShapeID="_x0000_s1234" DrawAspect="Content" ObjectID="_1658221534" r:id="rId217"/>
                <o:OLEObject Type="Embed" ProgID="Equation.3" ShapeID="_x0000_s1237" DrawAspect="Content" ObjectID="_1658221535" r:id="rId218"/>
                <o:OLEObject Type="Embed" ProgID="Equation.3" ShapeID="_x0000_s1238" DrawAspect="Content" ObjectID="_1658221536" r:id="rId219"/>
                <o:OLEObject Type="Embed" ProgID="Equation.3" ShapeID="_x0000_s1239" DrawAspect="Content" ObjectID="_1658221537" r:id="rId220"/>
                <o:OLEObject Type="Embed" ProgID="Equation.3" ShapeID="_x0000_s1240" DrawAspect="Content" ObjectID="_1658221538" r:id="rId221"/>
              </w:pict>
            </w:r>
          </w:p>
        </w:tc>
      </w:tr>
    </w:tbl>
    <w:p w:rsidR="003B1BF6" w:rsidRPr="00903A00" w:rsidRDefault="003B1BF6" w:rsidP="003B1BF6">
      <w:pPr>
        <w:spacing w:after="0" w:line="240" w:lineRule="auto"/>
        <w:jc w:val="center"/>
        <w:rPr>
          <w:rFonts w:ascii="Times New Roman" w:hAnsi="Times New Roman"/>
          <w:szCs w:val="24"/>
        </w:rPr>
      </w:pPr>
      <w:bookmarkStart w:id="243" w:name="_Ref37685198"/>
      <w:commentRangeStart w:id="244"/>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6</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1</w:t>
      </w:r>
      <w:r w:rsidRPr="00ED6D25">
        <w:rPr>
          <w:rFonts w:ascii="Times New Roman" w:hAnsi="Times New Roman"/>
          <w:szCs w:val="24"/>
          <w:lang w:val="it-IT"/>
        </w:rPr>
        <w:fldChar w:fldCharType="end"/>
      </w:r>
      <w:bookmarkEnd w:id="243"/>
      <w:r w:rsidRPr="00B2376C">
        <w:rPr>
          <w:rFonts w:ascii="Times New Roman" w:hAnsi="Times New Roman"/>
          <w:szCs w:val="24"/>
        </w:rPr>
        <w:t xml:space="preserve">. </w:t>
      </w:r>
      <w:r>
        <w:rPr>
          <w:rFonts w:ascii="Times New Roman" w:hAnsi="Times New Roman"/>
          <w:szCs w:val="24"/>
        </w:rPr>
        <w:t>Searching volume in fluid-body interactions to define the interaction normal to the fluid-body interface</w:t>
      </w:r>
      <w:r w:rsidRPr="00903A00">
        <w:rPr>
          <w:rFonts w:ascii="Times New Roman" w:hAnsi="Times New Roman"/>
          <w:szCs w:val="24"/>
        </w:rPr>
        <w:t>.</w:t>
      </w:r>
      <w:commentRangeEnd w:id="244"/>
      <w:r>
        <w:rPr>
          <w:rStyle w:val="Rimandocommento"/>
          <w:rFonts w:ascii="Times New Roman" w:eastAsia="Times New Roman" w:hAnsi="Times New Roman"/>
          <w:szCs w:val="20"/>
          <w:lang w:val="it-IT" w:eastAsia="it-IT"/>
        </w:rPr>
        <w:commentReference w:id="244"/>
      </w:r>
    </w:p>
    <w:p w:rsidR="003B1BF6" w:rsidRDefault="003B1BF6" w:rsidP="007B78B0">
      <w:pPr>
        <w:pStyle w:val="Normale1"/>
        <w:spacing w:line="240" w:lineRule="auto"/>
        <w:jc w:val="both"/>
        <w:rPr>
          <w:rFonts w:ascii="Times New Roman" w:hAnsi="Times New Roman"/>
          <w:lang w:val="en-GB"/>
        </w:rPr>
      </w:pPr>
    </w:p>
    <w:p w:rsidR="00D27D01" w:rsidRDefault="00D27D01" w:rsidP="00D27D01">
      <w:pPr>
        <w:pStyle w:val="Normale1"/>
        <w:spacing w:line="240" w:lineRule="auto"/>
        <w:jc w:val="both"/>
        <w:rPr>
          <w:ins w:id="245" w:author="Amicarelli Andrea (RSE)" w:date="2020-04-13T15:58:00Z"/>
          <w:rFonts w:ascii="Times New Roman" w:hAnsi="Times New Roman"/>
          <w:lang w:val="en-GB"/>
        </w:rPr>
      </w:pPr>
      <w:ins w:id="246" w:author="Amicarelli Andrea (RSE)" w:date="2020-04-13T15:58:00Z">
        <w:r w:rsidRPr="006D0B3B">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ins>
    </w:p>
    <w:p w:rsidR="00DB6C78" w:rsidRDefault="00DB6C78" w:rsidP="00E705B5">
      <w:pPr>
        <w:pStyle w:val="Normale1"/>
        <w:spacing w:line="240" w:lineRule="auto"/>
        <w:jc w:val="both"/>
        <w:rPr>
          <w:rFonts w:ascii="Times New Roman" w:hAnsi="Times New Roman"/>
          <w:lang w:val="en-GB"/>
        </w:rPr>
      </w:pPr>
      <w:r>
        <w:rPr>
          <w:rFonts w:ascii="Times New Roman" w:hAnsi="Times New Roman"/>
          <w:lang w:val="en-GB"/>
        </w:rPr>
        <w:t>Two pressure limiters can be activated to treat the fluid-solid interface.</w:t>
      </w: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“n</w:t>
      </w:r>
      <w:r w:rsidRPr="00DB6C78">
        <w:rPr>
          <w:rFonts w:ascii="Times New Roman" w:hAnsi="Times New Roman"/>
          <w:lang w:val="en-GB"/>
        </w:rPr>
        <w:t>egative value pressure limiter</w:t>
      </w:r>
      <w:r>
        <w:rPr>
          <w:rFonts w:ascii="Times New Roman" w:hAnsi="Times New Roman"/>
          <w:lang w:val="en-GB"/>
        </w:rPr>
        <w:t>” provides a minimum threshold</w:t>
      </w:r>
      <w:r w:rsidRPr="00DB6C78">
        <w:rPr>
          <w:rFonts w:ascii="Times New Roman" w:hAnsi="Times New Roman"/>
          <w:lang w:val="en-GB"/>
        </w:rPr>
        <w:t>:</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F10ED0">
              <w:rPr>
                <w:position w:val="-10"/>
              </w:rPr>
              <w:object w:dxaOrig="859" w:dyaOrig="340">
                <v:shape id="_x0000_i1124" type="#_x0000_t75" style="width:42.55pt;height:17.35pt" o:ole="">
                  <v:imagedata r:id="rId222" o:title=""/>
                </v:shape>
                <o:OLEObject Type="Embed" ProgID="Equation.3" ShapeID="_x0000_i1124" DrawAspect="Content" ObjectID="_1658221403" r:id="rId223"/>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“p</w:t>
      </w:r>
      <w:r w:rsidRPr="00DB6C78">
        <w:rPr>
          <w:rFonts w:ascii="Times New Roman" w:hAnsi="Times New Roman"/>
          <w:lang w:val="en-GB"/>
        </w:rPr>
        <w:t>ositive value pressure limiter</w:t>
      </w:r>
      <w:r>
        <w:rPr>
          <w:rFonts w:ascii="Times New Roman" w:hAnsi="Times New Roman"/>
          <w:lang w:val="en-GB"/>
        </w:rPr>
        <w:t>”</w:t>
      </w:r>
      <w:r w:rsidRPr="00DB6C78">
        <w:rPr>
          <w:rFonts w:ascii="Times New Roman" w:hAnsi="Times New Roman"/>
          <w:lang w:val="en-GB"/>
        </w:rPr>
        <w:t xml:space="preserve"> </w:t>
      </w:r>
      <w:r>
        <w:rPr>
          <w:rFonts w:ascii="Times New Roman" w:hAnsi="Times New Roman"/>
          <w:lang w:val="en-GB"/>
        </w:rPr>
        <w:t xml:space="preserve">acts as a </w:t>
      </w:r>
      <w:r w:rsidRPr="00DB6C78">
        <w:rPr>
          <w:rFonts w:ascii="Times New Roman" w:hAnsi="Times New Roman"/>
          <w:lang w:val="en-GB"/>
        </w:rPr>
        <w:t>LPRS</w:t>
      </w:r>
      <w:r>
        <w:rPr>
          <w:rFonts w:ascii="Times New Roman" w:hAnsi="Times New Roman"/>
          <w:lang w:val="en-GB"/>
        </w:rPr>
        <w:t xml:space="preserve"> and provides a maximum pressure threshold:</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5D7FAE">
              <w:rPr>
                <w:position w:val="-16"/>
              </w:rPr>
              <w:object w:dxaOrig="6420" w:dyaOrig="440">
                <v:shape id="_x0000_i1125" type="#_x0000_t75" style="width:317.45pt;height:22.6pt" o:ole="">
                  <v:imagedata r:id="rId224" o:title=""/>
                </v:shape>
                <o:OLEObject Type="Embed" ProgID="Equation.3" ShapeID="_x0000_i1125" DrawAspect="Content" ObjectID="_1658221404" r:id="rId225"/>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247" w:name="_Ref52104922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47"/>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 xml:space="preserve">The maximum and minimum operators in the Right Hand Side of </w:t>
      </w:r>
      <w:r w:rsidRPr="00DB6C78">
        <w:rPr>
          <w:rFonts w:ascii="Times New Roman" w:hAnsi="Times New Roman"/>
          <w:lang w:val="en-GB"/>
        </w:rPr>
        <w:fldChar w:fldCharType="begin"/>
      </w:r>
      <w:r w:rsidRPr="00DB6C78">
        <w:rPr>
          <w:rFonts w:ascii="Times New Roman" w:hAnsi="Times New Roman"/>
          <w:lang w:val="en-GB"/>
        </w:rPr>
        <w:instrText xml:space="preserve"> REF _Ref521049225 \h  \* MERGEFORMAT </w:instrText>
      </w:r>
      <w:r w:rsidRPr="00DB6C78">
        <w:rPr>
          <w:rFonts w:ascii="Times New Roman" w:hAnsi="Times New Roman"/>
          <w:lang w:val="en-GB"/>
        </w:rPr>
      </w:r>
      <w:r w:rsidRPr="00DB6C78">
        <w:rPr>
          <w:rFonts w:ascii="Times New Roman" w:hAnsi="Times New Roman"/>
          <w:lang w:val="en-GB"/>
        </w:rPr>
        <w:fldChar w:fldCharType="separate"/>
      </w:r>
      <w:r w:rsidR="00A32296" w:rsidRPr="00A32296">
        <w:rPr>
          <w:rFonts w:ascii="Times New Roman" w:hAnsi="Times New Roman"/>
        </w:rPr>
        <w:t>(</w:t>
      </w:r>
      <w:r w:rsidR="00A32296" w:rsidRPr="00A32296">
        <w:rPr>
          <w:rFonts w:ascii="Times New Roman" w:hAnsi="Times New Roman"/>
          <w:bCs/>
          <w:noProof/>
        </w:rPr>
        <w:t>6.70</w:t>
      </w:r>
      <w:r w:rsidR="00A32296" w:rsidRPr="00A32296">
        <w:rPr>
          <w:rFonts w:ascii="Times New Roman" w:hAnsi="Times New Roman"/>
        </w:rPr>
        <w:t>)</w:t>
      </w:r>
      <w:r w:rsidRPr="00DB6C78">
        <w:rPr>
          <w:rFonts w:ascii="Times New Roman" w:hAnsi="Times New Roman"/>
          <w:lang w:val="en-GB"/>
        </w:rPr>
        <w:fldChar w:fldCharType="end"/>
      </w:r>
      <w:r>
        <w:rPr>
          <w:rFonts w:ascii="Times New Roman" w:hAnsi="Times New Roman"/>
          <w:lang w:val="en-GB"/>
        </w:rPr>
        <w:t xml:space="preserve"> apply to the whole domain</w:t>
      </w:r>
      <w:r w:rsidRPr="00DB6C78">
        <w:rPr>
          <w:rFonts w:ascii="Times New Roman" w:hAnsi="Times New Roman"/>
          <w:lang w:val="en-GB"/>
        </w:rPr>
        <w:t>.</w:t>
      </w:r>
    </w:p>
    <w:p w:rsidR="0072353B" w:rsidRDefault="00EE1DF7" w:rsidP="0072353B">
      <w:pPr>
        <w:pStyle w:val="Normale1"/>
        <w:spacing w:line="240" w:lineRule="auto"/>
        <w:jc w:val="both"/>
        <w:rPr>
          <w:rFonts w:ascii="Times New Roman" w:hAnsi="Times New Roman"/>
          <w:lang w:val="en-GB"/>
        </w:rPr>
      </w:pPr>
      <w:commentRangeStart w:id="248"/>
      <w:r w:rsidRPr="00EF0B15">
        <w:rPr>
          <w:rFonts w:ascii="Times New Roman" w:hAnsi="Times New Roman"/>
          <w:lang w:val="en-GB"/>
        </w:rPr>
        <w:t xml:space="preserve">Modelling the shear stress gradient term in the Navier-Stokes equation requires the introduction of </w:t>
      </w:r>
      <w:r w:rsidR="0072353B">
        <w:rPr>
          <w:rFonts w:ascii="Times New Roman" w:hAnsi="Times New Roman"/>
          <w:lang w:val="en-GB"/>
        </w:rPr>
        <w:t>an</w:t>
      </w:r>
      <w:r w:rsidRPr="00EF0B15">
        <w:rPr>
          <w:rFonts w:ascii="Times New Roman" w:hAnsi="Times New Roman"/>
          <w:lang w:val="en-GB"/>
        </w:rPr>
        <w:t xml:space="preserve"> additional fluid-body coupling term in the Right Hand Side (RHS) of the fluid momentum equation. </w:t>
      </w:r>
      <w:r w:rsidR="0072353B">
        <w:rPr>
          <w:rFonts w:ascii="Times New Roman" w:hAnsi="Times New Roman"/>
          <w:lang w:val="en-GB"/>
        </w:rPr>
        <w:t xml:space="preserve">It is the last term of </w:t>
      </w:r>
      <w:r w:rsidR="0072353B">
        <w:rPr>
          <w:rFonts w:ascii="Times New Roman" w:hAnsi="Times New Roman"/>
          <w:lang w:val="en-GB"/>
        </w:rPr>
        <w:fldChar w:fldCharType="begin"/>
      </w:r>
      <w:r w:rsidR="0072353B">
        <w:rPr>
          <w:rFonts w:ascii="Times New Roman" w:hAnsi="Times New Roman"/>
          <w:lang w:val="en-GB"/>
        </w:rPr>
        <w:instrText xml:space="preserve"> REF _Ref37666283 \h  \* MERGEFORMAT </w:instrText>
      </w:r>
      <w:r w:rsidR="0072353B">
        <w:rPr>
          <w:rFonts w:ascii="Times New Roman" w:hAnsi="Times New Roman"/>
          <w:lang w:val="en-GB"/>
        </w:rPr>
      </w:r>
      <w:r w:rsidR="0072353B">
        <w:rPr>
          <w:rFonts w:ascii="Times New Roman" w:hAnsi="Times New Roman"/>
          <w:lang w:val="en-GB"/>
        </w:rPr>
        <w:fldChar w:fldCharType="separate"/>
      </w:r>
      <w:r w:rsidR="00A32296" w:rsidRPr="00A32296">
        <w:rPr>
          <w:rFonts w:ascii="Times New Roman" w:hAnsi="Times New Roman"/>
          <w:lang w:val="en-GB"/>
        </w:rPr>
        <w:t>(6.59)</w:t>
      </w:r>
      <w:r w:rsidR="0072353B">
        <w:rPr>
          <w:rFonts w:ascii="Times New Roman" w:hAnsi="Times New Roman"/>
          <w:lang w:val="en-GB"/>
        </w:rPr>
        <w:fldChar w:fldCharType="end"/>
      </w:r>
      <w:r w:rsidR="0072353B">
        <w:rPr>
          <w:rFonts w:ascii="Times New Roman" w:hAnsi="Times New Roman"/>
          <w:lang w:val="en-GB"/>
        </w:rPr>
        <w:t xml:space="preserve">. </w:t>
      </w:r>
      <w:r w:rsidRPr="00EF0B15">
        <w:rPr>
          <w:rFonts w:ascii="Times New Roman" w:hAnsi="Times New Roman"/>
          <w:lang w:val="en-GB"/>
        </w:rPr>
        <w:t xml:space="preserve">The discretization of this coupling term, which takes into account the shear stress exchanged at the fluid-body interface, </w:t>
      </w:r>
      <w:r w:rsidR="0072353B">
        <w:rPr>
          <w:rFonts w:ascii="Times New Roman" w:hAnsi="Times New Roman"/>
          <w:lang w:val="en-GB"/>
        </w:rPr>
        <w:t xml:space="preserve">is derived in coherence </w:t>
      </w:r>
      <w:r w:rsidRPr="00EF0B15">
        <w:rPr>
          <w:rFonts w:ascii="Times New Roman" w:hAnsi="Times New Roman"/>
          <w:lang w:val="en-GB"/>
        </w:rPr>
        <w:t>with the SPH particle approximation in the inner domain</w:t>
      </w:r>
      <w:r w:rsidR="0072353B">
        <w:rPr>
          <w:rFonts w:ascii="Times New Roman" w:hAnsi="Times New Roman"/>
          <w:lang w:val="en-GB"/>
        </w:rPr>
        <w:t>.</w:t>
      </w:r>
      <w:r w:rsidR="0072353B" w:rsidRPr="00EF0B15">
        <w:rPr>
          <w:rFonts w:ascii="Times New Roman" w:hAnsi="Times New Roman"/>
          <w:lang w:val="en-GB"/>
        </w:rPr>
        <w:t xml:space="preserve"> </w:t>
      </w:r>
    </w:p>
    <w:p w:rsidR="00EE1DF7" w:rsidRDefault="0072353B" w:rsidP="0072353B">
      <w:pPr>
        <w:pStyle w:val="Normale1"/>
        <w:spacing w:line="240" w:lineRule="auto"/>
        <w:jc w:val="both"/>
        <w:rPr>
          <w:rFonts w:ascii="Times New Roman" w:hAnsi="Times New Roman"/>
          <w:lang w:val="en-GB"/>
        </w:rPr>
      </w:pPr>
      <w:r>
        <w:rPr>
          <w:rFonts w:ascii="Times New Roman" w:hAnsi="Times New Roman"/>
          <w:lang w:val="en-GB"/>
        </w:rPr>
        <w:t>T</w:t>
      </w:r>
      <w:r w:rsidR="00EE1DF7" w:rsidRPr="00EF0B15">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72"/>
                <w:szCs w:val="24"/>
              </w:rPr>
              <w:object w:dxaOrig="2112" w:dyaOrig="1512">
                <v:shape id="_x0000_i1126" type="#_x0000_t75" style="width:98.3pt;height:71.45pt" o:ole="">
                  <v:imagedata r:id="rId226" o:title=""/>
                </v:shape>
                <o:OLEObject Type="Embed" ProgID="Equation.3" ShapeID="_x0000_i1126" DrawAspect="Content" ObjectID="_1658221405" r:id="rId227"/>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The inter-particle velocity </w:t>
      </w:r>
      <w:r w:rsidRPr="00A05876">
        <w:rPr>
          <w:rFonts w:ascii="Times New Roman" w:hAnsi="Times New Roman"/>
          <w:i/>
          <w:lang w:val="en-GB"/>
        </w:rPr>
        <w:t>u</w:t>
      </w:r>
      <w:r w:rsidRPr="00A05876">
        <w:rPr>
          <w:rFonts w:ascii="Times New Roman" w:hAnsi="Times New Roman"/>
          <w:i/>
          <w:vertAlign w:val="subscript"/>
          <w:lang w:val="en-GB"/>
        </w:rPr>
        <w:t>s0</w:t>
      </w:r>
      <w:r w:rsidRPr="00EF0B15">
        <w:rPr>
          <w:rFonts w:ascii="Times New Roman" w:hAnsi="Times New Roman"/>
          <w:lang w:val="en-GB"/>
        </w:rPr>
        <w:t xml:space="preserve"> represents the field of the fluid velocity virtually reconstructed within the portion of the kernel support, which is truncated by the solid body.</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6300" w:dyaOrig="384">
                <v:shape id="_x0000_i1127" type="#_x0000_t75" style="width:300.1pt;height:18.4pt" o:ole="">
                  <v:imagedata r:id="rId228" o:title=""/>
                </v:shape>
                <o:OLEObject Type="Embed" ProgID="Equation.3" ShapeID="_x0000_i1127" DrawAspect="Content" ObjectID="_1658221406" r:id="rId229"/>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component of the inter-particle velocity, which is tangential (subscript “</w:t>
      </w:r>
      <w:r w:rsidRPr="00A05876">
        <w:rPr>
          <w:rFonts w:ascii="Times New Roman" w:hAnsi="Times New Roman"/>
          <w:i/>
          <w:vertAlign w:val="subscript"/>
          <w:lang w:val="en-GB"/>
        </w:rPr>
        <w:t>T</w:t>
      </w:r>
      <w:r w:rsidRPr="00EF0B15">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5496" w:dyaOrig="384">
                <v:shape id="_x0000_i1128" type="#_x0000_t75" style="width:252.8pt;height:17.35pt" o:ole="">
                  <v:imagedata r:id="rId230" o:title=""/>
                </v:shape>
                <o:OLEObject Type="Embed" ProgID="Equation.3" ShapeID="_x0000_i1128" DrawAspect="Content" ObjectID="_1658221407" r:id="rId231"/>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where the unit vector </w:t>
      </w:r>
      <w:r w:rsidRPr="00A05876">
        <w:rPr>
          <w:rFonts w:ascii="Times New Roman" w:hAnsi="Times New Roman"/>
          <w:i/>
          <w:u w:val="single"/>
          <w:lang w:val="en-GB"/>
        </w:rPr>
        <w:t>t</w:t>
      </w:r>
      <w:r w:rsidRPr="00EF0B15">
        <w:rPr>
          <w:rFonts w:ascii="Times New Roman" w:hAnsi="Times New Roman"/>
          <w:lang w:val="en-GB"/>
        </w:rPr>
        <w:t xml:space="preserve"> is tangential to the interface.</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0"/>
                <w:szCs w:val="24"/>
              </w:rPr>
              <w:object w:dxaOrig="2040" w:dyaOrig="336">
                <v:shape id="_x0000_i1129" type="#_x0000_t75" style="width:96.7pt;height:15.75pt" o:ole="">
                  <v:imagedata r:id="rId55" o:title=""/>
                </v:shape>
                <o:OLEObject Type="Embed" ProgID="Equation.3" ShapeID="_x0000_i1129" DrawAspect="Content" ObjectID="_1658221408" r:id="rId232"/>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48"/>
    <w:p w:rsidR="00C41506" w:rsidRDefault="00C41506" w:rsidP="00EE1DF7">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48"/>
      </w:r>
    </w:p>
    <w:p w:rsidR="00F91289" w:rsidRPr="006C2568" w:rsidRDefault="00652F0F" w:rsidP="003D504A">
      <w:pPr>
        <w:pStyle w:val="Amicarellititle2"/>
      </w:pPr>
      <w:bookmarkStart w:id="249" w:name="_Ref448249341"/>
      <w:bookmarkStart w:id="250" w:name="_Toc42155286"/>
      <w:r>
        <w:t>S</w:t>
      </w:r>
      <w:r w:rsidR="00F91289" w:rsidRPr="006C2568">
        <w:t>olid-solid interaction terms</w:t>
      </w:r>
      <w:bookmarkEnd w:id="249"/>
      <w:bookmarkEnd w:id="250"/>
      <w:r w:rsidR="00F91289" w:rsidRPr="006C2568">
        <w:t xml:space="preserve"> </w:t>
      </w:r>
    </w:p>
    <w:p w:rsidR="000B7E8A" w:rsidRPr="000B7E8A" w:rsidRDefault="000B7E8A" w:rsidP="000B7E8A">
      <w:pPr>
        <w:pStyle w:val="Normale1"/>
        <w:spacing w:line="240" w:lineRule="auto"/>
        <w:jc w:val="both"/>
        <w:rPr>
          <w:rFonts w:ascii="Times New Roman" w:hAnsi="Times New Roman"/>
          <w:lang w:val="en-GB"/>
        </w:rPr>
      </w:pPr>
      <w:r w:rsidRPr="000B7E8A">
        <w:rPr>
          <w:rFonts w:ascii="Times New Roman" w:hAnsi="Times New Roman"/>
          <w:lang w:val="en-GB"/>
        </w:rPr>
        <w:t>This section relies on [</w:t>
      </w:r>
      <w:r w:rsidRPr="000B7E8A">
        <w:rPr>
          <w:rFonts w:ascii="Times New Roman" w:hAnsi="Times New Roman"/>
          <w:lang w:val="en-GB"/>
        </w:rPr>
        <w:fldChar w:fldCharType="begin"/>
      </w:r>
      <w:r w:rsidRPr="000B7E8A">
        <w:rPr>
          <w:rFonts w:ascii="Times New Roman" w:hAnsi="Times New Roman"/>
          <w:lang w:val="en-GB"/>
        </w:rPr>
        <w:instrText xml:space="preserve"> REF _Ref447810426 \r \h  \* MERGEFORMAT </w:instrText>
      </w:r>
      <w:r w:rsidRPr="000B7E8A">
        <w:rPr>
          <w:rFonts w:ascii="Times New Roman" w:hAnsi="Times New Roman"/>
          <w:lang w:val="en-GB"/>
        </w:rPr>
      </w:r>
      <w:r w:rsidRPr="000B7E8A">
        <w:rPr>
          <w:rFonts w:ascii="Times New Roman" w:hAnsi="Times New Roman"/>
          <w:lang w:val="en-GB"/>
        </w:rPr>
        <w:fldChar w:fldCharType="separate"/>
      </w:r>
      <w:r w:rsidR="00A32296">
        <w:rPr>
          <w:rFonts w:ascii="Times New Roman" w:hAnsi="Times New Roman"/>
          <w:lang w:val="en-GB"/>
        </w:rPr>
        <w:t>7</w:t>
      </w:r>
      <w:r w:rsidRPr="000B7E8A">
        <w:rPr>
          <w:rFonts w:ascii="Times New Roman" w:hAnsi="Times New Roman"/>
          <w:lang w:val="en-GB"/>
        </w:rPr>
        <w:fldChar w:fldCharType="end"/>
      </w:r>
      <w:r w:rsidRPr="000B7E8A">
        <w:rPr>
          <w:rFonts w:ascii="Times New Roman" w:hAnsi="Times New Roman"/>
          <w:lang w:val="en-GB"/>
        </w:rPr>
        <w:t>], wh</w:t>
      </w:r>
      <w:r w:rsidR="003F4AE4">
        <w:rPr>
          <w:rFonts w:ascii="Times New Roman" w:hAnsi="Times New Roman"/>
          <w:lang w:val="en-GB"/>
        </w:rPr>
        <w:t>ose reading</w:t>
      </w:r>
      <w:r w:rsidRPr="000B7E8A">
        <w:rPr>
          <w:rFonts w:ascii="Times New Roman" w:hAnsi="Times New Roman"/>
          <w:lang w:val="en-GB"/>
        </w:rPr>
        <w:t xml:space="preserve"> is suggested for further details.</w:t>
      </w:r>
    </w:p>
    <w:p w:rsidR="00F91289" w:rsidRPr="00276BBF"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solid-solid interaction term </w:t>
      </w:r>
      <w:r w:rsidRPr="00365BA5">
        <w:rPr>
          <w:rFonts w:ascii="Times New Roman" w:hAnsi="Times New Roman"/>
          <w:lang w:val="en-GB"/>
        </w:rPr>
        <w:t xml:space="preserve">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_Ref448236563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lang w:val="en-GB"/>
        </w:rPr>
        <w:t>(6.27)</w:t>
      </w:r>
      <w:r w:rsidR="00365BA5" w:rsidRPr="00365BA5">
        <w:rPr>
          <w:rFonts w:ascii="Times New Roman" w:hAnsi="Times New Roman"/>
          <w:lang w:val="en-GB"/>
        </w:rPr>
        <w:fldChar w:fldCharType="end"/>
      </w:r>
      <w:r w:rsidR="00E50A0A">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F4AE4">
        <w:rPr>
          <w:rFonts w:ascii="Times New Roman" w:hAnsi="Times New Roman"/>
          <w:i/>
          <w:u w:val="single"/>
          <w:lang w:val="en-GB"/>
        </w:rPr>
        <w:t>P</w:t>
      </w:r>
      <w:r w:rsidRPr="003F4AE4">
        <w:rPr>
          <w:rFonts w:ascii="Times New Roman" w:hAnsi="Times New Roman"/>
          <w:i/>
          <w:vertAlign w:val="subscript"/>
          <w:lang w:val="en-GB"/>
        </w:rPr>
        <w:t>s</w:t>
      </w:r>
      <w:r w:rsidR="00A466CF">
        <w:rPr>
          <w:rFonts w:ascii="Times New Roman" w:hAnsi="Times New Roman"/>
          <w:lang w:val="en-GB"/>
        </w:rPr>
        <w:t>,</w:t>
      </w:r>
      <w:r w:rsidRPr="00276BBF">
        <w:rPr>
          <w:rFonts w:ascii="Times New Roman" w:hAnsi="Times New Roman"/>
          <w:lang w:val="en-GB"/>
        </w:rPr>
        <w:t xml:space="preserve"> as explained hereafter.</w:t>
      </w:r>
    </w:p>
    <w:p w:rsidR="00F91289"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“boundary force particle” method of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defines repulsive forces to represent a conservative full elastic impingement between two SPH interacting particles (of any medium). In particular, the acceleration </w:t>
      </w:r>
      <w:r w:rsidRPr="00276BBF">
        <w:rPr>
          <w:rFonts w:ascii="Times New Roman" w:hAnsi="Times New Roman"/>
          <w:position w:val="-14"/>
        </w:rPr>
        <w:object w:dxaOrig="580" w:dyaOrig="380">
          <v:shape id="_x0000_i1130" type="#_x0000_t75" style="width:28.9pt;height:19.45pt" o:ole="">
            <v:imagedata r:id="rId233" o:title=""/>
          </v:shape>
          <o:OLEObject Type="Embed" ProgID="Equation.3" ShapeID="_x0000_i1130" DrawAspect="Content" ObjectID="_1658221409" r:id="rId234"/>
        </w:object>
      </w:r>
      <w:r w:rsidRPr="00276BBF">
        <w:rPr>
          <w:rFonts w:ascii="Times New Roman" w:hAnsi="Times New Roman"/>
          <w:lang w:val="en-GB"/>
        </w:rPr>
        <w:t xml:space="preserve"> of particle “</w:t>
      </w:r>
      <w:r w:rsidRPr="003F4AE4">
        <w:rPr>
          <w:rFonts w:ascii="Times New Roman" w:hAnsi="Times New Roman"/>
          <w:i/>
          <w:vertAlign w:val="subscript"/>
          <w:lang w:val="en-GB"/>
        </w:rPr>
        <w:t>j</w:t>
      </w:r>
      <w:r w:rsidRPr="00276BBF">
        <w:rPr>
          <w:rFonts w:ascii="Times New Roman" w:hAnsi="Times New Roman"/>
          <w:lang w:val="en-GB"/>
        </w:rPr>
        <w:t>”, due to the impingement with particle “</w:t>
      </w:r>
      <w:r w:rsidRPr="003F4AE4">
        <w:rPr>
          <w:rFonts w:ascii="Times New Roman" w:hAnsi="Times New Roman"/>
          <w:i/>
          <w:vertAlign w:val="subscript"/>
          <w:lang w:val="en-GB"/>
        </w:rPr>
        <w:t>k</w:t>
      </w:r>
      <w:r w:rsidRPr="00276BBF">
        <w:rPr>
          <w:rFonts w:ascii="Times New Roman" w:hAnsi="Times New Roman"/>
          <w:lang w:val="en-GB"/>
        </w:rPr>
        <w:t xml:space="preserve">”, is aligned with the inter-particle distance </w:t>
      </w:r>
      <w:r w:rsidRPr="003F4AE4">
        <w:rPr>
          <w:rFonts w:ascii="Times New Roman" w:hAnsi="Times New Roman"/>
          <w:i/>
          <w:u w:val="single"/>
          <w:lang w:val="en-GB"/>
        </w:rPr>
        <w:t>r</w:t>
      </w:r>
      <w:r w:rsidRPr="00276BBF">
        <w:rPr>
          <w:rFonts w:ascii="Times New Roman" w:hAnsi="Times New Roman"/>
          <w:lang w:val="en-GB"/>
        </w:rPr>
        <w:t xml:space="preserve"> and inversely proportional to its absolute value </w:t>
      </w:r>
      <w:r w:rsidRPr="003F4AE4">
        <w:rPr>
          <w:rFonts w:ascii="Times New Roman" w:hAnsi="Times New Roman"/>
          <w:i/>
          <w:lang w:val="en-GB"/>
        </w:rPr>
        <w:t>r</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276BBF" w:rsidTr="009B773C">
        <w:tc>
          <w:tcPr>
            <w:tcW w:w="4539" w:type="pct"/>
            <w:vAlign w:val="center"/>
          </w:tcPr>
          <w:p w:rsidR="0086198E" w:rsidRPr="00276BBF" w:rsidRDefault="00365BA5" w:rsidP="009B773C">
            <w:pPr>
              <w:spacing w:line="240" w:lineRule="auto"/>
              <w:jc w:val="center"/>
              <w:rPr>
                <w:rFonts w:ascii="Times New Roman" w:hAnsi="Times New Roman"/>
                <w:position w:val="-30"/>
                <w:sz w:val="24"/>
                <w:szCs w:val="24"/>
              </w:rPr>
            </w:pPr>
            <w:r w:rsidRPr="00365BA5">
              <w:rPr>
                <w:rFonts w:ascii="Times New Roman" w:hAnsi="Times New Roman"/>
                <w:position w:val="-34"/>
                <w:sz w:val="24"/>
                <w:szCs w:val="24"/>
              </w:rPr>
              <w:object w:dxaOrig="2280" w:dyaOrig="740">
                <v:shape id="_x0000_i1131" type="#_x0000_t75" style="width:114.05pt;height:37.3pt" o:ole="">
                  <v:imagedata r:id="rId235" o:title=""/>
                </v:shape>
                <o:OLEObject Type="Embed" ProgID="Equation.3" ShapeID="_x0000_i1131" DrawAspect="Content" ObjectID="_1658221410" r:id="rId236"/>
              </w:object>
            </w:r>
          </w:p>
        </w:tc>
        <w:tc>
          <w:tcPr>
            <w:tcW w:w="461" w:type="pct"/>
            <w:vAlign w:val="center"/>
          </w:tcPr>
          <w:p w:rsidR="0086198E"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sidRPr="009C316F">
              <w:rPr>
                <w:rFonts w:ascii="Times New Roman" w:eastAsia="Times New Roman" w:hAnsi="Times New Roman"/>
                <w:b w:val="0"/>
                <w:bCs w:val="0"/>
                <w:color w:val="auto"/>
                <w:sz w:val="24"/>
                <w:szCs w:val="24"/>
                <w:lang w:eastAsia="it-IT"/>
              </w:rPr>
              <w:t xml:space="preserve"> </w:t>
            </w:r>
            <w:bookmarkStart w:id="251" w:name="_Ref448236646"/>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51"/>
          </w:p>
        </w:tc>
      </w:tr>
    </w:tbl>
    <w:p w:rsidR="00365BA5" w:rsidRDefault="00365BA5"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analytic function </w:t>
      </w:r>
      <w:r w:rsidRPr="003F4AE4">
        <w:rPr>
          <w:rFonts w:ascii="Times New Roman" w:hAnsi="Times New Roman"/>
          <w:i/>
          <w:lang w:val="en-GB"/>
        </w:rPr>
        <w:t>f</w:t>
      </w:r>
      <w:r w:rsidRPr="003F4AE4">
        <w:rPr>
          <w:rFonts w:ascii="Times New Roman" w:hAnsi="Times New Roman"/>
          <w:i/>
          <w:vertAlign w:val="subscript"/>
          <w:lang w:val="en-GB"/>
        </w:rPr>
        <w:t>bfp</w:t>
      </w:r>
      <w:r w:rsidRPr="00276BBF">
        <w:rPr>
          <w:rFonts w:ascii="Times New Roman" w:hAnsi="Times New Roman"/>
          <w:lang w:val="en-GB"/>
        </w:rPr>
        <w:t xml:space="preserve"> is symmetric with respect to the impact point. The dependence </w:t>
      </w:r>
      <w:r w:rsidRPr="00365BA5">
        <w:rPr>
          <w:rFonts w:ascii="Times New Roman" w:hAnsi="Times New Roman"/>
          <w:lang w:val="en-GB"/>
        </w:rPr>
        <w:t xml:space="preserve">of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_Ref448236646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6.75</w:t>
      </w:r>
      <w:r w:rsidR="00A32296" w:rsidRPr="00A32296">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on the particle masses allows conserving both global momentum </w:t>
      </w:r>
      <w:r w:rsidRPr="00276BBF">
        <w:rPr>
          <w:rFonts w:ascii="Times New Roman" w:hAnsi="Times New Roman"/>
          <w:position w:val="-14"/>
        </w:rPr>
        <w:object w:dxaOrig="2120" w:dyaOrig="380">
          <v:shape id="_x0000_i1132" type="#_x0000_t75" style="width:106.15pt;height:19.45pt" o:ole="">
            <v:imagedata r:id="rId237" o:title=""/>
          </v:shape>
          <o:OLEObject Type="Embed" ProgID="Equation.3" ShapeID="_x0000_i1132" DrawAspect="Content" ObjectID="_1658221411" r:id="rId238"/>
        </w:object>
      </w:r>
      <w:r w:rsidRPr="00276BBF">
        <w:rPr>
          <w:rFonts w:ascii="Times New Roman" w:hAnsi="Times New Roman"/>
          <w:lang w:val="en-GB"/>
        </w:rPr>
        <w:t xml:space="preserve"> and kinetic energy (one may notice that </w:t>
      </w:r>
      <w:r w:rsidR="00365BA5" w:rsidRPr="00365BA5">
        <w:rPr>
          <w:rFonts w:ascii="Times New Roman" w:hAnsi="Times New Roman"/>
          <w:position w:val="-14"/>
        </w:rPr>
        <w:object w:dxaOrig="980" w:dyaOrig="380">
          <v:shape id="_x0000_i1133" type="#_x0000_t75" style="width:49.4pt;height:19.45pt" o:ole="">
            <v:imagedata r:id="rId239" o:title=""/>
          </v:shape>
          <o:OLEObject Type="Embed" ProgID="Equation.3" ShapeID="_x0000_i1133" DrawAspect="Content" ObjectID="_1658221412" r:id="rId240"/>
        </w:object>
      </w:r>
      <w:r w:rsidRPr="00276BBF">
        <w:rPr>
          <w:rFonts w:ascii="Times New Roman" w:hAnsi="Times New Roman"/>
          <w:lang w:val="en-GB"/>
        </w:rPr>
        <w:t xml:space="preserve"> </w:t>
      </w:r>
      <w:proofErr w:type="gramStart"/>
      <w:r w:rsidRPr="00276BBF">
        <w:rPr>
          <w:rFonts w:ascii="Times New Roman" w:hAnsi="Times New Roman"/>
          <w:lang w:val="en-GB"/>
        </w:rPr>
        <w:t xml:space="preserve">and </w:t>
      </w:r>
      <w:proofErr w:type="gramEnd"/>
      <w:r w:rsidRPr="00276BBF">
        <w:rPr>
          <w:rFonts w:ascii="Times New Roman" w:hAnsi="Times New Roman"/>
          <w:position w:val="-14"/>
        </w:rPr>
        <w:object w:dxaOrig="840" w:dyaOrig="380">
          <v:shape id="_x0000_i1134" type="#_x0000_t75" style="width:42.05pt;height:19.45pt" o:ole="">
            <v:imagedata r:id="rId241" o:title=""/>
          </v:shape>
          <o:OLEObject Type="Embed" ProgID="Equation.3" ShapeID="_x0000_i1134" DrawAspect="Content" ObjectID="_1658221413" r:id="rId242"/>
        </w:object>
      </w:r>
      <w:r w:rsidRPr="00276BBF">
        <w:rPr>
          <w:rFonts w:ascii="Times New Roman" w:hAnsi="Times New Roman"/>
          <w:lang w:val="en-GB"/>
        </w:rPr>
        <w:t>). The formulation works for inter-particle high velocity impacts.</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This formulation is here </w:t>
      </w:r>
      <w:r w:rsidR="00365BA5">
        <w:rPr>
          <w:rFonts w:ascii="Times New Roman" w:hAnsi="Times New Roman"/>
          <w:lang w:val="en-GB"/>
        </w:rPr>
        <w:t xml:space="preserve">implemented </w:t>
      </w:r>
      <w:r w:rsidRPr="00276BBF">
        <w:rPr>
          <w:rFonts w:ascii="Times New Roman" w:hAnsi="Times New Roman"/>
          <w:lang w:val="en-GB"/>
        </w:rPr>
        <w:t>and extended to whole solid bodies (not only particle impingements), even at low velocities,</w:t>
      </w:r>
      <w:r w:rsidRPr="00276BBF" w:rsidDel="00711D9C">
        <w:rPr>
          <w:rFonts w:ascii="Times New Roman" w:hAnsi="Times New Roman"/>
          <w:lang w:val="en-GB"/>
        </w:rPr>
        <w:t xml:space="preserve"> </w:t>
      </w:r>
      <w:r w:rsidRPr="00276BBF">
        <w:rPr>
          <w:rFonts w:ascii="Times New Roman" w:hAnsi="Times New Roman"/>
          <w:lang w:val="en-GB"/>
        </w:rPr>
        <w:t xml:space="preserve">as well as body-frontier interactions. </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Consider the overall force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which represents the impingements between a generic computational body (“</w:t>
      </w:r>
      <w:r w:rsidRPr="003F4AE4">
        <w:rPr>
          <w:rFonts w:ascii="Times New Roman" w:hAnsi="Times New Roman"/>
          <w:i/>
          <w:vertAlign w:val="subscript"/>
          <w:lang w:val="en-GB"/>
        </w:rPr>
        <w:t>B</w:t>
      </w:r>
      <w:r w:rsidRPr="00276BBF">
        <w:rPr>
          <w:rFonts w:ascii="Times New Roman" w:hAnsi="Times New Roman"/>
          <w:lang w:val="en-GB"/>
        </w:rPr>
        <w:t>”) and all its neighbouring bodies (“</w:t>
      </w:r>
      <w:r w:rsidRPr="003F4AE4">
        <w:rPr>
          <w:rFonts w:ascii="Times New Roman" w:hAnsi="Times New Roman"/>
          <w:i/>
          <w:vertAlign w:val="subscript"/>
          <w:lang w:val="en-GB"/>
        </w:rPr>
        <w:t>K</w:t>
      </w:r>
      <w:r w:rsidRPr="00276BBF">
        <w:rPr>
          <w:rFonts w:ascii="Times New Roman" w:hAnsi="Times New Roman"/>
          <w:lang w:val="en-GB"/>
        </w:rPr>
        <w:t>”) and frontiers (“</w:t>
      </w:r>
      <w:r w:rsidRPr="003F4AE4">
        <w:rPr>
          <w:rFonts w:ascii="Times New Roman" w:hAnsi="Times New Roman"/>
          <w:i/>
          <w:vertAlign w:val="subscript"/>
          <w:lang w:val="en-GB"/>
        </w:rPr>
        <w:t>K*</w:t>
      </w: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is decomposed in elementary 2-body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and body-frontier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52"/>
          <w:p w:rsidR="00F91289" w:rsidRPr="00276BBF" w:rsidRDefault="006C0892" w:rsidP="0059092D">
            <w:pPr>
              <w:spacing w:line="240" w:lineRule="auto"/>
              <w:jc w:val="center"/>
              <w:rPr>
                <w:rFonts w:ascii="Times New Roman" w:hAnsi="Times New Roman"/>
                <w:position w:val="-30"/>
                <w:sz w:val="24"/>
                <w:szCs w:val="24"/>
              </w:rPr>
            </w:pPr>
            <w:r w:rsidRPr="006C0892">
              <w:rPr>
                <w:rFonts w:ascii="Times New Roman" w:hAnsi="Times New Roman"/>
                <w:position w:val="-30"/>
                <w:sz w:val="24"/>
                <w:szCs w:val="24"/>
              </w:rPr>
              <w:object w:dxaOrig="2280" w:dyaOrig="880">
                <v:shape id="_x0000_i1135" type="#_x0000_t75" style="width:114.05pt;height:43.6pt" o:ole="">
                  <v:imagedata r:id="rId243" o:title=""/>
                </v:shape>
                <o:OLEObject Type="Embed" ProgID="Equation.3" ShapeID="_x0000_i1135" DrawAspect="Content" ObjectID="_1658221414" r:id="rId24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commentRangeEnd w:id="252"/>
            <w:r w:rsidR="006C0892">
              <w:rPr>
                <w:rStyle w:val="Rimandocommento"/>
                <w:rFonts w:ascii="Times New Roman" w:eastAsia="Times New Roman" w:hAnsi="Times New Roman"/>
                <w:b w:val="0"/>
                <w:bCs w:val="0"/>
                <w:color w:val="auto"/>
                <w:szCs w:val="20"/>
                <w:lang w:val="it-IT" w:eastAsia="it-IT"/>
              </w:rPr>
              <w:commentReference w:id="252"/>
            </w:r>
          </w:p>
        </w:tc>
      </w:tr>
    </w:tbl>
    <w:p w:rsidR="00F91289" w:rsidRPr="00276BBF" w:rsidRDefault="00F91289" w:rsidP="00E705B5">
      <w:pPr>
        <w:pStyle w:val="Normale1"/>
        <w:spacing w:line="240" w:lineRule="auto"/>
        <w:jc w:val="both"/>
        <w:rPr>
          <w:rFonts w:ascii="Times New Roman" w:hAnsi="Times New Roman"/>
          <w:lang w:val="en-GB"/>
        </w:rPr>
      </w:pPr>
    </w:p>
    <w:p w:rsidR="006C0892" w:rsidRDefault="006C0892" w:rsidP="006C0892">
      <w:pPr>
        <w:pStyle w:val="Normale1"/>
        <w:spacing w:line="240" w:lineRule="auto"/>
        <w:jc w:val="both"/>
        <w:rPr>
          <w:ins w:id="253" w:author="Amicarelli Andrea (RSE)" w:date="2020-04-13T11:45:00Z"/>
          <w:rFonts w:ascii="Times New Roman" w:hAnsi="Times New Roman"/>
          <w:lang w:val="en-GB"/>
        </w:rPr>
      </w:pPr>
      <w:ins w:id="254" w:author="Amicarelli Andrea (RSE)" w:date="2020-04-13T11:45:00Z">
        <w:r>
          <w:rPr>
            <w:rFonts w:ascii="Times New Roman" w:hAnsi="Times New Roman"/>
            <w:lang w:val="en-GB"/>
          </w:rPr>
          <w:t xml:space="preserve">where </w:t>
        </w:r>
        <w:r w:rsidRPr="006C0892">
          <w:rPr>
            <w:rFonts w:ascii="Times New Roman" w:hAnsi="Times New Roman"/>
            <w:i/>
            <w:lang w:val="en-GB"/>
          </w:rPr>
          <w:t>N</w:t>
        </w:r>
        <w:r w:rsidRPr="006C0892">
          <w:rPr>
            <w:rFonts w:ascii="Times New Roman" w:hAnsi="Times New Roman"/>
            <w:i/>
            <w:vertAlign w:val="subscript"/>
            <w:lang w:val="en-GB"/>
          </w:rPr>
          <w:t>BK*</w:t>
        </w:r>
        <w:r>
          <w:rPr>
            <w:rFonts w:ascii="Times New Roman" w:hAnsi="Times New Roman"/>
            <w:lang w:val="en-GB"/>
          </w:rPr>
          <w:t xml:space="preserve"> is the number of boundary frontiers.</w:t>
        </w:r>
      </w:ins>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Adopting the same principles of the boundary force particle method,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involves interactions between all the body particles “</w:t>
      </w:r>
      <w:r w:rsidRPr="003F4AE4">
        <w:rPr>
          <w:rFonts w:ascii="Times New Roman" w:hAnsi="Times New Roman"/>
          <w:i/>
          <w:vertAlign w:val="subscript"/>
          <w:lang w:val="en-GB"/>
        </w:rPr>
        <w:t>j</w:t>
      </w:r>
      <w:r w:rsidRPr="00276BBF">
        <w:rPr>
          <w:rFonts w:ascii="Times New Roman" w:hAnsi="Times New Roman"/>
          <w:lang w:val="en-GB"/>
        </w:rPr>
        <w:t>” of the computational body “</w:t>
      </w:r>
      <w:r w:rsidRPr="003F4AE4">
        <w:rPr>
          <w:rFonts w:ascii="Times New Roman" w:hAnsi="Times New Roman"/>
          <w:i/>
          <w:vertAlign w:val="subscript"/>
          <w:lang w:val="en-GB"/>
        </w:rPr>
        <w:t>B</w:t>
      </w:r>
      <w:r w:rsidRPr="00276BBF">
        <w:rPr>
          <w:rFonts w:ascii="Times New Roman" w:hAnsi="Times New Roman"/>
          <w:lang w:val="en-GB"/>
        </w:rPr>
        <w:t>” and their neighbour body particles “</w:t>
      </w:r>
      <w:r w:rsidRPr="003F4AE4">
        <w:rPr>
          <w:rFonts w:ascii="Times New Roman" w:hAnsi="Times New Roman"/>
          <w:i/>
          <w:vertAlign w:val="subscript"/>
          <w:lang w:val="en-GB"/>
        </w:rPr>
        <w:t>k</w:t>
      </w:r>
      <w:r w:rsidRPr="00276BBF">
        <w:rPr>
          <w:rFonts w:ascii="Times New Roman" w:hAnsi="Times New Roman"/>
          <w:lang w:val="en-GB"/>
        </w:rPr>
        <w:t>”, belonging to the neighbouring body “</w:t>
      </w:r>
      <w:r w:rsidRPr="003F4AE4">
        <w:rPr>
          <w:rFonts w:ascii="Times New Roman" w:hAnsi="Times New Roman"/>
          <w:i/>
          <w:vertAlign w:val="subscript"/>
          <w:lang w:val="en-GB"/>
        </w:rPr>
        <w:t>K</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760">
                <v:shape id="_x0000_i1136" type="#_x0000_t75" style="width:232.8pt;height:37.85pt" o:ole="">
                  <v:imagedata r:id="rId245" o:title=""/>
                </v:shape>
                <o:OLEObject Type="Embed" ProgID="Equation.3" ShapeID="_x0000_i1136" DrawAspect="Content" ObjectID="_1658221415" r:id="rId24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55" w:name="_Ref448236737"/>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55"/>
            <w:r w:rsidRPr="009C316F">
              <w:rPr>
                <w:rFonts w:ascii="Times New Roman" w:eastAsia="Times New Roman" w:hAnsi="Times New Roman"/>
                <w:b w:val="0"/>
                <w:bCs w:val="0"/>
                <w:color w:val="auto"/>
                <w:sz w:val="24"/>
                <w:szCs w:val="24"/>
                <w:lang w:eastAsia="it-IT"/>
              </w:rPr>
              <w:t xml:space="preserve"> </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components of the inter-particle relative distance</w:t>
      </w:r>
      <w:r w:rsidR="00365BA5">
        <w:rPr>
          <w:rFonts w:ascii="Times New Roman" w:hAnsi="Times New Roman"/>
          <w:lang w:val="en-GB"/>
        </w:rPr>
        <w:t xml:space="preserve">, </w:t>
      </w:r>
      <w:r w:rsidRPr="003F4AE4">
        <w:rPr>
          <w:rFonts w:ascii="Times New Roman" w:hAnsi="Times New Roman"/>
          <w:i/>
          <w:u w:val="single"/>
          <w:lang w:val="en-GB"/>
        </w:rPr>
        <w:t>r</w:t>
      </w:r>
      <w:r w:rsidRPr="003F4AE4">
        <w:rPr>
          <w:rFonts w:ascii="Times New Roman" w:hAnsi="Times New Roman"/>
          <w:i/>
          <w:vertAlign w:val="subscript"/>
          <w:lang w:val="en-GB"/>
        </w:rPr>
        <w:t>par</w:t>
      </w:r>
      <w:r w:rsidRPr="00276BBF">
        <w:rPr>
          <w:rFonts w:ascii="Times New Roman" w:hAnsi="Times New Roman"/>
          <w:lang w:val="en-GB"/>
        </w:rPr>
        <w:t xml:space="preserve"> and </w:t>
      </w:r>
      <w:r w:rsidRPr="003F4AE4">
        <w:rPr>
          <w:rFonts w:ascii="Times New Roman" w:hAnsi="Times New Roman"/>
          <w:i/>
          <w:u w:val="single"/>
          <w:lang w:val="en-GB"/>
        </w:rPr>
        <w:t>r</w:t>
      </w:r>
      <w:r w:rsidRPr="003F4AE4">
        <w:rPr>
          <w:rFonts w:ascii="Times New Roman" w:hAnsi="Times New Roman"/>
          <w:i/>
          <w:vertAlign w:val="subscript"/>
          <w:lang w:val="en-GB"/>
        </w:rPr>
        <w:t>per</w:t>
      </w:r>
      <w:r w:rsidRPr="00276BBF">
        <w:rPr>
          <w:rFonts w:ascii="Times New Roman" w:hAnsi="Times New Roman"/>
          <w:lang w:val="en-GB"/>
        </w:rPr>
        <w:t xml:space="preserve">, are parallel and perpendicular to the neighbour normal, respectively. The term within brackets 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_Ref448236737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6.77</w:t>
      </w:r>
      <w:r w:rsidR="00A32296" w:rsidRPr="00A32296">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deforms the kernel support of the body particles “</w:t>
      </w:r>
      <w:r w:rsidRPr="003F4AE4">
        <w:rPr>
          <w:rFonts w:ascii="Times New Roman" w:hAnsi="Times New Roman"/>
          <w:i/>
          <w:vertAlign w:val="subscript"/>
          <w:lang w:val="en-GB"/>
        </w:rPr>
        <w:t>j</w:t>
      </w:r>
      <w:r w:rsidRPr="00276BBF">
        <w:rPr>
          <w:rFonts w:ascii="Times New Roman" w:hAnsi="Times New Roman"/>
          <w:lang w:val="en-GB"/>
        </w:rPr>
        <w:t>”, so that it mainly develops along the direction aligned with the normal of the neighbouring particle (</w:t>
      </w:r>
      <w:r w:rsidRPr="003F4AE4">
        <w:rPr>
          <w:rFonts w:ascii="Times New Roman" w:hAnsi="Times New Roman"/>
          <w:i/>
          <w:lang w:val="en-GB"/>
        </w:rPr>
        <w:t>dx</w:t>
      </w:r>
      <w:r w:rsidRPr="003F4AE4">
        <w:rPr>
          <w:rFonts w:ascii="Times New Roman" w:hAnsi="Times New Roman"/>
          <w:i/>
          <w:vertAlign w:val="subscript"/>
          <w:lang w:val="en-GB"/>
        </w:rPr>
        <w:t>s</w:t>
      </w:r>
      <w:r w:rsidRPr="00276BBF">
        <w:rPr>
          <w:rFonts w:ascii="Times New Roman" w:hAnsi="Times New Roman"/>
          <w:lang w:val="en-GB"/>
        </w:rPr>
        <w:t xml:space="preserve"> is the size of the body particles). The weighting function </w:t>
      </w:r>
      <w:r w:rsidRPr="003F4AE4">
        <w:rPr>
          <w:rFonts w:ascii="Symbol" w:hAnsi="Symbol"/>
          <w:i/>
          <w:lang w:val="en-GB"/>
        </w:rPr>
        <w:t></w:t>
      </w:r>
      <w:r w:rsidRPr="00276BBF">
        <w:rPr>
          <w:rFonts w:ascii="Times New Roman" w:hAnsi="Times New Roman"/>
          <w:lang w:val="en-GB"/>
        </w:rPr>
        <w:t xml:space="preserve"> is expressed according to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and depends on </w:t>
      </w:r>
      <w:r w:rsidRPr="003F4AE4">
        <w:rPr>
          <w:rFonts w:ascii="Times New Roman" w:hAnsi="Times New Roman"/>
          <w:i/>
          <w:lang w:val="en-GB"/>
        </w:rPr>
        <w:t>q</w:t>
      </w:r>
      <w:r w:rsidRPr="00276BBF">
        <w:rPr>
          <w:rFonts w:ascii="Times New Roman" w:hAnsi="Times New Roman"/>
          <w:lang w:val="en-GB"/>
        </w:rPr>
        <w:t xml:space="preserve">= </w:t>
      </w:r>
      <w:r w:rsidRPr="003F4AE4">
        <w:rPr>
          <w:rFonts w:ascii="Times New Roman" w:hAnsi="Times New Roman"/>
          <w:i/>
          <w:lang w:val="en-GB"/>
        </w:rPr>
        <w:t>r</w:t>
      </w:r>
      <w:r w:rsidRPr="003F4AE4">
        <w:rPr>
          <w:rFonts w:ascii="Times New Roman" w:hAnsi="Times New Roman"/>
          <w:i/>
          <w:vertAlign w:val="subscript"/>
          <w:lang w:val="en-GB"/>
        </w:rPr>
        <w:t>jk</w:t>
      </w:r>
      <w:r w:rsidRPr="00276BBF">
        <w:rPr>
          <w:rFonts w:ascii="Times New Roman" w:hAnsi="Times New Roman"/>
          <w:lang w:val="en-GB"/>
        </w:rPr>
        <w:t>/</w:t>
      </w:r>
      <w:r w:rsidRPr="003F4AE4">
        <w:rPr>
          <w:rFonts w:ascii="Times New Roman" w:hAnsi="Times New Roman"/>
          <w:i/>
          <w:lang w:val="en-GB"/>
        </w:rPr>
        <w:t>h</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320" w:dyaOrig="2360">
                <v:shape id="_x0000_i1137" type="#_x0000_t75" style="width:166.05pt;height:117.2pt" o:ole="">
                  <v:imagedata r:id="rId247" o:title=""/>
                </v:shape>
                <o:OLEObject Type="Embed" ProgID="Equation.3" ShapeID="_x0000_i1137" DrawAspect="Content" ObjectID="_1658221416" r:id="rId24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E705B5" w:rsidRDefault="00F91289" w:rsidP="00E705B5">
      <w:pPr>
        <w:pStyle w:val="Normale1"/>
        <w:spacing w:line="240" w:lineRule="auto"/>
        <w:jc w:val="both"/>
        <w:rPr>
          <w:rFonts w:ascii="Times New Roman" w:hAnsi="Times New Roman"/>
          <w:lang w:val="en-GB"/>
        </w:rPr>
      </w:pPr>
    </w:p>
    <w:p w:rsidR="00F91289" w:rsidRPr="00E705B5" w:rsidRDefault="00365BA5" w:rsidP="00E705B5">
      <w:pPr>
        <w:pStyle w:val="Normale1"/>
        <w:spacing w:line="240" w:lineRule="auto"/>
        <w:jc w:val="both"/>
        <w:rPr>
          <w:rFonts w:ascii="Times New Roman" w:hAnsi="Times New Roman"/>
          <w:lang w:val="en-GB"/>
        </w:rPr>
      </w:pPr>
      <w:r>
        <w:rPr>
          <w:rFonts w:ascii="Times New Roman" w:hAnsi="Times New Roman"/>
          <w:lang w:val="en-GB"/>
        </w:rPr>
        <w:t xml:space="preserve">The present model </w:t>
      </w:r>
      <w:r w:rsidR="00F91289" w:rsidRPr="00E705B5">
        <w:rPr>
          <w:rFonts w:ascii="Times New Roman" w:hAnsi="Times New Roman"/>
          <w:lang w:val="en-GB"/>
        </w:rPr>
        <w:t xml:space="preserve">introduces two modifications for body-body interactions, with respect to the original formulation of the boundary force particles. The first one concerns the impact </w:t>
      </w:r>
      <w:proofErr w:type="gramStart"/>
      <w:r w:rsidR="00F91289" w:rsidRPr="00E705B5">
        <w:rPr>
          <w:rFonts w:ascii="Times New Roman" w:hAnsi="Times New Roman"/>
          <w:lang w:val="en-GB"/>
        </w:rPr>
        <w:t xml:space="preserve">velocity </w:t>
      </w:r>
      <w:proofErr w:type="gramEnd"/>
      <w:r w:rsidR="00F91289" w:rsidRPr="00E705B5">
        <w:rPr>
          <w:rFonts w:ascii="Times New Roman" w:hAnsi="Times New Roman"/>
          <w:position w:val="-14"/>
        </w:rPr>
        <w:object w:dxaOrig="480" w:dyaOrig="400">
          <v:shape id="_x0000_i1138" type="#_x0000_t75" style="width:24.7pt;height:19.95pt" o:ole="">
            <v:imagedata r:id="rId249" o:title=""/>
          </v:shape>
          <o:OLEObject Type="Embed" ProgID="Equation.3" ShapeID="_x0000_i1138" DrawAspect="Content" ObjectID="_1658221417" r:id="rId250"/>
        </w:object>
      </w:r>
      <w:r w:rsidR="003F4AE4">
        <w:rPr>
          <w:rFonts w:ascii="Times New Roman" w:hAnsi="Times New Roman"/>
          <w:lang w:val="en-GB"/>
        </w:rPr>
        <w:t>, which replaces the term (</w:t>
      </w:r>
      <w:r w:rsidR="00F91289" w:rsidRPr="00E705B5">
        <w:rPr>
          <w:rFonts w:ascii="Times New Roman" w:hAnsi="Times New Roman"/>
          <w:lang w:val="en-GB"/>
        </w:rPr>
        <w:t>0.1</w:t>
      </w:r>
      <w:r w:rsidR="00F91289" w:rsidRPr="003F4AE4">
        <w:rPr>
          <w:rFonts w:ascii="Times New Roman" w:hAnsi="Times New Roman"/>
          <w:i/>
          <w:lang w:val="en-GB"/>
        </w:rPr>
        <w:t>c</w:t>
      </w:r>
      <w:r w:rsidR="003F4AE4" w:rsidRPr="003F4AE4">
        <w:rPr>
          <w:rFonts w:ascii="Times New Roman" w:hAnsi="Times New Roman"/>
          <w:lang w:val="en-GB"/>
        </w:rPr>
        <w:t>)</w:t>
      </w:r>
      <w:r w:rsidR="00F91289" w:rsidRPr="00E705B5">
        <w:rPr>
          <w:rFonts w:ascii="Times New Roman" w:hAnsi="Times New Roman"/>
          <w:lang w:val="en-GB"/>
        </w:rPr>
        <w:t xml:space="preserve"> in the formulation of </w:t>
      </w:r>
      <w:r>
        <w:rPr>
          <w:rFonts w:ascii="Times New Roman" w:hAnsi="Times New Roman"/>
          <w:lang w:val="en-GB"/>
        </w:rPr>
        <w:t xml:space="preserve">Monaghan (2005, </w:t>
      </w:r>
      <w:r w:rsidR="00F91289" w:rsidRPr="00E705B5">
        <w:rPr>
          <w:rFonts w:ascii="Times New Roman" w:hAnsi="Times New Roman"/>
          <w:lang w:val="en-GB"/>
        </w:rPr>
        <w:t>[</w:t>
      </w:r>
      <w:r w:rsidR="00F91289" w:rsidRPr="00E705B5">
        <w:rPr>
          <w:rFonts w:ascii="Times New Roman" w:hAnsi="Times New Roman"/>
          <w:lang w:val="en-GB"/>
        </w:rPr>
        <w:fldChar w:fldCharType="begin"/>
      </w:r>
      <w:r w:rsidR="00F91289" w:rsidRPr="00E705B5">
        <w:rPr>
          <w:rFonts w:ascii="Times New Roman" w:hAnsi="Times New Roman"/>
          <w:lang w:val="en-GB"/>
        </w:rPr>
        <w:instrText xml:space="preserve"> REF _Ref341105676 \r \h  \* MERGEFORMAT </w:instrText>
      </w:r>
      <w:r w:rsidR="00F91289" w:rsidRPr="00E705B5">
        <w:rPr>
          <w:rFonts w:ascii="Times New Roman" w:hAnsi="Times New Roman"/>
          <w:lang w:val="en-GB"/>
        </w:rPr>
      </w:r>
      <w:r w:rsidR="00F91289" w:rsidRPr="00E705B5">
        <w:rPr>
          <w:rFonts w:ascii="Times New Roman" w:hAnsi="Times New Roman"/>
          <w:lang w:val="en-GB"/>
        </w:rPr>
        <w:fldChar w:fldCharType="separate"/>
      </w:r>
      <w:r w:rsidR="00A32296" w:rsidRPr="00A32296">
        <w:rPr>
          <w:rFonts w:ascii="Times New Roman" w:hAnsi="Times New Roman"/>
          <w:bCs/>
          <w:lang w:val="en-GB"/>
        </w:rPr>
        <w:t>138</w:t>
      </w:r>
      <w:r w:rsidR="00F91289" w:rsidRPr="00E705B5">
        <w:rPr>
          <w:rFonts w:ascii="Times New Roman" w:hAnsi="Times New Roman"/>
          <w:lang w:val="en-GB"/>
        </w:rPr>
        <w:fldChar w:fldCharType="end"/>
      </w:r>
      <w:r w:rsidR="00F91289" w:rsidRPr="00E705B5">
        <w:rPr>
          <w:rFonts w:ascii="Times New Roman" w:hAnsi="Times New Roman"/>
          <w:lang w:val="en-GB"/>
        </w:rPr>
        <w:t>]</w:t>
      </w:r>
      <w:r>
        <w:rPr>
          <w:rFonts w:ascii="Times New Roman" w:hAnsi="Times New Roman"/>
          <w:lang w:val="en-GB"/>
        </w:rPr>
        <w:t>)</w:t>
      </w:r>
      <w:r w:rsidR="00F91289" w:rsidRPr="00E705B5">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599" w:dyaOrig="440">
                <v:shape id="_x0000_i1139" type="#_x0000_t75" style="width:230.2pt;height:22.05pt" o:ole="">
                  <v:imagedata r:id="rId251" o:title=""/>
                </v:shape>
                <o:OLEObject Type="Embed" ProgID="Equation.3" ShapeID="_x0000_i1139" DrawAspect="Content" ObjectID="_1658221418" r:id="rId25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56" w:name="_Ref448233131"/>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56"/>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t</w:t>
      </w:r>
      <w:r w:rsidRPr="003F4AE4">
        <w:rPr>
          <w:rFonts w:ascii="Times New Roman" w:hAnsi="Times New Roman"/>
          <w:i/>
          <w:vertAlign w:val="subscript"/>
          <w:lang w:val="en-GB"/>
        </w:rPr>
        <w:t>0</w:t>
      </w:r>
      <w:r w:rsidRPr="00276BB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w:t>
      </w:r>
      <w:r w:rsidRPr="00F1468B">
        <w:rPr>
          <w:rFonts w:ascii="Times New Roman" w:hAnsi="Times New Roman"/>
          <w:lang w:val="en-GB"/>
        </w:rPr>
        <w:t xml:space="preserve">, </w:t>
      </w:r>
      <w:r w:rsidR="00F1468B" w:rsidRPr="00F1468B">
        <w:rPr>
          <w:rFonts w:ascii="Times New Roman" w:hAnsi="Times New Roman"/>
          <w:lang w:val="en-GB"/>
        </w:rPr>
        <w:fldChar w:fldCharType="begin"/>
      </w:r>
      <w:r w:rsidR="00F1468B" w:rsidRPr="00F1468B">
        <w:rPr>
          <w:rFonts w:ascii="Times New Roman" w:hAnsi="Times New Roman"/>
          <w:lang w:val="en-GB"/>
        </w:rPr>
        <w:instrText xml:space="preserve"> REF _Ref448233131 \h  \* MERGEFORMAT </w:instrText>
      </w:r>
      <w:r w:rsidR="00F1468B" w:rsidRPr="00F1468B">
        <w:rPr>
          <w:rFonts w:ascii="Times New Roman" w:hAnsi="Times New Roman"/>
          <w:lang w:val="en-GB"/>
        </w:rPr>
      </w:r>
      <w:r w:rsidR="00F1468B" w:rsidRPr="00F1468B">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6.79</w:t>
      </w:r>
      <w:r w:rsidR="00A32296" w:rsidRPr="00A32296">
        <w:rPr>
          <w:rFonts w:ascii="Times New Roman" w:hAnsi="Times New Roman"/>
          <w:bCs/>
          <w:lang w:val="en-GB"/>
        </w:rPr>
        <w:t>)</w:t>
      </w:r>
      <w:r w:rsidR="00F1468B" w:rsidRPr="00F1468B">
        <w:rPr>
          <w:rFonts w:ascii="Times New Roman" w:hAnsi="Times New Roman"/>
          <w:lang w:val="en-GB"/>
        </w:rPr>
        <w:fldChar w:fldCharType="end"/>
      </w:r>
      <w:r w:rsidR="00F1468B">
        <w:rPr>
          <w:rFonts w:ascii="Times New Roman" w:hAnsi="Times New Roman"/>
          <w:lang w:val="en-GB"/>
        </w:rPr>
        <w:t xml:space="preserve"> </w:t>
      </w:r>
      <w:r w:rsidRPr="00276BB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Further,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A32296" w:rsidRPr="00A32296">
        <w:rPr>
          <w:rFonts w:ascii="Times New Roman" w:hAnsi="Times New Roman"/>
          <w:lang w:val="en-GB"/>
        </w:rPr>
        <w:t>(6.77)</w:t>
      </w:r>
      <w:r w:rsidR="00365BA5">
        <w:rPr>
          <w:rFonts w:ascii="Times New Roman" w:hAnsi="Times New Roman"/>
          <w:lang w:val="en-GB"/>
        </w:rPr>
        <w:fldChar w:fldCharType="end"/>
      </w:r>
      <w:r w:rsidR="00365BA5">
        <w:rPr>
          <w:rFonts w:ascii="Times New Roman" w:hAnsi="Times New Roman"/>
          <w:lang w:val="en-GB"/>
        </w:rPr>
        <w:t xml:space="preserve"> </w:t>
      </w:r>
      <w:r w:rsidRPr="00276BBF">
        <w:rPr>
          <w:rFonts w:ascii="Times New Roman" w:hAnsi="Times New Roman"/>
          <w:lang w:val="en-GB"/>
        </w:rPr>
        <w:t xml:space="preserve">introduces the coefficient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Pr>
          <w:rFonts w:ascii="Times New Roman" w:hAnsi="Times New Roman"/>
          <w:lang w:val="en-GB"/>
        </w:rPr>
        <w:t xml:space="preserve">If one omitted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A32296" w:rsidRPr="00A32296">
        <w:rPr>
          <w:rFonts w:ascii="Times New Roman" w:hAnsi="Times New Roman"/>
          <w:lang w:val="en-GB"/>
        </w:rPr>
        <w:t>(6.77)</w:t>
      </w:r>
      <w:r w:rsidR="00365BA5">
        <w:rPr>
          <w:rFonts w:ascii="Times New Roman" w:hAnsi="Times New Roman"/>
          <w:lang w:val="en-GB"/>
        </w:rPr>
        <w:fldChar w:fldCharType="end"/>
      </w:r>
      <w:r w:rsidRPr="00276BBF">
        <w:rPr>
          <w:rFonts w:ascii="Times New Roman" w:hAnsi="Times New Roman"/>
          <w:lang w:val="en-GB"/>
        </w:rPr>
        <w:t xml:space="preserve"> </w:t>
      </w:r>
      <w:r w:rsidR="00365BA5">
        <w:rPr>
          <w:rFonts w:ascii="Times New Roman" w:hAnsi="Times New Roman"/>
          <w:lang w:val="en-GB"/>
        </w:rPr>
        <w:t>would drastically under-estimate</w:t>
      </w:r>
      <w:r w:rsidRPr="00276BBF">
        <w:rPr>
          <w:rFonts w:ascii="Times New Roman" w:hAnsi="Times New Roman"/>
          <w:lang w:val="en-GB"/>
        </w:rPr>
        <w:t xml:space="preserve"> the impingement forces if t</w:t>
      </w:r>
      <w:r w:rsidR="00365BA5">
        <w:rPr>
          <w:rFonts w:ascii="Times New Roman" w:hAnsi="Times New Roman"/>
          <w:lang w:val="en-GB"/>
        </w:rPr>
        <w:t>he whole mass of the bodies did</w:t>
      </w:r>
      <w:r w:rsidRPr="00276BBF">
        <w:rPr>
          <w:rFonts w:ascii="Times New Roman" w:hAnsi="Times New Roman"/>
          <w:lang w:val="en-GB"/>
        </w:rPr>
        <w:t xml:space="preserve"> not lie within the impact zone (of depth 2</w:t>
      </w:r>
      <w:r w:rsidRPr="003F4AE4">
        <w:rPr>
          <w:rFonts w:ascii="Times New Roman" w:hAnsi="Times New Roman"/>
          <w:i/>
          <w:lang w:val="en-GB"/>
        </w:rPr>
        <w:t>h</w:t>
      </w:r>
      <w:r w:rsidRPr="00276BBF">
        <w:rPr>
          <w:rFonts w:ascii="Times New Roman" w:hAnsi="Times New Roman"/>
          <w:lang w:val="en-GB"/>
        </w:rPr>
        <w:t xml:space="preserve">). To avoid this shortcoming, a formulation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is presented hereafter. Consider the absolute value of the impingement force </w:t>
      </w:r>
      <w:r w:rsidRPr="003F4AE4">
        <w:rPr>
          <w:rFonts w:ascii="Times New Roman" w:hAnsi="Times New Roman"/>
          <w:i/>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as a function of the global parameters of the bodies, instead of the particle values. This second formulation for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540" w:dyaOrig="740">
                <v:shape id="_x0000_i1140" type="#_x0000_t75" style="width:127.2pt;height:37.3pt" o:ole="">
                  <v:imagedata r:id="rId253" o:title=""/>
                </v:shape>
                <o:OLEObject Type="Embed" ProgID="Equation.3" ShapeID="_x0000_i1140" DrawAspect="Content" ObjectID="_1658221419" r:id="rId25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4640" w:dyaOrig="400">
                <v:shape id="_x0000_i1141" type="#_x0000_t75" style="width:232.8pt;height:19.95pt" o:ole="">
                  <v:imagedata r:id="rId255" o:title=""/>
                </v:shape>
                <o:OLEObject Type="Embed" ProgID="Equation.3" ShapeID="_x0000_i1141" DrawAspect="Content" ObjectID="_1658221420" r:id="rId256"/>
              </w:object>
            </w:r>
            <w:r w:rsidRPr="00276BBF">
              <w:rPr>
                <w:rFonts w:ascii="Times New Roman" w:hAnsi="Times New Roman"/>
                <w:position w:val="-30"/>
                <w:sz w:val="24"/>
                <w:szCs w:val="24"/>
              </w:rPr>
              <w:t xml:space="preserve"> </w: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inter-body velocity impact </w:t>
      </w:r>
      <w:r w:rsidRPr="00276BBF">
        <w:rPr>
          <w:rFonts w:ascii="Times New Roman" w:hAnsi="Times New Roman"/>
          <w:position w:val="-14"/>
        </w:rPr>
        <w:object w:dxaOrig="540" w:dyaOrig="400">
          <v:shape id="_x0000_i1142" type="#_x0000_t75" style="width:26.8pt;height:19.95pt" o:ole="">
            <v:imagedata r:id="rId257" o:title=""/>
          </v:shape>
          <o:OLEObject Type="Embed" ProgID="Equation.3" ShapeID="_x0000_i1142" DrawAspect="Content" ObjectID="_1658221421" r:id="rId258"/>
        </w:object>
      </w:r>
      <w:r w:rsidRPr="00276BB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276BBF">
        <w:rPr>
          <w:rFonts w:ascii="Times New Roman" w:hAnsi="Times New Roman"/>
          <w:position w:val="-14"/>
          <w:lang w:val="en-GB"/>
        </w:rPr>
        <w:object w:dxaOrig="540" w:dyaOrig="400">
          <v:shape id="_x0000_i1143" type="#_x0000_t75" style="width:26.8pt;height:19.95pt" o:ole="">
            <v:imagedata r:id="rId259" o:title=""/>
          </v:shape>
          <o:OLEObject Type="Embed" ProgID="Equation.3" ShapeID="_x0000_i1143" DrawAspect="Content" ObjectID="_1658221422" r:id="rId260"/>
        </w:object>
      </w:r>
      <w:r w:rsidRPr="00276BB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now derive a proper definition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by equalling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to </w:t>
      </w:r>
      <w:r w:rsidRPr="003F4AE4">
        <w:rPr>
          <w:rFonts w:ascii="Times New Roman" w:hAnsi="Times New Roman"/>
          <w:i/>
          <w:lang w:val="en-GB"/>
        </w:rPr>
        <w:t>P</w:t>
      </w:r>
      <w:r w:rsidRPr="003F4AE4">
        <w:rPr>
          <w:rFonts w:ascii="Times New Roman" w:hAnsi="Times New Roman"/>
          <w:i/>
          <w:vertAlign w:val="subscript"/>
          <w:lang w:val="en-GB"/>
        </w:rPr>
        <w:t>BK</w:t>
      </w:r>
      <w:r w:rsidRPr="003F4AE4">
        <w:rPr>
          <w:rFonts w:ascii="Times New Roman" w:hAnsi="Times New Roman"/>
          <w:i/>
          <w:lang w:val="en-GB"/>
        </w:rPr>
        <w:t>’</w:t>
      </w:r>
      <w:r w:rsidRPr="00276BB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60">
                <v:shape id="_x0000_i1144" type="#_x0000_t75" style="width:296.4pt;height:73.05pt" o:ole="">
                  <v:imagedata r:id="rId261" o:title=""/>
                </v:shape>
                <o:OLEObject Type="Embed" ProgID="Equation.3" ShapeID="_x0000_i1144" DrawAspect="Content" ObjectID="_1658221423" r:id="rId26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57" w:name="_Ref448237042"/>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57"/>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In practise, </w:t>
      </w:r>
      <w:r w:rsidR="00365BA5">
        <w:rPr>
          <w:rFonts w:ascii="Times New Roman" w:hAnsi="Times New Roman"/>
          <w:lang w:val="en-GB"/>
        </w:rPr>
        <w:t xml:space="preserve">the model </w:t>
      </w:r>
      <w:r w:rsidRPr="00276BBF">
        <w:rPr>
          <w:rFonts w:ascii="Times New Roman" w:hAnsi="Times New Roman"/>
          <w:lang w:val="en-GB"/>
        </w:rPr>
        <w:t>prefer</w:t>
      </w:r>
      <w:r w:rsidR="00A466CF">
        <w:rPr>
          <w:rFonts w:ascii="Times New Roman" w:hAnsi="Times New Roman"/>
          <w:lang w:val="en-GB"/>
        </w:rPr>
        <w:t>s</w:t>
      </w:r>
      <w:r w:rsidRPr="00276BBF">
        <w:rPr>
          <w:rFonts w:ascii="Times New Roman" w:hAnsi="Times New Roman"/>
          <w:lang w:val="en-GB"/>
        </w:rPr>
        <w:t xml:space="preserve"> </w:t>
      </w:r>
      <w:r w:rsidR="00365BA5">
        <w:rPr>
          <w:rFonts w:ascii="Times New Roman" w:hAnsi="Times New Roman"/>
          <w:lang w:val="en-GB"/>
        </w:rPr>
        <w:t xml:space="preserve">using </w:t>
      </w:r>
      <w:r w:rsidRPr="00276BB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20">
                <v:shape id="_x0000_i1145" type="#_x0000_t75" style="width:296.4pt;height:70.95pt" o:ole="">
                  <v:imagedata r:id="rId263" o:title=""/>
                </v:shape>
                <o:OLEObject Type="Embed" ProgID="Equation.3" ShapeID="_x0000_i1145" DrawAspect="Content" ObjectID="_1658221424" r:id="rId26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F91289" w:rsidRPr="00276BBF" w:rsidRDefault="00F1468B" w:rsidP="00E705B5">
      <w:pPr>
        <w:pStyle w:val="Normale1"/>
        <w:spacing w:line="240" w:lineRule="auto"/>
        <w:jc w:val="both"/>
        <w:rPr>
          <w:rFonts w:ascii="Times New Roman" w:hAnsi="Times New Roman"/>
          <w:lang w:val="en-GB"/>
        </w:rPr>
      </w:pPr>
      <w:r>
        <w:rPr>
          <w:rFonts w:ascii="Times New Roman" w:hAnsi="Times New Roman"/>
          <w:lang w:val="en-GB"/>
        </w:rPr>
        <w:t xml:space="preserve">This </w:t>
      </w:r>
      <w:r w:rsidR="00F91289" w:rsidRPr="00276BBF">
        <w:rPr>
          <w:rFonts w:ascii="Times New Roman" w:hAnsi="Times New Roman"/>
          <w:lang w:val="en-GB"/>
        </w:rPr>
        <w:t>is equivalent to considering the body impact velocity as a weighted average of the part</w:t>
      </w:r>
      <w:r w:rsidR="00365BA5">
        <w:rPr>
          <w:rFonts w:ascii="Times New Roman" w:hAnsi="Times New Roman"/>
          <w:lang w:val="en-GB"/>
        </w:rPr>
        <w:t>icle impact velocities</w:t>
      </w:r>
      <w:r w:rsidR="003F4AE4">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a first approximation, the normalizing factor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w:t>
      </w:r>
      <w:r w:rsidRPr="00365BA5">
        <w:rPr>
          <w:rFonts w:ascii="Times New Roman" w:hAnsi="Times New Roman"/>
          <w:lang w:val="en-GB"/>
        </w:rPr>
        <w:t xml:space="preserve">use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_Ref448237042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6.81</w:t>
      </w:r>
      <w:r w:rsidR="00A32296" w:rsidRPr="00A32296">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to model a body-body impact. In this case, for example, a definition for the direction of </w:t>
      </w:r>
      <w:r w:rsidRPr="003F4AE4">
        <w:rPr>
          <w:rFonts w:ascii="Times New Roman" w:hAnsi="Times New Roman"/>
          <w:i/>
          <w:lang w:val="en-GB"/>
        </w:rPr>
        <w:t>P</w:t>
      </w:r>
      <w:r w:rsidRPr="003F4AE4">
        <w:rPr>
          <w:rFonts w:ascii="Times New Roman" w:hAnsi="Times New Roman"/>
          <w:i/>
          <w:vertAlign w:val="subscript"/>
          <w:lang w:val="en-GB"/>
        </w:rPr>
        <w:t>s</w:t>
      </w:r>
      <w:r w:rsidRPr="003F4AE4">
        <w:rPr>
          <w:rFonts w:ascii="Times New Roman" w:hAnsi="Times New Roman"/>
          <w:i/>
          <w:lang w:val="en-GB"/>
        </w:rPr>
        <w:t>’</w:t>
      </w:r>
      <w:r w:rsidRPr="00276BB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F4AE4">
        <w:rPr>
          <w:rFonts w:ascii="Times New Roman" w:hAnsi="Times New Roman"/>
          <w:i/>
          <w:vertAlign w:val="subscript"/>
          <w:lang w:val="en-GB"/>
        </w:rPr>
        <w:t>K*</w:t>
      </w:r>
      <w:r w:rsidRPr="00276BB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C56B0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6840" w:dyaOrig="1420">
                <v:shape id="_x0000_i1146" type="#_x0000_t75" style="width:342.65pt;height:70.95pt" o:ole="">
                  <v:imagedata r:id="rId265" o:title=""/>
                </v:shape>
                <o:OLEObject Type="Embed" ProgID="Equation.3" ShapeID="_x0000_i1146" DrawAspect="Content" ObjectID="_1658221425" r:id="rId26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A6515C" w:rsidRDefault="00A6515C" w:rsidP="0059092D">
      <w:pPr>
        <w:spacing w:after="0" w:line="240" w:lineRule="auto"/>
        <w:jc w:val="both"/>
        <w:rPr>
          <w:rFonts w:ascii="Cambria Math" w:hAnsi="Cambria Math"/>
          <w:sz w:val="24"/>
          <w:szCs w:val="24"/>
        </w:rPr>
      </w:pPr>
    </w:p>
    <w:p w:rsidR="006C0892" w:rsidRPr="006C0892" w:rsidRDefault="006C0892" w:rsidP="006C0892">
      <w:pPr>
        <w:pStyle w:val="Normale1"/>
        <w:spacing w:line="240" w:lineRule="auto"/>
        <w:jc w:val="both"/>
        <w:rPr>
          <w:rFonts w:ascii="Times New Roman" w:hAnsi="Times New Roman"/>
          <w:lang w:val="en-GB"/>
        </w:rPr>
      </w:pPr>
      <w:r w:rsidRPr="006C0892">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r>
        <w:rPr>
          <w:rFonts w:ascii="Times New Roman" w:hAnsi="Times New Roman"/>
          <w:lang w:val="en-GB"/>
        </w:rPr>
        <w:t>.</w:t>
      </w:r>
    </w:p>
    <w:p w:rsidR="006C0892" w:rsidRDefault="006C0892" w:rsidP="0059092D">
      <w:pPr>
        <w:spacing w:after="0" w:line="240" w:lineRule="auto"/>
        <w:jc w:val="both"/>
        <w:rPr>
          <w:rFonts w:ascii="Cambria Math" w:hAnsi="Cambria Math"/>
          <w:sz w:val="24"/>
          <w:szCs w:val="24"/>
        </w:rPr>
      </w:pPr>
    </w:p>
    <w:p w:rsidR="009253B9" w:rsidRDefault="009253B9" w:rsidP="009253B9">
      <w:pPr>
        <w:pStyle w:val="Amicarellititle2"/>
      </w:pPr>
      <w:bookmarkStart w:id="258" w:name="_Toc482633750"/>
      <w:bookmarkStart w:id="259" w:name="_Ref521058313"/>
      <w:bookmarkStart w:id="260" w:name="_Toc42155287"/>
      <w:r w:rsidRPr="000D6B1C">
        <w:t>Normal restitution coefficient</w:t>
      </w:r>
      <w:bookmarkEnd w:id="258"/>
      <w:bookmarkEnd w:id="259"/>
      <w:bookmarkEnd w:id="260"/>
    </w:p>
    <w:p w:rsidR="009253B9" w:rsidRDefault="009253B9" w:rsidP="009253B9">
      <w:pPr>
        <w:spacing w:after="0" w:line="240" w:lineRule="auto"/>
        <w:jc w:val="both"/>
        <w:rPr>
          <w:rFonts w:ascii="Times New Roman" w:hAnsi="Times New Roman"/>
          <w:sz w:val="24"/>
          <w:szCs w:val="24"/>
        </w:rPr>
      </w:pPr>
      <w:r w:rsidRPr="00757D25">
        <w:rPr>
          <w:rFonts w:ascii="Times New Roman" w:hAnsi="Times New Roman"/>
          <w:sz w:val="24"/>
          <w:szCs w:val="24"/>
        </w:rPr>
        <w:t xml:space="preserve">The simulated normal restitution coefficient </w:t>
      </w:r>
      <w:r w:rsidR="00652F0F">
        <w:rPr>
          <w:rFonts w:ascii="Times New Roman" w:hAnsi="Times New Roman"/>
          <w:sz w:val="24"/>
          <w:szCs w:val="24"/>
        </w:rPr>
        <w:t>(</w:t>
      </w:r>
      <w:r w:rsidR="00652F0F" w:rsidRPr="00652F0F">
        <w:rPr>
          <w:rFonts w:ascii="Times New Roman" w:hAnsi="Times New Roman"/>
          <w:i/>
          <w:sz w:val="24"/>
          <w:szCs w:val="24"/>
        </w:rPr>
        <w:t>Rn</w:t>
      </w:r>
      <w:r w:rsidR="00652F0F">
        <w:rPr>
          <w:rFonts w:ascii="Times New Roman" w:hAnsi="Times New Roman"/>
          <w:sz w:val="24"/>
          <w:szCs w:val="24"/>
        </w:rPr>
        <w:t xml:space="preserve">) </w:t>
      </w:r>
      <w:r w:rsidRPr="00757D25">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frontier axes. Otherwise (real cases), the scheme for body-boundary force is dissipative and represents </w:t>
      </w:r>
      <w:r w:rsidRPr="00F6619B">
        <w:rPr>
          <w:rFonts w:ascii="Times New Roman" w:hAnsi="Times New Roman"/>
          <w:i/>
          <w:sz w:val="24"/>
          <w:szCs w:val="24"/>
        </w:rPr>
        <w:t>R</w:t>
      </w:r>
      <w:r w:rsidRPr="00F6619B">
        <w:rPr>
          <w:rFonts w:ascii="Times New Roman" w:hAnsi="Times New Roman"/>
          <w:i/>
          <w:sz w:val="24"/>
          <w:szCs w:val="24"/>
          <w:vertAlign w:val="subscript"/>
        </w:rPr>
        <w:t>n</w:t>
      </w:r>
      <w:r w:rsidRPr="00757D25">
        <w:rPr>
          <w:rFonts w:ascii="Times New Roman" w:hAnsi="Times New Roman"/>
          <w:sz w:val="24"/>
          <w:szCs w:val="24"/>
        </w:rPr>
        <w:t>&lt;1. The equivalent value of the restitution coefficient might be estimated a posteriori.</w:t>
      </w:r>
    </w:p>
    <w:p w:rsidR="009253B9" w:rsidRDefault="009253B9" w:rsidP="009253B9">
      <w:pPr>
        <w:spacing w:after="0" w:line="240" w:lineRule="auto"/>
        <w:jc w:val="both"/>
        <w:rPr>
          <w:rFonts w:ascii="Times New Roman" w:hAnsi="Times New Roman"/>
          <w:sz w:val="24"/>
          <w:szCs w:val="24"/>
        </w:rPr>
      </w:pPr>
    </w:p>
    <w:p w:rsidR="003D504A" w:rsidRPr="009253B9" w:rsidRDefault="003D504A" w:rsidP="001E6489">
      <w:pPr>
        <w:spacing w:after="0" w:line="240" w:lineRule="auto"/>
        <w:rPr>
          <w:rFonts w:ascii="Times New Roman" w:hAnsi="Times New Roman"/>
          <w:sz w:val="24"/>
          <w:szCs w:val="24"/>
        </w:rPr>
      </w:pPr>
    </w:p>
    <w:p w:rsidR="00C70139"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61" w:name="_Toc447794863"/>
      <w:bookmarkStart w:id="262" w:name="_Toc447795348"/>
      <w:bookmarkStart w:id="263" w:name="_Toc447795455"/>
      <w:bookmarkStart w:id="264" w:name="_Ref449963221"/>
      <w:bookmarkStart w:id="265" w:name="_Toc42155288"/>
      <w:r>
        <w:rPr>
          <w:rFonts w:ascii="Book Antiqua" w:hAnsi="Book Antiqua"/>
          <w:caps/>
          <w:kern w:val="0"/>
          <w:sz w:val="24"/>
          <w:szCs w:val="24"/>
        </w:rPr>
        <w:lastRenderedPageBreak/>
        <w:t>The s</w:t>
      </w:r>
      <w:r w:rsidR="00D11CE8">
        <w:rPr>
          <w:rFonts w:ascii="Book Antiqua" w:hAnsi="Book Antiqua"/>
          <w:caps/>
          <w:kern w:val="0"/>
          <w:sz w:val="24"/>
          <w:szCs w:val="24"/>
        </w:rPr>
        <w:t xml:space="preserve">cheme for </w:t>
      </w:r>
      <w:r w:rsidR="008A6A20">
        <w:rPr>
          <w:rFonts w:ascii="Book Antiqua" w:hAnsi="Book Antiqua"/>
          <w:caps/>
          <w:kern w:val="0"/>
          <w:sz w:val="24"/>
          <w:szCs w:val="24"/>
        </w:rPr>
        <w:t>dense granular flows</w:t>
      </w:r>
      <w:bookmarkEnd w:id="261"/>
      <w:bookmarkEnd w:id="262"/>
      <w:bookmarkEnd w:id="263"/>
      <w:bookmarkEnd w:id="264"/>
      <w:bookmarkEnd w:id="265"/>
    </w:p>
    <w:p w:rsidR="008A6A20" w:rsidRP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section describes </w:t>
      </w:r>
      <w:r w:rsidR="008F6FC8">
        <w:rPr>
          <w:rFonts w:ascii="Times New Roman" w:hAnsi="Times New Roman"/>
          <w:lang w:val="en-GB"/>
        </w:rPr>
        <w:t xml:space="preserve">the </w:t>
      </w:r>
      <w:r w:rsidR="00D05FC1">
        <w:rPr>
          <w:rFonts w:ascii="Times New Roman" w:hAnsi="Times New Roman"/>
          <w:lang w:val="en-GB"/>
        </w:rPr>
        <w:t xml:space="preserve">mathematical and numerical models </w:t>
      </w:r>
      <w:r w:rsidRPr="008A6A20">
        <w:rPr>
          <w:rFonts w:ascii="Times New Roman" w:hAnsi="Times New Roman"/>
          <w:lang w:val="en-GB"/>
        </w:rPr>
        <w:t xml:space="preserve">for </w:t>
      </w:r>
      <w:r w:rsidR="008F6FC8">
        <w:rPr>
          <w:rFonts w:ascii="Times New Roman" w:hAnsi="Times New Roman"/>
          <w:lang w:val="en-GB"/>
        </w:rPr>
        <w:t xml:space="preserve">dense granular flows </w:t>
      </w:r>
      <w:r w:rsidRPr="008A6A20">
        <w:rPr>
          <w:rFonts w:ascii="Times New Roman" w:hAnsi="Times New Roman"/>
          <w:lang w:val="en-GB"/>
        </w:rPr>
        <w:t xml:space="preserve">(Amicarelli </w:t>
      </w:r>
      <w:r w:rsidR="008F6FC8">
        <w:rPr>
          <w:rFonts w:ascii="Times New Roman" w:hAnsi="Times New Roman"/>
          <w:lang w:val="en-GB"/>
        </w:rPr>
        <w:t>et al., 2017</w:t>
      </w:r>
      <w:r w:rsidRPr="008A6A20">
        <w:rPr>
          <w:rFonts w:ascii="Times New Roman" w:hAnsi="Times New Roman"/>
          <w:lang w:val="en-GB"/>
        </w:rPr>
        <w:t>, [</w:t>
      </w:r>
      <w:r w:rsidR="00D05FC1">
        <w:rPr>
          <w:rFonts w:ascii="Times New Roman" w:hAnsi="Times New Roman"/>
          <w:lang w:val="en-GB"/>
        </w:rPr>
        <w:fldChar w:fldCharType="begin"/>
      </w:r>
      <w:r w:rsidR="00D05FC1">
        <w:rPr>
          <w:rFonts w:ascii="Times New Roman" w:hAnsi="Times New Roman"/>
          <w:lang w:val="en-GB"/>
        </w:rPr>
        <w:instrText xml:space="preserve"> REF _Ref520373754 \r \h  \* MERGEFORMAT </w:instrText>
      </w:r>
      <w:r w:rsidR="00D05FC1">
        <w:rPr>
          <w:rFonts w:ascii="Times New Roman" w:hAnsi="Times New Roman"/>
          <w:lang w:val="en-GB"/>
        </w:rPr>
      </w:r>
      <w:r w:rsidR="00D05FC1">
        <w:rPr>
          <w:rFonts w:ascii="Times New Roman" w:hAnsi="Times New Roman"/>
          <w:lang w:val="en-GB"/>
        </w:rPr>
        <w:fldChar w:fldCharType="separate"/>
      </w:r>
      <w:r w:rsidR="00A32296">
        <w:rPr>
          <w:rFonts w:ascii="Times New Roman" w:hAnsi="Times New Roman"/>
          <w:lang w:val="en-GB"/>
        </w:rPr>
        <w:t>9</w:t>
      </w:r>
      <w:r w:rsidR="00D05FC1">
        <w:rPr>
          <w:rFonts w:ascii="Times New Roman" w:hAnsi="Times New Roman"/>
          <w:lang w:val="en-GB"/>
        </w:rPr>
        <w:fldChar w:fldCharType="end"/>
      </w:r>
      <w:r w:rsidRPr="008A6A20">
        <w:rPr>
          <w:rFonts w:ascii="Times New Roman" w:hAnsi="Times New Roman"/>
          <w:lang w:val="en-GB"/>
        </w:rPr>
        <w:t>]</w:t>
      </w:r>
      <w:r w:rsidR="00D05FC1">
        <w:rPr>
          <w:rFonts w:ascii="Times New Roman" w:hAnsi="Times New Roman"/>
          <w:lang w:val="en-GB"/>
        </w:rPr>
        <w:t>, Sec.</w:t>
      </w:r>
      <w:r w:rsidR="00D05FC1">
        <w:rPr>
          <w:rFonts w:ascii="Times New Roman" w:hAnsi="Times New Roman"/>
          <w:lang w:val="en-GB"/>
        </w:rPr>
        <w:fldChar w:fldCharType="begin"/>
      </w:r>
      <w:r w:rsidR="00D05FC1">
        <w:rPr>
          <w:rFonts w:ascii="Times New Roman" w:hAnsi="Times New Roman"/>
          <w:lang w:val="en-GB"/>
        </w:rPr>
        <w:instrText xml:space="preserve"> REF _Ref520373755 \r \h  \* MERGEFORMAT </w:instrText>
      </w:r>
      <w:r w:rsidR="00D05FC1">
        <w:rPr>
          <w:rFonts w:ascii="Times New Roman" w:hAnsi="Times New Roman"/>
          <w:lang w:val="en-GB"/>
        </w:rPr>
      </w:r>
      <w:r w:rsidR="00D05FC1">
        <w:rPr>
          <w:rFonts w:ascii="Times New Roman" w:hAnsi="Times New Roman"/>
          <w:lang w:val="en-GB"/>
        </w:rPr>
        <w:fldChar w:fldCharType="separate"/>
      </w:r>
      <w:r w:rsidR="00A32296">
        <w:rPr>
          <w:rFonts w:ascii="Times New Roman" w:hAnsi="Times New Roman"/>
          <w:lang w:val="en-GB"/>
        </w:rPr>
        <w:t>7.1</w:t>
      </w:r>
      <w:r w:rsidR="00D05FC1">
        <w:rPr>
          <w:rFonts w:ascii="Times New Roman" w:hAnsi="Times New Roman"/>
          <w:lang w:val="en-GB"/>
        </w:rPr>
        <w:fldChar w:fldCharType="end"/>
      </w:r>
      <w:r w:rsidRPr="008A6A20">
        <w:rPr>
          <w:rFonts w:ascii="Times New Roman" w:hAnsi="Times New Roman"/>
          <w:lang w:val="en-GB"/>
        </w:rPr>
        <w:t xml:space="preserve">) and its possible speed-up by means of </w:t>
      </w:r>
      <w:proofErr w:type="gramStart"/>
      <w:r w:rsidRPr="008A6A20">
        <w:rPr>
          <w:rFonts w:ascii="Times New Roman" w:hAnsi="Times New Roman"/>
          <w:lang w:val="en-GB"/>
        </w:rPr>
        <w:t>a 2</w:t>
      </w:r>
      <w:proofErr w:type="gramEnd"/>
      <w:r w:rsidRPr="008A6A20">
        <w:rPr>
          <w:rFonts w:ascii="Times New Roman" w:hAnsi="Times New Roman"/>
          <w:lang w:val="en-GB"/>
        </w:rPr>
        <w:t>-interface 3D erosion scheme (Amicarelli &amp; Agate, 2014, [</w:t>
      </w:r>
      <w:r w:rsidRPr="008A6A20">
        <w:rPr>
          <w:rFonts w:ascii="Times New Roman" w:hAnsi="Times New Roman"/>
          <w:lang w:val="en-GB"/>
        </w:rPr>
        <w:fldChar w:fldCharType="begin"/>
      </w:r>
      <w:r w:rsidRPr="008A6A20">
        <w:rPr>
          <w:rFonts w:ascii="Times New Roman" w:hAnsi="Times New Roman"/>
          <w:lang w:val="en-GB"/>
        </w:rPr>
        <w:instrText xml:space="preserve"> REF _Ref448247883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32296">
        <w:rPr>
          <w:rFonts w:ascii="Times New Roman" w:hAnsi="Times New Roman"/>
          <w:lang w:val="en-GB"/>
        </w:rPr>
        <w:t>5</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proofErr w:type="gramStart"/>
      <w:r w:rsidR="00A32296">
        <w:rPr>
          <w:rFonts w:ascii="Times New Roman" w:hAnsi="Times New Roman"/>
          <w:lang w:val="en-GB"/>
        </w:rPr>
        <w:t>7.2</w:t>
      </w:r>
      <w:r w:rsidRPr="008A6A20">
        <w:rPr>
          <w:rFonts w:ascii="Times New Roman" w:hAnsi="Times New Roman"/>
          <w:lang w:val="en-GB"/>
        </w:rPr>
        <w:fldChar w:fldCharType="end"/>
      </w:r>
      <w:r w:rsidRPr="008A6A20">
        <w:rPr>
          <w:rFonts w:ascii="Times New Roman" w:hAnsi="Times New Roman"/>
          <w:lang w:val="en-GB"/>
        </w:rPr>
        <w:t>), which extends the (1-interface) 2D erosion scheme of Manenti et al. (2012, [</w:t>
      </w:r>
      <w:r w:rsidRPr="008A6A20">
        <w:rPr>
          <w:rFonts w:ascii="Times New Roman" w:hAnsi="Times New Roman"/>
          <w:lang w:val="en-GB"/>
        </w:rPr>
        <w:fldChar w:fldCharType="begin"/>
      </w:r>
      <w:r w:rsidRPr="008A6A20">
        <w:rPr>
          <w:rFonts w:ascii="Times New Roman" w:hAnsi="Times New Roman"/>
          <w:lang w:val="en-GB"/>
        </w:rPr>
        <w:instrText xml:space="preserve"> REF _Ref447811118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32296">
        <w:rPr>
          <w:rFonts w:ascii="Times New Roman" w:hAnsi="Times New Roman"/>
          <w:lang w:val="en-GB"/>
        </w:rPr>
        <w:t>122</w:t>
      </w:r>
      <w:r w:rsidRPr="008A6A20">
        <w:rPr>
          <w:rFonts w:ascii="Times New Roman" w:hAnsi="Times New Roman"/>
          <w:lang w:val="en-GB"/>
        </w:rPr>
        <w:fldChar w:fldCharType="end"/>
      </w:r>
      <w:r w:rsidRPr="008A6A20">
        <w:rPr>
          <w:rFonts w:ascii="Times New Roman" w:hAnsi="Times New Roman"/>
          <w:lang w:val="en-GB"/>
        </w:rPr>
        <w:t>], Sec.</w:t>
      </w:r>
      <w:proofErr w:type="gramEnd"/>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32296">
        <w:rPr>
          <w:rFonts w:ascii="Times New Roman" w:hAnsi="Times New Roman"/>
          <w:lang w:val="en-GB"/>
        </w:rPr>
        <w:t>7.2</w:t>
      </w:r>
      <w:r w:rsidRPr="008A6A20">
        <w:rPr>
          <w:rFonts w:ascii="Times New Roman" w:hAnsi="Times New Roman"/>
          <w:lang w:val="en-GB"/>
        </w:rPr>
        <w:fldChar w:fldCharType="end"/>
      </w:r>
      <w:r w:rsidR="00D05FC1">
        <w:rPr>
          <w:rFonts w:ascii="Times New Roman" w:hAnsi="Times New Roman"/>
          <w:lang w:val="en-GB"/>
        </w:rPr>
        <w:t>).</w:t>
      </w:r>
    </w:p>
    <w:p w:rsidR="00D05FC1"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w:t>
      </w:r>
      <w:r w:rsidR="00D05FC1">
        <w:rPr>
          <w:rFonts w:ascii="Times New Roman" w:hAnsi="Times New Roman"/>
          <w:lang w:val="en-GB"/>
        </w:rPr>
        <w:t xml:space="preserve">mixture </w:t>
      </w:r>
      <w:r w:rsidRPr="008A6A20">
        <w:rPr>
          <w:rFonts w:ascii="Times New Roman" w:hAnsi="Times New Roman"/>
          <w:lang w:val="en-GB"/>
        </w:rPr>
        <w:t xml:space="preserve">model </w:t>
      </w:r>
      <w:r w:rsidR="00D05FC1">
        <w:rPr>
          <w:rFonts w:ascii="Times New Roman" w:hAnsi="Times New Roman"/>
          <w:lang w:val="en-GB"/>
        </w:rPr>
        <w:t xml:space="preserve">for dense granular flows (e.g., bed-load transport, fast landslides) </w:t>
      </w:r>
      <w:r w:rsidRPr="008A6A20">
        <w:rPr>
          <w:rFonts w:ascii="Times New Roman" w:hAnsi="Times New Roman"/>
          <w:lang w:val="en-GB"/>
        </w:rPr>
        <w:t>is consistent with the “packing limit” of the Kinetic Theory of Gra</w:t>
      </w:r>
      <w:r w:rsidR="00D05FC1">
        <w:rPr>
          <w:rFonts w:ascii="Times New Roman" w:hAnsi="Times New Roman"/>
          <w:lang w:val="en-GB"/>
        </w:rPr>
        <w:t>nular Flow (KTGF) and no tuning parameter is used to r</w:t>
      </w:r>
      <w:r w:rsidR="00737B27">
        <w:rPr>
          <w:rFonts w:ascii="Times New Roman" w:hAnsi="Times New Roman"/>
          <w:lang w:val="en-GB"/>
        </w:rPr>
        <w:t>epresent the mixture viscosity.</w:t>
      </w:r>
    </w:p>
    <w:p w:rsid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In this code version, the bed-load transport model can only be associated with the boundary treatment of the Semi-Analytic approach (SASPH).</w:t>
      </w:r>
    </w:p>
    <w:p w:rsidR="00D11CE8" w:rsidRDefault="00D11CE8" w:rsidP="00D05FC1">
      <w:pPr>
        <w:pStyle w:val="Normale1"/>
        <w:spacing w:line="240" w:lineRule="auto"/>
        <w:jc w:val="both"/>
        <w:rPr>
          <w:rFonts w:ascii="Times New Roman" w:hAnsi="Times New Roman"/>
          <w:lang w:val="en-GB"/>
        </w:rPr>
      </w:pPr>
    </w:p>
    <w:p w:rsidR="00D11CE8" w:rsidRPr="00980A7A" w:rsidRDefault="00D11CE8" w:rsidP="00D11CE8">
      <w:pPr>
        <w:pStyle w:val="Amicarellititle2"/>
      </w:pPr>
      <w:bookmarkStart w:id="266" w:name="_Ref520373755"/>
      <w:bookmarkStart w:id="267" w:name="_Toc42155289"/>
      <w:r>
        <w:t>Mixture model for dense granular flows</w:t>
      </w:r>
      <w:bookmarkEnd w:id="266"/>
      <w:bookmarkEnd w:id="267"/>
    </w:p>
    <w:p w:rsidR="00D05FC1" w:rsidRDefault="00D05FC1" w:rsidP="00D05FC1">
      <w:pPr>
        <w:pStyle w:val="Normale1"/>
        <w:spacing w:line="240" w:lineRule="auto"/>
        <w:jc w:val="both"/>
        <w:rPr>
          <w:rFonts w:ascii="Times New Roman" w:hAnsi="Times New Roman"/>
          <w:lang w:val="en-GB"/>
        </w:rPr>
      </w:pPr>
      <w:r>
        <w:rPr>
          <w:rFonts w:ascii="Times New Roman" w:hAnsi="Times New Roman"/>
          <w:lang w:val="en-GB"/>
        </w:rPr>
        <w:t xml:space="preserve">This whole section constantly refers to </w:t>
      </w:r>
      <w:r w:rsidRPr="008A6A20">
        <w:rPr>
          <w:rFonts w:ascii="Times New Roman" w:hAnsi="Times New Roman"/>
          <w:lang w:val="en-GB"/>
        </w:rPr>
        <w:t xml:space="preserve">Amicarelli </w:t>
      </w:r>
      <w:r>
        <w:rPr>
          <w:rFonts w:ascii="Times New Roman" w:hAnsi="Times New Roman"/>
          <w:lang w:val="en-GB"/>
        </w:rPr>
        <w:t>et al. (2017</w:t>
      </w:r>
      <w:r w:rsidRPr="008A6A20">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_Ref520373754 \r \h  \* MERGEFORMAT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9</w:t>
      </w:r>
      <w:r>
        <w:rPr>
          <w:rFonts w:ascii="Times New Roman" w:hAnsi="Times New Roman"/>
          <w:lang w:val="en-GB"/>
        </w:rPr>
        <w:fldChar w:fldCharType="end"/>
      </w:r>
      <w:r w:rsidRPr="008A6A20">
        <w:rPr>
          <w:rFonts w:ascii="Times New Roman" w:hAnsi="Times New Roman"/>
          <w:lang w:val="en-GB"/>
        </w:rPr>
        <w:t>]</w:t>
      </w:r>
      <w:r>
        <w:rPr>
          <w:rFonts w:ascii="Times New Roman" w:hAnsi="Times New Roman"/>
          <w:lang w:val="en-GB"/>
        </w:rPr>
        <w:t xml:space="preserve">), but some </w:t>
      </w:r>
      <w:r w:rsidR="00737B27">
        <w:rPr>
          <w:rFonts w:ascii="Times New Roman" w:hAnsi="Times New Roman"/>
          <w:lang w:val="en-GB"/>
        </w:rPr>
        <w:t xml:space="preserve">further </w:t>
      </w:r>
      <w:r>
        <w:rPr>
          <w:rFonts w:ascii="Times New Roman" w:hAnsi="Times New Roman"/>
          <w:lang w:val="en-GB"/>
        </w:rPr>
        <w:t>details and more recent code updates.</w:t>
      </w: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This SPH model represents the mixture of pure fluid and </w:t>
      </w:r>
      <w:r>
        <w:rPr>
          <w:rFonts w:ascii="Times New Roman" w:hAnsi="Times New Roman"/>
          <w:lang w:val="en-GB"/>
        </w:rPr>
        <w:t xml:space="preserve">non-cohesive </w:t>
      </w:r>
      <w:r w:rsidRPr="005C6AA9">
        <w:rPr>
          <w:rFonts w:ascii="Times New Roman" w:hAnsi="Times New Roman"/>
          <w:lang w:val="en-GB"/>
        </w:rPr>
        <w:t>solid granular material</w:t>
      </w:r>
      <w:r>
        <w:rPr>
          <w:rFonts w:ascii="Times New Roman" w:hAnsi="Times New Roman"/>
          <w:lang w:val="en-GB"/>
        </w:rPr>
        <w:t>, under the “packing limit” of the Kinetic Theory of Granular Flow (KTGF, [</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32296">
        <w:rPr>
          <w:rFonts w:ascii="Times New Roman" w:hAnsi="Times New Roman"/>
          <w:lang w:val="en-GB"/>
        </w:rPr>
        <w:t>16</w:t>
      </w:r>
      <w:r w:rsidR="00100196">
        <w:rPr>
          <w:rFonts w:ascii="Times New Roman" w:hAnsi="Times New Roman"/>
          <w:lang w:val="en-GB"/>
        </w:rPr>
        <w:fldChar w:fldCharType="end"/>
      </w:r>
      <w:r w:rsidRPr="00100196">
        <w:rPr>
          <w:rFonts w:ascii="Times New Roman" w:hAnsi="Times New Roman"/>
          <w:lang w:val="en-GB"/>
        </w:rPr>
        <w:t xml:space="preserve">]) for dense granular flows. </w:t>
      </w:r>
      <w:r>
        <w:rPr>
          <w:rFonts w:ascii="Times New Roman" w:hAnsi="Times New Roman"/>
          <w:lang w:val="en-GB"/>
        </w:rPr>
        <w:t>This limit refers to the maximum values of the solid phase volume fraction and is peculiar of bed-load transport (e.g., erosional dam breaks) and fast landslides.</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fluid phase (“</w:t>
      </w:r>
      <w:r w:rsidRPr="0089547B">
        <w:rPr>
          <w:rFonts w:ascii="Times New Roman" w:hAnsi="Times New Roman"/>
          <w:vertAlign w:val="subscript"/>
          <w:lang w:val="en-GB"/>
        </w:rPr>
        <w:t>f</w:t>
      </w:r>
      <w:r w:rsidRPr="005C6AA9">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32296">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480" w:dyaOrig="760">
                <v:shape id="_x0000_i1147" type="#_x0000_t75" style="width:108.8pt;height:35.75pt" o:ole="">
                  <v:imagedata r:id="rId267" o:title=""/>
                </v:shape>
                <o:OLEObject Type="Embed" ProgID="Equation.3" ShapeID="_x0000_i1147" DrawAspect="Content" ObjectID="_1658221426" r:id="rId26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68" w:name="_Ref52037897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68"/>
          </w:p>
        </w:tc>
      </w:tr>
    </w:tbl>
    <w:p w:rsidR="00CF4C3E" w:rsidRDefault="00CF4C3E"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380209">
        <w:rPr>
          <w:rFonts w:ascii="Symbol" w:hAnsi="Symbol"/>
          <w:i/>
          <w:lang w:val="en-GB"/>
        </w:rPr>
        <w:t></w:t>
      </w:r>
      <w:r w:rsidRPr="005C6AA9">
        <w:rPr>
          <w:rFonts w:ascii="Times New Roman" w:hAnsi="Times New Roman"/>
          <w:lang w:val="en-GB"/>
        </w:rPr>
        <w:t xml:space="preserve"> </w:t>
      </w:r>
      <w:r>
        <w:rPr>
          <w:lang w:val="en-US"/>
        </w:rPr>
        <w:t>(kg×m</w:t>
      </w:r>
      <w:r>
        <w:rPr>
          <w:vertAlign w:val="superscript"/>
          <w:lang w:val="en-US"/>
        </w:rPr>
        <w:t>-3</w:t>
      </w:r>
      <w:r>
        <w:rPr>
          <w:lang w:val="en-US"/>
        </w:rPr>
        <w:t xml:space="preserve">) </w:t>
      </w:r>
      <w:r w:rsidRPr="005C6AA9">
        <w:rPr>
          <w:rFonts w:ascii="Times New Roman" w:hAnsi="Times New Roman"/>
          <w:lang w:val="en-GB"/>
        </w:rPr>
        <w:t xml:space="preserve">is density, </w:t>
      </w:r>
      <w:r w:rsidRPr="00380209">
        <w:rPr>
          <w:rFonts w:ascii="Symbol" w:hAnsi="Symbol"/>
          <w:i/>
          <w:lang w:val="en-GB"/>
        </w:rPr>
        <w:t></w:t>
      </w:r>
      <w:r w:rsidRPr="005C6AA9">
        <w:rPr>
          <w:rFonts w:ascii="Times New Roman" w:hAnsi="Times New Roman"/>
          <w:lang w:val="en-GB"/>
        </w:rPr>
        <w:t xml:space="preserve"> the phase volume fraction, </w:t>
      </w:r>
      <w:r w:rsidRPr="00380209">
        <w:rPr>
          <w:rFonts w:ascii="Times New Roman" w:hAnsi="Times New Roman"/>
          <w:i/>
          <w:u w:val="single"/>
          <w:lang w:val="en-GB"/>
        </w:rPr>
        <w:t>u</w:t>
      </w:r>
      <w:r w:rsidRPr="005C6AA9">
        <w:rPr>
          <w:rFonts w:ascii="Times New Roman" w:hAnsi="Times New Roman"/>
          <w:lang w:val="en-GB"/>
        </w:rPr>
        <w:t xml:space="preserve"> </w:t>
      </w:r>
      <w:r>
        <w:rPr>
          <w:lang w:val="en-US"/>
        </w:rPr>
        <w:t>(m×s</w:t>
      </w:r>
      <w:r>
        <w:rPr>
          <w:vertAlign w:val="superscript"/>
          <w:lang w:val="en-US"/>
        </w:rPr>
        <w:t>-1</w:t>
      </w:r>
      <w:r>
        <w:rPr>
          <w:lang w:val="en-US"/>
        </w:rPr>
        <w:t xml:space="preserve">) </w:t>
      </w:r>
      <w:r w:rsidRPr="005C6AA9">
        <w:rPr>
          <w:rFonts w:ascii="Times New Roman" w:hAnsi="Times New Roman"/>
          <w:lang w:val="en-GB"/>
        </w:rPr>
        <w:t>the velocity vector,</w:t>
      </w:r>
      <w:r w:rsidRPr="00380209">
        <w:rPr>
          <w:rFonts w:ascii="Times New Roman" w:hAnsi="Times New Roman"/>
          <w:i/>
          <w:lang w:val="en-GB"/>
        </w:rPr>
        <w:t xml:space="preserve"> t</w:t>
      </w:r>
      <w:r w:rsidRPr="005C6AA9">
        <w:rPr>
          <w:rFonts w:ascii="Times New Roman" w:hAnsi="Times New Roman"/>
          <w:lang w:val="en-GB"/>
        </w:rPr>
        <w:t xml:space="preserve"> represents time and </w:t>
      </w:r>
      <w:r w:rsidRPr="00380209">
        <w:rPr>
          <w:rFonts w:ascii="Times New Roman" w:hAnsi="Times New Roman"/>
          <w:i/>
          <w:u w:val="single"/>
          <w:lang w:val="en-GB"/>
        </w:rPr>
        <w:t>x</w:t>
      </w:r>
      <w:r w:rsidRPr="005C6AA9">
        <w:rPr>
          <w:rFonts w:ascii="Times New Roman" w:hAnsi="Times New Roman"/>
          <w:lang w:val="en-GB"/>
        </w:rPr>
        <w:t xml:space="preserve"> </w:t>
      </w:r>
      <w:r>
        <w:rPr>
          <w:lang w:val="en-US"/>
        </w:rPr>
        <w:t xml:space="preserve">(m) </w:t>
      </w:r>
      <w:r w:rsidRPr="005C6AA9">
        <w:rPr>
          <w:rFonts w:ascii="Times New Roman" w:hAnsi="Times New Roman"/>
          <w:lang w:val="en-GB"/>
        </w:rPr>
        <w:t>the position vector. Einstein</w:t>
      </w:r>
      <w:r>
        <w:rPr>
          <w:rFonts w:ascii="Times New Roman" w:hAnsi="Times New Roman"/>
          <w:lang w:val="en-GB"/>
        </w:rPr>
        <w:t>’s</w:t>
      </w:r>
      <w:r w:rsidRPr="005C6AA9">
        <w:rPr>
          <w:rFonts w:ascii="Times New Roman" w:hAnsi="Times New Roman"/>
          <w:lang w:val="en-GB"/>
        </w:rPr>
        <w:t xml:space="preserve"> notation applies to the subscript “</w:t>
      </w:r>
      <w:r w:rsidRPr="00380209">
        <w:rPr>
          <w:rFonts w:ascii="Times New Roman" w:hAnsi="Times New Roman"/>
          <w:i/>
          <w:vertAlign w:val="subscript"/>
          <w:lang w:val="en-GB"/>
        </w:rPr>
        <w:t>j</w:t>
      </w:r>
      <w:r w:rsidRPr="005C6AA9">
        <w:rPr>
          <w:rFonts w:ascii="Times New Roman" w:hAnsi="Times New Roman"/>
          <w:lang w:val="en-GB"/>
        </w:rPr>
        <w:t xml:space="preserve">”, hereafter.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incompressible solid phase (“</w:t>
      </w:r>
      <w:r w:rsidRPr="00380209">
        <w:rPr>
          <w:rFonts w:ascii="Times New Roman" w:hAnsi="Times New Roman"/>
          <w:i/>
          <w:vertAlign w:val="subscript"/>
          <w:lang w:val="en-GB"/>
        </w:rPr>
        <w:t>s</w:t>
      </w:r>
      <w:r w:rsidRPr="005C6AA9">
        <w:rPr>
          <w:rFonts w:ascii="Times New Roman" w:hAnsi="Times New Roman"/>
          <w:lang w:val="en-GB"/>
        </w:rPr>
        <w:t xml:space="preserve">”) </w:t>
      </w:r>
      <w:r>
        <w:rPr>
          <w:rFonts w:ascii="Times New Roman" w:hAnsi="Times New Roman"/>
          <w:lang w:val="en-GB"/>
        </w:rPr>
        <w:t xml:space="preserve">can be expressed as follows </w:t>
      </w:r>
      <w:r w:rsidRPr="005C6AA9">
        <w:rPr>
          <w:rFonts w:ascii="Times New Roman" w:hAnsi="Times New Roman"/>
          <w:lang w:val="en-GB"/>
        </w:rPr>
        <w:t>(</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32296">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320" w:dyaOrig="760">
                <v:shape id="_x0000_i1148" type="#_x0000_t75" style="width:101.45pt;height:35.75pt" o:ole="">
                  <v:imagedata r:id="rId269" o:title=""/>
                </v:shape>
                <o:OLEObject Type="Embed" ProgID="Equation.3" ShapeID="_x0000_i1148" DrawAspect="Content" ObjectID="_1658221427" r:id="rId27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69" w:name="_Ref520378979"/>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69"/>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080" w:dyaOrig="380">
                <v:shape id="_x0000_i1149" type="#_x0000_t75" style="width:45.2pt;height:15.75pt" o:ole="">
                  <v:imagedata r:id="rId271" o:title=""/>
                </v:shape>
                <o:OLEObject Type="Embed" ProgID="Equation.3" ShapeID="_x0000_i1149" DrawAspect="Content" ObjectID="_1658221428" r:id="rId27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After defining the mixture density and velocity (the subscript “</w:t>
      </w:r>
      <w:r w:rsidRPr="00BE334B">
        <w:rPr>
          <w:rFonts w:ascii="Times New Roman" w:hAnsi="Times New Roman"/>
          <w:i/>
          <w:vertAlign w:val="subscript"/>
          <w:lang w:val="en-GB"/>
        </w:rPr>
        <w:t>m</w:t>
      </w:r>
      <w:r w:rsidRPr="005C6AA9">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4360" w:dyaOrig="680">
                <v:shape id="_x0000_i1150" type="#_x0000_t75" style="width:205.5pt;height:34.15pt" o:ole="">
                  <v:imagedata r:id="rId273" o:title=""/>
                </v:shape>
                <o:OLEObject Type="Embed" ProgID="Equation.3" ShapeID="_x0000_i1150" DrawAspect="Content" ObjectID="_1658221429" r:id="rId27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proofErr w:type="gramStart"/>
      <w:r w:rsidRPr="00EC4C35">
        <w:rPr>
          <w:rFonts w:ascii="Times New Roman" w:hAnsi="Times New Roman"/>
          <w:lang w:val="en-GB"/>
        </w:rPr>
        <w:t>the</w:t>
      </w:r>
      <w:proofErr w:type="gramEnd"/>
      <w:r w:rsidRPr="00EC4C35">
        <w:rPr>
          <w:rFonts w:ascii="Times New Roman" w:hAnsi="Times New Roman"/>
          <w:lang w:val="en-GB"/>
        </w:rPr>
        <w:t xml:space="preserve"> summation of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_Ref520378978 \h  \* MERGEFORMAT </w:instrText>
      </w:r>
      <w:r w:rsidR="00EC4C35" w:rsidRPr="00EC4C35">
        <w:rPr>
          <w:rFonts w:ascii="Times New Roman" w:hAnsi="Times New Roman"/>
        </w:rPr>
      </w:r>
      <w:r w:rsidR="00EC4C35" w:rsidRPr="00EC4C35">
        <w:rPr>
          <w:rFonts w:ascii="Times New Roman" w:hAnsi="Times New Roman"/>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7.1</w:t>
      </w:r>
      <w:r w:rsidR="00A32296" w:rsidRPr="00A32296">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and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_Ref520378979 \h  \* MERGEFORMAT </w:instrText>
      </w:r>
      <w:r w:rsidR="00EC4C35" w:rsidRPr="00EC4C35">
        <w:rPr>
          <w:rFonts w:ascii="Times New Roman" w:hAnsi="Times New Roman"/>
        </w:rPr>
      </w:r>
      <w:r w:rsidR="00EC4C35" w:rsidRPr="00EC4C35">
        <w:rPr>
          <w:rFonts w:ascii="Times New Roman" w:hAnsi="Times New Roman"/>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7.2</w:t>
      </w:r>
      <w:r w:rsidR="00A32296" w:rsidRPr="00A32296">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w:t>
      </w:r>
      <w:r w:rsidRPr="00EC4C35">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440" w:dyaOrig="720">
                <v:shape id="_x0000_i1151" type="#_x0000_t75" style="width:67.8pt;height:36.25pt" o:ole="">
                  <v:imagedata r:id="rId275" o:title=""/>
                </v:shape>
                <o:OLEObject Type="Embed" ProgID="Equation.3" ShapeID="_x0000_i1151" DrawAspect="Content" ObjectID="_1658221430" r:id="rId27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The model assumes that SPH particles are conservative (i.e. </w:t>
      </w:r>
      <w:r>
        <w:rPr>
          <w:rFonts w:ascii="Times New Roman" w:hAnsi="Times New Roman"/>
          <w:lang w:val="en-GB"/>
        </w:rPr>
        <w:t>mixture</w:t>
      </w:r>
      <w:r w:rsidRPr="005C6AA9">
        <w:rPr>
          <w:rFonts w:ascii="Times New Roman" w:hAnsi="Times New Roman"/>
          <w:lang w:val="en-GB"/>
        </w:rPr>
        <w:t xml:space="preserve"> particles do not exchange </w:t>
      </w:r>
      <w:r w:rsidR="00CF4C3E">
        <w:rPr>
          <w:rFonts w:ascii="Times New Roman" w:hAnsi="Times New Roman"/>
          <w:lang w:val="en-GB"/>
        </w:rPr>
        <w:t xml:space="preserve">net </w:t>
      </w:r>
      <w:r w:rsidRPr="005C6AA9">
        <w:rPr>
          <w:rFonts w:ascii="Times New Roman" w:hAnsi="Times New Roman"/>
          <w:lang w:val="en-GB"/>
        </w:rPr>
        <w:t xml:space="preserve">mass </w:t>
      </w:r>
      <w:r w:rsidR="00CF4C3E">
        <w:rPr>
          <w:rFonts w:ascii="Times New Roman" w:hAnsi="Times New Roman"/>
          <w:lang w:val="en-GB"/>
        </w:rPr>
        <w:t xml:space="preserve">fluxes </w:t>
      </w:r>
      <w:r w:rsidRPr="005C6AA9">
        <w:rPr>
          <w:rFonts w:ascii="Times New Roman" w:hAnsi="Times New Roman"/>
          <w:lang w:val="en-GB"/>
        </w:rPr>
        <w:t xml:space="preserve">with the surrounding </w:t>
      </w:r>
      <w:r w:rsidR="00CF4C3E">
        <w:rPr>
          <w:rFonts w:ascii="Times New Roman" w:hAnsi="Times New Roman"/>
          <w:lang w:val="en-GB"/>
        </w:rPr>
        <w:t>environment</w:t>
      </w:r>
      <w:r w:rsidRPr="005C6AA9">
        <w:rPr>
          <w:rFonts w:ascii="Times New Roman" w:hAnsi="Times New Roman"/>
          <w:lang w:val="en-GB"/>
        </w:rPr>
        <w:t>), which is a reasonable hypothesis for high solid volume fractions in saturated soils</w:t>
      </w:r>
      <w:r>
        <w:rPr>
          <w:rFonts w:ascii="Times New Roman" w:hAnsi="Times New Roman"/>
          <w:lang w:val="en-GB"/>
        </w:rPr>
        <w:t>, according to the</w:t>
      </w:r>
      <w:r w:rsidRPr="005C6AA9">
        <w:rPr>
          <w:rFonts w:ascii="Times New Roman" w:hAnsi="Times New Roman"/>
          <w:lang w:val="en-GB"/>
        </w:rPr>
        <w:t xml:space="preserve"> “packing limit” of the </w:t>
      </w:r>
      <w:r w:rsidRPr="003B49F5">
        <w:rPr>
          <w:rFonts w:ascii="Times New Roman" w:hAnsi="Times New Roman"/>
          <w:lang w:val="en-US"/>
        </w:rPr>
        <w:t>Kinetic Theory of Granular Flow</w:t>
      </w:r>
      <w:r w:rsidRPr="005C6AA9">
        <w:rPr>
          <w:rFonts w:ascii="Times New Roman" w:hAnsi="Times New Roman"/>
          <w:lang w:val="en-GB"/>
        </w:rPr>
        <w:t xml:space="preserve"> </w:t>
      </w:r>
      <w:r>
        <w:rPr>
          <w:rFonts w:ascii="Times New Roman" w:hAnsi="Times New Roman"/>
          <w:lang w:val="en-GB"/>
        </w:rPr>
        <w:t>(</w:t>
      </w:r>
      <w:r w:rsidRPr="005C6AA9">
        <w:rPr>
          <w:rFonts w:ascii="Times New Roman" w:hAnsi="Times New Roman"/>
          <w:lang w:val="en-GB"/>
        </w:rPr>
        <w:t>KTGF</w:t>
      </w:r>
      <w:r>
        <w:rPr>
          <w:rFonts w:ascii="Times New Roman" w:hAnsi="Times New Roman"/>
          <w:lang w:val="en-GB"/>
        </w:rPr>
        <w:t>, [</w:t>
      </w:r>
      <w:r w:rsidR="00EC4C35">
        <w:rPr>
          <w:rFonts w:ascii="Times New Roman" w:hAnsi="Times New Roman"/>
          <w:lang w:val="en-GB"/>
        </w:rPr>
        <w:fldChar w:fldCharType="begin"/>
      </w:r>
      <w:r w:rsidR="00EC4C35">
        <w:rPr>
          <w:rFonts w:ascii="Times New Roman" w:hAnsi="Times New Roman"/>
          <w:lang w:val="en-GB"/>
        </w:rPr>
        <w:instrText xml:space="preserve"> REF _Ref520374383 \r \h </w:instrText>
      </w:r>
      <w:r w:rsidR="00EC4C35">
        <w:rPr>
          <w:rFonts w:ascii="Times New Roman" w:hAnsi="Times New Roman"/>
          <w:lang w:val="en-GB"/>
        </w:rPr>
      </w:r>
      <w:r w:rsidR="00EC4C35">
        <w:rPr>
          <w:rFonts w:ascii="Times New Roman" w:hAnsi="Times New Roman"/>
          <w:lang w:val="en-GB"/>
        </w:rPr>
        <w:fldChar w:fldCharType="separate"/>
      </w:r>
      <w:r w:rsidR="00A32296">
        <w:rPr>
          <w:rFonts w:ascii="Times New Roman" w:hAnsi="Times New Roman"/>
          <w:lang w:val="en-GB"/>
        </w:rPr>
        <w:t>16</w:t>
      </w:r>
      <w:r w:rsidR="00EC4C35">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840" w:dyaOrig="720">
                <v:shape id="_x0000_i1152" type="#_x0000_t75" style="width:84.1pt;height:36.25pt" o:ole="">
                  <v:imagedata r:id="rId277" o:title=""/>
                </v:shape>
                <o:OLEObject Type="Embed" ProgID="Equation.3" ShapeID="_x0000_i1152" DrawAspect="Content" ObjectID="_1658221431" r:id="rId27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0" w:name="_Ref52037898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0"/>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Starting from</w:t>
      </w:r>
      <w:r w:rsidR="00EC4C35" w:rsidRPr="00EC4C35">
        <w:rPr>
          <w:rFonts w:ascii="Times New Roman" w:hAnsi="Times New Roman"/>
          <w:lang w:val="en-GB"/>
        </w:rPr>
        <w:t xml:space="preserve">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_Ref520378980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7.6</w:t>
      </w:r>
      <w:r w:rsidR="00A32296" w:rsidRPr="00A32296">
        <w:rPr>
          <w:rFonts w:ascii="Times New Roman" w:hAnsi="Times New Roman"/>
          <w:lang w:val="en-GB"/>
        </w:rPr>
        <w:t>)</w:t>
      </w:r>
      <w:r w:rsidR="00EC4C35" w:rsidRPr="00EC4C35">
        <w:rPr>
          <w:rFonts w:ascii="Times New Roman" w:hAnsi="Times New Roman"/>
          <w:lang w:val="en-GB"/>
        </w:rPr>
        <w:fldChar w:fldCharType="end"/>
      </w:r>
      <w:r w:rsidRPr="005C6AA9">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340" w:dyaOrig="760">
                <v:shape id="_x0000_i1153" type="#_x0000_t75" style="width:63.6pt;height:37.85pt" o:ole="">
                  <v:imagedata r:id="rId279" o:title=""/>
                </v:shape>
                <o:OLEObject Type="Embed" ProgID="Equation.3" ShapeID="_x0000_i1153" DrawAspect="Content" ObjectID="_1658221432" r:id="rId28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1" w:name="_Ref52037915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1"/>
          </w:p>
        </w:tc>
      </w:tr>
    </w:tbl>
    <w:p w:rsidR="008A6A20" w:rsidRDefault="008A6A20"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EC4C35">
        <w:rPr>
          <w:rFonts w:ascii="Times New Roman" w:hAnsi="Times New Roman"/>
          <w:lang w:val="en-GB"/>
        </w:rPr>
        <w:fldChar w:fldCharType="begin"/>
      </w:r>
      <w:r w:rsidR="00EC4C35">
        <w:rPr>
          <w:rFonts w:ascii="Times New Roman" w:hAnsi="Times New Roman"/>
          <w:lang w:val="en-GB"/>
        </w:rPr>
        <w:instrText xml:space="preserve"> REF _Ref520379157 \r \h </w:instrText>
      </w:r>
      <w:r w:rsidR="00EC4C35">
        <w:rPr>
          <w:rFonts w:ascii="Times New Roman" w:hAnsi="Times New Roman"/>
          <w:lang w:val="en-GB"/>
        </w:rPr>
      </w:r>
      <w:r w:rsidR="00EC4C35">
        <w:rPr>
          <w:rFonts w:ascii="Times New Roman" w:hAnsi="Times New Roman"/>
          <w:lang w:val="en-GB"/>
        </w:rPr>
        <w:fldChar w:fldCharType="separate"/>
      </w:r>
      <w:r w:rsidR="00A32296">
        <w:rPr>
          <w:rFonts w:ascii="Times New Roman" w:hAnsi="Times New Roman"/>
          <w:lang w:val="en-GB"/>
        </w:rPr>
        <w:t>127</w:t>
      </w:r>
      <w:r w:rsidR="00EC4C35">
        <w:rPr>
          <w:rFonts w:ascii="Times New Roman" w:hAnsi="Times New Roman"/>
          <w:lang w:val="en-GB"/>
        </w:rPr>
        <w:fldChar w:fldCharType="end"/>
      </w:r>
      <w:r w:rsidRPr="00EC4C35">
        <w:rPr>
          <w:rFonts w:ascii="Times New Roman" w:hAnsi="Times New Roman"/>
          <w:lang w:val="en-GB"/>
        </w:rPr>
        <w:t xml:space="preserve">], </w:t>
      </w:r>
      <w:r w:rsidR="00EC4C35">
        <w:rPr>
          <w:rFonts w:ascii="Times New Roman" w:hAnsi="Times New Roman"/>
          <w:lang w:val="en-GB"/>
        </w:rPr>
        <w:t>t</w:t>
      </w:r>
      <w:r w:rsidRPr="00EC4C35">
        <w:rPr>
          <w:rFonts w:ascii="Times New Roman" w:hAnsi="Times New Roman"/>
          <w:lang w:val="en-GB"/>
        </w:rPr>
        <w:t xml:space="preserve">he SPH approximation of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_Ref520379158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7.7</w:t>
      </w:r>
      <w:r w:rsidR="00A32296" w:rsidRPr="00A32296">
        <w:rPr>
          <w:rFonts w:ascii="Times New Roman" w:hAnsi="Times New Roman"/>
          <w:lang w:val="en-GB"/>
        </w:rPr>
        <w:t>)</w:t>
      </w:r>
      <w:r w:rsidR="00EC4C35" w:rsidRPr="00EC4C35">
        <w:rPr>
          <w:rFonts w:ascii="Times New Roman" w:hAnsi="Times New Roman"/>
          <w:lang w:val="en-GB"/>
        </w:rPr>
        <w:fldChar w:fldCharType="end"/>
      </w:r>
      <w:r w:rsidR="00EC4C35">
        <w:rPr>
          <w:rFonts w:ascii="Times New Roman" w:hAnsi="Times New Roman"/>
          <w:lang w:val="en-GB"/>
        </w:rPr>
        <w:t xml:space="preserve"> </w:t>
      </w:r>
      <w:r w:rsidRPr="00EC4C35">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89547B">
              <w:rPr>
                <w:position w:val="-36"/>
              </w:rPr>
              <w:object w:dxaOrig="5899" w:dyaOrig="820">
                <v:shape id="_x0000_i1154" type="#_x0000_t75" style="width:266.45pt;height:37.85pt" o:ole="">
                  <v:imagedata r:id="rId281" o:title=""/>
                </v:shape>
                <o:OLEObject Type="Embed" ProgID="Equation.3" ShapeID="_x0000_i1154" DrawAspect="Content" ObjectID="_1658221433" r:id="rId28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Pr="00E04F46"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430F59">
        <w:rPr>
          <w:rFonts w:ascii="Times New Roman" w:hAnsi="Times New Roman"/>
          <w:i/>
          <w:u w:val="single"/>
          <w:lang w:val="en-GB"/>
        </w:rPr>
        <w:t>n</w:t>
      </w:r>
      <w:r w:rsidRPr="005C6AA9">
        <w:rPr>
          <w:rFonts w:ascii="Times New Roman" w:hAnsi="Times New Roman"/>
          <w:lang w:val="en-GB"/>
        </w:rPr>
        <w:t xml:space="preserve"> </w:t>
      </w:r>
      <w:r>
        <w:rPr>
          <w:rFonts w:ascii="Times New Roman" w:hAnsi="Times New Roman"/>
          <w:lang w:val="en-GB"/>
        </w:rPr>
        <w:t xml:space="preserve">is the unit vector normal to </w:t>
      </w:r>
      <w:r w:rsidRPr="005C6AA9">
        <w:rPr>
          <w:rFonts w:ascii="Times New Roman" w:hAnsi="Times New Roman"/>
          <w:lang w:val="en-GB"/>
        </w:rPr>
        <w:t>the frontier.</w:t>
      </w:r>
      <w:r>
        <w:rPr>
          <w:rFonts w:ascii="Times New Roman" w:hAnsi="Times New Roman"/>
          <w:lang w:val="en-GB"/>
        </w:rPr>
        <w:t xml:space="preserve"> </w:t>
      </w:r>
      <w:r w:rsidRPr="005C6AA9">
        <w:rPr>
          <w:rFonts w:ascii="Times New Roman" w:hAnsi="Times New Roman"/>
          <w:lang w:val="en-GB"/>
        </w:rPr>
        <w:t>The subscripts “</w:t>
      </w:r>
      <w:r w:rsidRPr="0028533E">
        <w:rPr>
          <w:rFonts w:ascii="Times New Roman" w:hAnsi="Times New Roman"/>
          <w:i/>
          <w:vertAlign w:val="subscript"/>
          <w:lang w:val="en-GB"/>
        </w:rPr>
        <w:t>0</w:t>
      </w:r>
      <w:r w:rsidRPr="005C6AA9">
        <w:rPr>
          <w:rFonts w:ascii="Times New Roman" w:hAnsi="Times New Roman"/>
          <w:lang w:val="en-GB"/>
        </w:rPr>
        <w:t>”, “</w:t>
      </w:r>
      <w:r w:rsidRPr="0028533E">
        <w:rPr>
          <w:rFonts w:ascii="Times New Roman" w:hAnsi="Times New Roman"/>
          <w:i/>
          <w:vertAlign w:val="subscript"/>
          <w:lang w:val="en-GB"/>
        </w:rPr>
        <w:t>b</w:t>
      </w:r>
      <w:r w:rsidRPr="005C6AA9">
        <w:rPr>
          <w:rFonts w:ascii="Times New Roman" w:hAnsi="Times New Roman"/>
          <w:lang w:val="en-GB"/>
        </w:rPr>
        <w:t>” and “</w:t>
      </w:r>
      <w:r w:rsidRPr="0028533E">
        <w:rPr>
          <w:rFonts w:ascii="Times New Roman" w:hAnsi="Times New Roman"/>
          <w:i/>
          <w:vertAlign w:val="subscript"/>
          <w:lang w:val="en-GB"/>
        </w:rPr>
        <w:t>w</w:t>
      </w:r>
      <w:r w:rsidRPr="005C6AA9">
        <w:rPr>
          <w:rFonts w:ascii="Times New Roman" w:hAnsi="Times New Roman"/>
          <w:lang w:val="en-GB"/>
        </w:rPr>
        <w:t xml:space="preserve">” refer to the computational particle, a neighbouring particle and a wall frontier, respectively. </w:t>
      </w:r>
      <w:r w:rsidRPr="00E04F46">
        <w:rPr>
          <w:rFonts w:ascii="Times New Roman" w:hAnsi="Times New Roman"/>
          <w:lang w:val="en-GB"/>
        </w:rPr>
        <w:t>The integral boundary term is computed according to [</w:t>
      </w:r>
      <w:r w:rsidR="00116C36">
        <w:rPr>
          <w:rFonts w:ascii="Times New Roman" w:hAnsi="Times New Roman"/>
          <w:lang w:val="en-GB"/>
        </w:rPr>
        <w:fldChar w:fldCharType="begin"/>
      </w:r>
      <w:r w:rsidR="00116C36">
        <w:rPr>
          <w:rFonts w:ascii="Times New Roman" w:hAnsi="Times New Roman"/>
          <w:lang w:val="en-GB"/>
        </w:rPr>
        <w:instrText xml:space="preserve"> REF _Ref341105389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46</w:t>
      </w:r>
      <w:r w:rsidR="00116C36">
        <w:rPr>
          <w:rFonts w:ascii="Times New Roman" w:hAnsi="Times New Roman"/>
          <w:lang w:val="en-GB"/>
        </w:rPr>
        <w:fldChar w:fldCharType="end"/>
      </w:r>
      <w:r w:rsidRPr="00E04F46">
        <w:rPr>
          <w:rFonts w:ascii="Times New Roman" w:hAnsi="Times New Roman"/>
          <w:lang w:val="en-GB"/>
        </w:rPr>
        <w:t>]</w:t>
      </w:r>
      <w:r>
        <w:rPr>
          <w:rFonts w:ascii="Times New Roman" w:hAnsi="Times New Roman"/>
          <w:lang w:val="en-GB"/>
        </w:rPr>
        <w:t xml:space="preserve"> and represents the effects of wall frontiers</w:t>
      </w:r>
      <w:r w:rsidRPr="00E04F46">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Considering the KTGF, the momentum equation for the fluid phase</w:t>
      </w:r>
      <w:r w:rsidRPr="00187F26">
        <w:rPr>
          <w:rFonts w:ascii="Times New Roman" w:hAnsi="Times New Roman"/>
          <w:lang w:val="en-GB"/>
        </w:rPr>
        <w:t xml:space="preserv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5679" w:dyaOrig="720">
                <v:shape id="_x0000_i1155" type="#_x0000_t75" style="width:270.15pt;height:35.75pt" o:ole="">
                  <v:imagedata r:id="rId283" o:title=""/>
                </v:shape>
                <o:OLEObject Type="Embed" ProgID="Equation.3" ShapeID="_x0000_i1155" DrawAspect="Content" ObjectID="_1658221434" r:id="rId28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2" w:name="_Ref52037926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2"/>
          </w:p>
        </w:tc>
      </w:tr>
    </w:tbl>
    <w:p w:rsidR="008A6A20" w:rsidRDefault="008A6A20"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AC1B6F">
        <w:rPr>
          <w:rFonts w:ascii="Symbol" w:hAnsi="Symbol"/>
          <w:i/>
          <w:lang w:val="en-GB"/>
        </w:rPr>
        <w:t></w:t>
      </w:r>
      <w:r w:rsidRPr="000E4E1A">
        <w:rPr>
          <w:rFonts w:ascii="Times New Roman" w:hAnsi="Times New Roman"/>
          <w:i/>
          <w:vertAlign w:val="subscript"/>
          <w:lang w:val="en-GB"/>
        </w:rPr>
        <w:t>ij</w:t>
      </w:r>
      <w:r w:rsidRPr="005C6AA9">
        <w:rPr>
          <w:rFonts w:ascii="Times New Roman" w:hAnsi="Times New Roman"/>
          <w:lang w:val="en-GB"/>
        </w:rPr>
        <w:t xml:space="preserve"> </w:t>
      </w:r>
      <w:r>
        <w:rPr>
          <w:lang w:val="en-US"/>
        </w:rPr>
        <w:t xml:space="preserve">(Pa) </w:t>
      </w:r>
      <w:r w:rsidRPr="005C6AA9">
        <w:rPr>
          <w:rFonts w:ascii="Times New Roman" w:hAnsi="Times New Roman"/>
          <w:lang w:val="en-GB"/>
        </w:rPr>
        <w:t xml:space="preserve">is the deviatoric (or shear) stress tensor, </w:t>
      </w:r>
      <w:r w:rsidRPr="00AC1B6F">
        <w:rPr>
          <w:rFonts w:ascii="Times New Roman" w:hAnsi="Times New Roman"/>
          <w:i/>
          <w:lang w:val="en-GB"/>
        </w:rPr>
        <w:t>g</w:t>
      </w:r>
      <w:r w:rsidRPr="005C6AA9">
        <w:rPr>
          <w:rFonts w:ascii="Times New Roman" w:hAnsi="Times New Roman"/>
          <w:lang w:val="en-GB"/>
        </w:rPr>
        <w:t xml:space="preserve"> </w:t>
      </w:r>
      <w:r>
        <w:rPr>
          <w:lang w:val="en-US"/>
        </w:rPr>
        <w:t>(m×s</w:t>
      </w:r>
      <w:r>
        <w:rPr>
          <w:vertAlign w:val="superscript"/>
          <w:lang w:val="en-US"/>
        </w:rPr>
        <w:t>-2</w:t>
      </w:r>
      <w:r>
        <w:rPr>
          <w:lang w:val="en-US"/>
        </w:rPr>
        <w:t xml:space="preserve">) </w:t>
      </w:r>
      <w:r w:rsidRPr="005C6AA9">
        <w:rPr>
          <w:rFonts w:ascii="Times New Roman" w:hAnsi="Times New Roman"/>
          <w:lang w:val="en-GB"/>
        </w:rPr>
        <w:t>gravity acceleration</w:t>
      </w:r>
      <w:r>
        <w:rPr>
          <w:rFonts w:ascii="Times New Roman" w:hAnsi="Times New Roman"/>
          <w:lang w:val="en-GB"/>
        </w:rPr>
        <w:t xml:space="preserve"> and</w:t>
      </w:r>
      <w:r w:rsidRPr="005C6AA9">
        <w:rPr>
          <w:rFonts w:ascii="Times New Roman" w:hAnsi="Times New Roman"/>
          <w:lang w:val="en-GB"/>
        </w:rPr>
        <w:t xml:space="preserve"> </w:t>
      </w:r>
      <w:r w:rsidRPr="00AC1B6F">
        <w:rPr>
          <w:rFonts w:ascii="Times New Roman" w:hAnsi="Times New Roman"/>
          <w:i/>
          <w:lang w:val="en-GB"/>
        </w:rPr>
        <w:t>p</w:t>
      </w:r>
      <w:r>
        <w:rPr>
          <w:rFonts w:ascii="Times New Roman" w:hAnsi="Times New Roman"/>
          <w:i/>
          <w:lang w:val="en-GB"/>
        </w:rPr>
        <w:t xml:space="preserve"> </w:t>
      </w:r>
      <w:r>
        <w:rPr>
          <w:lang w:val="en-US"/>
        </w:rPr>
        <w:t>(Pa)</w:t>
      </w:r>
      <w:r w:rsidRPr="005C6AA9">
        <w:rPr>
          <w:rFonts w:ascii="Times New Roman" w:hAnsi="Times New Roman"/>
          <w:lang w:val="en-GB"/>
        </w:rPr>
        <w:t xml:space="preserve"> pressure. The last term depends on the relative velocity between the phases (filtration process)</w:t>
      </w:r>
      <w:r>
        <w:rPr>
          <w:rFonts w:ascii="Times New Roman" w:hAnsi="Times New Roman"/>
          <w:lang w:val="en-GB"/>
        </w:rPr>
        <w:t xml:space="preserve"> through the drag coefficient </w:t>
      </w:r>
      <w:r>
        <w:rPr>
          <w:rFonts w:ascii="Times New Roman" w:hAnsi="Times New Roman"/>
          <w:i/>
          <w:lang w:val="en-GB"/>
        </w:rPr>
        <w:t>K</w:t>
      </w:r>
      <w:r>
        <w:rPr>
          <w:rFonts w:ascii="Times New Roman" w:hAnsi="Times New Roman"/>
          <w:i/>
          <w:vertAlign w:val="subscript"/>
          <w:lang w:val="en-GB"/>
        </w:rPr>
        <w:t>gs</w:t>
      </w:r>
      <w:r>
        <w:rPr>
          <w:rFonts w:ascii="Times New Roman" w:hAnsi="Times New Roman"/>
          <w:lang w:val="en-GB"/>
        </w:rPr>
        <w:t xml:space="preserve"> </w:t>
      </w:r>
      <w:r>
        <w:rPr>
          <w:lang w:val="en-US"/>
        </w:rPr>
        <w:t>(kg×m</w:t>
      </w:r>
      <w:r>
        <w:rPr>
          <w:vertAlign w:val="superscript"/>
          <w:lang w:val="en-US"/>
        </w:rPr>
        <w:t>-3</w:t>
      </w:r>
      <w:r>
        <w:rPr>
          <w:lang w:val="en-US"/>
        </w:rPr>
        <w:t>×s</w:t>
      </w:r>
      <w:r>
        <w:rPr>
          <w:vertAlign w:val="superscript"/>
          <w:lang w:val="en-US"/>
        </w:rPr>
        <w:t>-1</w:t>
      </w:r>
      <w:r>
        <w:rPr>
          <w:lang w:val="en-US"/>
        </w:rPr>
        <w:t>)</w:t>
      </w:r>
      <w:r w:rsidRPr="005C6AA9">
        <w:rPr>
          <w:rFonts w:ascii="Times New Roman" w:hAnsi="Times New Roman"/>
          <w:lang w:val="en-GB"/>
        </w:rPr>
        <w:t xml:space="preserve">.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momentum equation for the solid phase</w:t>
      </w:r>
      <w:r w:rsidRPr="00187F26">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6020" w:dyaOrig="720">
                <v:shape id="_x0000_i1156" type="#_x0000_t75" style="width:285.9pt;height:35.75pt" o:ole="">
                  <v:imagedata r:id="rId285" o:title=""/>
                </v:shape>
                <o:OLEObject Type="Embed" ProgID="Equation.3" ShapeID="_x0000_i1156" DrawAspect="Content" ObjectID="_1658221435" r:id="rId28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3" w:name="_Ref52037926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3"/>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Provided the volume equation and the definitions of the mixture velocity and density, the sum of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_Ref520379264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7.9</w:t>
      </w:r>
      <w:r w:rsidR="00A32296" w:rsidRPr="00A32296">
        <w:rPr>
          <w:rFonts w:ascii="Times New Roman" w:hAnsi="Times New Roman"/>
          <w:lang w:val="en-GB"/>
        </w:rPr>
        <w:t>)</w:t>
      </w:r>
      <w:r w:rsidR="00116C36" w:rsidRPr="00116C36">
        <w:rPr>
          <w:rFonts w:ascii="Times New Roman" w:hAnsi="Times New Roman"/>
          <w:lang w:val="en-GB"/>
        </w:rPr>
        <w:fldChar w:fldCharType="end"/>
      </w:r>
      <w:r w:rsidR="00116C36" w:rsidRPr="00116C36">
        <w:rPr>
          <w:rFonts w:ascii="Times New Roman" w:hAnsi="Times New Roman"/>
          <w:lang w:val="en-GB"/>
        </w:rPr>
        <w:t xml:space="preserve"> and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_Ref520379266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7.10</w:t>
      </w:r>
      <w:r w:rsidR="00A32296" w:rsidRPr="00A32296">
        <w:rPr>
          <w:rFonts w:ascii="Times New Roman" w:hAnsi="Times New Roman"/>
          <w:lang w:val="en-GB"/>
        </w:rPr>
        <w:t>)</w:t>
      </w:r>
      <w:r w:rsidR="00116C36" w:rsidRPr="00116C36">
        <w:rPr>
          <w:rFonts w:ascii="Times New Roman" w:hAnsi="Times New Roman"/>
          <w:lang w:val="en-GB"/>
        </w:rPr>
        <w:fldChar w:fldCharType="end"/>
      </w:r>
      <w:r w:rsidR="00116C36">
        <w:rPr>
          <w:rFonts w:ascii="Times New Roman" w:hAnsi="Times New Roman"/>
          <w:lang w:val="en-GB"/>
        </w:rPr>
        <w:t xml:space="preserve"> </w:t>
      </w:r>
      <w:r w:rsidRPr="00692B73">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4360" w:dyaOrig="720">
                <v:shape id="_x0000_i1157" type="#_x0000_t75" style="width:207.05pt;height:35.75pt" o:ole="">
                  <v:imagedata r:id="rId287" o:title=""/>
                </v:shape>
                <o:OLEObject Type="Embed" ProgID="Equation.3" ShapeID="_x0000_i1157" DrawAspect="Content" ObjectID="_1658221436" r:id="rId28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Considering the assumption on conservative SPH particles, the shear stress gradient term of the fluid phase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900" w:dyaOrig="859">
                <v:shape id="_x0000_i1158" type="#_x0000_t75" style="width:185pt;height:43.1pt" o:ole="">
                  <v:imagedata r:id="rId289" o:title=""/>
                </v:shape>
                <o:OLEObject Type="Embed" ProgID="Equation.3" ShapeID="_x0000_i1158" DrawAspect="Content" ObjectID="_1658221437" r:id="rId29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2618F4">
        <w:rPr>
          <w:rFonts w:ascii="Symbol" w:hAnsi="Symbol"/>
          <w:i/>
          <w:lang w:val="en-GB"/>
        </w:rPr>
        <w:t></w:t>
      </w:r>
      <w:r>
        <w:rPr>
          <w:rFonts w:ascii="Times New Roman" w:hAnsi="Times New Roman"/>
          <w:lang w:val="en-GB"/>
        </w:rPr>
        <w:t xml:space="preserve"> (Pa×s) represents viscosity. </w:t>
      </w:r>
      <w:r w:rsidRPr="00692B73">
        <w:rPr>
          <w:rFonts w:ascii="Times New Roman" w:hAnsi="Times New Roman"/>
          <w:lang w:val="en-GB"/>
        </w:rPr>
        <w:t xml:space="preserve">Under the hypothesis of plain strain, the shear stress gradient term is represented by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_Ref520379408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174</w:t>
      </w:r>
      <w:r w:rsidR="00116C36">
        <w:rPr>
          <w:rFonts w:ascii="Times New Roman" w:hAnsi="Times New Roman"/>
          <w:lang w:val="en-GB"/>
        </w:rPr>
        <w:fldChar w:fldCharType="end"/>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visco-</w:t>
      </w:r>
      <w:r w:rsidRPr="00692B73">
        <w:rPr>
          <w:rFonts w:ascii="Times New Roman" w:hAnsi="Times New Roman"/>
          <w:lang w:val="en-GB"/>
        </w:rPr>
        <w:t>plastic model for dry granular material based on internal friction), by means of a parameter, which KTFG names frictional viscosity, as described in the following.</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0"/>
              </w:rPr>
              <w:object w:dxaOrig="1640" w:dyaOrig="740">
                <v:shape id="_x0000_i1159" type="#_x0000_t75" style="width:76.75pt;height:36.25pt" o:ole="">
                  <v:imagedata r:id="rId291" o:title=""/>
                </v:shape>
                <o:OLEObject Type="Embed" ProgID="Equation.3" ShapeID="_x0000_i1159" DrawAspect="Content" ObjectID="_1658221438" r:id="rId292"/>
              </w:object>
            </w:r>
            <w:r w:rsidRPr="00E04F46">
              <w:t xml:space="preserve">,   </w:t>
            </w:r>
            <w:r w:rsidRPr="00DA468D">
              <w:rPr>
                <w:position w:val="-28"/>
              </w:rPr>
              <w:object w:dxaOrig="1140" w:dyaOrig="680">
                <v:shape id="_x0000_i1160" type="#_x0000_t75" style="width:54.15pt;height:33.1pt" o:ole="">
                  <v:imagedata r:id="rId293" o:title=""/>
                </v:shape>
                <o:OLEObject Type="Embed" ProgID="Equation.3" ShapeID="_x0000_i1160" DrawAspect="Content" ObjectID="_1658221439" r:id="rId29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618F4">
        <w:rPr>
          <w:rFonts w:ascii="Times New Roman" w:hAnsi="Times New Roman"/>
          <w:position w:val="-12"/>
          <w:lang w:val="en-GB"/>
        </w:rPr>
        <w:object w:dxaOrig="279" w:dyaOrig="380">
          <v:shape id="_x0000_i1161" type="#_x0000_t75" style="width:13.15pt;height:19.45pt" o:ole="">
            <v:imagedata r:id="rId295" o:title=""/>
          </v:shape>
          <o:OLEObject Type="Embed" ProgID="Equation.3" ShapeID="_x0000_i1161" DrawAspect="Content" ObjectID="_1658221440" r:id="rId296"/>
        </w:object>
      </w:r>
      <w:r>
        <w:rPr>
          <w:rFonts w:ascii="Times New Roman" w:hAnsi="Times New Roman"/>
          <w:lang w:val="en-GB"/>
        </w:rPr>
        <w:t xml:space="preserve">(Pa) are </w:t>
      </w:r>
      <w:r w:rsidRPr="00692B73">
        <w:rPr>
          <w:rFonts w:ascii="Times New Roman" w:hAnsi="Times New Roman"/>
          <w:lang w:val="en-GB"/>
        </w:rPr>
        <w:t>the effective stress</w:t>
      </w:r>
      <w:r>
        <w:rPr>
          <w:rFonts w:ascii="Times New Roman" w:hAnsi="Times New Roman"/>
          <w:lang w:val="en-GB"/>
        </w:rPr>
        <w:t>es along the principal directions and</w:t>
      </w:r>
      <w:r w:rsidRPr="00FC78E8">
        <w:rPr>
          <w:rFonts w:ascii="Times New Roman" w:hAnsi="Times New Roman"/>
          <w:lang w:val="en-GB"/>
        </w:rPr>
        <w:t xml:space="preserve"> </w:t>
      </w:r>
      <w:r w:rsidRPr="00FC78E8">
        <w:rPr>
          <w:rFonts w:ascii="Times New Roman" w:hAnsi="Times New Roman"/>
          <w:position w:val="-12"/>
          <w:lang w:val="en-GB"/>
        </w:rPr>
        <w:object w:dxaOrig="340" w:dyaOrig="380">
          <v:shape id="_x0000_i1162" type="#_x0000_t75" style="width:15.75pt;height:19.45pt" o:ole="">
            <v:imagedata r:id="rId297" o:title=""/>
          </v:shape>
          <o:OLEObject Type="Embed" ProgID="Equation.3" ShapeID="_x0000_i1162" DrawAspect="Content" ObjectID="_1658221441" r:id="rId298"/>
        </w:object>
      </w:r>
      <w:r>
        <w:rPr>
          <w:rFonts w:ascii="Times New Roman" w:hAnsi="Times New Roman"/>
          <w:lang w:val="en-GB"/>
        </w:rPr>
        <w:t xml:space="preserve">(Pa) </w:t>
      </w:r>
      <w:r w:rsidRPr="00692B73">
        <w:rPr>
          <w:rFonts w:ascii="Times New Roman" w:hAnsi="Times New Roman"/>
          <w:lang w:val="en-GB"/>
        </w:rPr>
        <w:t>is the mean effective stress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A32296">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refers to </w:t>
      </w:r>
      <w:r>
        <w:rPr>
          <w:rFonts w:ascii="Times New Roman" w:hAnsi="Times New Roman"/>
          <w:lang w:val="en-GB"/>
        </w:rPr>
        <w:t xml:space="preserve">a smoothed approximation of the 3D </w:t>
      </w:r>
      <w:r w:rsidRPr="00692B73">
        <w:rPr>
          <w:rFonts w:ascii="Times New Roman" w:hAnsi="Times New Roman"/>
          <w:lang w:val="en-GB"/>
        </w:rPr>
        <w:t>Mohr-Coulomb criterion; the extension to Mohr-Coulomb-Terzaghi criterion for saturated soils is straightforward). The shear stress gradient term in the momentum equation</w:t>
      </w:r>
      <w:r w:rsidRPr="00187F26">
        <w:rPr>
          <w:rFonts w:ascii="Times New Roman" w:hAnsi="Times New Roman"/>
          <w:lang w:val="en-GB"/>
        </w:rPr>
        <w:t xml:space="preserve"> </w:t>
      </w:r>
      <w:r>
        <w:rPr>
          <w:rFonts w:ascii="Times New Roman" w:hAnsi="Times New Roman"/>
          <w:lang w:val="en-GB"/>
        </w:rPr>
        <w:t>can be expressed as follows</w:t>
      </w:r>
      <w:r w:rsidRPr="00692B73">
        <w:rPr>
          <w:rFonts w:ascii="Times New Roman" w:hAnsi="Times New Roman"/>
          <w:lang w:val="en-GB"/>
        </w:rPr>
        <w:t xml:space="preserve">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A32296">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42F2A" w:rsidRDefault="00CF4C3E" w:rsidP="00CF4C3E">
            <w:pPr>
              <w:spacing w:line="240" w:lineRule="auto"/>
              <w:jc w:val="center"/>
            </w:pPr>
            <w:r w:rsidRPr="002E57B0">
              <w:rPr>
                <w:position w:val="-32"/>
              </w:rPr>
              <w:object w:dxaOrig="3000" w:dyaOrig="720">
                <v:shape id="_x0000_i1163" type="#_x0000_t75" style="width:141.35pt;height:36.25pt" o:ole="">
                  <v:imagedata r:id="rId299" o:title=""/>
                </v:shape>
                <o:OLEObject Type="Embed" ProgID="Equation.3" ShapeID="_x0000_i1163" DrawAspect="Content" ObjectID="_1658221442" r:id="rId300"/>
              </w:object>
            </w:r>
            <w:r w:rsidRPr="00242F2A">
              <w:t xml:space="preserve">,   </w:t>
            </w:r>
            <w:r w:rsidRPr="00DA468D">
              <w:rPr>
                <w:position w:val="-34"/>
              </w:rPr>
              <w:object w:dxaOrig="1880" w:dyaOrig="800">
                <v:shape id="_x0000_i1164" type="#_x0000_t75" style="width:87.75pt;height:39.4pt" o:ole="">
                  <v:imagedata r:id="rId301" o:title=""/>
                </v:shape>
                <o:OLEObject Type="Embed" ProgID="Equation.3" ShapeID="_x0000_i1164" DrawAspect="Content" ObjectID="_1658221443" r:id="rId302"/>
              </w:object>
            </w:r>
          </w:p>
          <w:p w:rsidR="00CF4C3E" w:rsidRPr="00276BBF" w:rsidRDefault="00CF4C3E" w:rsidP="00CF4C3E">
            <w:pPr>
              <w:spacing w:after="0" w:line="240" w:lineRule="auto"/>
              <w:jc w:val="center"/>
              <w:rPr>
                <w:rFonts w:ascii="Times New Roman" w:eastAsia="Times New Roman" w:hAnsi="Times New Roman"/>
                <w:position w:val="-34"/>
                <w:sz w:val="24"/>
                <w:szCs w:val="24"/>
                <w:lang w:eastAsia="it-IT"/>
              </w:rPr>
            </w:pPr>
            <w:r w:rsidRPr="00DA468D">
              <w:rPr>
                <w:position w:val="-34"/>
              </w:rPr>
              <w:object w:dxaOrig="2600" w:dyaOrig="920">
                <v:shape id="_x0000_i1165" type="#_x0000_t75" style="width:121.95pt;height:45.2pt" o:ole="">
                  <v:imagedata r:id="rId303" o:title=""/>
                </v:shape>
                <o:OLEObject Type="Embed" ProgID="Equation.3" ShapeID="_x0000_i1165" DrawAspect="Content" ObjectID="_1658221444" r:id="rId304"/>
              </w:object>
            </w:r>
            <w:r w:rsidRPr="00242F2A">
              <w:t xml:space="preserve">,   </w:t>
            </w:r>
            <w:r w:rsidRPr="00DA468D">
              <w:rPr>
                <w:position w:val="-10"/>
              </w:rPr>
              <w:object w:dxaOrig="1359" w:dyaOrig="380">
                <v:shape id="_x0000_i1166" type="#_x0000_t75" style="width:63.6pt;height:17.85pt" o:ole="">
                  <v:imagedata r:id="rId305" o:title=""/>
                </v:shape>
                <o:OLEObject Type="Embed" ProgID="Equation.3" ShapeID="_x0000_i1166" DrawAspect="Content" ObjectID="_1658221445" r:id="rId30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4" w:name="_Ref52037949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4"/>
          </w:p>
        </w:tc>
      </w:tr>
    </w:tbl>
    <w:p w:rsidR="00CF4C3E" w:rsidRDefault="00CF4C3E"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rPr>
      </w:pPr>
      <w:r w:rsidRPr="00692B73">
        <w:rPr>
          <w:rFonts w:ascii="Times New Roman" w:hAnsi="Times New Roman"/>
          <w:lang w:val="en-GB"/>
        </w:rPr>
        <w:t xml:space="preserve">where </w:t>
      </w:r>
      <w:r w:rsidRPr="00661473">
        <w:rPr>
          <w:rFonts w:ascii="Symbol" w:hAnsi="Symbol"/>
          <w:i/>
          <w:lang w:val="en-GB"/>
        </w:rPr>
        <w:t></w:t>
      </w:r>
      <w:r w:rsidRPr="00692B73">
        <w:rPr>
          <w:rFonts w:ascii="Times New Roman" w:hAnsi="Times New Roman"/>
          <w:lang w:val="en-GB"/>
        </w:rPr>
        <w:t xml:space="preserve"> </w:t>
      </w:r>
      <w:r>
        <w:rPr>
          <w:rFonts w:ascii="Times New Roman" w:hAnsi="Times New Roman"/>
          <w:lang w:val="en-GB"/>
        </w:rPr>
        <w:t xml:space="preserve">(rad) </w:t>
      </w:r>
      <w:r w:rsidRPr="00692B73">
        <w:rPr>
          <w:rFonts w:ascii="Times New Roman" w:hAnsi="Times New Roman"/>
          <w:lang w:val="en-GB"/>
        </w:rPr>
        <w:t xml:space="preserve">is the internal friction angle, </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618F4">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is the strain-rate tensor and </w:t>
      </w:r>
      <w:r w:rsidRPr="00661473">
        <w:rPr>
          <w:rFonts w:ascii="Times New Roman" w:hAnsi="Times New Roman"/>
          <w:i/>
          <w:lang w:val="en-GB"/>
        </w:rPr>
        <w:t>I</w:t>
      </w:r>
      <w:r w:rsidRPr="00661473">
        <w:rPr>
          <w:rFonts w:ascii="Times New Roman" w:hAnsi="Times New Roman"/>
          <w:i/>
          <w:vertAlign w:val="subscript"/>
          <w:lang w:val="en-GB"/>
        </w:rPr>
        <w:t>2</w:t>
      </w:r>
      <w:r w:rsidRPr="00692B73">
        <w:rPr>
          <w:rFonts w:ascii="Times New Roman" w:hAnsi="Times New Roman"/>
          <w:lang w:val="en-GB"/>
        </w:rPr>
        <w:t>(</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E57B0">
        <w:rPr>
          <w:rFonts w:ascii="Times New Roman" w:hAnsi="Times New Roman"/>
          <w:vertAlign w:val="superscript"/>
          <w:lang w:val="en-GB"/>
        </w:rPr>
        <w:t>-2</w:t>
      </w:r>
      <w:r>
        <w:rPr>
          <w:rFonts w:ascii="Times New Roman" w:hAnsi="Times New Roman"/>
          <w:lang w:val="en-GB"/>
        </w:rPr>
        <w:t xml:space="preserve">) </w:t>
      </w:r>
      <w:r w:rsidRPr="00692B73">
        <w:rPr>
          <w:rFonts w:ascii="Times New Roman" w:hAnsi="Times New Roman"/>
          <w:lang w:val="en-GB"/>
        </w:rPr>
        <w:t xml:space="preserve">represents its second invariant (formulation for incompressible fluids). </w:t>
      </w:r>
      <w:r w:rsidRPr="00E77347">
        <w:rPr>
          <w:rFonts w:ascii="Times New Roman" w:hAnsi="Times New Roman"/>
          <w:lang w:val="en-GB"/>
        </w:rPr>
        <w:t xml:space="preserve">One may notice that the term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_Ref520379492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7.14</w:t>
      </w:r>
      <w:r w:rsidR="00A32296" w:rsidRPr="00A32296">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 xml:space="preserve">is potentially unstable at high internal friction angles and that, in the “packing limit” of the KTGF, the shear stress terms of the collisional-kinetic regime are zeroed. </w:t>
      </w:r>
      <w:r w:rsidRPr="00EC4C35">
        <w:rPr>
          <w:rFonts w:ascii="Times New Roman" w:hAnsi="Times New Roman"/>
        </w:rPr>
        <w:t>Eq.</w:t>
      </w:r>
      <w:r w:rsidR="00E77347" w:rsidRPr="00E77347">
        <w:rPr>
          <w:rFonts w:ascii="Times New Roman" w:hAnsi="Times New Roman"/>
          <w:bCs/>
          <w:noProof/>
          <w:lang w:val="en-GB"/>
        </w:rPr>
        <w:t>8</w:t>
      </w:r>
      <w:r w:rsidR="00E77347" w:rsidRPr="00E77347">
        <w:rPr>
          <w:rFonts w:ascii="Times New Roman" w:hAnsi="Times New Roman"/>
          <w:bCs/>
          <w:lang w:val="en-GB"/>
        </w:rPr>
        <w:t>.</w:t>
      </w:r>
      <w:r w:rsidR="00E77347" w:rsidRPr="00E77347">
        <w:rPr>
          <w:rFonts w:ascii="Times New Roman" w:hAnsi="Times New Roman"/>
          <w:bCs/>
          <w:noProof/>
          <w:lang w:val="en-GB"/>
        </w:rPr>
        <w:t>14</w:t>
      </w:r>
      <w:r w:rsidR="00E77347">
        <w:rPr>
          <w:rFonts w:ascii="Times New Roman" w:hAnsi="Times New Roman"/>
          <w:bCs/>
          <w:noProof/>
          <w:lang w:val="en-GB"/>
        </w:rPr>
        <w:t xml:space="preserve"> </w:t>
      </w:r>
      <w:r w:rsidRPr="00EC4C35">
        <w:rPr>
          <w:rFonts w:ascii="Times New Roman" w:hAnsi="Times New Roman"/>
        </w:rPr>
        <w:t>can be rearranged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440" w:dyaOrig="880">
                <v:shape id="_x0000_i1167" type="#_x0000_t75" style="width:163.45pt;height:44.65pt" o:ole="">
                  <v:imagedata r:id="rId307" o:title=""/>
                </v:shape>
                <o:OLEObject Type="Embed" ProgID="Equation.3" ShapeID="_x0000_i1167" DrawAspect="Content" ObjectID="_1658221446" r:id="rId30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A023AB" w:rsidRDefault="00A023AB" w:rsidP="00A023AB">
      <w:pPr>
        <w:spacing w:after="0" w:line="240" w:lineRule="auto"/>
        <w:rPr>
          <w:rFonts w:ascii="Times New Roman" w:hAnsi="Times New Roman"/>
          <w:sz w:val="24"/>
          <w:szCs w:val="24"/>
        </w:rPr>
      </w:pPr>
      <w:r>
        <w:rPr>
          <w:rFonts w:ascii="Times New Roman" w:hAnsi="Times New Roman"/>
          <w:sz w:val="24"/>
          <w:szCs w:val="24"/>
        </w:rPr>
        <w:t>T</w:t>
      </w:r>
      <w:r w:rsidRPr="00D33A2A">
        <w:rPr>
          <w:rFonts w:ascii="Times New Roman" w:hAnsi="Times New Roman"/>
          <w:sz w:val="24"/>
          <w:szCs w:val="24"/>
        </w:rPr>
        <w:t>he strain-rate tensor</w:t>
      </w:r>
      <w:r>
        <w:rPr>
          <w:rFonts w:ascii="Times New Roman" w:hAnsi="Times New Roman"/>
          <w:sz w:val="24"/>
          <w:szCs w:val="24"/>
        </w:rPr>
        <w:t xml:space="preserve"> reads</w:t>
      </w:r>
      <w:r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A023AB" w:rsidP="00585F46">
            <w:pPr>
              <w:spacing w:after="0" w:line="240" w:lineRule="auto"/>
              <w:jc w:val="center"/>
              <w:rPr>
                <w:rFonts w:ascii="Times New Roman" w:eastAsia="Times New Roman" w:hAnsi="Times New Roman"/>
                <w:position w:val="-34"/>
                <w:sz w:val="24"/>
                <w:szCs w:val="24"/>
                <w:lang w:eastAsia="it-IT"/>
              </w:rPr>
            </w:pPr>
            <w:r w:rsidRPr="00100909">
              <w:rPr>
                <w:position w:val="-34"/>
              </w:rPr>
              <w:object w:dxaOrig="1880" w:dyaOrig="800">
                <v:shape id="_x0000_i1168" type="#_x0000_t75" style="width:87.25pt;height:39.4pt" o:ole="">
                  <v:imagedata r:id="rId301" o:title=""/>
                </v:shape>
                <o:OLEObject Type="Embed" ProgID="Equation.3" ShapeID="_x0000_i1168" DrawAspect="Content" ObjectID="_1658221447" r:id="rId309"/>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A023AB" w:rsidRDefault="00A023AB" w:rsidP="00A023AB">
      <w:pPr>
        <w:spacing w:after="0" w:line="240" w:lineRule="auto"/>
        <w:jc w:val="both"/>
        <w:rPr>
          <w:rFonts w:ascii="Times New Roman" w:hAnsi="Times New Roman"/>
          <w:sz w:val="24"/>
          <w:szCs w:val="24"/>
        </w:rPr>
      </w:pPr>
      <w:r>
        <w:rPr>
          <w:rFonts w:ascii="Times New Roman" w:hAnsi="Times New Roman"/>
          <w:sz w:val="24"/>
          <w:szCs w:val="24"/>
        </w:rPr>
        <w:t>whereas its second invariant (in case of free divergence flows) assumes the following expression</w:t>
      </w:r>
      <w:r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commentRangeStart w:id="275"/>
          <w:p w:rsidR="00A023AB" w:rsidRPr="00276BBF" w:rsidRDefault="000A5F83" w:rsidP="00585F46">
            <w:pPr>
              <w:spacing w:after="0" w:line="240" w:lineRule="auto"/>
              <w:jc w:val="center"/>
              <w:rPr>
                <w:rFonts w:ascii="Times New Roman" w:eastAsia="Times New Roman" w:hAnsi="Times New Roman"/>
                <w:position w:val="-34"/>
                <w:sz w:val="24"/>
                <w:szCs w:val="24"/>
                <w:lang w:eastAsia="it-IT"/>
              </w:rPr>
            </w:pPr>
            <w:r w:rsidRPr="00D626C9">
              <w:rPr>
                <w:position w:val="-38"/>
              </w:rPr>
              <w:object w:dxaOrig="7920" w:dyaOrig="880">
                <v:shape id="_x0000_i1169" type="#_x0000_t75" style="width:335.8pt;height:38.35pt" o:ole="">
                  <v:imagedata r:id="rId310" o:title=""/>
                </v:shape>
                <o:OLEObject Type="Embed" ProgID="Equation.3" ShapeID="_x0000_i1169" DrawAspect="Content" ObjectID="_1658221448" r:id="rId311"/>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276" w:name="_Ref52089014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6"/>
            <w:commentRangeEnd w:id="275"/>
            <w:r w:rsidR="000A5F83">
              <w:rPr>
                <w:rStyle w:val="Rimandocommento"/>
                <w:rFonts w:ascii="Times New Roman" w:eastAsia="Times New Roman" w:hAnsi="Times New Roman"/>
                <w:b w:val="0"/>
                <w:bCs w:val="0"/>
                <w:color w:val="auto"/>
                <w:szCs w:val="20"/>
                <w:lang w:val="it-IT" w:eastAsia="it-IT"/>
              </w:rPr>
              <w:commentReference w:id="275"/>
            </w:r>
          </w:p>
        </w:tc>
      </w:tr>
    </w:tbl>
    <w:p w:rsidR="00A023AB" w:rsidRDefault="00A023AB" w:rsidP="00A023AB">
      <w:pPr>
        <w:spacing w:after="0" w:line="240" w:lineRule="auto"/>
        <w:rPr>
          <w:rFonts w:ascii="Times New Roman" w:hAnsi="Times New Roman"/>
          <w:sz w:val="24"/>
          <w:szCs w:val="24"/>
        </w:rPr>
      </w:pPr>
    </w:p>
    <w:p w:rsidR="00A023AB" w:rsidRPr="005D00D6"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Renormalization (Randles &amp; Libertsky, 1996, [</w:t>
      </w:r>
      <w:r>
        <w:rPr>
          <w:rFonts w:ascii="Times New Roman" w:hAnsi="Times New Roman"/>
          <w:sz w:val="24"/>
          <w:szCs w:val="24"/>
          <w:lang w:val="it-IT"/>
        </w:rPr>
        <w:fldChar w:fldCharType="begin"/>
      </w:r>
      <w:r w:rsidRPr="00AC68C7">
        <w:rPr>
          <w:rFonts w:ascii="Times New Roman" w:hAnsi="Times New Roman"/>
          <w:sz w:val="24"/>
          <w:szCs w:val="24"/>
        </w:rPr>
        <w:instrText xml:space="preserve"> REF _Ref449706167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167</w:t>
      </w:r>
      <w:r>
        <w:rPr>
          <w:rFonts w:ascii="Times New Roman" w:hAnsi="Times New Roman"/>
          <w:sz w:val="24"/>
          <w:szCs w:val="24"/>
          <w:lang w:val="it-IT"/>
        </w:rPr>
        <w:fldChar w:fldCharType="end"/>
      </w:r>
      <w:r w:rsidRPr="00AC68C7">
        <w:rPr>
          <w:rFonts w:ascii="Times New Roman" w:hAnsi="Times New Roman"/>
          <w:sz w:val="24"/>
          <w:szCs w:val="24"/>
        </w:rPr>
        <w:t>]) applies to the velocity derivatives in</w:t>
      </w:r>
      <w:r>
        <w:rPr>
          <w:rFonts w:ascii="Times New Roman" w:hAnsi="Times New Roman"/>
          <w:sz w:val="24"/>
          <w:szCs w:val="24"/>
        </w:rPr>
        <w:t xml:space="preserve"> </w:t>
      </w:r>
      <w:r w:rsidRPr="00A023AB">
        <w:rPr>
          <w:rFonts w:ascii="Times New Roman" w:hAnsi="Times New Roman"/>
          <w:sz w:val="24"/>
          <w:szCs w:val="24"/>
        </w:rPr>
        <w:fldChar w:fldCharType="begin"/>
      </w:r>
      <w:r w:rsidRPr="00A023AB">
        <w:rPr>
          <w:rFonts w:ascii="Times New Roman" w:hAnsi="Times New Roman"/>
          <w:sz w:val="24"/>
          <w:szCs w:val="24"/>
        </w:rPr>
        <w:instrText xml:space="preserve"> REF _Ref520890140 \h  \* MERGEFORMAT </w:instrText>
      </w:r>
      <w:r w:rsidRPr="00A023AB">
        <w:rPr>
          <w:rFonts w:ascii="Times New Roman" w:hAnsi="Times New Roman"/>
          <w:sz w:val="24"/>
          <w:szCs w:val="24"/>
        </w:rPr>
      </w:r>
      <w:r w:rsidRPr="00A023AB">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7.17</w:t>
      </w:r>
      <w:r w:rsidR="00A32296" w:rsidRPr="00A32296">
        <w:rPr>
          <w:rFonts w:ascii="Times New Roman" w:eastAsia="Times New Roman" w:hAnsi="Times New Roman"/>
          <w:sz w:val="24"/>
          <w:szCs w:val="24"/>
          <w:lang w:eastAsia="it-IT"/>
        </w:rPr>
        <w:t>)</w:t>
      </w:r>
      <w:r w:rsidRPr="00A023AB">
        <w:rPr>
          <w:rFonts w:ascii="Times New Roman" w:hAnsi="Times New Roman"/>
          <w:sz w:val="24"/>
          <w:szCs w:val="24"/>
        </w:rPr>
        <w:fldChar w:fldCharType="end"/>
      </w:r>
      <w:r w:rsidRPr="005D00D6">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FA0BBB"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B</m:t>
                    </m:r>
                  </m:e>
                  <m:sub>
                    <m:r>
                      <w:rPr>
                        <w:rFonts w:ascii="Cambria Math" w:hAnsi="Cambria Math"/>
                        <w:noProof/>
                        <w:sz w:val="24"/>
                        <w:szCs w:val="24"/>
                      </w:rPr>
                      <m:t>0.ij</m:t>
                    </m:r>
                  </m:sub>
                  <m:sup>
                    <m:r>
                      <w:rPr>
                        <w:rFonts w:ascii="Cambria Math" w:hAnsi="Cambria Math"/>
                        <w:noProof/>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KTGF introduces the following definition</w:t>
      </w:r>
      <w:r>
        <w:rPr>
          <w:rFonts w:ascii="Times New Roman" w:hAnsi="Times New Roman"/>
          <w:lang w:val="en-GB"/>
        </w:rPr>
        <w:t xml:space="preserve"> for the frictional viscosity </w:t>
      </w:r>
      <w:r w:rsidRPr="002E57B0">
        <w:rPr>
          <w:rFonts w:ascii="Symbol" w:hAnsi="Symbol"/>
          <w:i/>
          <w:lang w:val="en-GB"/>
        </w:rPr>
        <w:t></w:t>
      </w:r>
      <w:r w:rsidRPr="002E57B0">
        <w:rPr>
          <w:rFonts w:ascii="Times New Roman" w:hAnsi="Times New Roman"/>
          <w:i/>
          <w:vertAlign w:val="subscript"/>
          <w:lang w:val="en-GB"/>
        </w:rPr>
        <w:t>fr</w:t>
      </w:r>
      <w:r>
        <w:rPr>
          <w:rFonts w:ascii="Times New Roman" w:hAnsi="Times New Roman"/>
          <w:lang w:val="en-GB"/>
        </w:rPr>
        <w:t xml:space="preserve"> (Pa×s)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1780" w:dyaOrig="880">
                <v:shape id="_x0000_i1170" type="#_x0000_t75" style="width:83.55pt;height:44.65pt" o:ole="">
                  <v:imagedata r:id="rId312" o:title=""/>
                </v:shape>
                <o:OLEObject Type="Embed" ProgID="Equation.3" ShapeID="_x0000_i1170" DrawAspect="Content" ObjectID="_1658221449" r:id="rId31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7" w:name="_Ref52038653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7"/>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to </w:t>
      </w:r>
      <w:r>
        <w:rPr>
          <w:rFonts w:ascii="Times New Roman" w:hAnsi="Times New Roman"/>
          <w:lang w:val="en-GB"/>
        </w:rPr>
        <w:t>obtain</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980" w:dyaOrig="760">
                <v:shape id="_x0000_i1171" type="#_x0000_t75" style="width:93.55pt;height:37.85pt" o:ole="">
                  <v:imagedata r:id="rId314" o:title=""/>
                </v:shape>
                <o:OLEObject Type="Embed" ProgID="Equation.3" ShapeID="_x0000_i1171" DrawAspect="Content" ObjectID="_1658221450" r:id="rId31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8" w:name="_Ref52037954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8"/>
          </w:p>
        </w:tc>
      </w:tr>
    </w:tbl>
    <w:p w:rsidR="008A6A20" w:rsidRDefault="008A6A20"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proofErr w:type="gramStart"/>
      <w:r w:rsidRPr="00E77347">
        <w:rPr>
          <w:rFonts w:ascii="Times New Roman" w:hAnsi="Times New Roman"/>
          <w:lang w:val="en-GB"/>
        </w:rPr>
        <w:t>Eq.</w:t>
      </w:r>
      <w:proofErr w:type="gramEnd"/>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7.20</w:t>
      </w:r>
      <w:r w:rsidR="00A32296" w:rsidRPr="00A32296">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is consistent with internal friction, as it does not depend on the magnitude</w:t>
      </w:r>
      <w:r>
        <w:rPr>
          <w:rFonts w:ascii="Times New Roman" w:hAnsi="Times New Roman"/>
          <w:lang w:val="en-GB"/>
        </w:rPr>
        <w:t xml:space="preserve"> of the strain-rate tensor</w:t>
      </w:r>
      <w:r w:rsidRPr="00692B73">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In analogy to the Navier-Stokes equation (for incompressible flows), under the stron</w:t>
      </w:r>
      <w:r>
        <w:rPr>
          <w:rFonts w:ascii="Times New Roman" w:hAnsi="Times New Roman"/>
          <w:lang w:val="en-GB"/>
        </w:rPr>
        <w:t>g but accepted hypothesis of smooth</w:t>
      </w:r>
      <w:r w:rsidRPr="00692B73">
        <w:rPr>
          <w:rFonts w:ascii="Times New Roman" w:hAnsi="Times New Roman"/>
          <w:lang w:val="en-GB"/>
        </w:rPr>
        <w:t xml:space="preserve"> spatial variations of </w:t>
      </w:r>
      <w:r w:rsidRPr="00A973E3">
        <w:rPr>
          <w:rFonts w:ascii="Symbol" w:hAnsi="Symbol"/>
          <w:lang w:val="en-GB"/>
        </w:rPr>
        <w:t></w:t>
      </w:r>
      <w:r w:rsidRPr="00A973E3">
        <w:rPr>
          <w:rFonts w:ascii="Times New Roman" w:hAnsi="Times New Roman"/>
          <w:vertAlign w:val="subscript"/>
          <w:lang w:val="en-GB"/>
        </w:rPr>
        <w:t>fr</w:t>
      </w:r>
      <w:r w:rsidRPr="00692B73">
        <w:rPr>
          <w:rFonts w:ascii="Times New Roman" w:hAnsi="Times New Roman"/>
          <w:lang w:val="en-GB"/>
        </w:rPr>
        <w:t xml:space="preserve">,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7.20</w:t>
      </w:r>
      <w:r w:rsidR="00A32296" w:rsidRPr="00A32296">
        <w:rPr>
          <w:rFonts w:ascii="Times New Roman" w:hAnsi="Times New Roman"/>
          <w:bCs/>
          <w:lang w:val="en-GB"/>
        </w:rPr>
        <w:t>)</w:t>
      </w:r>
      <w:r w:rsidR="00E77347" w:rsidRPr="00E77347">
        <w:rPr>
          <w:rFonts w:ascii="Times New Roman" w:hAnsi="Times New Roman"/>
        </w:rPr>
        <w:fldChar w:fldCharType="end"/>
      </w:r>
      <w:r w:rsidRPr="00692B73">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620" w:dyaOrig="760">
                <v:shape id="_x0000_i1172" type="#_x0000_t75" style="width:76.75pt;height:37.85pt" o:ole="">
                  <v:imagedata r:id="rId316" o:title=""/>
                </v:shape>
                <o:OLEObject Type="Embed" ProgID="Equation.3" ShapeID="_x0000_i1172" DrawAspect="Content" ObjectID="_1658221451" r:id="rId31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E77347"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lastRenderedPageBreak/>
        <w:t>which</w:t>
      </w:r>
      <w:proofErr w:type="gramEnd"/>
      <w:r w:rsidRPr="00692B73">
        <w:rPr>
          <w:rFonts w:ascii="Times New Roman" w:hAnsi="Times New Roman"/>
          <w:lang w:val="en-GB"/>
        </w:rPr>
        <w:t xml:space="preserve"> is valid in the “packing limit” of the KTGF</w:t>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 xml:space="preserve">i.e. for </w:t>
      </w:r>
      <w:r w:rsidRPr="005D2C0C">
        <w:rPr>
          <w:rFonts w:ascii="Symbol" w:hAnsi="Symbol"/>
          <w:i/>
          <w:lang w:val="en-GB"/>
        </w:rPr>
        <w:t></w:t>
      </w:r>
      <w:r w:rsidRPr="005D2C0C">
        <w:rPr>
          <w:rFonts w:ascii="Times New Roman" w:hAnsi="Times New Roman"/>
          <w:i/>
          <w:vertAlign w:val="subscript"/>
          <w:lang w:val="en-GB"/>
        </w:rPr>
        <w:t>s</w:t>
      </w:r>
      <w:r>
        <w:rPr>
          <w:rFonts w:ascii="Times New Roman" w:hAnsi="Times New Roman"/>
          <w:lang w:val="en-GB"/>
        </w:rPr>
        <w:t xml:space="preserve"> close enough to the value of </w:t>
      </w:r>
      <w:r w:rsidRPr="00692B73">
        <w:rPr>
          <w:rFonts w:ascii="Times New Roman" w:hAnsi="Times New Roman"/>
          <w:lang w:val="en-GB"/>
        </w:rPr>
        <w:t>0.5</w:t>
      </w:r>
      <w:r>
        <w:rPr>
          <w:rFonts w:ascii="Times New Roman" w:hAnsi="Times New Roman"/>
          <w:lang w:val="en-GB"/>
        </w:rPr>
        <w:t xml:space="preserve">9, which is </w:t>
      </w:r>
      <w:r w:rsidRPr="005A0EE3">
        <w:rPr>
          <w:rFonts w:ascii="Times New Roman" w:hAnsi="Times New Roman"/>
          <w:lang w:val="en-GB"/>
        </w:rPr>
        <w:t>the maximum attainable volume fraction for a sheared inelastic hard sphere fluid</w:t>
      </w:r>
      <w:r>
        <w:rPr>
          <w:rFonts w:ascii="Times New Roman" w:hAnsi="Times New Roman"/>
          <w:lang w:val="en-GB"/>
        </w:rPr>
        <w:t>, [</w:t>
      </w:r>
      <w:r w:rsidR="00E77347">
        <w:rPr>
          <w:rFonts w:ascii="Times New Roman" w:hAnsi="Times New Roman"/>
          <w:lang w:val="en-GB"/>
        </w:rPr>
        <w:fldChar w:fldCharType="begin"/>
      </w:r>
      <w:r w:rsidR="00E77347">
        <w:rPr>
          <w:rFonts w:ascii="Times New Roman" w:hAnsi="Times New Roman"/>
          <w:lang w:val="en-GB"/>
        </w:rPr>
        <w:instrText xml:space="preserve"> REF _Ref520379750 \r \h </w:instrText>
      </w:r>
      <w:r w:rsidR="00E77347">
        <w:rPr>
          <w:rFonts w:ascii="Times New Roman" w:hAnsi="Times New Roman"/>
          <w:lang w:val="en-GB"/>
        </w:rPr>
      </w:r>
      <w:r w:rsidR="00E77347">
        <w:rPr>
          <w:rFonts w:ascii="Times New Roman" w:hAnsi="Times New Roman"/>
          <w:lang w:val="en-GB"/>
        </w:rPr>
        <w:fldChar w:fldCharType="separate"/>
      </w:r>
      <w:r w:rsidR="00A32296">
        <w:rPr>
          <w:rFonts w:ascii="Times New Roman" w:hAnsi="Times New Roman"/>
          <w:lang w:val="en-GB"/>
        </w:rPr>
        <w:t>103</w:t>
      </w:r>
      <w:r w:rsidR="00E77347">
        <w:rPr>
          <w:rFonts w:ascii="Times New Roman" w:hAnsi="Times New Roman"/>
          <w:lang w:val="en-GB"/>
        </w:rPr>
        <w:fldChar w:fldCharType="end"/>
      </w:r>
      <w:r w:rsidRPr="00E77347">
        <w:rPr>
          <w:rFonts w:ascii="Times New Roman" w:hAnsi="Times New Roman"/>
          <w:lang w:val="en-GB"/>
        </w:rPr>
        <w:t xml:space="preserve">]). The model then defines the mixture total pressure </w:t>
      </w:r>
      <w:r w:rsidRPr="00E77347">
        <w:rPr>
          <w:rFonts w:ascii="Times New Roman" w:hAnsi="Times New Roman"/>
          <w:i/>
          <w:lang w:val="en-GB"/>
        </w:rPr>
        <w:t>p</w:t>
      </w:r>
      <w:r w:rsidRPr="00E77347">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219" w:dyaOrig="400">
                <v:shape id="_x0000_i1173" type="#_x0000_t75" style="width:56.75pt;height:19.95pt" o:ole="">
                  <v:imagedata r:id="rId318" o:title=""/>
                </v:shape>
                <o:OLEObject Type="Embed" ProgID="Equation.3" ShapeID="_x0000_i1173" DrawAspect="Content" ObjectID="_1658221452" r:id="rId31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9" w:name="_Ref52037975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9"/>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One may consider that the mean effective stress can only be formulated under simplifying assumptions (e.g., </w:t>
      </w:r>
      <w:r w:rsidRPr="001765AA">
        <w:rPr>
          <w:rFonts w:ascii="Times New Roman" w:hAnsi="Times New Roman"/>
          <w:i/>
          <w:lang w:val="en-GB"/>
        </w:rPr>
        <w:t>x</w:t>
      </w:r>
      <w:r>
        <w:rPr>
          <w:rFonts w:ascii="Times New Roman" w:hAnsi="Times New Roman"/>
          <w:lang w:val="en-GB"/>
        </w:rPr>
        <w:t>,</w:t>
      </w:r>
      <w:r>
        <w:rPr>
          <w:rFonts w:ascii="Times New Roman" w:hAnsi="Times New Roman"/>
          <w:i/>
          <w:lang w:val="en-GB"/>
        </w:rPr>
        <w:t xml:space="preserve"> </w:t>
      </w:r>
      <w:r w:rsidRPr="001765AA">
        <w:rPr>
          <w:rFonts w:ascii="Times New Roman" w:hAnsi="Times New Roman"/>
          <w:i/>
          <w:lang w:val="en-GB"/>
        </w:rPr>
        <w:t>y</w:t>
      </w:r>
      <w:r>
        <w:rPr>
          <w:rFonts w:ascii="Times New Roman" w:hAnsi="Times New Roman"/>
          <w:lang w:val="en-GB"/>
        </w:rPr>
        <w:t xml:space="preserve"> and</w:t>
      </w:r>
      <w:r>
        <w:rPr>
          <w:rFonts w:ascii="Times New Roman" w:hAnsi="Times New Roman"/>
          <w:i/>
          <w:lang w:val="en-GB"/>
        </w:rPr>
        <w:t xml:space="preserve"> </w:t>
      </w:r>
      <w:r w:rsidRPr="001765AA">
        <w:rPr>
          <w:rFonts w:ascii="Times New Roman" w:hAnsi="Times New Roman"/>
          <w:i/>
          <w:lang w:val="en-GB"/>
        </w:rPr>
        <w:t>z</w:t>
      </w:r>
      <w:r w:rsidRPr="00692B73">
        <w:rPr>
          <w:rFonts w:ascii="Times New Roman" w:hAnsi="Times New Roman"/>
          <w:lang w:val="en-GB"/>
        </w:rPr>
        <w:t xml:space="preserve"> need to be the principal ax</w:t>
      </w:r>
      <w:r>
        <w:rPr>
          <w:rFonts w:ascii="Times New Roman" w:hAnsi="Times New Roman"/>
          <w:lang w:val="en-GB"/>
        </w:rPr>
        <w:t>e</w:t>
      </w:r>
      <w:r w:rsidRPr="00692B73">
        <w:rPr>
          <w:rFonts w:ascii="Times New Roman" w:hAnsi="Times New Roman"/>
          <w:lang w:val="en-GB"/>
        </w:rPr>
        <w:t xml:space="preserve">s). Thus, </w:t>
      </w:r>
      <w:r w:rsidRPr="00A973E3">
        <w:rPr>
          <w:rFonts w:ascii="Times New Roman" w:hAnsi="Times New Roman"/>
          <w:position w:val="-12"/>
          <w:lang w:val="en-GB"/>
        </w:rPr>
        <w:object w:dxaOrig="340" w:dyaOrig="380">
          <v:shape id="_x0000_i1174" type="#_x0000_t75" style="width:15.75pt;height:19.45pt" o:ole="">
            <v:imagedata r:id="rId320" o:title=""/>
          </v:shape>
          <o:OLEObject Type="Embed" ProgID="Equation.3" ShapeID="_x0000_i1174" DrawAspect="Content" ObjectID="_1658221453" r:id="rId321"/>
        </w:object>
      </w:r>
      <w:r w:rsidRPr="00692B73">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740" w:dyaOrig="400">
                <v:shape id="_x0000_i1175" type="#_x0000_t75" style="width:114.55pt;height:16.3pt" o:ole="">
                  <v:imagedata r:id="rId322" o:title=""/>
                </v:shape>
                <o:OLEObject Type="Embed" ProgID="Equation.3" ShapeID="_x0000_i1175" DrawAspect="Content" ObjectID="_1658221454" r:id="rId32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Both fluid and solid pressures are </w:t>
      </w:r>
      <w:r>
        <w:rPr>
          <w:rFonts w:ascii="Times New Roman" w:hAnsi="Times New Roman"/>
          <w:lang w:val="en-GB"/>
        </w:rPr>
        <w:t xml:space="preserve">limited to positive </w:t>
      </w:r>
      <w:r w:rsidRPr="00692B73">
        <w:rPr>
          <w:rFonts w:ascii="Times New Roman" w:hAnsi="Times New Roman"/>
          <w:lang w:val="en-GB"/>
        </w:rPr>
        <w:t>values as soils</w:t>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 xml:space="preserve">which </w:t>
      </w:r>
      <w:r w:rsidRPr="00692B73">
        <w:rPr>
          <w:rFonts w:ascii="Times New Roman" w:hAnsi="Times New Roman"/>
          <w:lang w:val="en-GB"/>
        </w:rPr>
        <w:t xml:space="preserve">are </w:t>
      </w:r>
      <w:r>
        <w:rPr>
          <w:rFonts w:ascii="Times New Roman" w:hAnsi="Times New Roman"/>
          <w:lang w:val="en-GB"/>
        </w:rPr>
        <w:t xml:space="preserve">either </w:t>
      </w:r>
      <w:r w:rsidRPr="00692B73">
        <w:rPr>
          <w:rFonts w:ascii="Times New Roman" w:hAnsi="Times New Roman"/>
          <w:lang w:val="en-GB"/>
        </w:rPr>
        <w:t>fully saturated or dry</w:t>
      </w:r>
      <w:r>
        <w:rPr>
          <w:rFonts w:ascii="Times New Roman" w:hAnsi="Times New Roman"/>
          <w:lang w:val="en-GB"/>
        </w:rPr>
        <w:t>,</w:t>
      </w:r>
      <w:r w:rsidRPr="00692B73">
        <w:rPr>
          <w:rFonts w:ascii="Times New Roman" w:hAnsi="Times New Roman"/>
          <w:lang w:val="en-GB"/>
        </w:rPr>
        <w:t xml:space="preserve">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1D1CCB">
              <w:rPr>
                <w:position w:val="-32"/>
              </w:rPr>
              <w:object w:dxaOrig="6380" w:dyaOrig="760">
                <v:shape id="_x0000_i1176" type="#_x0000_t75" style="width:302.2pt;height:37.85pt" o:ole="">
                  <v:imagedata r:id="rId324" o:title=""/>
                </v:shape>
                <o:OLEObject Type="Embed" ProgID="Equation.3" ShapeID="_x0000_i1176" DrawAspect="Content" ObjectID="_1658221455" r:id="rId32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0" w:name="_Ref52037975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0"/>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Pr>
          <w:rFonts w:ascii="Times New Roman" w:hAnsi="Times New Roman"/>
          <w:i/>
          <w:lang w:val="en-GB"/>
        </w:rPr>
        <w:t>ε</w:t>
      </w:r>
      <w:r>
        <w:rPr>
          <w:rFonts w:ascii="Times New Roman" w:hAnsi="Times New Roman"/>
          <w:i/>
          <w:vertAlign w:val="subscript"/>
          <w:lang w:val="en-GB"/>
        </w:rPr>
        <w:t>s,p</w:t>
      </w:r>
      <w:r>
        <w:rPr>
          <w:rFonts w:ascii="Times New Roman" w:hAnsi="Times New Roman"/>
          <w:lang w:val="en-GB"/>
        </w:rPr>
        <w:t xml:space="preserve"> = ca.0.59 and</w:t>
      </w:r>
      <w:r w:rsidRPr="00692B73">
        <w:rPr>
          <w:rFonts w:ascii="Times New Roman" w:hAnsi="Times New Roman"/>
          <w:lang w:val="en-GB"/>
        </w:rPr>
        <w:t xml:space="preserve"> H(x) is the Heaviside step function: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4"/>
              </w:rPr>
              <w:object w:dxaOrig="1980" w:dyaOrig="620">
                <v:shape id="_x0000_i1177" type="#_x0000_t75" style="width:91.95pt;height:28.9pt" o:ole="">
                  <v:imagedata r:id="rId326" o:title=""/>
                </v:shape>
                <o:OLEObject Type="Embed" ProgID="Equation.3" ShapeID="_x0000_i1177" DrawAspect="Content" ObjectID="_1658221456" r:id="rId32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Assuming SPH conservative particles implies that the velocity of each phase is basically equal to the one of the mixture</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100" w:dyaOrig="380">
                <v:shape id="_x0000_i1178" type="#_x0000_t75" style="width:113pt;height:19.95pt" o:ole="">
                  <v:imagedata r:id="rId328" o:title=""/>
                </v:shape>
                <o:OLEObject Type="Embed" ProgID="Equation.3" ShapeID="_x0000_i1178" DrawAspect="Content" ObjectID="_1658221457" r:id="rId32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CF4C3E" w:rsidP="00D05FC1">
      <w:pPr>
        <w:pStyle w:val="Normale1"/>
        <w:spacing w:line="240" w:lineRule="auto"/>
        <w:jc w:val="both"/>
        <w:rPr>
          <w:rFonts w:ascii="Times New Roman" w:hAnsi="Times New Roman"/>
          <w:lang w:val="en-GB"/>
        </w:rPr>
      </w:pPr>
      <w:r w:rsidRPr="00E77347">
        <w:rPr>
          <w:rFonts w:ascii="Times New Roman" w:hAnsi="Times New Roman"/>
          <w:lang w:val="en-GB"/>
        </w:rPr>
        <w:t>C</w:t>
      </w:r>
      <w:r w:rsidR="008A6A20" w:rsidRPr="00E77347">
        <w:rPr>
          <w:rFonts w:ascii="Times New Roman" w:hAnsi="Times New Roman"/>
          <w:lang w:val="en-GB"/>
        </w:rPr>
        <w:t xml:space="preserve">onsidering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_Ref520379751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7.22</w:t>
      </w:r>
      <w:r w:rsidR="00A32296" w:rsidRPr="00A32296">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 xml:space="preserve">and the assumption of SPH conservative particles, </w:t>
      </w:r>
      <w:r w:rsidR="00E77347" w:rsidRPr="00E77347">
        <w:rPr>
          <w:rFonts w:ascii="Times New Roman" w:hAnsi="Times New Roman"/>
          <w:lang w:val="en-GB"/>
        </w:rPr>
        <w:fldChar w:fldCharType="begin"/>
      </w:r>
      <w:r w:rsidR="00E77347" w:rsidRPr="00E77347">
        <w:rPr>
          <w:rFonts w:ascii="Times New Roman" w:hAnsi="Times New Roman"/>
          <w:lang w:val="en-GB"/>
        </w:rPr>
        <w:instrText xml:space="preserve"> REF _Ref520379752 \h  \* MERGEFORMAT </w:instrText>
      </w:r>
      <w:r w:rsidR="00E77347" w:rsidRPr="00E77347">
        <w:rPr>
          <w:rFonts w:ascii="Times New Roman" w:hAnsi="Times New Roman"/>
          <w:lang w:val="en-GB"/>
        </w:rPr>
      </w:r>
      <w:r w:rsidR="00E77347" w:rsidRPr="00E77347">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7.24</w:t>
      </w:r>
      <w:r w:rsidR="00A32296" w:rsidRPr="00A32296">
        <w:rPr>
          <w:rFonts w:ascii="Times New Roman" w:hAnsi="Times New Roman"/>
          <w:bCs/>
          <w:lang w:val="en-GB"/>
        </w:rPr>
        <w:t>)</w:t>
      </w:r>
      <w:r w:rsidR="00E77347" w:rsidRPr="00E77347">
        <w:rPr>
          <w:rFonts w:ascii="Times New Roman" w:hAnsi="Times New Roman"/>
          <w:lang w:val="en-GB"/>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reduces</w:t>
      </w:r>
      <w:r w:rsidR="008A6A20">
        <w:rPr>
          <w:rFonts w:ascii="Times New Roman" w:hAnsi="Times New Roman"/>
          <w:lang w:val="en-GB"/>
        </w:rPr>
        <w:t xml:space="preserve"> to:</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820" w:dyaOrig="760">
                <v:shape id="_x0000_i1179" type="#_x0000_t75" style="width:127.7pt;height:35.75pt" o:ole="">
                  <v:imagedata r:id="rId330" o:title=""/>
                </v:shape>
                <o:OLEObject Type="Embed" ProgID="Equation.3" ShapeID="_x0000_i1179" DrawAspect="Content" ObjectID="_1658221458" r:id="rId33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1" w:name="_Ref52037983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1"/>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692B73">
        <w:rPr>
          <w:rFonts w:ascii="Times New Roman" w:hAnsi="Times New Roman"/>
          <w:lang w:val="en-GB"/>
        </w:rPr>
        <w:t xml:space="preserve">the mixture viscosity </w:t>
      </w:r>
      <w:r w:rsidRPr="001765AA">
        <w:rPr>
          <w:rFonts w:ascii="Symbol" w:hAnsi="Symbol"/>
          <w:i/>
          <w:lang w:val="en-GB"/>
        </w:rPr>
        <w:t></w:t>
      </w:r>
      <w:r>
        <w:rPr>
          <w:rFonts w:ascii="Times New Roman" w:hAnsi="Times New Roman"/>
          <w:lang w:val="en-GB"/>
        </w:rPr>
        <w:t xml:space="preserve"> is finally defined 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600" w:dyaOrig="380">
                <v:shape id="_x0000_i1180" type="#_x0000_t75" style="width:121.95pt;height:17.85pt" o:ole="">
                  <v:imagedata r:id="rId332" o:title=""/>
                </v:shape>
                <o:OLEObject Type="Embed" ProgID="Equation.3" ShapeID="_x0000_i1180" DrawAspect="Content" ObjectID="_1658221459" r:id="rId33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FC1BD6">
        <w:rPr>
          <w:rFonts w:ascii="Times New Roman" w:hAnsi="Times New Roman"/>
          <w:lang w:val="en-GB"/>
        </w:rPr>
        <w:t>and</w:t>
      </w:r>
      <w:proofErr w:type="gramEnd"/>
      <w:r w:rsidRPr="00FC1BD6">
        <w:rPr>
          <w:rFonts w:ascii="Times New Roman" w:hAnsi="Times New Roman"/>
          <w:lang w:val="en-GB"/>
        </w:rPr>
        <w:t xml:space="preserve"> </w:t>
      </w:r>
      <w:r w:rsidRPr="00FC1BD6">
        <w:rPr>
          <w:position w:val="-28"/>
        </w:rPr>
        <w:object w:dxaOrig="660" w:dyaOrig="660">
          <v:shape id="_x0000_i1181" type="#_x0000_t75" style="width:27.35pt;height:26.8pt" o:ole="">
            <v:imagedata r:id="rId334" o:title=""/>
          </v:shape>
          <o:OLEObject Type="Embed" ProgID="Equation.3" ShapeID="_x0000_i1181" DrawAspect="Content" ObjectID="_1658221460" r:id="rId335"/>
        </w:object>
      </w:r>
      <w:r>
        <w:rPr>
          <w:rFonts w:ascii="Symbol" w:hAnsi="Symbol"/>
          <w:i/>
          <w:lang w:val="en-GB"/>
        </w:rPr>
        <w:t></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is </w:t>
      </w:r>
      <w:r w:rsidRPr="00FC1BD6">
        <w:rPr>
          <w:rFonts w:ascii="Times New Roman" w:hAnsi="Times New Roman"/>
          <w:lang w:val="en-GB"/>
        </w:rPr>
        <w:t xml:space="preserve">the </w:t>
      </w:r>
      <w:r>
        <w:rPr>
          <w:rFonts w:ascii="Times New Roman" w:hAnsi="Times New Roman"/>
          <w:lang w:val="en-GB"/>
        </w:rPr>
        <w:t xml:space="preserve">mixture </w:t>
      </w:r>
      <w:r w:rsidRPr="00FC1BD6">
        <w:rPr>
          <w:rFonts w:ascii="Times New Roman" w:hAnsi="Times New Roman"/>
          <w:lang w:val="en-GB"/>
        </w:rPr>
        <w:t>kinematic viscosity</w:t>
      </w:r>
      <w:r>
        <w:rPr>
          <w:rFonts w:ascii="Times New Roman" w:hAnsi="Times New Roman"/>
          <w:lang w:val="en-GB"/>
        </w:rPr>
        <w:t>.</w:t>
      </w:r>
    </w:p>
    <w:p w:rsidR="008A6A20" w:rsidRPr="003D27BA"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 w</w:t>
      </w:r>
      <w:r w:rsidRPr="00692B73">
        <w:rPr>
          <w:rFonts w:ascii="Times New Roman" w:hAnsi="Times New Roman"/>
          <w:lang w:val="en-GB"/>
        </w:rPr>
        <w:t xml:space="preserve">ith the boundary treatment </w:t>
      </w:r>
      <w:r>
        <w:rPr>
          <w:rFonts w:ascii="Times New Roman" w:hAnsi="Times New Roman"/>
          <w:lang w:val="en-GB"/>
        </w:rPr>
        <w:t>method proposed by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46</w:t>
      </w:r>
      <w:r w:rsidR="003D27BA">
        <w:rPr>
          <w:rFonts w:ascii="Times New Roman" w:hAnsi="Times New Roman"/>
          <w:lang w:val="en-GB"/>
        </w:rPr>
        <w:fldChar w:fldCharType="end"/>
      </w:r>
      <w:r w:rsidRPr="003D27BA">
        <w:rPr>
          <w:rFonts w:ascii="Times New Roman" w:hAnsi="Times New Roman"/>
          <w:lang w:val="en-GB"/>
        </w:rPr>
        <w:t xml:space="preserve">], the SPH approximation of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_Ref520379831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7.27</w:t>
      </w:r>
      <w:r w:rsidR="00A32296" w:rsidRPr="00A32296">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3D27BA">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4200" w:dyaOrig="800">
                <v:shape id="_x0000_i1182" type="#_x0000_t75" style="width:173.95pt;height:32.6pt" o:ole="">
                  <v:imagedata r:id="rId336" o:title=""/>
                </v:shape>
                <o:OLEObject Type="Embed" ProgID="Equation.3" ShapeID="_x0000_i1182" DrawAspect="Content" ObjectID="_1658221461" r:id="rId337"/>
              </w:object>
            </w:r>
            <w:r w:rsidRPr="00DA468D">
              <w:rPr>
                <w:position w:val="-36"/>
              </w:rPr>
              <w:object w:dxaOrig="4680" w:dyaOrig="800">
                <v:shape id="_x0000_i1183" type="#_x0000_t75" style="width:199.2pt;height:32.6pt" o:ole="">
                  <v:imagedata r:id="rId338" o:title=""/>
                </v:shape>
                <o:OLEObject Type="Embed" ProgID="Equation.3" ShapeID="_x0000_i1183" DrawAspect="Content" ObjectID="_1658221462" r:id="rId339"/>
              </w:object>
            </w:r>
            <w:r w:rsidRPr="00272E48">
              <w:rPr>
                <w:position w:val="-34"/>
              </w:rPr>
              <w:object w:dxaOrig="3660" w:dyaOrig="780">
                <v:shape id="_x0000_i1184" type="#_x0000_t75" style="width:152.95pt;height:33.1pt" o:ole="">
                  <v:imagedata r:id="rId340" o:title=""/>
                </v:shape>
                <o:OLEObject Type="Embed" ProgID="Equation.3" ShapeID="_x0000_i1184" DrawAspect="Content" ObjectID="_1658221463" r:id="rId341"/>
              </w:object>
            </w:r>
            <w:r w:rsidRPr="00DA468D">
              <w:rPr>
                <w:position w:val="-38"/>
              </w:rPr>
              <w:object w:dxaOrig="3960" w:dyaOrig="880">
                <v:shape id="_x0000_i1185" type="#_x0000_t75" style="width:165.55pt;height:37.85pt" o:ole="">
                  <v:imagedata r:id="rId342" o:title=""/>
                </v:shape>
                <o:OLEObject Type="Embed" ProgID="Equation.3" ShapeID="_x0000_i1185" DrawAspect="Content" ObjectID="_1658221464" r:id="rId343"/>
              </w:object>
            </w:r>
            <w:r w:rsidRPr="00DA468D">
              <w:rPr>
                <w:position w:val="-38"/>
              </w:rPr>
              <w:object w:dxaOrig="2880" w:dyaOrig="880">
                <v:shape id="_x0000_i1186" type="#_x0000_t75" style="width:121.4pt;height:37.85pt" o:ole="">
                  <v:imagedata r:id="rId344" o:title=""/>
                </v:shape>
                <o:OLEObject Type="Embed" ProgID="Equation.3" ShapeID="_x0000_i1186" DrawAspect="Content" ObjectID="_1658221465" r:id="rId34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72E48">
        <w:rPr>
          <w:rFonts w:ascii="Times New Roman" w:hAnsi="Times New Roman"/>
          <w:i/>
          <w:lang w:val="en-GB"/>
        </w:rPr>
        <w:t>r</w:t>
      </w:r>
      <w:r w:rsidRPr="00692B73">
        <w:rPr>
          <w:rFonts w:ascii="Times New Roman" w:hAnsi="Times New Roman"/>
          <w:lang w:val="en-GB"/>
        </w:rPr>
        <w:t xml:space="preserve"> </w:t>
      </w:r>
      <w:r>
        <w:rPr>
          <w:rFonts w:ascii="Times New Roman" w:hAnsi="Times New Roman"/>
          <w:lang w:val="en-GB"/>
        </w:rPr>
        <w:t xml:space="preserve">(m) is </w:t>
      </w:r>
      <w:r w:rsidRPr="00692B73">
        <w:rPr>
          <w:rFonts w:ascii="Times New Roman" w:hAnsi="Times New Roman"/>
          <w:lang w:val="en-GB"/>
        </w:rPr>
        <w:t xml:space="preserve">the distance between </w:t>
      </w:r>
      <w:r>
        <w:rPr>
          <w:rFonts w:ascii="Times New Roman" w:hAnsi="Times New Roman"/>
          <w:lang w:val="en-GB"/>
        </w:rPr>
        <w:t>two</w:t>
      </w:r>
      <w:r w:rsidRPr="00692B73">
        <w:rPr>
          <w:rFonts w:ascii="Times New Roman" w:hAnsi="Times New Roman"/>
          <w:lang w:val="en-GB"/>
        </w:rPr>
        <w:t xml:space="preserve"> interacting </w:t>
      </w:r>
      <w:r>
        <w:rPr>
          <w:rFonts w:ascii="Times New Roman" w:hAnsi="Times New Roman"/>
          <w:lang w:val="en-GB"/>
        </w:rPr>
        <w:t>particles</w:t>
      </w:r>
      <w:r w:rsidRPr="00FC1BD6">
        <w:rPr>
          <w:rFonts w:ascii="Times New Roman" w:hAnsi="Times New Roman"/>
          <w:i/>
          <w:lang w:val="en-GB"/>
        </w:rPr>
        <w:t xml:space="preserve">, </w:t>
      </w:r>
      <w:r>
        <w:rPr>
          <w:rFonts w:ascii="Times New Roman" w:hAnsi="Times New Roman"/>
          <w:lang w:val="en-GB"/>
        </w:rPr>
        <w:t xml:space="preserve">whereas </w:t>
      </w:r>
      <w:r w:rsidRPr="00F6509B">
        <w:rPr>
          <w:rFonts w:ascii="Symbol" w:hAnsi="Symbol"/>
          <w:i/>
          <w:lang w:val="en-GB"/>
        </w:rPr>
        <w:t></w:t>
      </w:r>
      <w:r w:rsidRPr="00F6509B">
        <w:rPr>
          <w:rFonts w:ascii="Times New Roman" w:hAnsi="Times New Roman"/>
          <w:i/>
          <w:vertAlign w:val="subscript"/>
          <w:lang w:val="en-GB"/>
        </w:rPr>
        <w:t>M</w:t>
      </w:r>
      <w:r w:rsidRPr="00692B73">
        <w:rPr>
          <w:rFonts w:ascii="Times New Roman" w:hAnsi="Times New Roman"/>
          <w:lang w:val="en-GB"/>
        </w:rPr>
        <w:t xml:space="preserve"> </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stands for the artificial viscosity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_Ref341105676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138</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The boundary </w:t>
      </w:r>
      <w:r>
        <w:rPr>
          <w:rFonts w:ascii="Times New Roman" w:hAnsi="Times New Roman"/>
          <w:lang w:val="en-GB"/>
        </w:rPr>
        <w:t>value</w:t>
      </w:r>
      <w:r w:rsidRPr="00692B73">
        <w:rPr>
          <w:rFonts w:ascii="Times New Roman" w:hAnsi="Times New Roman"/>
          <w:lang w:val="en-GB"/>
        </w:rPr>
        <w:t xml:space="preserve"> </w:t>
      </w:r>
      <w:r w:rsidRPr="00F6509B">
        <w:rPr>
          <w:rFonts w:ascii="Times New Roman" w:hAnsi="Times New Roman"/>
          <w:i/>
          <w:u w:val="single"/>
          <w:lang w:val="en-GB"/>
        </w:rPr>
        <w:t>u</w:t>
      </w:r>
      <w:r w:rsidRPr="00F6509B">
        <w:rPr>
          <w:rFonts w:ascii="Times New Roman" w:hAnsi="Times New Roman"/>
          <w:i/>
          <w:vertAlign w:val="subscript"/>
          <w:lang w:val="en-GB"/>
        </w:rPr>
        <w:t>SA</w:t>
      </w:r>
      <w:r w:rsidRPr="00692B73">
        <w:rPr>
          <w:rFonts w:ascii="Times New Roman" w:hAnsi="Times New Roman"/>
          <w:lang w:val="en-GB"/>
        </w:rPr>
        <w:t xml:space="preserve"> </w:t>
      </w:r>
      <w:r>
        <w:rPr>
          <w:rFonts w:ascii="Times New Roman" w:hAnsi="Times New Roman"/>
          <w:lang w:val="en-GB"/>
        </w:rPr>
        <w:t>(m×s</w:t>
      </w:r>
      <w:r w:rsidRPr="0029018E">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of the </w:t>
      </w:r>
      <w:r>
        <w:rPr>
          <w:rFonts w:ascii="Times New Roman" w:hAnsi="Times New Roman"/>
          <w:lang w:val="en-GB"/>
        </w:rPr>
        <w:t xml:space="preserve">velocity in the external </w:t>
      </w:r>
      <w:r w:rsidRPr="00692B73">
        <w:rPr>
          <w:rFonts w:ascii="Times New Roman" w:hAnsi="Times New Roman"/>
          <w:lang w:val="en-GB"/>
        </w:rPr>
        <w:t xml:space="preserve">portion </w:t>
      </w:r>
      <w:r w:rsidRPr="001765AA">
        <w:rPr>
          <w:rFonts w:ascii="Times New Roman" w:hAnsi="Times New Roman"/>
          <w:i/>
          <w:lang w:val="en-GB"/>
        </w:rPr>
        <w:t>V</w:t>
      </w:r>
      <w:r w:rsidRPr="001765AA">
        <w:rPr>
          <w:rFonts w:ascii="Times New Roman" w:hAnsi="Times New Roman"/>
          <w:i/>
          <w:vertAlign w:val="subscript"/>
          <w:lang w:val="en-GB"/>
        </w:rPr>
        <w:t>h</w:t>
      </w:r>
      <w:r w:rsidRPr="001765AA">
        <w:rPr>
          <w:rFonts w:ascii="Times New Roman" w:hAnsi="Times New Roman"/>
          <w:i/>
          <w:lang w:val="en-GB"/>
        </w:rPr>
        <w:t>’</w:t>
      </w:r>
      <w:r>
        <w:rPr>
          <w:rFonts w:ascii="Times New Roman" w:hAnsi="Times New Roman"/>
          <w:lang w:val="en-GB"/>
        </w:rPr>
        <w:t xml:space="preserve"> (m</w:t>
      </w:r>
      <w:r w:rsidRPr="0029018E">
        <w:rPr>
          <w:rFonts w:ascii="Times New Roman" w:hAnsi="Times New Roman"/>
          <w:vertAlign w:val="superscript"/>
          <w:lang w:val="en-GB"/>
        </w:rPr>
        <w:t>3</w:t>
      </w:r>
      <w:r>
        <w:rPr>
          <w:rFonts w:ascii="Times New Roman" w:hAnsi="Times New Roman"/>
          <w:lang w:val="en-GB"/>
        </w:rPr>
        <w:t xml:space="preserve">) </w:t>
      </w:r>
      <w:r w:rsidRPr="00692B73">
        <w:rPr>
          <w:rFonts w:ascii="Times New Roman" w:hAnsi="Times New Roman"/>
          <w:lang w:val="en-GB"/>
        </w:rPr>
        <w:t xml:space="preserve">of the kernel support </w:t>
      </w:r>
      <w:r>
        <w:rPr>
          <w:rFonts w:ascii="Times New Roman" w:hAnsi="Times New Roman"/>
          <w:lang w:val="en-GB"/>
        </w:rPr>
        <w:t>is assigned according to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46</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So far</w:t>
      </w:r>
      <w:r w:rsidRPr="00692B73">
        <w:rPr>
          <w:rFonts w:ascii="Times New Roman" w:hAnsi="Times New Roman"/>
          <w:lang w:val="en-GB"/>
        </w:rPr>
        <w:t>, the last term, representing the bottom drag, has been validated in 2D.</w:t>
      </w:r>
    </w:p>
    <w:p w:rsidR="00A023AB"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The artificial viscosity is always activated, both for approac</w:t>
      </w:r>
      <w:r>
        <w:rPr>
          <w:rFonts w:ascii="Times New Roman" w:hAnsi="Times New Roman"/>
          <w:sz w:val="24"/>
          <w:szCs w:val="24"/>
        </w:rPr>
        <w:t>h</w:t>
      </w:r>
      <w:r w:rsidRPr="00AC68C7">
        <w:rPr>
          <w:rFonts w:ascii="Times New Roman" w:hAnsi="Times New Roman"/>
          <w:sz w:val="24"/>
          <w:szCs w:val="24"/>
        </w:rPr>
        <w:t>ing and separating particles</w:t>
      </w:r>
      <w:r>
        <w:rPr>
          <w:rFonts w:ascii="Times New Roman" w:hAnsi="Times New Roman"/>
          <w:sz w:val="24"/>
          <w:szCs w:val="24"/>
        </w:rPr>
        <w:t xml:space="preserve"> (t</w:t>
      </w:r>
      <w:r w:rsidRPr="00C26A31">
        <w:rPr>
          <w:rFonts w:ascii="Times New Roman" w:hAnsi="Times New Roman"/>
          <w:sz w:val="24"/>
          <w:szCs w:val="24"/>
        </w:rPr>
        <w:t>he latter configuration was not considered in Di Monaco et al.</w:t>
      </w:r>
      <w:r>
        <w:rPr>
          <w:rFonts w:ascii="Times New Roman" w:hAnsi="Times New Roman"/>
          <w:sz w:val="24"/>
          <w:szCs w:val="24"/>
        </w:rPr>
        <w:t>,</w:t>
      </w:r>
      <w:r w:rsidRPr="00C26A31">
        <w:rPr>
          <w:rFonts w:ascii="Times New Roman" w:hAnsi="Times New Roman"/>
          <w:sz w:val="24"/>
          <w:szCs w:val="24"/>
        </w:rPr>
        <w:t xml:space="preserve"> 2011, [</w:t>
      </w:r>
      <w:r>
        <w:rPr>
          <w:rFonts w:ascii="Times New Roman" w:hAnsi="Times New Roman"/>
          <w:sz w:val="24"/>
          <w:szCs w:val="24"/>
        </w:rPr>
        <w:fldChar w:fldCharType="begin"/>
      </w:r>
      <w:r w:rsidRPr="00C26A31">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46</w:t>
      </w:r>
      <w:r>
        <w:rPr>
          <w:rFonts w:ascii="Times New Roman" w:hAnsi="Times New Roman"/>
          <w:sz w:val="24"/>
          <w:szCs w:val="24"/>
        </w:rPr>
        <w:fldChar w:fldCharType="end"/>
      </w:r>
      <w:r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FA0BBB"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Despite its </w:t>
      </w:r>
      <w:r>
        <w:rPr>
          <w:rFonts w:ascii="Times New Roman" w:hAnsi="Times New Roman"/>
          <w:lang w:val="en-GB"/>
        </w:rPr>
        <w:t xml:space="preserve">formulation as a </w:t>
      </w:r>
      <w:r w:rsidRPr="00692B73">
        <w:rPr>
          <w:rFonts w:ascii="Times New Roman" w:hAnsi="Times New Roman"/>
          <w:lang w:val="en-GB"/>
        </w:rPr>
        <w:t>mono-phase mixture, the model needs to adopt a simplified approach to represent fluid pressure in the granular material.</w:t>
      </w:r>
      <w:r>
        <w:rPr>
          <w:rFonts w:ascii="Times New Roman" w:hAnsi="Times New Roman"/>
          <w:lang w:val="en-GB"/>
        </w:rPr>
        <w:t xml:space="preserve">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A973E3">
              <w:rPr>
                <w:position w:val="-38"/>
              </w:rPr>
              <w:object w:dxaOrig="7940" w:dyaOrig="880">
                <v:shape id="_x0000_i1187" type="#_x0000_t75" style="width:333.2pt;height:39.4pt" o:ole="">
                  <v:imagedata r:id="rId346" o:title=""/>
                </v:shape>
                <o:OLEObject Type="Embed" ProgID="Equation.3" ShapeID="_x0000_i1187" DrawAspect="Content" ObjectID="_1658221466" r:id="rId34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2" w:name="_Ref52037992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2"/>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where the subscript “</w:t>
      </w:r>
      <w:r w:rsidRPr="00272E48">
        <w:rPr>
          <w:rFonts w:ascii="Times New Roman" w:hAnsi="Times New Roman"/>
          <w:i/>
          <w:vertAlign w:val="subscript"/>
          <w:lang w:val="en-GB"/>
        </w:rPr>
        <w:t>blt-top</w:t>
      </w:r>
      <w:r w:rsidRPr="00692B73">
        <w:rPr>
          <w:rFonts w:ascii="Times New Roman" w:hAnsi="Times New Roman"/>
          <w:lang w:val="en-GB"/>
        </w:rPr>
        <w:t xml:space="preserve">” refers to the top of the bed-load transport layer (or the layer of saturated material). </w:t>
      </w:r>
      <w:proofErr w:type="gramStart"/>
      <w:r w:rsidRPr="00692B73">
        <w:rPr>
          <w:rFonts w:ascii="Times New Roman" w:hAnsi="Times New Roman"/>
          <w:lang w:val="en-GB"/>
        </w:rPr>
        <w:t>Eq</w:t>
      </w:r>
      <w:r w:rsidRPr="003D27BA">
        <w:rPr>
          <w:rFonts w:ascii="Times New Roman" w:hAnsi="Times New Roman"/>
          <w:lang w:val="en-GB"/>
        </w:rPr>
        <w:t>.</w:t>
      </w:r>
      <w:proofErr w:type="gramEnd"/>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_Ref520379925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7.31</w:t>
      </w:r>
      <w:r w:rsidR="00A32296" w:rsidRPr="00A32296">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692B73">
        <w:rPr>
          <w:rFonts w:ascii="Times New Roman" w:hAnsi="Times New Roman"/>
          <w:lang w:val="en-GB"/>
        </w:rPr>
        <w:t>assumes a 1D filtration flow parallel to the slope of the granular material. This simplifying hypothesis is still consistent with SPH conservative particles</w:t>
      </w:r>
      <w:r>
        <w:rPr>
          <w:rFonts w:ascii="Times New Roman" w:hAnsi="Times New Roman"/>
          <w:lang w:val="en-GB"/>
        </w:rPr>
        <w:t xml:space="preserve">; </w:t>
      </w:r>
      <w:r w:rsidRPr="00A973E3">
        <w:rPr>
          <w:rFonts w:ascii="Symbol" w:hAnsi="Symbol"/>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lang w:val="en-GB"/>
        </w:rPr>
        <w:t></w:t>
      </w:r>
      <w:r>
        <w:rPr>
          <w:rFonts w:ascii="Symbol" w:hAnsi="Symbol"/>
          <w:lang w:val="en-GB"/>
        </w:rPr>
        <w:t></w:t>
      </w:r>
      <w:r w:rsidRPr="0029018E">
        <w:rPr>
          <w:rFonts w:ascii="Times New Roman" w:hAnsi="Times New Roman"/>
          <w:lang w:val="en-GB"/>
        </w:rPr>
        <w:t>rad</w:t>
      </w:r>
      <w:r>
        <w:rPr>
          <w:rFonts w:ascii="Symbol" w:hAnsi="Symbol"/>
          <w:lang w:val="en-GB"/>
        </w:rPr>
        <w:t></w:t>
      </w:r>
      <w:r>
        <w:rPr>
          <w:rFonts w:ascii="Symbol" w:hAnsi="Symbol"/>
          <w:lang w:val="en-GB"/>
        </w:rPr>
        <w:t></w:t>
      </w:r>
      <w:r>
        <w:rPr>
          <w:rFonts w:ascii="Times New Roman" w:hAnsi="Times New Roman"/>
          <w:lang w:val="en-GB"/>
        </w:rPr>
        <w:t>is the t</w:t>
      </w:r>
      <w:r w:rsidRPr="00692B73">
        <w:rPr>
          <w:rFonts w:ascii="Times New Roman" w:hAnsi="Times New Roman"/>
          <w:lang w:val="en-GB"/>
        </w:rPr>
        <w:t xml:space="preserve">opographic angle at the </w:t>
      </w:r>
      <w:r>
        <w:rPr>
          <w:rFonts w:ascii="Times New Roman" w:hAnsi="Times New Roman"/>
          <w:lang w:val="en-GB"/>
        </w:rPr>
        <w:t>t</w:t>
      </w:r>
      <w:r w:rsidRPr="00692B73">
        <w:rPr>
          <w:rFonts w:ascii="Times New Roman" w:hAnsi="Times New Roman"/>
          <w:lang w:val="en-GB"/>
        </w:rPr>
        <w:t xml:space="preserve">op of the </w:t>
      </w:r>
      <w:r>
        <w:rPr>
          <w:rFonts w:ascii="Times New Roman" w:hAnsi="Times New Roman"/>
          <w:lang w:val="en-GB"/>
        </w:rPr>
        <w:t>b</w:t>
      </w:r>
      <w:r w:rsidRPr="00692B73">
        <w:rPr>
          <w:rFonts w:ascii="Times New Roman" w:hAnsi="Times New Roman"/>
          <w:lang w:val="en-GB"/>
        </w:rPr>
        <w:t xml:space="preserve">ed-load transport layer and lies between the local interface normal </w:t>
      </w:r>
      <w:r w:rsidRPr="0029018E">
        <w:rPr>
          <w:rFonts w:ascii="Times New Roman" w:hAnsi="Times New Roman"/>
          <w:i/>
          <w:u w:val="single"/>
          <w:lang w:val="en-GB"/>
        </w:rPr>
        <w:t>n</w:t>
      </w:r>
      <w:r w:rsidRPr="0029018E">
        <w:rPr>
          <w:rFonts w:ascii="Times New Roman" w:hAnsi="Times New Roman"/>
          <w:i/>
          <w:vertAlign w:val="subscript"/>
          <w:lang w:val="en-GB"/>
        </w:rPr>
        <w:t>blt-top</w:t>
      </w:r>
      <w:r>
        <w:rPr>
          <w:rFonts w:ascii="Times New Roman" w:hAnsi="Times New Roman"/>
          <w:lang w:val="en-GB"/>
        </w:rPr>
        <w:t xml:space="preserve"> </w:t>
      </w:r>
      <w:r w:rsidRPr="00692B73">
        <w:rPr>
          <w:rFonts w:ascii="Times New Roman" w:hAnsi="Times New Roman"/>
          <w:lang w:val="en-GB"/>
        </w:rPr>
        <w:t>and the vertical:</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3080" w:dyaOrig="680">
                <v:shape id="_x0000_i1188" type="#_x0000_t75" style="width:135.6pt;height:31pt" o:ole="">
                  <v:imagedata r:id="rId348" o:title=""/>
                </v:shape>
                <o:OLEObject Type="Embed" ProgID="Equation.3" ShapeID="_x0000_i1188" DrawAspect="Content" ObjectID="_1658221467" r:id="rId34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3" w:name="_Ref52037994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3"/>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3D27BA">
        <w:rPr>
          <w:rFonts w:ascii="Times New Roman" w:hAnsi="Times New Roman"/>
          <w:lang w:val="en-GB"/>
        </w:rPr>
        <w:t>The angle limiter in</w:t>
      </w:r>
      <w:r w:rsidR="003D27BA" w:rsidRPr="003D27BA">
        <w:rPr>
          <w:rFonts w:ascii="Times New Roman" w:hAnsi="Times New Roman"/>
          <w:lang w:val="en-GB"/>
        </w:rPr>
        <w:t xml:space="preserve">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_Ref520379947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7.32</w:t>
      </w:r>
      <w:r w:rsidR="00A32296" w:rsidRPr="00A32296">
        <w:rPr>
          <w:rFonts w:ascii="Times New Roman" w:hAnsi="Times New Roman"/>
          <w:bCs/>
          <w:lang w:val="en-GB"/>
        </w:rPr>
        <w:t>)</w:t>
      </w:r>
      <w:r w:rsidR="003D27BA" w:rsidRPr="003D27BA">
        <w:rPr>
          <w:rFonts w:ascii="Times New Roman" w:hAnsi="Times New Roman"/>
          <w:lang w:val="en-GB"/>
        </w:rPr>
        <w:fldChar w:fldCharType="end"/>
      </w:r>
      <w:r w:rsidRPr="003D27BA">
        <w:rPr>
          <w:rFonts w:ascii="Times New Roman" w:hAnsi="Times New Roman"/>
          <w:lang w:val="en-GB"/>
        </w:rPr>
        <w:t xml:space="preserve"> </w:t>
      </w:r>
      <w:r w:rsidRPr="00692B73">
        <w:rPr>
          <w:rFonts w:ascii="Times New Roman" w:hAnsi="Times New Roman"/>
          <w:lang w:val="en-GB"/>
        </w:rPr>
        <w:t xml:space="preserve">allows one to assign null </w:t>
      </w:r>
      <w:r w:rsidRPr="00272E48">
        <w:rPr>
          <w:rFonts w:ascii="Times New Roman" w:hAnsi="Times New Roman"/>
          <w:i/>
          <w:lang w:val="en-GB"/>
        </w:rPr>
        <w:t>p</w:t>
      </w:r>
      <w:r w:rsidRPr="00272E48">
        <w:rPr>
          <w:rFonts w:ascii="Times New Roman" w:hAnsi="Times New Roman"/>
          <w:i/>
          <w:vertAlign w:val="subscript"/>
          <w:lang w:val="en-GB"/>
        </w:rPr>
        <w:t>f</w:t>
      </w:r>
      <w:r w:rsidRPr="00692B73">
        <w:rPr>
          <w:rFonts w:ascii="Times New Roman" w:hAnsi="Times New Roman"/>
          <w:lang w:val="en-GB"/>
        </w:rPr>
        <w:t xml:space="preserve"> values in case of slope anomalies (very rare and unstable). </w:t>
      </w:r>
    </w:p>
    <w:p w:rsidR="008A6A20" w:rsidRDefault="008A6A20" w:rsidP="00D05FC1">
      <w:pPr>
        <w:pStyle w:val="Normale1"/>
        <w:spacing w:line="240" w:lineRule="auto"/>
        <w:jc w:val="both"/>
        <w:rPr>
          <w:rFonts w:ascii="Times New Roman" w:hAnsi="Times New Roman"/>
          <w:lang w:val="en-GB"/>
        </w:rPr>
      </w:pPr>
      <w:r w:rsidRPr="00435057">
        <w:rPr>
          <w:rFonts w:ascii="Times New Roman" w:hAnsi="Times New Roman"/>
          <w:lang w:val="en-GB"/>
        </w:rPr>
        <w:t xml:space="preserve">The mixture pressure is computed by means of a barotropic equation of state (linearized around </w:t>
      </w:r>
      <w:r>
        <w:rPr>
          <w:rFonts w:ascii="Times New Roman" w:hAnsi="Times New Roman"/>
          <w:lang w:val="en-GB"/>
        </w:rPr>
        <w:t xml:space="preserve">a </w:t>
      </w:r>
      <w:r w:rsidRPr="00435057">
        <w:rPr>
          <w:rFonts w:ascii="Times New Roman" w:hAnsi="Times New Roman"/>
          <w:lang w:val="en-GB"/>
        </w:rPr>
        <w:t>reference state</w:t>
      </w:r>
      <w:r>
        <w:rPr>
          <w:rFonts w:ascii="Times New Roman" w:hAnsi="Times New Roman"/>
          <w:lang w:val="en-GB"/>
        </w:rPr>
        <w:t xml:space="preserve"> indicated by subscript </w:t>
      </w:r>
      <w:r w:rsidRPr="00435057">
        <w:rPr>
          <w:rFonts w:ascii="Times New Roman" w:hAnsi="Times New Roman"/>
          <w:lang w:val="en-GB"/>
        </w:rPr>
        <w:t>“</w:t>
      </w:r>
      <w:r w:rsidRPr="00F160BD">
        <w:rPr>
          <w:rFonts w:ascii="Times New Roman" w:hAnsi="Times New Roman"/>
          <w:vertAlign w:val="subscript"/>
          <w:lang w:val="en-GB"/>
        </w:rPr>
        <w:t>ref</w:t>
      </w:r>
      <w:r w:rsidRPr="00435057">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680" w:dyaOrig="400">
                <v:shape id="_x0000_i1189" type="#_x0000_t75" style="width:65.7pt;height:16.3pt" o:ole="">
                  <v:imagedata r:id="rId350" o:title=""/>
                </v:shape>
                <o:OLEObject Type="Embed" ProgID="Equation.3" ShapeID="_x0000_i1189" DrawAspect="Content" ObjectID="_1658221468" r:id="rId35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834919">
        <w:rPr>
          <w:rFonts w:ascii="Times New Roman" w:hAnsi="Times New Roman"/>
          <w:lang w:val="en-GB"/>
        </w:rPr>
        <w:t xml:space="preserve">It has been shown that the </w:t>
      </w:r>
      <w:r>
        <w:rPr>
          <w:rFonts w:ascii="Times New Roman" w:hAnsi="Times New Roman"/>
          <w:lang w:val="en-GB"/>
        </w:rPr>
        <w:t xml:space="preserve">artificial speed of </w:t>
      </w:r>
      <w:r w:rsidRPr="00834919">
        <w:rPr>
          <w:rFonts w:ascii="Times New Roman" w:hAnsi="Times New Roman"/>
          <w:lang w:val="en-GB"/>
        </w:rPr>
        <w:t xml:space="preserve">sound </w:t>
      </w:r>
      <w:r w:rsidRPr="001765AA">
        <w:rPr>
          <w:rFonts w:ascii="Times New Roman" w:hAnsi="Times New Roman"/>
          <w:i/>
          <w:lang w:val="en-GB"/>
        </w:rPr>
        <w:t>c</w:t>
      </w:r>
      <w:r>
        <w:rPr>
          <w:rFonts w:ascii="Times New Roman" w:hAnsi="Times New Roman"/>
          <w:lang w:val="en-GB"/>
        </w:rPr>
        <w:t xml:space="preserve"> (m/s) in the </w:t>
      </w:r>
      <w:r w:rsidRPr="003D4BAE">
        <w:rPr>
          <w:rFonts w:ascii="Times New Roman" w:hAnsi="Times New Roman"/>
          <w:lang w:val="en-GB"/>
        </w:rPr>
        <w:t>Weakly-Compressible approach</w:t>
      </w:r>
      <w:r w:rsidRPr="00834919">
        <w:rPr>
          <w:rFonts w:ascii="Times New Roman" w:hAnsi="Times New Roman"/>
          <w:lang w:val="en-GB"/>
        </w:rPr>
        <w:t xml:space="preserve"> should be at least 10 times greater than the maximum velocity to </w:t>
      </w:r>
      <w:r>
        <w:rPr>
          <w:rFonts w:ascii="Times New Roman" w:hAnsi="Times New Roman"/>
          <w:lang w:val="en-GB"/>
        </w:rPr>
        <w:t xml:space="preserve">reduce the pressure error associated to </w:t>
      </w:r>
      <w:r w:rsidRPr="00834919">
        <w:rPr>
          <w:rFonts w:ascii="Times New Roman" w:hAnsi="Times New Roman"/>
          <w:lang w:val="en-GB"/>
        </w:rPr>
        <w:t xml:space="preserve">artificial compressibility effects </w:t>
      </w:r>
      <w:r>
        <w:rPr>
          <w:rFonts w:ascii="Times New Roman" w:hAnsi="Times New Roman"/>
          <w:lang w:val="en-GB"/>
        </w:rPr>
        <w:t>below 1%</w:t>
      </w:r>
      <w:r w:rsidRPr="00834919">
        <w:rPr>
          <w:rFonts w:ascii="Times New Roman" w:hAnsi="Times New Roman"/>
          <w:lang w:val="en-GB"/>
        </w:rPr>
        <w:t xml:space="preserve">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w:t>
      </w:r>
      <w:r w:rsidRPr="00834919">
        <w:rPr>
          <w:rFonts w:ascii="Times New Roman" w:hAnsi="Times New Roman"/>
          <w:lang w:val="en-GB"/>
        </w:rPr>
        <w:t>).</w:t>
      </w:r>
      <w:r>
        <w:rPr>
          <w:rFonts w:ascii="Times New Roman" w:hAnsi="Times New Roman"/>
          <w:lang w:val="en-GB"/>
        </w:rPr>
        <w:t xml:space="preserve"> </w:t>
      </w:r>
      <w:r w:rsidRPr="003D4BAE">
        <w:rPr>
          <w:rFonts w:ascii="Times New Roman" w:hAnsi="Times New Roman"/>
          <w:lang w:val="en-GB"/>
        </w:rPr>
        <w:t>A unique speed of sound can be chosen (i.e. the highest among the SPH particle values, no matter about</w:t>
      </w:r>
      <w:r>
        <w:rPr>
          <w:rFonts w:ascii="Times New Roman" w:hAnsi="Times New Roman"/>
          <w:lang w:val="en-GB"/>
        </w:rPr>
        <w:t xml:space="preserve"> their phase volume fractions).</w:t>
      </w:r>
    </w:p>
    <w:p w:rsidR="005920E5" w:rsidRDefault="005920E5" w:rsidP="005920E5">
      <w:pPr>
        <w:pStyle w:val="Normale1"/>
        <w:spacing w:line="240" w:lineRule="auto"/>
        <w:jc w:val="both"/>
        <w:rPr>
          <w:rFonts w:ascii="Times New Roman" w:hAnsi="Times New Roman"/>
          <w:lang w:val="en-GB"/>
        </w:rPr>
      </w:pPr>
      <w:r w:rsidRPr="003D4BAE">
        <w:rPr>
          <w:rFonts w:ascii="Times New Roman" w:hAnsi="Times New Roman"/>
          <w:lang w:val="en-GB"/>
        </w:rPr>
        <w:t>In order to reduce the computational time and avoid the unbounded growth of</w:t>
      </w:r>
      <w:r>
        <w:rPr>
          <w:rFonts w:ascii="Times New Roman" w:hAnsi="Times New Roman"/>
          <w:lang w:val="en-GB"/>
        </w:rPr>
        <w:t xml:space="preserve"> </w:t>
      </w:r>
      <w:r>
        <w:rPr>
          <w:rFonts w:ascii="Times New Roman" w:hAnsi="Times New Roman"/>
          <w:lang w:val="en-GB"/>
        </w:rPr>
        <w:fldChar w:fldCharType="begin"/>
      </w:r>
      <w:r>
        <w:rPr>
          <w:rFonts w:ascii="Times New Roman" w:hAnsi="Times New Roman"/>
          <w:lang w:val="en-GB"/>
        </w:rPr>
        <w:instrText xml:space="preserve"> REF _Ref520386533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(7.19)</w:t>
      </w:r>
      <w:r>
        <w:rPr>
          <w:rFonts w:ascii="Times New Roman" w:hAnsi="Times New Roman"/>
          <w:lang w:val="en-GB"/>
        </w:rPr>
        <w:fldChar w:fldCharType="end"/>
      </w:r>
      <w:r w:rsidRPr="003D4BAE">
        <w:rPr>
          <w:rFonts w:ascii="Times New Roman" w:hAnsi="Times New Roman"/>
          <w:lang w:val="en-GB"/>
        </w:rPr>
        <w:t>, a threshold for the mixture viscosity can be defined</w:t>
      </w:r>
      <w:r>
        <w:rPr>
          <w:rFonts w:ascii="Times New Roman" w:hAnsi="Times New Roman"/>
          <w:lang w:val="en-GB"/>
        </w:rPr>
        <w:t xml:space="preserve">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w:t>
      </w:r>
      <w:r w:rsidRPr="003D4BAE">
        <w:rPr>
          <w:rFonts w:ascii="Times New Roman" w:hAnsi="Times New Roman"/>
          <w:lang w:val="en-GB"/>
        </w:rPr>
        <w:t xml:space="preserve">. Mixture particles with a higher viscosity are considered in the </w:t>
      </w:r>
      <w:r>
        <w:rPr>
          <w:rFonts w:ascii="Times New Roman" w:hAnsi="Times New Roman"/>
          <w:lang w:val="en-GB"/>
        </w:rPr>
        <w:t>elasto-plastic</w:t>
      </w:r>
      <w:r w:rsidRPr="003D4BAE">
        <w:rPr>
          <w:rFonts w:ascii="Times New Roman" w:hAnsi="Times New Roman"/>
          <w:lang w:val="en-GB"/>
        </w:rPr>
        <w:t xml:space="preserve"> regime of soil deformation and are </w:t>
      </w:r>
      <w:r>
        <w:rPr>
          <w:rFonts w:ascii="Times New Roman" w:hAnsi="Times New Roman"/>
          <w:lang w:val="en-GB"/>
        </w:rPr>
        <w:t xml:space="preserve">kept </w:t>
      </w:r>
      <w:r w:rsidRPr="003D4BAE">
        <w:rPr>
          <w:rFonts w:ascii="Times New Roman" w:hAnsi="Times New Roman"/>
          <w:lang w:val="en-GB"/>
        </w:rPr>
        <w:t>fixed</w:t>
      </w:r>
      <w:r>
        <w:rPr>
          <w:rFonts w:ascii="Times New Roman" w:hAnsi="Times New Roman"/>
          <w:lang w:val="en-GB"/>
        </w:rPr>
        <w:t>, whereas their</w:t>
      </w:r>
      <w:r w:rsidRPr="003D4BAE">
        <w:rPr>
          <w:rFonts w:ascii="Times New Roman" w:hAnsi="Times New Roman"/>
          <w:lang w:val="en-GB"/>
        </w:rPr>
        <w:t xml:space="preserve"> pressure </w:t>
      </w:r>
      <w:r>
        <w:rPr>
          <w:rFonts w:ascii="Times New Roman" w:hAnsi="Times New Roman"/>
          <w:lang w:val="en-GB"/>
        </w:rPr>
        <w:t>is</w:t>
      </w:r>
      <w:r w:rsidRPr="003D4BAE">
        <w:rPr>
          <w:rFonts w:ascii="Times New Roman" w:hAnsi="Times New Roman"/>
          <w:lang w:val="en-GB"/>
        </w:rPr>
        <w:t xml:space="preserve"> derived from the mixture particles</w:t>
      </w:r>
      <w:r>
        <w:rPr>
          <w:rFonts w:ascii="Times New Roman" w:hAnsi="Times New Roman"/>
          <w:lang w:val="en-GB"/>
        </w:rPr>
        <w:t xml:space="preserve"> flowing above them</w:t>
      </w:r>
      <w:r w:rsidRPr="003D4BAE">
        <w:rPr>
          <w:rFonts w:ascii="Times New Roman" w:hAnsi="Times New Roman"/>
          <w:lang w:val="en-GB"/>
        </w:rPr>
        <w:t xml:space="preserve">. The threshold value is </w:t>
      </w:r>
      <w:r>
        <w:rPr>
          <w:rFonts w:ascii="Times New Roman" w:hAnsi="Times New Roman"/>
          <w:lang w:val="en-GB"/>
        </w:rPr>
        <w:t xml:space="preserve">assumed </w:t>
      </w:r>
      <w:r w:rsidRPr="003D4BAE">
        <w:rPr>
          <w:rFonts w:ascii="Times New Roman" w:hAnsi="Times New Roman"/>
          <w:lang w:val="en-GB"/>
        </w:rPr>
        <w:t>to be high enough not to influence the simulation.</w:t>
      </w:r>
      <w:r>
        <w:rPr>
          <w:rFonts w:ascii="Times New Roman" w:hAnsi="Times New Roman"/>
          <w:lang w:val="en-GB"/>
        </w:rPr>
        <w:t xml:space="preserve"> At a fixed time step,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 xml:space="preserve"> does not influence even the computational time (the</w:t>
      </w:r>
      <w:r w:rsidRPr="00754BD9">
        <w:rPr>
          <w:rFonts w:ascii="Times New Roman" w:hAnsi="Times New Roman"/>
          <w:lang w:val="en-GB"/>
        </w:rPr>
        <w:t xml:space="preserve"> </w:t>
      </w:r>
      <w:r w:rsidR="00A023AB" w:rsidRPr="005D00D6">
        <w:rPr>
          <w:rFonts w:ascii="Times New Roman" w:hAnsi="Times New Roman"/>
          <w:lang w:val="en-GB"/>
        </w:rPr>
        <w:t xml:space="preserve">Courant-Friedrichs-Lewy </w:t>
      </w:r>
      <w:r w:rsidR="00A023AB" w:rsidRPr="00EF530C">
        <w:rPr>
          <w:rFonts w:ascii="Times New Roman" w:hAnsi="Times New Roman"/>
          <w:i/>
          <w:lang w:val="en-GB"/>
        </w:rPr>
        <w:t>CFL</w:t>
      </w:r>
      <w:r w:rsidR="00A023AB" w:rsidRPr="005D00D6">
        <w:rPr>
          <w:rFonts w:ascii="Times New Roman" w:hAnsi="Times New Roman"/>
          <w:lang w:val="en-GB"/>
        </w:rPr>
        <w:t xml:space="preserve"> number</w:t>
      </w:r>
      <w:r w:rsidR="00A023AB" w:rsidRPr="00EF530C">
        <w:rPr>
          <w:rFonts w:ascii="Times New Roman" w:hAnsi="Times New Roman"/>
          <w:i/>
          <w:lang w:val="en-GB"/>
        </w:rPr>
        <w:t xml:space="preserve"> </w:t>
      </w:r>
      <w:r w:rsidRPr="00754BD9">
        <w:rPr>
          <w:rFonts w:ascii="Times New Roman" w:hAnsi="Times New Roman"/>
          <w:lang w:val="en-GB"/>
        </w:rPr>
        <w:t>criterion dominates</w:t>
      </w:r>
      <w:r>
        <w:rPr>
          <w:rFonts w:ascii="Times New Roman" w:hAnsi="Times New Roman"/>
          <w:lang w:val="en-GB"/>
        </w:rPr>
        <w:t xml:space="preserve"> over the viscous term criterion), if</w:t>
      </w:r>
      <w:r w:rsidRPr="00754BD9">
        <w:rPr>
          <w:rFonts w:ascii="Times New Roman" w:hAnsi="Times New Roman"/>
          <w:lang w:val="en-GB"/>
        </w:rPr>
        <w:t xml:space="preserve"> the </w:t>
      </w:r>
      <w:r>
        <w:rPr>
          <w:rFonts w:ascii="Times New Roman" w:hAnsi="Times New Roman"/>
          <w:lang w:val="en-GB"/>
        </w:rPr>
        <w:t>following condition is satisfied</w:t>
      </w:r>
      <w:r w:rsidRPr="00754BD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5920E5" w:rsidRPr="00276BBF" w:rsidTr="00585F46">
        <w:tc>
          <w:tcPr>
            <w:tcW w:w="4539" w:type="pct"/>
            <w:vAlign w:val="center"/>
          </w:tcPr>
          <w:p w:rsidR="005920E5" w:rsidRPr="00276BBF" w:rsidRDefault="005920E5" w:rsidP="00585F46">
            <w:pPr>
              <w:spacing w:after="0" w:line="240" w:lineRule="auto"/>
              <w:jc w:val="center"/>
              <w:rPr>
                <w:rFonts w:ascii="Times New Roman" w:eastAsia="Times New Roman" w:hAnsi="Times New Roman"/>
                <w:position w:val="-34"/>
                <w:sz w:val="24"/>
                <w:szCs w:val="24"/>
                <w:lang w:eastAsia="it-IT"/>
              </w:rPr>
            </w:pPr>
            <w:r w:rsidRPr="001C784E">
              <w:rPr>
                <w:position w:val="-24"/>
              </w:rPr>
              <w:object w:dxaOrig="1260" w:dyaOrig="620">
                <v:shape id="_x0000_i1190" type="#_x0000_t75" style="width:45.7pt;height:24.7pt" o:ole="">
                  <v:imagedata r:id="rId352" o:title=""/>
                </v:shape>
                <o:OLEObject Type="Embed" ProgID="Equation.3" ShapeID="_x0000_i1190" DrawAspect="Content" ObjectID="_1658221469" r:id="rId353"/>
              </w:object>
            </w:r>
          </w:p>
        </w:tc>
        <w:tc>
          <w:tcPr>
            <w:tcW w:w="461" w:type="pct"/>
            <w:vAlign w:val="center"/>
          </w:tcPr>
          <w:p w:rsidR="005920E5" w:rsidRPr="003D504A" w:rsidRDefault="005920E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5920E5" w:rsidRDefault="005920E5" w:rsidP="005920E5">
      <w:pPr>
        <w:pStyle w:val="Normale1"/>
        <w:spacing w:line="240" w:lineRule="auto"/>
        <w:jc w:val="both"/>
        <w:rPr>
          <w:rFonts w:ascii="Times New Roman" w:hAnsi="Times New Roman"/>
          <w:lang w:val="en-GB"/>
        </w:rPr>
      </w:pPr>
    </w:p>
    <w:p w:rsidR="005920E5" w:rsidRDefault="005920E5" w:rsidP="005920E5">
      <w:pPr>
        <w:pStyle w:val="Normale1"/>
        <w:spacing w:line="240" w:lineRule="auto"/>
        <w:jc w:val="both"/>
        <w:rPr>
          <w:rFonts w:ascii="Times New Roman" w:hAnsi="Times New Roman"/>
          <w:lang w:val="en-GB"/>
        </w:rPr>
      </w:pPr>
      <w:r>
        <w:rPr>
          <w:rFonts w:ascii="Times New Roman" w:hAnsi="Times New Roman"/>
          <w:lang w:val="en-GB"/>
        </w:rPr>
        <w:t xml:space="preserve">It follows that the time step duration is more probably ruled by either the CFL stability criterion, if the spatial resolution is coarse enough, or the viscous term stability criterion, if the spatial resolution is fine enough. </w:t>
      </w:r>
      <w:r w:rsidRPr="00834919">
        <w:rPr>
          <w:rFonts w:ascii="Times New Roman" w:hAnsi="Times New Roman"/>
          <w:lang w:val="en-GB"/>
        </w:rPr>
        <w:t xml:space="preserve">In this </w:t>
      </w:r>
      <w:r>
        <w:rPr>
          <w:rFonts w:ascii="Times New Roman" w:hAnsi="Times New Roman"/>
          <w:lang w:val="en-GB"/>
        </w:rPr>
        <w:t>case</w:t>
      </w:r>
      <w:r w:rsidRPr="00834919">
        <w:rPr>
          <w:rFonts w:ascii="Times New Roman" w:hAnsi="Times New Roman"/>
          <w:lang w:val="en-GB"/>
        </w:rPr>
        <w:t>, it might be convenient to adopt a multi-step approach, where the time integration of the equations of motion for the fluid particles would be obtained with a longer time step than the one needed for the mixture particles.</w:t>
      </w: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N</w:t>
      </w:r>
      <w:r w:rsidRPr="00C53B4D">
        <w:rPr>
          <w:rFonts w:ascii="Times New Roman" w:hAnsi="Times New Roman"/>
          <w:lang w:val="en-GB"/>
        </w:rPr>
        <w:t xml:space="preserve">o-slip conditions </w:t>
      </w:r>
      <w:r w:rsidR="00A023AB">
        <w:rPr>
          <w:rFonts w:ascii="Times New Roman" w:hAnsi="Times New Roman"/>
          <w:lang w:val="en-GB"/>
        </w:rPr>
        <w:t xml:space="preserve">are suggested to be </w:t>
      </w:r>
      <w:r>
        <w:rPr>
          <w:rFonts w:ascii="Times New Roman" w:hAnsi="Times New Roman"/>
          <w:lang w:val="en-GB"/>
        </w:rPr>
        <w:t xml:space="preserve">imposed </w:t>
      </w:r>
      <w:r w:rsidR="00A023AB">
        <w:rPr>
          <w:rFonts w:ascii="Times New Roman" w:hAnsi="Times New Roman"/>
          <w:lang w:val="en-GB"/>
        </w:rPr>
        <w:t>on solid walls for</w:t>
      </w:r>
      <w:r w:rsidRPr="00C53B4D">
        <w:rPr>
          <w:rFonts w:ascii="Times New Roman" w:hAnsi="Times New Roman"/>
          <w:lang w:val="en-GB"/>
        </w:rPr>
        <w:t xml:space="preserve"> 2D</w:t>
      </w:r>
      <w:r>
        <w:rPr>
          <w:rFonts w:ascii="Times New Roman" w:hAnsi="Times New Roman"/>
          <w:lang w:val="en-GB"/>
        </w:rPr>
        <w:t xml:space="preserve"> simulations </w:t>
      </w:r>
      <w:r w:rsidR="00A023AB">
        <w:rPr>
          <w:rFonts w:ascii="Times New Roman" w:hAnsi="Times New Roman"/>
          <w:lang w:val="en-GB"/>
        </w:rPr>
        <w:t>at very fine spatial resolutions</w:t>
      </w:r>
      <w:r>
        <w:rPr>
          <w:rFonts w:ascii="Times New Roman" w:hAnsi="Times New Roman"/>
          <w:lang w:val="en-GB"/>
        </w:rPr>
        <w:t>.</w:t>
      </w:r>
      <w:r w:rsidR="00A023AB">
        <w:rPr>
          <w:rFonts w:ascii="Times New Roman" w:hAnsi="Times New Roman"/>
          <w:lang w:val="en-GB"/>
        </w:rPr>
        <w:t xml:space="preserve"> The associated solid</w:t>
      </w:r>
      <w:r w:rsidRPr="00C53B4D">
        <w:rPr>
          <w:rFonts w:ascii="Times New Roman" w:hAnsi="Times New Roman"/>
          <w:lang w:val="en-GB"/>
        </w:rPr>
        <w:t xml:space="preserve"> boundaries </w:t>
      </w:r>
      <w:r w:rsidR="00A023AB">
        <w:rPr>
          <w:rFonts w:ascii="Times New Roman" w:hAnsi="Times New Roman"/>
          <w:lang w:val="en-GB"/>
        </w:rPr>
        <w:t xml:space="preserve">are </w:t>
      </w:r>
      <w:r>
        <w:rPr>
          <w:rFonts w:ascii="Times New Roman" w:hAnsi="Times New Roman"/>
          <w:lang w:val="en-GB"/>
        </w:rPr>
        <w:t>in general</w:t>
      </w:r>
      <w:r w:rsidRPr="00C53B4D">
        <w:rPr>
          <w:rFonts w:ascii="Times New Roman" w:hAnsi="Times New Roman"/>
          <w:lang w:val="en-GB"/>
        </w:rPr>
        <w:t xml:space="preserve"> in contact with the bottom of the fixed bed</w:t>
      </w:r>
      <w:r>
        <w:rPr>
          <w:rFonts w:ascii="Times New Roman" w:hAnsi="Times New Roman"/>
          <w:lang w:val="en-GB"/>
        </w:rPr>
        <w:t>, so the choice of a no-slip rather than a slip condition did not play any role</w:t>
      </w:r>
      <w:r w:rsidRPr="00C53B4D">
        <w:rPr>
          <w:rFonts w:ascii="Times New Roman" w:hAnsi="Times New Roman"/>
          <w:lang w:val="en-GB"/>
        </w:rPr>
        <w:t xml:space="preserve">. On the other hand, </w:t>
      </w:r>
      <w:r w:rsidR="00A023AB">
        <w:rPr>
          <w:rFonts w:ascii="Times New Roman" w:hAnsi="Times New Roman"/>
          <w:lang w:val="en-GB"/>
        </w:rPr>
        <w:t xml:space="preserve">for </w:t>
      </w:r>
      <w:r>
        <w:rPr>
          <w:rFonts w:ascii="Times New Roman" w:hAnsi="Times New Roman"/>
          <w:lang w:val="en-GB"/>
        </w:rPr>
        <w:t xml:space="preserve">3D simulations </w:t>
      </w:r>
      <w:r w:rsidRPr="00C53B4D">
        <w:rPr>
          <w:rFonts w:ascii="Times New Roman" w:hAnsi="Times New Roman"/>
          <w:lang w:val="en-GB"/>
        </w:rPr>
        <w:t>impos</w:t>
      </w:r>
      <w:r>
        <w:rPr>
          <w:rFonts w:ascii="Times New Roman" w:hAnsi="Times New Roman"/>
          <w:lang w:val="en-GB"/>
        </w:rPr>
        <w:t>ing</w:t>
      </w:r>
      <w:r w:rsidRPr="00C53B4D">
        <w:rPr>
          <w:rFonts w:ascii="Times New Roman" w:hAnsi="Times New Roman"/>
          <w:lang w:val="en-GB"/>
        </w:rPr>
        <w:t xml:space="preserve"> free-slip conditions </w:t>
      </w:r>
      <w:r w:rsidR="00A023AB">
        <w:rPr>
          <w:rFonts w:ascii="Times New Roman" w:hAnsi="Times New Roman"/>
          <w:lang w:val="en-GB"/>
        </w:rPr>
        <w:t>is suggested</w:t>
      </w:r>
      <w:r w:rsidRPr="00C53B4D">
        <w:rPr>
          <w:rFonts w:ascii="Times New Roman" w:hAnsi="Times New Roman"/>
          <w:lang w:val="en-GB"/>
        </w:rPr>
        <w:t>.</w:t>
      </w:r>
      <w:r>
        <w:rPr>
          <w:rFonts w:ascii="Times New Roman" w:hAnsi="Times New Roman"/>
          <w:lang w:val="en-GB"/>
        </w:rPr>
        <w:t xml:space="preserve"> In fact</w:t>
      </w:r>
      <w:r w:rsidRPr="00C53B4D">
        <w:rPr>
          <w:rFonts w:ascii="Times New Roman" w:hAnsi="Times New Roman"/>
          <w:lang w:val="en-GB"/>
        </w:rPr>
        <w:t xml:space="preserve">, the depth of the granular material layer is </w:t>
      </w:r>
      <w:r w:rsidR="00A023AB">
        <w:rPr>
          <w:rFonts w:ascii="Times New Roman" w:hAnsi="Times New Roman"/>
          <w:lang w:val="en-GB"/>
        </w:rPr>
        <w:t xml:space="preserve">generally </w:t>
      </w:r>
      <w:r w:rsidRPr="00C53B4D">
        <w:rPr>
          <w:rFonts w:ascii="Times New Roman" w:hAnsi="Times New Roman"/>
          <w:lang w:val="en-GB"/>
        </w:rPr>
        <w:t xml:space="preserve">high enough and the interactions with solid walls quite exclusively concern </w:t>
      </w:r>
      <w:r>
        <w:rPr>
          <w:rFonts w:ascii="Times New Roman" w:hAnsi="Times New Roman"/>
          <w:lang w:val="en-GB"/>
        </w:rPr>
        <w:t xml:space="preserve">either </w:t>
      </w:r>
      <w:r w:rsidRPr="00C53B4D">
        <w:rPr>
          <w:rFonts w:ascii="Times New Roman" w:hAnsi="Times New Roman"/>
          <w:lang w:val="en-GB"/>
        </w:rPr>
        <w:t>fluid pa</w:t>
      </w:r>
      <w:r>
        <w:rPr>
          <w:rFonts w:ascii="Times New Roman" w:hAnsi="Times New Roman"/>
          <w:lang w:val="en-GB"/>
        </w:rPr>
        <w:t xml:space="preserve">rticles at high Reynolds number or mixture particles with null </w:t>
      </w:r>
      <w:r>
        <w:rPr>
          <w:rFonts w:ascii="Times New Roman" w:hAnsi="Times New Roman"/>
          <w:lang w:val="en-GB"/>
        </w:rPr>
        <w:lastRenderedPageBreak/>
        <w:t>velocities, so that the choice of a slip condition everywhere appeared to be an appropriate compromise</w:t>
      </w:r>
      <w:r w:rsidRPr="00C53B4D">
        <w:rPr>
          <w:rFonts w:ascii="Times New Roman" w:hAnsi="Times New Roman"/>
          <w:lang w:val="en-GB"/>
        </w:rPr>
        <w:t>.</w:t>
      </w:r>
      <w:r>
        <w:rPr>
          <w:rFonts w:ascii="Times New Roman" w:hAnsi="Times New Roman"/>
          <w:lang w:val="en-GB"/>
        </w:rPr>
        <w:t xml:space="preserve"> Nevertheless, no-slip conditions should be in general applied to those mobile mixture particles which are interested by a locally laminar regime. This issue</w:t>
      </w:r>
      <w:r w:rsidR="00A023AB">
        <w:rPr>
          <w:rFonts w:ascii="Times New Roman" w:hAnsi="Times New Roman"/>
          <w:lang w:val="en-GB"/>
        </w:rPr>
        <w:t>, which</w:t>
      </w:r>
      <w:r>
        <w:rPr>
          <w:rFonts w:ascii="Times New Roman" w:hAnsi="Times New Roman"/>
          <w:lang w:val="en-GB"/>
        </w:rPr>
        <w:t xml:space="preserve"> </w:t>
      </w:r>
      <w:r w:rsidR="00A023AB">
        <w:rPr>
          <w:rFonts w:ascii="Times New Roman" w:hAnsi="Times New Roman"/>
          <w:lang w:val="en-GB"/>
        </w:rPr>
        <w:t>plays a minor role in the test cases of Amicarelli et al. (2017, [</w:t>
      </w:r>
      <w:r w:rsidR="00A023AB">
        <w:rPr>
          <w:rFonts w:ascii="Times New Roman" w:hAnsi="Times New Roman"/>
          <w:lang w:val="en-GB"/>
        </w:rPr>
        <w:fldChar w:fldCharType="begin"/>
      </w:r>
      <w:r w:rsidR="00A023AB">
        <w:rPr>
          <w:rFonts w:ascii="Times New Roman" w:hAnsi="Times New Roman"/>
          <w:lang w:val="en-GB"/>
        </w:rPr>
        <w:instrText xml:space="preserve"> REF _Ref520373754 \r \h </w:instrText>
      </w:r>
      <w:r w:rsidR="00A023AB">
        <w:rPr>
          <w:rFonts w:ascii="Times New Roman" w:hAnsi="Times New Roman"/>
          <w:lang w:val="en-GB"/>
        </w:rPr>
      </w:r>
      <w:r w:rsidR="00A023AB">
        <w:rPr>
          <w:rFonts w:ascii="Times New Roman" w:hAnsi="Times New Roman"/>
          <w:lang w:val="en-GB"/>
        </w:rPr>
        <w:fldChar w:fldCharType="separate"/>
      </w:r>
      <w:r w:rsidR="00A32296">
        <w:rPr>
          <w:rFonts w:ascii="Times New Roman" w:hAnsi="Times New Roman"/>
          <w:lang w:val="en-GB"/>
        </w:rPr>
        <w:t>9</w:t>
      </w:r>
      <w:r w:rsidR="00A023AB">
        <w:rPr>
          <w:rFonts w:ascii="Times New Roman" w:hAnsi="Times New Roman"/>
          <w:lang w:val="en-GB"/>
        </w:rPr>
        <w:fldChar w:fldCharType="end"/>
      </w:r>
      <w:r w:rsidR="00A023AB">
        <w:rPr>
          <w:rFonts w:ascii="Times New Roman" w:hAnsi="Times New Roman"/>
          <w:lang w:val="en-GB"/>
        </w:rPr>
        <w:t xml:space="preserve">]), </w:t>
      </w:r>
      <w:r>
        <w:rPr>
          <w:rFonts w:ascii="Times New Roman" w:hAnsi="Times New Roman"/>
          <w:lang w:val="en-GB"/>
        </w:rPr>
        <w:t>represents a matter of on-going developments.</w:t>
      </w:r>
    </w:p>
    <w:p w:rsidR="008A6A20" w:rsidRDefault="008A6A20" w:rsidP="00D05FC1">
      <w:pPr>
        <w:spacing w:after="0" w:line="240" w:lineRule="auto"/>
        <w:jc w:val="both"/>
        <w:rPr>
          <w:rFonts w:ascii="Times New Roman" w:hAnsi="Times New Roman"/>
          <w:sz w:val="24"/>
          <w:lang w:val="en-US"/>
        </w:rPr>
      </w:pPr>
      <w:r>
        <w:rPr>
          <w:rFonts w:ascii="Times New Roman" w:hAnsi="Times New Roman"/>
          <w:sz w:val="24"/>
          <w:lang w:val="en-US"/>
        </w:rPr>
        <w:t>The present model does not need any tuning for the mixture viscosity. The only case-dependent numerical parameters refer to the spatial resolution (</w:t>
      </w:r>
      <w:r w:rsidRPr="00C66CA7">
        <w:rPr>
          <w:rFonts w:ascii="Times New Roman" w:hAnsi="Times New Roman"/>
          <w:i/>
          <w:sz w:val="24"/>
          <w:lang w:val="en-US"/>
        </w:rPr>
        <w:t>dx</w:t>
      </w:r>
      <w:r>
        <w:rPr>
          <w:rFonts w:ascii="Times New Roman" w:hAnsi="Times New Roman"/>
          <w:sz w:val="24"/>
          <w:lang w:val="en-US"/>
        </w:rPr>
        <w:t xml:space="preserve">, </w:t>
      </w:r>
      <w:r w:rsidRPr="00C66CA7">
        <w:rPr>
          <w:rFonts w:ascii="Times New Roman" w:hAnsi="Times New Roman"/>
          <w:i/>
          <w:sz w:val="24"/>
          <w:lang w:val="en-US"/>
        </w:rPr>
        <w:t>h</w:t>
      </w:r>
      <w:r>
        <w:rPr>
          <w:rFonts w:ascii="Times New Roman" w:hAnsi="Times New Roman"/>
          <w:sz w:val="24"/>
          <w:lang w:val="en-US"/>
        </w:rPr>
        <w:t xml:space="preserve">) and possibly to </w:t>
      </w:r>
      <w:r w:rsidRPr="00C66CA7">
        <w:rPr>
          <w:rFonts w:ascii="Times New Roman" w:hAnsi="Times New Roman"/>
          <w:i/>
          <w:sz w:val="24"/>
          <w:lang w:val="en-US"/>
        </w:rPr>
        <w:t>CFL</w:t>
      </w:r>
      <w:r>
        <w:rPr>
          <w:rFonts w:ascii="Times New Roman" w:hAnsi="Times New Roman"/>
          <w:sz w:val="24"/>
          <w:lang w:val="en-US"/>
        </w:rPr>
        <w:t xml:space="preserve"> number.</w:t>
      </w:r>
    </w:p>
    <w:p w:rsidR="00C70139"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The sound speed </w:t>
      </w:r>
      <w:r w:rsidR="00C70139" w:rsidRPr="00AC68C7">
        <w:rPr>
          <w:rFonts w:ascii="Times New Roman" w:hAnsi="Times New Roman"/>
          <w:sz w:val="24"/>
          <w:szCs w:val="24"/>
        </w:rPr>
        <w:t>(</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ref</w:t>
      </w:r>
      <w:r w:rsidR="00C70139" w:rsidRPr="00AC68C7">
        <w:rPr>
          <w:rFonts w:ascii="Times New Roman" w:hAnsi="Times New Roman"/>
          <w:sz w:val="24"/>
          <w:szCs w:val="24"/>
        </w:rPr>
        <w:t xml:space="preserve">) </w:t>
      </w:r>
      <w:r w:rsidR="00C26A31">
        <w:rPr>
          <w:rFonts w:ascii="Times New Roman" w:hAnsi="Times New Roman"/>
          <w:sz w:val="24"/>
          <w:szCs w:val="24"/>
        </w:rPr>
        <w:t>shou</w:t>
      </w:r>
      <w:r w:rsidRPr="00AC68C7">
        <w:rPr>
          <w:rFonts w:ascii="Times New Roman" w:hAnsi="Times New Roman"/>
          <w:sz w:val="24"/>
          <w:szCs w:val="24"/>
        </w:rPr>
        <w:t>l</w:t>
      </w:r>
      <w:r w:rsidR="00C26A31">
        <w:rPr>
          <w:rFonts w:ascii="Times New Roman" w:hAnsi="Times New Roman"/>
          <w:sz w:val="24"/>
          <w:szCs w:val="24"/>
        </w:rPr>
        <w:t>d</w:t>
      </w:r>
      <w:r w:rsidRPr="00AC68C7">
        <w:rPr>
          <w:rFonts w:ascii="Times New Roman" w:hAnsi="Times New Roman"/>
          <w:sz w:val="24"/>
          <w:szCs w:val="24"/>
        </w:rPr>
        <w:t xml:space="preserve"> be at least </w:t>
      </w:r>
      <w:r w:rsidR="00C70139" w:rsidRPr="00AC68C7">
        <w:rPr>
          <w:rFonts w:ascii="Times New Roman" w:hAnsi="Times New Roman"/>
          <w:sz w:val="24"/>
          <w:szCs w:val="24"/>
        </w:rPr>
        <w:t xml:space="preserve">10 </w:t>
      </w:r>
      <w:r w:rsidRPr="00AC68C7">
        <w:rPr>
          <w:rFonts w:ascii="Times New Roman" w:hAnsi="Times New Roman"/>
          <w:sz w:val="24"/>
          <w:szCs w:val="24"/>
        </w:rPr>
        <w:t xml:space="preserve">times higher than the maximum velocity in the fluid </w:t>
      </w:r>
      <w:r w:rsidR="00C70139" w:rsidRPr="00AC68C7">
        <w:rPr>
          <w:rFonts w:ascii="Times New Roman" w:hAnsi="Times New Roman"/>
          <w:sz w:val="24"/>
          <w:szCs w:val="24"/>
        </w:rPr>
        <w:t>(WC</w:t>
      </w:r>
      <w:r>
        <w:rPr>
          <w:rFonts w:ascii="Times New Roman" w:hAnsi="Times New Roman"/>
          <w:sz w:val="24"/>
          <w:szCs w:val="24"/>
        </w:rPr>
        <w:t xml:space="preserve"> approach</w:t>
      </w:r>
      <w:r w:rsidR="00C70139" w:rsidRPr="00AC68C7">
        <w:rPr>
          <w:rFonts w:ascii="Times New Roman" w:hAnsi="Times New Roman"/>
          <w:sz w:val="24"/>
          <w:szCs w:val="24"/>
        </w:rPr>
        <w:t xml:space="preserve">). </w:t>
      </w:r>
      <w:r w:rsidRPr="00AC68C7">
        <w:rPr>
          <w:rFonts w:ascii="Times New Roman" w:hAnsi="Times New Roman"/>
          <w:sz w:val="24"/>
          <w:szCs w:val="24"/>
        </w:rPr>
        <w:t xml:space="preserve">It is sufficient to define a unique speed of sound for both mixture and pure water, as the maximum value resulting from considering all the </w:t>
      </w:r>
      <w:r>
        <w:rPr>
          <w:rFonts w:ascii="Times New Roman" w:hAnsi="Times New Roman"/>
          <w:sz w:val="24"/>
          <w:szCs w:val="24"/>
        </w:rPr>
        <w:t xml:space="preserve">numerical </w:t>
      </w:r>
      <w:r w:rsidRPr="00AC68C7">
        <w:rPr>
          <w:rFonts w:ascii="Times New Roman" w:hAnsi="Times New Roman"/>
          <w:sz w:val="24"/>
          <w:szCs w:val="24"/>
        </w:rPr>
        <w:t>particles</w:t>
      </w:r>
      <w:r w:rsidR="00C70139" w:rsidRPr="00AC68C7">
        <w:rPr>
          <w:rFonts w:ascii="Times New Roman" w:hAnsi="Times New Roman"/>
          <w:sz w:val="24"/>
          <w:szCs w:val="24"/>
        </w:rPr>
        <w:t xml:space="preserve">. </w:t>
      </w:r>
      <w:r w:rsidRPr="00AC68C7">
        <w:rPr>
          <w:rFonts w:ascii="Times New Roman" w:hAnsi="Times New Roman"/>
          <w:sz w:val="24"/>
          <w:szCs w:val="24"/>
        </w:rPr>
        <w:t xml:space="preserve">The sound speed is computed by providing the </w:t>
      </w:r>
      <w:r w:rsidR="00C70139" w:rsidRPr="00AC68C7">
        <w:rPr>
          <w:rFonts w:ascii="Times New Roman" w:hAnsi="Times New Roman"/>
          <w:sz w:val="24"/>
          <w:szCs w:val="24"/>
        </w:rPr>
        <w:t>bulk modulus</w:t>
      </w:r>
      <w:r w:rsidRPr="00AC68C7">
        <w:rPr>
          <w:rFonts w:ascii="Times New Roman" w:hAnsi="Times New Roman"/>
          <w:sz w:val="24"/>
          <w:szCs w:val="24"/>
        </w:rPr>
        <w:t xml:space="preserve"> as an input parameter for each medium</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p w:rsidR="00652F0F" w:rsidRPr="00276BBF" w:rsidRDefault="00E741EF" w:rsidP="00585F46">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28"/>
                <w:sz w:val="24"/>
                <w:szCs w:val="24"/>
                <w:lang w:eastAsia="it-IT"/>
              </w:rPr>
              <w:object w:dxaOrig="3180" w:dyaOrig="660">
                <v:shape id="_x0000_i1191" type="#_x0000_t75" style="width:141.9pt;height:31.55pt" o:ole="">
                  <v:imagedata r:id="rId354" o:title=""/>
                </v:shape>
                <o:OLEObject Type="Embed" ProgID="Equation.3" ShapeID="_x0000_i1191" DrawAspect="Content" ObjectID="_1658221470" r:id="rId355"/>
              </w:object>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sidRPr="00AC68C7">
        <w:rPr>
          <w:rFonts w:ascii="Times New Roman" w:hAnsi="Times New Roman"/>
          <w:sz w:val="24"/>
          <w:szCs w:val="24"/>
        </w:rPr>
        <w:t>The sound speed (</w:t>
      </w:r>
      <w:r w:rsidRPr="00B94A86">
        <w:rPr>
          <w:rFonts w:ascii="Times New Roman" w:hAnsi="Times New Roman"/>
          <w:i/>
          <w:sz w:val="24"/>
          <w:szCs w:val="24"/>
        </w:rPr>
        <w:t>c</w:t>
      </w:r>
      <w:r w:rsidRPr="00B94A86">
        <w:rPr>
          <w:rFonts w:ascii="Times New Roman" w:hAnsi="Times New Roman"/>
          <w:i/>
          <w:sz w:val="24"/>
          <w:szCs w:val="24"/>
          <w:vertAlign w:val="subscript"/>
        </w:rPr>
        <w:t>ref</w:t>
      </w:r>
      <w:r w:rsidRPr="00AC68C7">
        <w:rPr>
          <w:rFonts w:ascii="Times New Roman" w:hAnsi="Times New Roman"/>
          <w:sz w:val="24"/>
          <w:szCs w:val="24"/>
        </w:rPr>
        <w:t xml:space="preserve">) </w:t>
      </w:r>
      <w:r>
        <w:rPr>
          <w:rFonts w:ascii="Times New Roman" w:hAnsi="Times New Roman"/>
          <w:sz w:val="24"/>
          <w:szCs w:val="24"/>
        </w:rPr>
        <w:t>shou</w:t>
      </w:r>
      <w:r w:rsidRPr="00AC68C7">
        <w:rPr>
          <w:rFonts w:ascii="Times New Roman" w:hAnsi="Times New Roman"/>
          <w:sz w:val="24"/>
          <w:szCs w:val="24"/>
        </w:rPr>
        <w:t>l</w:t>
      </w:r>
      <w:r>
        <w:rPr>
          <w:rFonts w:ascii="Times New Roman" w:hAnsi="Times New Roman"/>
          <w:sz w:val="24"/>
          <w:szCs w:val="24"/>
        </w:rPr>
        <w:t>d</w:t>
      </w:r>
      <w:r w:rsidRPr="00AC68C7">
        <w:rPr>
          <w:rFonts w:ascii="Times New Roman" w:hAnsi="Times New Roman"/>
          <w:sz w:val="24"/>
          <w:szCs w:val="24"/>
        </w:rPr>
        <w:t xml:space="preserve"> be at least 10 times </w:t>
      </w:r>
      <w:ins w:id="284" w:author="Amicarelli Andrea (RSE)" w:date="2020-04-13T16:28:00Z">
        <w:r w:rsidR="00A56E56">
          <w:rPr>
            <w:rFonts w:ascii="Times New Roman" w:hAnsi="Times New Roman"/>
            <w:sz w:val="24"/>
            <w:szCs w:val="24"/>
          </w:rPr>
          <w:t xml:space="preserve">(Monaghan, 2005, </w:t>
        </w:r>
      </w:ins>
      <w:r w:rsidR="00E741EF">
        <w:rPr>
          <w:rFonts w:ascii="Times New Roman" w:hAnsi="Times New Roman"/>
          <w:sz w:val="24"/>
          <w:szCs w:val="24"/>
        </w:rPr>
        <w:t>[</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A32296">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ins w:id="285" w:author="Amicarelli Andrea (RSE)" w:date="2020-04-13T16:28:00Z">
        <w:r w:rsidR="00A56E56">
          <w:rPr>
            <w:rFonts w:ascii="Times New Roman" w:hAnsi="Times New Roman"/>
            <w:sz w:val="24"/>
            <w:szCs w:val="24"/>
          </w:rPr>
          <w:t xml:space="preserve"> assumed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w:t>
        </w:r>
        <w:proofErr w:type="gramStart"/>
        <w:r w:rsidR="00A56E56" w:rsidRPr="00A56E56">
          <w:rPr>
            <w:rFonts w:ascii="Times New Roman" w:hAnsi="Times New Roman"/>
            <w:i/>
            <w:sz w:val="24"/>
            <w:szCs w:val="24"/>
            <w:vertAlign w:val="subscript"/>
          </w:rPr>
          <w:t>,max</w:t>
        </w:r>
        <w:proofErr w:type="gramEnd"/>
        <w:r w:rsidR="00A56E56">
          <w:rPr>
            <w:rFonts w:ascii="Times New Roman" w:hAnsi="Times New Roman"/>
            <w:sz w:val="24"/>
            <w:szCs w:val="24"/>
          </w:rPr>
          <w:t xml:space="preserve">=2; 5 times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p,max</w:t>
        </w:r>
      </w:ins>
      <w:r w:rsidR="00D617A0">
        <w:rPr>
          <w:rFonts w:ascii="Times New Roman" w:hAnsi="Times New Roman"/>
          <w:i/>
          <w:sz w:val="24"/>
          <w:szCs w:val="24"/>
          <w:vertAlign w:val="subscript"/>
        </w:rPr>
        <w:t xml:space="preserve"> </w:t>
      </w:r>
      <w:ins w:id="286" w:author="Amicarelli Andrea (RSE)" w:date="2020-04-13T16:29:00Z">
        <w:r w:rsidR="00D617A0" w:rsidRPr="00D617A0">
          <w:rPr>
            <w:rFonts w:ascii="Times New Roman" w:hAnsi="Times New Roman"/>
            <w:sz w:val="24"/>
            <w:szCs w:val="24"/>
          </w:rPr>
          <w:t>for higher pressure peaks</w:t>
        </w:r>
      </w:ins>
      <w:ins w:id="287" w:author="Amicarelli Andrea (RSE)" w:date="2020-04-13T16:28:00Z">
        <w:r w:rsidR="00A56E56">
          <w:rPr>
            <w:rFonts w:ascii="Times New Roman" w:hAnsi="Times New Roman"/>
            <w:sz w:val="24"/>
            <w:szCs w:val="24"/>
          </w:rPr>
          <w:t>)</w:t>
        </w:r>
      </w:ins>
      <w:r w:rsidR="00E741EF">
        <w:rPr>
          <w:rFonts w:ascii="Times New Roman" w:hAnsi="Times New Roman"/>
          <w:sz w:val="24"/>
          <w:szCs w:val="24"/>
        </w:rPr>
        <w:t xml:space="preserve"> </w:t>
      </w:r>
      <w:r w:rsidRPr="00AC68C7">
        <w:rPr>
          <w:rFonts w:ascii="Times New Roman" w:hAnsi="Times New Roman"/>
          <w:sz w:val="24"/>
          <w:szCs w:val="24"/>
        </w:rPr>
        <w:t>higher than the maximum velocity in the fluid (WC</w:t>
      </w:r>
      <w:r>
        <w:rPr>
          <w:rFonts w:ascii="Times New Roman" w:hAnsi="Times New Roman"/>
          <w:sz w:val="24"/>
          <w:szCs w:val="24"/>
        </w:rPr>
        <w:t xml:space="preserve"> approach</w:t>
      </w:r>
      <w:r w:rsidRPr="00AC68C7">
        <w:rPr>
          <w:rFonts w:ascii="Times New Roman" w:hAnsi="Times New Roman"/>
          <w:sz w:val="24"/>
          <w:szCs w:val="24"/>
        </w:rPr>
        <w:t xml:space="preserve">). </w:t>
      </w:r>
      <w:r>
        <w:rPr>
          <w:rFonts w:ascii="Times New Roman" w:hAnsi="Times New Roman"/>
          <w:sz w:val="24"/>
          <w:szCs w:val="24"/>
        </w:rPr>
        <w:t xml:space="preserve">This position (constant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i/>
          <w:sz w:val="24"/>
          <w:szCs w:val="24"/>
          <w:vertAlign w:val="subscript"/>
        </w:rPr>
        <w:t xml:space="preserve"> </w:t>
      </w:r>
      <w:r>
        <w:rPr>
          <w:rFonts w:ascii="Times New Roman" w:hAnsi="Times New Roman"/>
          <w:sz w:val="24"/>
          <w:szCs w:val="24"/>
        </w:rPr>
        <w:t xml:space="preserve">equal to 10) provides a maximum relative error on density of </w:t>
      </w:r>
      <w:r w:rsidRPr="00B37DC1">
        <w:rPr>
          <w:rFonts w:ascii="Times New Roman" w:hAnsi="Times New Roman"/>
          <w:sz w:val="24"/>
          <w:szCs w:val="24"/>
        </w:rPr>
        <w:t>1%</w:t>
      </w:r>
      <w:r>
        <w:rPr>
          <w:rFonts w:ascii="Times New Roman" w:hAnsi="Times New Roman"/>
          <w:sz w:val="24"/>
          <w:szCs w:val="24"/>
        </w:rPr>
        <w:t xml:space="preserve">, whereas the assumption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sz w:val="24"/>
          <w:szCs w:val="24"/>
        </w:rPr>
        <w:t>=</w:t>
      </w:r>
      <w:r w:rsidRPr="00B37DC1">
        <w:rPr>
          <w:rFonts w:ascii="Times New Roman" w:hAnsi="Times New Roman"/>
          <w:sz w:val="24"/>
          <w:szCs w:val="24"/>
        </w:rPr>
        <w:t xml:space="preserve">4.5 </w:t>
      </w:r>
      <w:r>
        <w:rPr>
          <w:rFonts w:ascii="Times New Roman" w:hAnsi="Times New Roman"/>
          <w:sz w:val="24"/>
          <w:szCs w:val="24"/>
        </w:rPr>
        <w:t xml:space="preserve">increases the density relative error to 5% </w:t>
      </w:r>
      <w:r w:rsidRPr="00B37DC1">
        <w:rPr>
          <w:rFonts w:ascii="Times New Roman" w:hAnsi="Times New Roman"/>
          <w:sz w:val="24"/>
          <w:szCs w:val="24"/>
        </w:rPr>
        <w:t>(Monaghan, 2005</w:t>
      </w:r>
      <w:r w:rsidR="00E741EF">
        <w:rPr>
          <w:rFonts w:ascii="Times New Roman" w:hAnsi="Times New Roman"/>
          <w:sz w:val="24"/>
          <w:szCs w:val="24"/>
        </w:rPr>
        <w:t>, [</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A32296">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r w:rsidRPr="00B37DC1">
        <w:rPr>
          <w:rFonts w:ascii="Times New Roman" w:hAnsi="Times New Roman"/>
          <w:sz w:val="24"/>
          <w:szCs w:val="24"/>
        </w:rPr>
        <w:t>)</w:t>
      </w:r>
      <w:r>
        <w:rPr>
          <w:rFonts w:ascii="Times New Roman" w:hAnsi="Times New Roman"/>
          <w:sz w:val="24"/>
          <w:szCs w:val="24"/>
        </w:rPr>
        <w:t>.</w:t>
      </w:r>
    </w:p>
    <w:p w:rsidR="00652F0F" w:rsidRDefault="00652F0F" w:rsidP="00652F0F">
      <w:pPr>
        <w:spacing w:after="0" w:line="240" w:lineRule="auto"/>
        <w:jc w:val="both"/>
        <w:rPr>
          <w:rFonts w:ascii="Times New Roman" w:hAnsi="Times New Roman"/>
          <w:sz w:val="24"/>
          <w:szCs w:val="24"/>
        </w:rPr>
      </w:pPr>
      <w:r w:rsidRPr="00B94A86">
        <w:rPr>
          <w:rFonts w:ascii="Times New Roman" w:hAnsi="Times New Roman"/>
          <w:sz w:val="24"/>
          <w:szCs w:val="24"/>
        </w:rPr>
        <w:t>The velocity scale</w:t>
      </w:r>
      <w:r>
        <w:rPr>
          <w:rFonts w:ascii="Times New Roman" w:hAnsi="Times New Roman"/>
          <w:i/>
          <w:sz w:val="24"/>
          <w:szCs w:val="24"/>
        </w:rPr>
        <w:t xml:space="preserve"> </w:t>
      </w:r>
      <w:r w:rsidRPr="00B94A86">
        <w:rPr>
          <w:rFonts w:ascii="Times New Roman" w:hAnsi="Times New Roman"/>
          <w:i/>
          <w:sz w:val="24"/>
          <w:szCs w:val="24"/>
        </w:rPr>
        <w:t>U</w:t>
      </w:r>
      <w:r w:rsidRPr="00B94A86">
        <w:rPr>
          <w:rFonts w:ascii="Times New Roman" w:hAnsi="Times New Roman"/>
          <w:i/>
          <w:sz w:val="24"/>
          <w:szCs w:val="24"/>
          <w:vertAlign w:val="subscript"/>
        </w:rPr>
        <w:t>scale</w:t>
      </w:r>
      <w:r>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commentRangeStart w:id="288"/>
          <w:p w:rsidR="00652F0F" w:rsidRPr="00276BBF" w:rsidRDefault="002437D3" w:rsidP="00585F46">
            <w:pPr>
              <w:spacing w:after="0" w:line="240" w:lineRule="auto"/>
              <w:jc w:val="center"/>
              <w:rPr>
                <w:rFonts w:ascii="Times New Roman" w:eastAsia="Times New Roman" w:hAnsi="Times New Roman"/>
                <w:position w:val="-34"/>
                <w:sz w:val="24"/>
                <w:szCs w:val="24"/>
                <w:lang w:eastAsia="it-IT"/>
              </w:rPr>
            </w:pPr>
            <w:r w:rsidRPr="00A56E56">
              <w:rPr>
                <w:rFonts w:ascii="Times New Roman" w:eastAsia="Times New Roman" w:hAnsi="Times New Roman"/>
                <w:position w:val="-32"/>
                <w:sz w:val="24"/>
                <w:szCs w:val="24"/>
                <w:lang w:eastAsia="it-IT"/>
              </w:rPr>
              <w:object w:dxaOrig="4040" w:dyaOrig="760">
                <v:shape id="_x0000_i1192" type="#_x0000_t75" style="width:180.25pt;height:35.75pt" o:ole="">
                  <v:imagedata r:id="rId356" o:title=""/>
                </v:shape>
                <o:OLEObject Type="Embed" ProgID="Equation.3" ShapeID="_x0000_i1192" DrawAspect="Content" ObjectID="_1658221471" r:id="rId357"/>
              </w:object>
            </w:r>
            <w:commentRangeEnd w:id="288"/>
            <w:r w:rsidR="00A56E56">
              <w:rPr>
                <w:rStyle w:val="Rimandocommento"/>
                <w:rFonts w:ascii="Times New Roman" w:eastAsia="Times New Roman" w:hAnsi="Times New Roman"/>
                <w:szCs w:val="20"/>
                <w:lang w:val="it-IT" w:eastAsia="it-IT"/>
              </w:rPr>
              <w:commentReference w:id="288"/>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94A86">
        <w:rPr>
          <w:rFonts w:ascii="Times New Roman" w:hAnsi="Times New Roman"/>
          <w:i/>
          <w:sz w:val="24"/>
          <w:szCs w:val="24"/>
        </w:rPr>
        <w:t>Y</w:t>
      </w:r>
      <w:r w:rsidRPr="00B94A86">
        <w:rPr>
          <w:rFonts w:ascii="Times New Roman" w:hAnsi="Times New Roman"/>
          <w:i/>
          <w:sz w:val="24"/>
          <w:szCs w:val="24"/>
          <w:vertAlign w:val="subscript"/>
        </w:rPr>
        <w:t>max</w:t>
      </w:r>
      <w:r>
        <w:rPr>
          <w:rFonts w:ascii="Times New Roman" w:hAnsi="Times New Roman"/>
          <w:sz w:val="24"/>
          <w:szCs w:val="24"/>
        </w:rPr>
        <w:t xml:space="preserve"> is the maximum water depth and </w:t>
      </w:r>
      <w:r w:rsidRPr="00B37DC1">
        <w:rPr>
          <w:rFonts w:ascii="Times New Roman" w:eastAsia="Times New Roman" w:hAnsi="Times New Roman"/>
          <w:position w:val="-14"/>
          <w:sz w:val="24"/>
          <w:szCs w:val="24"/>
          <w:lang w:eastAsia="it-IT"/>
        </w:rPr>
        <w:object w:dxaOrig="520" w:dyaOrig="400">
          <v:shape id="_x0000_i1193" type="#_x0000_t75" style="width:22.6pt;height:19.45pt" o:ole="">
            <v:imagedata r:id="rId358" o:title=""/>
          </v:shape>
          <o:OLEObject Type="Embed" ProgID="Equation.3" ShapeID="_x0000_i1193" DrawAspect="Content" ObjectID="_1658221472" r:id="rId359"/>
        </w:object>
      </w:r>
      <w:r>
        <w:rPr>
          <w:rFonts w:ascii="Times New Roman" w:hAnsi="Times New Roman"/>
          <w:sz w:val="24"/>
          <w:szCs w:val="24"/>
        </w:rPr>
        <w:t xml:space="preserve"> is the maximum absolute value of velocity (the maxima operate both over the whole simulated time and the whole 3D domain space).</w:t>
      </w:r>
    </w:p>
    <w:p w:rsidR="00B75062" w:rsidRDefault="00B75062" w:rsidP="00652F0F">
      <w:pPr>
        <w:spacing w:after="0" w:line="240" w:lineRule="auto"/>
        <w:jc w:val="both"/>
        <w:rPr>
          <w:rFonts w:ascii="Times New Roman" w:hAnsi="Times New Roman"/>
          <w:sz w:val="24"/>
          <w:szCs w:val="24"/>
        </w:rPr>
      </w:pPr>
      <w:ins w:id="289" w:author="Amicarelli Andrea (RSE)" w:date="2020-04-13T12:00:00Z">
        <w:r>
          <w:rPr>
            <w:rFonts w:ascii="Times New Roman" w:hAnsi="Times New Roman"/>
            <w:sz w:val="24"/>
            <w:szCs w:val="24"/>
          </w:rPr>
          <w:t xml:space="preserve">In order to impose the initial pressure field </w:t>
        </w:r>
        <w:r w:rsidRPr="00B75062">
          <w:rPr>
            <w:rFonts w:ascii="Times New Roman" w:hAnsi="Times New Roman"/>
            <w:sz w:val="24"/>
            <w:szCs w:val="24"/>
          </w:rPr>
          <w:t>for granular flows</w:t>
        </w:r>
        <w:r>
          <w:rPr>
            <w:rFonts w:ascii="Times New Roman" w:hAnsi="Times New Roman"/>
            <w:sz w:val="24"/>
            <w:szCs w:val="24"/>
          </w:rPr>
          <w:t xml:space="preserve">, a </w:t>
        </w:r>
        <w:r w:rsidRPr="00B75062">
          <w:rPr>
            <w:rFonts w:ascii="Times New Roman" w:hAnsi="Times New Roman"/>
            <w:sz w:val="24"/>
            <w:szCs w:val="24"/>
          </w:rPr>
          <w:t xml:space="preserve">dynamic setup of </w:t>
        </w:r>
        <w:r>
          <w:rPr>
            <w:rFonts w:ascii="Times New Roman" w:hAnsi="Times New Roman"/>
            <w:sz w:val="24"/>
            <w:szCs w:val="24"/>
          </w:rPr>
          <w:t xml:space="preserve">hydrostatic conditions is suggested </w:t>
        </w:r>
        <w:r w:rsidRPr="00B75062">
          <w:rPr>
            <w:rFonts w:ascii="Times New Roman" w:hAnsi="Times New Roman"/>
            <w:sz w:val="24"/>
            <w:szCs w:val="24"/>
          </w:rPr>
          <w:t>within the elasto-plastic layer because “mono-phase” hydrostatic conditions are instantaneously imposed.</w:t>
        </w:r>
      </w:ins>
    </w:p>
    <w:p w:rsidR="00FF3ED7" w:rsidRDefault="0035318C" w:rsidP="00652F0F">
      <w:pPr>
        <w:spacing w:after="0" w:line="240" w:lineRule="auto"/>
        <w:jc w:val="both"/>
        <w:rPr>
          <w:rFonts w:ascii="Times New Roman" w:hAnsi="Times New Roman"/>
          <w:sz w:val="24"/>
          <w:szCs w:val="24"/>
        </w:rPr>
      </w:pPr>
      <w:ins w:id="290" w:author="Amicarelli Andrea (RSE)" w:date="2020-04-13T16:10:00Z">
        <w:r w:rsidRPr="0035318C">
          <w:rPr>
            <w:rFonts w:ascii="Times New Roman" w:hAnsi="Times New Roman"/>
            <w:sz w:val="24"/>
            <w:szCs w:val="24"/>
          </w:rPr>
          <w:t xml:space="preserve">One notices that </w:t>
        </w:r>
        <w:r w:rsidRPr="0035318C">
          <w:rPr>
            <w:rFonts w:ascii="Times New Roman" w:hAnsi="Times New Roman"/>
            <w:i/>
            <w:sz w:val="24"/>
            <w:szCs w:val="24"/>
          </w:rPr>
          <w:t>ε</w:t>
        </w:r>
        <w:r w:rsidRPr="0035318C">
          <w:rPr>
            <w:rFonts w:ascii="Times New Roman" w:hAnsi="Times New Roman"/>
            <w:i/>
            <w:sz w:val="24"/>
            <w:szCs w:val="24"/>
            <w:vertAlign w:val="subscript"/>
          </w:rPr>
          <w:t>s,p</w:t>
        </w:r>
        <w:r w:rsidRPr="0035318C">
          <w:rPr>
            <w:rFonts w:ascii="Times New Roman" w:hAnsi="Times New Roman"/>
            <w:sz w:val="24"/>
            <w:szCs w:val="24"/>
          </w:rPr>
          <w:t xml:space="preserve"> is used in the balance equations of this model, but the value of </w:t>
        </w:r>
        <w:r w:rsidRPr="0035318C">
          <w:rPr>
            <w:rFonts w:ascii="Times New Roman" w:hAnsi="Times New Roman"/>
            <w:i/>
            <w:sz w:val="24"/>
            <w:szCs w:val="24"/>
          </w:rPr>
          <w:t>ε</w:t>
        </w:r>
        <w:r w:rsidRPr="0035318C">
          <w:rPr>
            <w:rFonts w:ascii="Times New Roman" w:hAnsi="Times New Roman"/>
            <w:i/>
            <w:sz w:val="24"/>
            <w:szCs w:val="24"/>
            <w:vertAlign w:val="subscript"/>
          </w:rPr>
          <w:t>s</w:t>
        </w:r>
        <w:r w:rsidRPr="0035318C">
          <w:rPr>
            <w:rFonts w:ascii="Times New Roman" w:hAnsi="Times New Roman"/>
            <w:sz w:val="24"/>
            <w:szCs w:val="24"/>
          </w:rPr>
          <w:t xml:space="preserve"> at the initial conditions sh</w:t>
        </w:r>
        <w:r>
          <w:rPr>
            <w:rFonts w:ascii="Times New Roman" w:hAnsi="Times New Roman"/>
            <w:sz w:val="24"/>
            <w:szCs w:val="24"/>
          </w:rPr>
          <w:t>o</w:t>
        </w:r>
        <w:r w:rsidRPr="0035318C">
          <w:rPr>
            <w:rFonts w:ascii="Times New Roman" w:hAnsi="Times New Roman"/>
            <w:sz w:val="24"/>
            <w:szCs w:val="24"/>
          </w:rPr>
          <w:t>uld respect the mass conservation of the mixture, which is not necessarily u</w:t>
        </w:r>
        <w:r>
          <w:rPr>
            <w:rFonts w:ascii="Times New Roman" w:hAnsi="Times New Roman"/>
            <w:sz w:val="24"/>
            <w:szCs w:val="24"/>
          </w:rPr>
          <w:t>n</w:t>
        </w:r>
        <w:r w:rsidRPr="0035318C">
          <w:rPr>
            <w:rFonts w:ascii="Times New Roman" w:hAnsi="Times New Roman"/>
            <w:sz w:val="24"/>
            <w:szCs w:val="24"/>
          </w:rPr>
          <w:t>der the packing limit at th</w:t>
        </w:r>
        <w:r>
          <w:rPr>
            <w:rFonts w:ascii="Times New Roman" w:hAnsi="Times New Roman"/>
            <w:sz w:val="24"/>
            <w:szCs w:val="24"/>
          </w:rPr>
          <w:t>e beginning of the simulations.</w:t>
        </w:r>
      </w:ins>
      <w:r w:rsidR="006D397E">
        <w:rPr>
          <w:rFonts w:ascii="Times New Roman" w:hAnsi="Times New Roman"/>
          <w:sz w:val="24"/>
          <w:szCs w:val="24"/>
        </w:rPr>
        <w:t xml:space="preserve"> </w:t>
      </w:r>
      <w:ins w:id="291" w:author="Amicarelli Andrea (RSE)" w:date="2020-04-13T16:13:00Z">
        <w:r w:rsidR="006D397E">
          <w:rPr>
            <w:rFonts w:ascii="Times New Roman" w:hAnsi="Times New Roman"/>
            <w:sz w:val="24"/>
            <w:szCs w:val="24"/>
          </w:rPr>
          <w:t xml:space="preserve">Sometimes, the void ratio </w:t>
        </w:r>
        <w:r w:rsidR="006D397E" w:rsidRPr="006D397E">
          <w:rPr>
            <w:rFonts w:ascii="Times New Roman" w:hAnsi="Times New Roman"/>
            <w:i/>
            <w:sz w:val="24"/>
            <w:szCs w:val="24"/>
          </w:rPr>
          <w:t>e</w:t>
        </w:r>
        <w:r w:rsidR="006D397E" w:rsidRPr="006D397E">
          <w:rPr>
            <w:rFonts w:ascii="Times New Roman" w:hAnsi="Times New Roman"/>
            <w:i/>
            <w:sz w:val="24"/>
            <w:szCs w:val="24"/>
            <w:vertAlign w:val="subscript"/>
          </w:rPr>
          <w:t>v</w:t>
        </w:r>
        <w:r w:rsidR="006D397E">
          <w:rPr>
            <w:rFonts w:ascii="Times New Roman" w:hAnsi="Times New Roman"/>
            <w:sz w:val="24"/>
            <w:szCs w:val="24"/>
          </w:rPr>
          <w:t xml:space="preserve"> is available instead of the phase volume fractions. The mixture porosity is related to the void ratio by means of the following expression:</w:t>
        </w:r>
      </w:ins>
    </w:p>
    <w:tbl>
      <w:tblPr>
        <w:tblW w:w="5192" w:type="pct"/>
        <w:tblLayout w:type="fixed"/>
        <w:tblLook w:val="01E0" w:firstRow="1" w:lastRow="1" w:firstColumn="1" w:lastColumn="1" w:noHBand="0" w:noVBand="0"/>
      </w:tblPr>
      <w:tblGrid>
        <w:gridCol w:w="9289"/>
        <w:gridCol w:w="943"/>
      </w:tblGrid>
      <w:tr w:rsidR="006D397E" w:rsidRPr="00276BBF" w:rsidTr="00E741EF">
        <w:tc>
          <w:tcPr>
            <w:tcW w:w="4539" w:type="pct"/>
            <w:vAlign w:val="center"/>
          </w:tcPr>
          <w:p w:rsidR="006D397E" w:rsidRPr="00276BBF" w:rsidRDefault="006D397E"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3220" w:dyaOrig="740">
                <v:shape id="_x0000_i1194" type="#_x0000_t75" style="width:160.8pt;height:37.3pt" o:ole="">
                  <v:imagedata r:id="rId360" o:title=""/>
                </v:shape>
                <o:OLEObject Type="Embed" ProgID="Equation.3" ShapeID="_x0000_i1194" DrawAspect="Content" ObjectID="_1658221473" r:id="rId361"/>
              </w:object>
            </w:r>
          </w:p>
        </w:tc>
        <w:tc>
          <w:tcPr>
            <w:tcW w:w="461" w:type="pct"/>
            <w:vAlign w:val="center"/>
          </w:tcPr>
          <w:p w:rsidR="006D397E" w:rsidRPr="003D504A" w:rsidRDefault="006D397E"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4"/>
          <w:szCs w:val="24"/>
        </w:rPr>
      </w:pPr>
    </w:p>
    <w:p w:rsidR="001632C8" w:rsidRPr="001632C8" w:rsidRDefault="001632C8" w:rsidP="001632C8">
      <w:pPr>
        <w:spacing w:after="0" w:line="240" w:lineRule="auto"/>
        <w:jc w:val="both"/>
        <w:rPr>
          <w:rFonts w:ascii="Times New Roman" w:hAnsi="Times New Roman"/>
          <w:sz w:val="24"/>
          <w:szCs w:val="24"/>
        </w:rPr>
      </w:pPr>
      <w:ins w:id="292" w:author="Amicarelli Andrea (RSE)" w:date="2020-04-13T16:15:00Z">
        <w:r w:rsidRPr="001632C8">
          <w:rPr>
            <w:rFonts w:ascii="Times New Roman" w:hAnsi="Times New Roman"/>
            <w:sz w:val="24"/>
            <w:szCs w:val="24"/>
          </w:rPr>
          <w:t>Under these circumstances, the initial density of the solid phase is assessed as function of the mixture specific weight, the porosity, the fluid density and the gravity acceleration:</w:t>
        </w:r>
      </w:ins>
    </w:p>
    <w:tbl>
      <w:tblPr>
        <w:tblW w:w="5192" w:type="pct"/>
        <w:tblLayout w:type="fixed"/>
        <w:tblLook w:val="01E0" w:firstRow="1" w:lastRow="1" w:firstColumn="1" w:lastColumn="1" w:noHBand="0" w:noVBand="0"/>
      </w:tblPr>
      <w:tblGrid>
        <w:gridCol w:w="9289"/>
        <w:gridCol w:w="943"/>
      </w:tblGrid>
      <w:tr w:rsidR="001632C8" w:rsidRPr="00276BBF" w:rsidTr="00E741EF">
        <w:tc>
          <w:tcPr>
            <w:tcW w:w="4539" w:type="pct"/>
            <w:vAlign w:val="center"/>
          </w:tcPr>
          <w:p w:rsidR="001632C8" w:rsidRDefault="001D75EC" w:rsidP="00E741EF">
            <w:pPr>
              <w:spacing w:after="0" w:line="240" w:lineRule="auto"/>
              <w:jc w:val="center"/>
              <w:rPr>
                <w:rFonts w:ascii="Book Antiqua" w:hAnsi="Book Antiqua"/>
              </w:rPr>
            </w:pPr>
            <w:r w:rsidRPr="001632C8">
              <w:rPr>
                <w:rFonts w:ascii="Book Antiqua" w:hAnsi="Book Antiqua"/>
                <w:position w:val="-14"/>
              </w:rPr>
              <w:object w:dxaOrig="4780" w:dyaOrig="380">
                <v:shape id="_x0000_i1195" type="#_x0000_t75" style="width:239.1pt;height:18.9pt" o:ole="">
                  <v:imagedata r:id="rId362" o:title=""/>
                </v:shape>
                <o:OLEObject Type="Embed" ProgID="Equation.3" ShapeID="_x0000_i1195" DrawAspect="Content" ObjectID="_1658221474" r:id="rId363"/>
              </w:object>
            </w:r>
          </w:p>
          <w:p w:rsidR="001632C8" w:rsidRPr="00276BBF" w:rsidRDefault="001D75EC"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4740" w:dyaOrig="740">
                <v:shape id="_x0000_i1196" type="#_x0000_t75" style="width:237pt;height:37.3pt" o:ole="">
                  <v:imagedata r:id="rId364" o:title=""/>
                </v:shape>
                <o:OLEObject Type="Embed" ProgID="Equation.3" ShapeID="_x0000_i1196" DrawAspect="Content" ObjectID="_1658221475" r:id="rId365"/>
              </w:object>
            </w:r>
          </w:p>
        </w:tc>
        <w:tc>
          <w:tcPr>
            <w:tcW w:w="461" w:type="pct"/>
            <w:vAlign w:val="center"/>
          </w:tcPr>
          <w:p w:rsidR="001632C8" w:rsidRPr="003D504A" w:rsidRDefault="001632C8"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0"/>
        </w:rPr>
      </w:pPr>
    </w:p>
    <w:p w:rsidR="00C70139" w:rsidRPr="00276BBF" w:rsidRDefault="00C87941" w:rsidP="00C70139">
      <w:pPr>
        <w:pStyle w:val="Amicarellititle2"/>
        <w:rPr>
          <w:lang w:val="it-IT"/>
        </w:rPr>
      </w:pPr>
      <w:bookmarkStart w:id="293" w:name="_Toc447005694"/>
      <w:bookmarkStart w:id="294" w:name="_Ref448247886"/>
      <w:bookmarkStart w:id="295" w:name="_Toc42155290"/>
      <w:r>
        <w:rPr>
          <w:lang w:val="it-IT"/>
        </w:rPr>
        <w:t>2-interface 3D erosion criterion</w:t>
      </w:r>
      <w:bookmarkEnd w:id="293"/>
      <w:bookmarkEnd w:id="294"/>
      <w:bookmarkEnd w:id="295"/>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A 2-interface 3D erosion criterion is implemented to spe</w:t>
      </w:r>
      <w:r>
        <w:rPr>
          <w:rFonts w:ascii="Times New Roman" w:hAnsi="Times New Roman"/>
          <w:sz w:val="24"/>
          <w:szCs w:val="24"/>
        </w:rPr>
        <w:t>e</w:t>
      </w:r>
      <w:r w:rsidRPr="00C87941">
        <w:rPr>
          <w:rFonts w:ascii="Times New Roman" w:hAnsi="Times New Roman"/>
          <w:sz w:val="24"/>
          <w:szCs w:val="24"/>
        </w:rPr>
        <w:t xml:space="preserve">d-up the </w:t>
      </w:r>
      <w:r>
        <w:rPr>
          <w:rFonts w:ascii="Times New Roman" w:hAnsi="Times New Roman"/>
          <w:sz w:val="24"/>
          <w:szCs w:val="24"/>
        </w:rPr>
        <w:t>computational velocity of the model for bed-load transport (Sec.</w:t>
      </w:r>
      <w:r w:rsidR="00737B27">
        <w:rPr>
          <w:rFonts w:ascii="Times New Roman" w:hAnsi="Times New Roman"/>
          <w:sz w:val="24"/>
          <w:szCs w:val="24"/>
        </w:rPr>
        <w:fldChar w:fldCharType="begin"/>
      </w:r>
      <w:r w:rsidR="00737B27">
        <w:rPr>
          <w:rFonts w:ascii="Times New Roman" w:hAnsi="Times New Roman"/>
          <w:sz w:val="24"/>
          <w:szCs w:val="24"/>
        </w:rPr>
        <w:instrText xml:space="preserve"> REF _Ref520373755 \r \h </w:instrText>
      </w:r>
      <w:r w:rsidR="00737B27">
        <w:rPr>
          <w:rFonts w:ascii="Times New Roman" w:hAnsi="Times New Roman"/>
          <w:sz w:val="24"/>
          <w:szCs w:val="24"/>
        </w:rPr>
      </w:r>
      <w:r w:rsidR="00737B27">
        <w:rPr>
          <w:rFonts w:ascii="Times New Roman" w:hAnsi="Times New Roman"/>
          <w:sz w:val="24"/>
          <w:szCs w:val="24"/>
        </w:rPr>
        <w:fldChar w:fldCharType="separate"/>
      </w:r>
      <w:r w:rsidR="00A32296">
        <w:rPr>
          <w:rFonts w:ascii="Times New Roman" w:hAnsi="Times New Roman"/>
          <w:sz w:val="24"/>
          <w:szCs w:val="24"/>
        </w:rPr>
        <w:t>7.1</w:t>
      </w:r>
      <w:r w:rsidR="00737B27">
        <w:rPr>
          <w:rFonts w:ascii="Times New Roman" w:hAnsi="Times New Roman"/>
          <w:sz w:val="24"/>
          <w:szCs w:val="24"/>
        </w:rPr>
        <w:fldChar w:fldCharType="end"/>
      </w:r>
      <w:r>
        <w:rPr>
          <w:rFonts w:ascii="Times New Roman" w:hAnsi="Times New Roman"/>
          <w:sz w:val="24"/>
          <w:szCs w:val="24"/>
        </w:rPr>
        <w:t xml:space="preserve">), </w:t>
      </w:r>
      <w:r w:rsidR="002C3D96">
        <w:rPr>
          <w:rFonts w:ascii="Times New Roman" w:hAnsi="Times New Roman"/>
          <w:sz w:val="24"/>
          <w:szCs w:val="24"/>
        </w:rPr>
        <w:t xml:space="preserve">if </w:t>
      </w:r>
      <w:r>
        <w:rPr>
          <w:rFonts w:ascii="Times New Roman" w:hAnsi="Times New Roman"/>
          <w:sz w:val="24"/>
          <w:szCs w:val="24"/>
        </w:rPr>
        <w:t>the eros</w:t>
      </w:r>
      <w:r w:rsidR="002C3D96">
        <w:rPr>
          <w:rFonts w:ascii="Times New Roman" w:hAnsi="Times New Roman"/>
          <w:sz w:val="24"/>
          <w:szCs w:val="24"/>
        </w:rPr>
        <w:t>ion is the only cause of mobilization of</w:t>
      </w:r>
      <w:r>
        <w:rPr>
          <w:rFonts w:ascii="Times New Roman" w:hAnsi="Times New Roman"/>
          <w:sz w:val="24"/>
          <w:szCs w:val="24"/>
        </w:rPr>
        <w:t xml:space="preserve"> the solid grains.</w:t>
      </w:r>
      <w:r w:rsidR="002C3D96">
        <w:rPr>
          <w:rFonts w:ascii="Times New Roman" w:hAnsi="Times New Roman"/>
          <w:sz w:val="24"/>
          <w:szCs w:val="24"/>
        </w:rPr>
        <w:t xml:space="preserve"> </w:t>
      </w:r>
      <w:r>
        <w:rPr>
          <w:rFonts w:ascii="Times New Roman" w:hAnsi="Times New Roman"/>
          <w:sz w:val="24"/>
          <w:szCs w:val="24"/>
        </w:rPr>
        <w:t xml:space="preserve">The erosion criterion </w:t>
      </w:r>
      <w:r w:rsidR="002C3D96">
        <w:rPr>
          <w:rFonts w:ascii="Times New Roman" w:hAnsi="Times New Roman"/>
          <w:sz w:val="24"/>
          <w:szCs w:val="24"/>
        </w:rPr>
        <w:t xml:space="preserve">aims to select </w:t>
      </w:r>
      <w:r>
        <w:rPr>
          <w:rFonts w:ascii="Times New Roman" w:hAnsi="Times New Roman"/>
          <w:sz w:val="24"/>
          <w:szCs w:val="24"/>
        </w:rPr>
        <w:t>th</w:t>
      </w:r>
      <w:r w:rsidR="002C3D96">
        <w:rPr>
          <w:rFonts w:ascii="Times New Roman" w:hAnsi="Times New Roman"/>
          <w:sz w:val="24"/>
          <w:szCs w:val="24"/>
        </w:rPr>
        <w:t>ose mixture</w:t>
      </w:r>
      <w:r>
        <w:rPr>
          <w:rFonts w:ascii="Times New Roman" w:hAnsi="Times New Roman"/>
          <w:sz w:val="24"/>
          <w:szCs w:val="24"/>
        </w:rPr>
        <w:t xml:space="preserve"> particles</w:t>
      </w:r>
      <w:r w:rsidR="002C3D96">
        <w:rPr>
          <w:rFonts w:ascii="Times New Roman" w:hAnsi="Times New Roman"/>
          <w:sz w:val="24"/>
          <w:szCs w:val="24"/>
        </w:rPr>
        <w:t>,</w:t>
      </w:r>
      <w:r>
        <w:rPr>
          <w:rFonts w:ascii="Times New Roman" w:hAnsi="Times New Roman"/>
          <w:sz w:val="24"/>
          <w:szCs w:val="24"/>
        </w:rPr>
        <w:t xml:space="preserve"> which needs the bed-load transport model to </w:t>
      </w:r>
      <w:r w:rsidR="00427AFE">
        <w:rPr>
          <w:rFonts w:ascii="Times New Roman" w:hAnsi="Times New Roman"/>
          <w:sz w:val="24"/>
          <w:szCs w:val="24"/>
        </w:rPr>
        <w:t>be applied</w:t>
      </w:r>
      <w:r>
        <w:rPr>
          <w:rFonts w:ascii="Times New Roman" w:hAnsi="Times New Roman"/>
          <w:sz w:val="24"/>
          <w:szCs w:val="24"/>
        </w:rPr>
        <w:t>.</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main </w:t>
      </w:r>
      <w:r w:rsidR="002C3D96">
        <w:rPr>
          <w:rFonts w:ascii="Times New Roman" w:hAnsi="Times New Roman"/>
          <w:sz w:val="24"/>
          <w:szCs w:val="24"/>
        </w:rPr>
        <w:t xml:space="preserve">erosion </w:t>
      </w:r>
      <w:r w:rsidRPr="00C87941">
        <w:rPr>
          <w:rFonts w:ascii="Times New Roman" w:hAnsi="Times New Roman"/>
          <w:sz w:val="24"/>
          <w:szCs w:val="24"/>
        </w:rPr>
        <w:t xml:space="preserve">scheme is the </w:t>
      </w:r>
      <w:r>
        <w:rPr>
          <w:rFonts w:ascii="Times New Roman" w:hAnsi="Times New Roman"/>
          <w:sz w:val="24"/>
          <w:szCs w:val="24"/>
        </w:rPr>
        <w:t xml:space="preserve">1-interface </w:t>
      </w:r>
      <w:r w:rsidR="002C3D96">
        <w:rPr>
          <w:rFonts w:ascii="Times New Roman" w:hAnsi="Times New Roman"/>
          <w:sz w:val="24"/>
          <w:szCs w:val="24"/>
        </w:rPr>
        <w:t>(</w:t>
      </w:r>
      <w:r w:rsidR="00427AFE">
        <w:rPr>
          <w:rFonts w:ascii="Times New Roman" w:hAnsi="Times New Roman"/>
          <w:sz w:val="24"/>
          <w:szCs w:val="24"/>
        </w:rPr>
        <w:t>“</w:t>
      </w:r>
      <w:r w:rsidR="002C3D96">
        <w:rPr>
          <w:rFonts w:ascii="Times New Roman" w:hAnsi="Times New Roman"/>
          <w:sz w:val="24"/>
          <w:szCs w:val="24"/>
        </w:rPr>
        <w:t>pure fluid - fixed bed</w:t>
      </w:r>
      <w:r w:rsidR="00427AFE">
        <w:rPr>
          <w:rFonts w:ascii="Times New Roman" w:hAnsi="Times New Roman"/>
          <w:sz w:val="24"/>
          <w:szCs w:val="24"/>
        </w:rPr>
        <w:t>”</w:t>
      </w:r>
      <w:r w:rsidR="002C3D96">
        <w:rPr>
          <w:rFonts w:ascii="Times New Roman" w:hAnsi="Times New Roman"/>
          <w:sz w:val="24"/>
          <w:szCs w:val="24"/>
        </w:rPr>
        <w:t xml:space="preserve">) </w:t>
      </w:r>
      <w:r>
        <w:rPr>
          <w:rFonts w:ascii="Times New Roman" w:hAnsi="Times New Roman"/>
          <w:sz w:val="24"/>
          <w:szCs w:val="24"/>
        </w:rPr>
        <w:t xml:space="preserve">2D erosion criterion of </w:t>
      </w:r>
      <w:r w:rsidR="00C70139" w:rsidRPr="00C87941">
        <w:rPr>
          <w:rFonts w:ascii="Times New Roman" w:hAnsi="Times New Roman"/>
          <w:sz w:val="24"/>
          <w:szCs w:val="24"/>
        </w:rPr>
        <w:t>Manenti et al.</w:t>
      </w:r>
      <w:r>
        <w:rPr>
          <w:rFonts w:ascii="Times New Roman" w:hAnsi="Times New Roman"/>
          <w:sz w:val="24"/>
          <w:szCs w:val="24"/>
        </w:rPr>
        <w:t xml:space="preserve"> (</w:t>
      </w:r>
      <w:r w:rsidR="00C70139" w:rsidRPr="00C87941">
        <w:rPr>
          <w:rFonts w:ascii="Times New Roman" w:hAnsi="Times New Roman"/>
          <w:sz w:val="24"/>
          <w:szCs w:val="24"/>
        </w:rPr>
        <w:t>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_Ref447811118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122</w:t>
      </w:r>
      <w:r>
        <w:rPr>
          <w:rFonts w:ascii="Times New Roman" w:hAnsi="Times New Roman"/>
          <w:sz w:val="24"/>
          <w:szCs w:val="24"/>
        </w:rPr>
        <w:fldChar w:fldCharType="end"/>
      </w:r>
      <w:r>
        <w:rPr>
          <w:rFonts w:ascii="Times New Roman" w:hAnsi="Times New Roman"/>
          <w:sz w:val="24"/>
          <w:szCs w:val="24"/>
        </w:rPr>
        <w:t>]</w:t>
      </w:r>
      <w:r w:rsidR="00C70139" w:rsidRPr="00C87941">
        <w:rPr>
          <w:rFonts w:ascii="Times New Roman" w:hAnsi="Times New Roman"/>
          <w:sz w:val="24"/>
          <w:szCs w:val="24"/>
        </w:rPr>
        <w:t xml:space="preserve">), </w:t>
      </w:r>
      <w:r>
        <w:rPr>
          <w:rFonts w:ascii="Times New Roman" w:hAnsi="Times New Roman"/>
          <w:sz w:val="24"/>
          <w:szCs w:val="24"/>
        </w:rPr>
        <w:t xml:space="preserve">based on the formulation of </w:t>
      </w:r>
      <w:r w:rsidR="00C70139" w:rsidRPr="00C87941">
        <w:rPr>
          <w:rFonts w:ascii="Times New Roman" w:hAnsi="Times New Roman"/>
          <w:sz w:val="24"/>
          <w:szCs w:val="24"/>
        </w:rPr>
        <w:t xml:space="preserve">Shields - van Rijn. </w:t>
      </w:r>
      <w:r>
        <w:rPr>
          <w:rFonts w:ascii="Times New Roman" w:hAnsi="Times New Roman"/>
          <w:sz w:val="24"/>
          <w:szCs w:val="24"/>
        </w:rPr>
        <w:t xml:space="preserve">Two modifications </w:t>
      </w:r>
      <w:r w:rsidR="002C3D96">
        <w:rPr>
          <w:rFonts w:ascii="Times New Roman" w:hAnsi="Times New Roman"/>
          <w:sz w:val="24"/>
          <w:szCs w:val="24"/>
        </w:rPr>
        <w:t xml:space="preserve">to </w:t>
      </w:r>
      <w:r w:rsidR="002C3D96">
        <w:rPr>
          <w:rFonts w:ascii="Times New Roman" w:hAnsi="Times New Roman"/>
          <w:sz w:val="24"/>
          <w:szCs w:val="24"/>
        </w:rPr>
        <w:lastRenderedPageBreak/>
        <w:t xml:space="preserve">this scheme </w:t>
      </w:r>
      <w:r>
        <w:rPr>
          <w:rFonts w:ascii="Times New Roman" w:hAnsi="Times New Roman"/>
          <w:sz w:val="24"/>
          <w:szCs w:val="24"/>
        </w:rPr>
        <w:t xml:space="preserve">are integrated: the extension to the third dimension and </w:t>
      </w:r>
      <w:r w:rsidR="002C3D96">
        <w:rPr>
          <w:rFonts w:ascii="Times New Roman" w:hAnsi="Times New Roman"/>
          <w:sz w:val="24"/>
          <w:szCs w:val="24"/>
        </w:rPr>
        <w:t xml:space="preserve">the treatment of </w:t>
      </w:r>
      <w:r>
        <w:rPr>
          <w:rFonts w:ascii="Times New Roman" w:hAnsi="Times New Roman"/>
          <w:sz w:val="24"/>
          <w:szCs w:val="24"/>
        </w:rPr>
        <w:t xml:space="preserve">a second interface (“bed-load transport layer </w:t>
      </w:r>
      <w:r w:rsidR="00DD5B86">
        <w:rPr>
          <w:rFonts w:ascii="Times New Roman" w:hAnsi="Times New Roman"/>
          <w:sz w:val="24"/>
          <w:szCs w:val="24"/>
        </w:rPr>
        <w:t>-</w:t>
      </w:r>
      <w:r>
        <w:rPr>
          <w:rFonts w:ascii="Times New Roman" w:hAnsi="Times New Roman"/>
          <w:sz w:val="24"/>
          <w:szCs w:val="24"/>
        </w:rPr>
        <w:t xml:space="preserve"> fixed bed”). </w:t>
      </w:r>
    </w:p>
    <w:p w:rsidR="00427AFE" w:rsidRDefault="00427AFE" w:rsidP="00C70139">
      <w:pPr>
        <w:spacing w:after="0" w:line="240" w:lineRule="auto"/>
        <w:jc w:val="both"/>
        <w:rPr>
          <w:rFonts w:ascii="Times New Roman" w:hAnsi="Times New Roman"/>
          <w:sz w:val="24"/>
          <w:szCs w:val="24"/>
        </w:rPr>
      </w:pPr>
      <w:r w:rsidRPr="00133D98">
        <w:rPr>
          <w:rFonts w:ascii="Times New Roman" w:hAnsi="Times New Roman"/>
          <w:sz w:val="24"/>
          <w:szCs w:val="24"/>
        </w:rPr>
        <w:t>The</w:t>
      </w:r>
      <w:r>
        <w:rPr>
          <w:rFonts w:ascii="Times New Roman" w:hAnsi="Times New Roman"/>
          <w:sz w:val="24"/>
          <w:szCs w:val="24"/>
        </w:rPr>
        <w:t xml:space="preserve"> </w:t>
      </w:r>
      <w:r w:rsidRPr="00133D98">
        <w:rPr>
          <w:rFonts w:ascii="Times New Roman" w:hAnsi="Times New Roman"/>
          <w:sz w:val="24"/>
          <w:szCs w:val="24"/>
        </w:rPr>
        <w:t xml:space="preserve">erosion criterion refers to </w:t>
      </w:r>
      <w:r w:rsidR="00746CFD">
        <w:rPr>
          <w:rFonts w:ascii="Times New Roman" w:hAnsi="Times New Roman"/>
          <w:sz w:val="24"/>
          <w:szCs w:val="24"/>
        </w:rPr>
        <w:t xml:space="preserve">the interaction of </w:t>
      </w:r>
      <w:r w:rsidRPr="00133D98">
        <w:rPr>
          <w:rFonts w:ascii="Times New Roman" w:hAnsi="Times New Roman"/>
          <w:sz w:val="24"/>
          <w:szCs w:val="24"/>
        </w:rPr>
        <w:t xml:space="preserve">a generic fixed mixture particle </w:t>
      </w:r>
      <w:r>
        <w:rPr>
          <w:rFonts w:ascii="Times New Roman" w:hAnsi="Times New Roman"/>
          <w:sz w:val="24"/>
          <w:szCs w:val="24"/>
        </w:rPr>
        <w:t xml:space="preserve">and the </w:t>
      </w:r>
      <w:r w:rsidR="00746CFD">
        <w:rPr>
          <w:rFonts w:ascii="Times New Roman" w:hAnsi="Times New Roman"/>
          <w:sz w:val="24"/>
          <w:szCs w:val="24"/>
        </w:rPr>
        <w:t xml:space="preserve">fluid flow above (pure fluid or mixture). Its </w:t>
      </w:r>
      <w:r>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formulation of van Rijn (1993,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_Ref449947422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208</w:t>
      </w:r>
      <w:r>
        <w:rPr>
          <w:rFonts w:ascii="Times New Roman" w:hAnsi="Times New Roman"/>
          <w:sz w:val="24"/>
          <w:szCs w:val="24"/>
        </w:rPr>
        <w:fldChar w:fldCharType="end"/>
      </w:r>
      <w:r>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96"/>
          <w:p w:rsidR="002F35B9" w:rsidRPr="00276BBF" w:rsidRDefault="008238C4" w:rsidP="00EB747A">
            <w:pPr>
              <w:jc w:val="center"/>
              <w:rPr>
                <w:sz w:val="24"/>
                <w:szCs w:val="24"/>
              </w:rPr>
            </w:pPr>
            <w:r w:rsidRPr="00AB6FB4">
              <w:rPr>
                <w:position w:val="-68"/>
              </w:rPr>
              <w:object w:dxaOrig="6540" w:dyaOrig="1480">
                <v:shape id="_x0000_i1197" type="#_x0000_t75" style="width:273.3pt;height:64.65pt" o:ole="">
                  <v:imagedata r:id="rId366" o:title=""/>
                </v:shape>
                <o:OLEObject Type="Embed" ProgID="Equation.3" ShapeID="_x0000_i1197" DrawAspect="Content" ObjectID="_1658221476" r:id="rId367"/>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297" w:name="_Ref383598057"/>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7"/>
            <w:commentRangeEnd w:id="296"/>
            <w:r w:rsidR="00AB6FB4">
              <w:rPr>
                <w:rStyle w:val="Rimandocommento"/>
                <w:rFonts w:ascii="Times New Roman" w:eastAsia="Times New Roman" w:hAnsi="Times New Roman"/>
                <w:b w:val="0"/>
                <w:bCs w:val="0"/>
                <w:color w:val="auto"/>
                <w:szCs w:val="20"/>
                <w:lang w:val="it-IT" w:eastAsia="it-IT"/>
              </w:rPr>
              <w:commentReference w:id="296"/>
            </w:r>
          </w:p>
        </w:tc>
      </w:tr>
    </w:tbl>
    <w:p w:rsidR="00C70139" w:rsidRPr="00276BBF" w:rsidRDefault="00C70139" w:rsidP="00C70139">
      <w:pPr>
        <w:spacing w:after="0" w:line="240" w:lineRule="auto"/>
        <w:jc w:val="both"/>
        <w:rPr>
          <w:rFonts w:ascii="Times New Roman" w:hAnsi="Times New Roman"/>
          <w:sz w:val="24"/>
          <w:szCs w:val="24"/>
        </w:rPr>
      </w:pPr>
    </w:p>
    <w:p w:rsidR="00C70139"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where </w:t>
      </w:r>
      <w:r w:rsidR="002C3D96" w:rsidRPr="003F4AE4">
        <w:rPr>
          <w:rFonts w:ascii="Symbol" w:hAnsi="Symbol"/>
          <w:i/>
          <w:sz w:val="24"/>
          <w:szCs w:val="24"/>
        </w:rPr>
        <w:t></w:t>
      </w:r>
      <w:r w:rsidR="002C3D96" w:rsidRPr="003F4AE4">
        <w:rPr>
          <w:rFonts w:ascii="Times New Roman" w:hAnsi="Times New Roman"/>
          <w:i/>
          <w:sz w:val="24"/>
          <w:szCs w:val="24"/>
          <w:vertAlign w:val="subscript"/>
        </w:rPr>
        <w:t>c</w:t>
      </w:r>
      <w:r w:rsidR="002C3D96" w:rsidRPr="00C87941">
        <w:rPr>
          <w:rFonts w:ascii="Times New Roman" w:hAnsi="Times New Roman"/>
          <w:sz w:val="24"/>
          <w:szCs w:val="24"/>
        </w:rPr>
        <w:t xml:space="preserve"> </w:t>
      </w:r>
      <w:r w:rsidRPr="00C87941">
        <w:rPr>
          <w:rFonts w:ascii="Times New Roman" w:hAnsi="Times New Roman"/>
          <w:sz w:val="24"/>
          <w:szCs w:val="24"/>
        </w:rPr>
        <w:t xml:space="preserve">is </w:t>
      </w:r>
      <w:r w:rsidR="00C70139" w:rsidRPr="00C87941">
        <w:rPr>
          <w:rFonts w:ascii="Times New Roman" w:hAnsi="Times New Roman"/>
          <w:sz w:val="24"/>
          <w:szCs w:val="24"/>
        </w:rPr>
        <w:t xml:space="preserve">Shields </w:t>
      </w:r>
      <w:r w:rsidRPr="00C87941">
        <w:rPr>
          <w:rFonts w:ascii="Times New Roman" w:hAnsi="Times New Roman"/>
          <w:sz w:val="24"/>
          <w:szCs w:val="24"/>
        </w:rPr>
        <w:t xml:space="preserve">parameter and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C87941">
        <w:rPr>
          <w:rFonts w:ascii="Times New Roman" w:hAnsi="Times New Roman"/>
          <w:sz w:val="24"/>
          <w:szCs w:val="24"/>
        </w:rPr>
        <w:t xml:space="preserve"> </w:t>
      </w:r>
      <w:r w:rsidRPr="00C87941">
        <w:rPr>
          <w:rFonts w:ascii="Times New Roman" w:hAnsi="Times New Roman"/>
          <w:sz w:val="24"/>
          <w:szCs w:val="24"/>
        </w:rPr>
        <w:t>is the grain Reynolds number</w:t>
      </w:r>
      <w:r w:rsidR="00C70139" w:rsidRPr="00C8794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98"/>
          <w:p w:rsidR="00C70139" w:rsidRPr="00276BBF" w:rsidRDefault="00B23D4C" w:rsidP="00EB747A">
            <w:pPr>
              <w:jc w:val="center"/>
              <w:rPr>
                <w:sz w:val="24"/>
                <w:szCs w:val="24"/>
              </w:rPr>
            </w:pPr>
            <w:r w:rsidRPr="003A306D">
              <w:rPr>
                <w:position w:val="-32"/>
              </w:rPr>
              <w:object w:dxaOrig="1140" w:dyaOrig="700">
                <v:shape id="_x0000_i1253" type="#_x0000_t75" style="width:50.45pt;height:31.55pt" o:ole="">
                  <v:imagedata r:id="rId368" o:title=""/>
                </v:shape>
                <o:OLEObject Type="Embed" ProgID="Equation.3" ShapeID="_x0000_i1253" DrawAspect="Content" ObjectID="_1658221477" r:id="rId369"/>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98"/>
            <w:r w:rsidR="00AB6FB4">
              <w:rPr>
                <w:rStyle w:val="Rimandocommento"/>
                <w:rFonts w:ascii="Times New Roman" w:eastAsia="Times New Roman" w:hAnsi="Times New Roman"/>
                <w:b w:val="0"/>
                <w:bCs w:val="0"/>
                <w:color w:val="auto"/>
                <w:szCs w:val="20"/>
                <w:lang w:val="it-IT" w:eastAsia="it-IT"/>
              </w:rPr>
              <w:commentReference w:id="298"/>
            </w:r>
          </w:p>
        </w:tc>
      </w:tr>
    </w:tbl>
    <w:p w:rsidR="00C70139" w:rsidRPr="00276BBF" w:rsidRDefault="00C70139" w:rsidP="00C70139">
      <w:pPr>
        <w:spacing w:after="0" w:line="240" w:lineRule="auto"/>
        <w:jc w:val="both"/>
        <w:rPr>
          <w:rFonts w:ascii="Times New Roman" w:hAnsi="Times New Roman"/>
          <w:sz w:val="24"/>
          <w:szCs w:val="24"/>
        </w:rPr>
      </w:pPr>
    </w:p>
    <w:p w:rsidR="00B23D4C" w:rsidRDefault="00B23D4C" w:rsidP="00B23D4C">
      <w:pPr>
        <w:spacing w:after="0" w:line="240" w:lineRule="auto"/>
        <w:jc w:val="both"/>
        <w:rPr>
          <w:rFonts w:ascii="Times New Roman" w:hAnsi="Times New Roman"/>
          <w:sz w:val="24"/>
          <w:szCs w:val="24"/>
        </w:rPr>
      </w:pPr>
      <w:proofErr w:type="gramStart"/>
      <w:ins w:id="299" w:author="Amicarelli Andrea (RSE)" w:date="2020-08-06T11:58:00Z">
        <w:r>
          <w:rPr>
            <w:rFonts w:ascii="Times New Roman" w:hAnsi="Times New Roman"/>
            <w:sz w:val="24"/>
            <w:szCs w:val="24"/>
          </w:rPr>
          <w:t>w</w:t>
        </w:r>
      </w:ins>
      <w:ins w:id="300" w:author="Amicarelli Andrea (RSE)" w:date="2020-08-06T11:56:00Z">
        <w:r>
          <w:rPr>
            <w:rFonts w:ascii="Times New Roman" w:hAnsi="Times New Roman"/>
            <w:sz w:val="24"/>
            <w:szCs w:val="24"/>
          </w:rPr>
          <w:t>here</w:t>
        </w:r>
        <w:proofErr w:type="gramEnd"/>
        <w:r>
          <w:rPr>
            <w:rFonts w:ascii="Times New Roman" w:hAnsi="Times New Roman"/>
            <w:sz w:val="24"/>
            <w:szCs w:val="24"/>
          </w:rPr>
          <w:t xml:space="preserve"> </w:t>
        </w:r>
      </w:ins>
      <w:ins w:id="301" w:author="Amicarelli Andrea (RSE)" w:date="2020-08-06T12:00:00Z">
        <w:r w:rsidR="00020B92">
          <w:rPr>
            <w:rFonts w:ascii="Times New Roman" w:hAnsi="Times New Roman"/>
            <w:sz w:val="24"/>
            <w:szCs w:val="24"/>
          </w:rPr>
          <w:t>k</w:t>
        </w:r>
        <w:r w:rsidR="00020B92" w:rsidRPr="00B23D4C">
          <w:rPr>
            <w:rFonts w:ascii="Times New Roman" w:hAnsi="Times New Roman"/>
            <w:sz w:val="24"/>
            <w:szCs w:val="24"/>
            <w:vertAlign w:val="subscript"/>
          </w:rPr>
          <w:t>s</w:t>
        </w:r>
        <w:r w:rsidR="00020B92">
          <w:rPr>
            <w:rFonts w:ascii="Times New Roman" w:hAnsi="Times New Roman"/>
            <w:sz w:val="24"/>
            <w:szCs w:val="24"/>
          </w:rPr>
          <w:t xml:space="preserve"> is a roughness length scale with </w:t>
        </w:r>
      </w:ins>
      <w:ins w:id="302" w:author="Amicarelli Andrea (RSE)" w:date="2020-08-06T11:56:00Z">
        <w:r>
          <w:rPr>
            <w:rFonts w:ascii="Times New Roman" w:hAnsi="Times New Roman"/>
            <w:sz w:val="24"/>
            <w:szCs w:val="24"/>
          </w:rPr>
          <w:t>k</w:t>
        </w:r>
        <w:r w:rsidRPr="00B23D4C">
          <w:rPr>
            <w:rFonts w:ascii="Times New Roman" w:hAnsi="Times New Roman"/>
            <w:sz w:val="24"/>
            <w:szCs w:val="24"/>
            <w:vertAlign w:val="subscript"/>
          </w:rPr>
          <w:t>s</w:t>
        </w:r>
        <w:r>
          <w:rPr>
            <w:rFonts w:ascii="Times New Roman" w:hAnsi="Times New Roman"/>
            <w:sz w:val="24"/>
            <w:szCs w:val="24"/>
          </w:rPr>
          <w:t>=3d</w:t>
        </w:r>
        <w:r w:rsidRPr="00B23D4C">
          <w:rPr>
            <w:rFonts w:ascii="Times New Roman" w:hAnsi="Times New Roman"/>
            <w:sz w:val="24"/>
            <w:szCs w:val="24"/>
            <w:vertAlign w:val="subscript"/>
          </w:rPr>
          <w:t>50</w:t>
        </w:r>
        <w:r>
          <w:rPr>
            <w:rFonts w:ascii="Times New Roman" w:hAnsi="Times New Roman"/>
            <w:sz w:val="24"/>
            <w:szCs w:val="24"/>
          </w:rPr>
          <w:t xml:space="preserve"> </w:t>
        </w:r>
      </w:ins>
      <w:ins w:id="303" w:author="Amicarelli Andrea (RSE)" w:date="2020-08-06T12:00:00Z">
        <w:r w:rsidR="00020B92">
          <w:rPr>
            <w:rFonts w:ascii="Times New Roman" w:hAnsi="Times New Roman"/>
            <w:sz w:val="24"/>
            <w:szCs w:val="24"/>
          </w:rPr>
          <w:t>a</w:t>
        </w:r>
      </w:ins>
      <w:ins w:id="304" w:author="Amicarelli Andrea (RSE)" w:date="2020-08-06T11:58:00Z">
        <w:r>
          <w:rPr>
            <w:rFonts w:ascii="Times New Roman" w:hAnsi="Times New Roman"/>
            <w:sz w:val="24"/>
            <w:szCs w:val="24"/>
          </w:rPr>
          <w:t xml:space="preserve">s </w:t>
        </w:r>
      </w:ins>
      <w:ins w:id="305" w:author="Amicarelli Andrea (RSE)" w:date="2020-08-06T11:56:00Z">
        <w:r>
          <w:rPr>
            <w:rFonts w:ascii="Times New Roman" w:hAnsi="Times New Roman"/>
            <w:sz w:val="24"/>
            <w:szCs w:val="24"/>
          </w:rPr>
          <w:t xml:space="preserve">an approximation for </w:t>
        </w:r>
        <w:r>
          <w:rPr>
            <w:rFonts w:ascii="Times New Roman" w:hAnsi="Times New Roman"/>
            <w:sz w:val="24"/>
            <w:szCs w:val="24"/>
          </w:rPr>
          <w:t>k</w:t>
        </w:r>
        <w:r w:rsidRPr="00B23D4C">
          <w:rPr>
            <w:rFonts w:ascii="Times New Roman" w:hAnsi="Times New Roman"/>
            <w:sz w:val="24"/>
            <w:szCs w:val="24"/>
            <w:vertAlign w:val="subscript"/>
          </w:rPr>
          <w:t>s</w:t>
        </w:r>
        <w:r>
          <w:rPr>
            <w:rFonts w:ascii="Times New Roman" w:hAnsi="Times New Roman"/>
            <w:sz w:val="24"/>
            <w:szCs w:val="24"/>
          </w:rPr>
          <w:t>=3d</w:t>
        </w:r>
        <w:r w:rsidRPr="00B23D4C">
          <w:rPr>
            <w:rFonts w:ascii="Times New Roman" w:hAnsi="Times New Roman"/>
            <w:sz w:val="24"/>
            <w:szCs w:val="24"/>
            <w:vertAlign w:val="subscript"/>
          </w:rPr>
          <w:t>9</w:t>
        </w:r>
        <w:r w:rsidRPr="00B23D4C">
          <w:rPr>
            <w:rFonts w:ascii="Times New Roman" w:hAnsi="Times New Roman"/>
            <w:sz w:val="24"/>
            <w:szCs w:val="24"/>
            <w:vertAlign w:val="subscript"/>
          </w:rPr>
          <w:t>0</w:t>
        </w:r>
        <w:r>
          <w:rPr>
            <w:rFonts w:ascii="Times New Roman" w:hAnsi="Times New Roman"/>
            <w:sz w:val="24"/>
            <w:szCs w:val="24"/>
          </w:rPr>
          <w:t xml:space="preserve">. </w:t>
        </w:r>
      </w:ins>
      <w:ins w:id="306" w:author="Amicarelli Andrea (RSE)" w:date="2020-08-06T11:57:00Z">
        <w:r>
          <w:rPr>
            <w:rFonts w:ascii="Times New Roman" w:hAnsi="Times New Roman"/>
            <w:sz w:val="24"/>
            <w:szCs w:val="24"/>
          </w:rPr>
          <w:t xml:space="preserve">It </w:t>
        </w:r>
        <w:bookmarkStart w:id="307" w:name="_GoBack"/>
        <w:bookmarkEnd w:id="307"/>
        <w:r>
          <w:rPr>
            <w:rFonts w:ascii="Times New Roman" w:hAnsi="Times New Roman"/>
            <w:sz w:val="24"/>
            <w:szCs w:val="24"/>
          </w:rPr>
          <w:t xml:space="preserve">is </w:t>
        </w:r>
      </w:ins>
      <w:ins w:id="308" w:author="Amicarelli Andrea (RSE)" w:date="2020-08-06T11:56:00Z">
        <w:r w:rsidRPr="00B23D4C">
          <w:rPr>
            <w:rFonts w:ascii="Times New Roman" w:hAnsi="Times New Roman"/>
            <w:sz w:val="24"/>
            <w:szCs w:val="24"/>
          </w:rPr>
          <w:t xml:space="preserve">a local erosion criterion, </w:t>
        </w:r>
      </w:ins>
      <w:ins w:id="309" w:author="Amicarelli Andrea (RSE)" w:date="2020-08-06T11:57:00Z">
        <w:r>
          <w:rPr>
            <w:rFonts w:ascii="Times New Roman" w:hAnsi="Times New Roman"/>
            <w:sz w:val="24"/>
            <w:szCs w:val="24"/>
          </w:rPr>
          <w:t xml:space="preserve">thus </w:t>
        </w:r>
      </w:ins>
      <w:ins w:id="310" w:author="Amicarelli Andrea (RSE)" w:date="2020-08-06T11:56:00Z">
        <w:r w:rsidRPr="00B23D4C">
          <w:rPr>
            <w:rFonts w:ascii="Times New Roman" w:hAnsi="Times New Roman"/>
            <w:sz w:val="24"/>
            <w:szCs w:val="24"/>
          </w:rPr>
          <w:t xml:space="preserve">roughness </w:t>
        </w:r>
      </w:ins>
      <w:ins w:id="311" w:author="Amicarelli Andrea (RSE)" w:date="2020-08-06T11:57:00Z">
        <w:r>
          <w:rPr>
            <w:rFonts w:ascii="Times New Roman" w:hAnsi="Times New Roman"/>
            <w:sz w:val="24"/>
            <w:szCs w:val="24"/>
          </w:rPr>
          <w:t xml:space="preserve">is computed </w:t>
        </w:r>
      </w:ins>
      <w:ins w:id="312" w:author="Amicarelli Andrea (RSE)" w:date="2020-08-06T11:56:00Z">
        <w:r w:rsidRPr="00B23D4C">
          <w:rPr>
            <w:rFonts w:ascii="Times New Roman" w:hAnsi="Times New Roman"/>
            <w:sz w:val="24"/>
            <w:szCs w:val="24"/>
          </w:rPr>
          <w:t xml:space="preserve">locally, </w:t>
        </w:r>
      </w:ins>
      <w:ins w:id="313" w:author="Amicarelli Andrea (RSE)" w:date="2020-08-06T11:57:00Z">
        <w:r>
          <w:rPr>
            <w:rFonts w:ascii="Times New Roman" w:hAnsi="Times New Roman"/>
            <w:sz w:val="24"/>
            <w:szCs w:val="24"/>
          </w:rPr>
          <w:t xml:space="preserve">instead of adopting a formulation for </w:t>
        </w:r>
      </w:ins>
      <w:ins w:id="314" w:author="Amicarelli Andrea (RSE)" w:date="2020-08-06T11:56:00Z">
        <w:r w:rsidRPr="00B23D4C">
          <w:rPr>
            <w:rFonts w:ascii="Times New Roman" w:hAnsi="Times New Roman"/>
            <w:sz w:val="24"/>
            <w:szCs w:val="24"/>
          </w:rPr>
          <w:t>bed forms ([</w:t>
        </w:r>
      </w:ins>
      <w:r w:rsidR="00020B92">
        <w:rPr>
          <w:rFonts w:ascii="Times New Roman" w:hAnsi="Times New Roman"/>
          <w:sz w:val="24"/>
          <w:szCs w:val="24"/>
        </w:rPr>
        <w:fldChar w:fldCharType="begin"/>
      </w:r>
      <w:r w:rsidR="00020B92">
        <w:rPr>
          <w:rFonts w:ascii="Times New Roman" w:hAnsi="Times New Roman"/>
          <w:sz w:val="24"/>
          <w:szCs w:val="24"/>
        </w:rPr>
        <w:instrText xml:space="preserve"> PAGEREF _Ref47607582 \h </w:instrText>
      </w:r>
      <w:r w:rsidR="00020B92">
        <w:rPr>
          <w:rFonts w:ascii="Times New Roman" w:hAnsi="Times New Roman"/>
          <w:sz w:val="24"/>
          <w:szCs w:val="24"/>
        </w:rPr>
      </w:r>
      <w:r w:rsidR="00020B92">
        <w:rPr>
          <w:rFonts w:ascii="Times New Roman" w:hAnsi="Times New Roman"/>
          <w:sz w:val="24"/>
          <w:szCs w:val="24"/>
        </w:rPr>
        <w:fldChar w:fldCharType="separate"/>
      </w:r>
      <w:r w:rsidR="00020B92">
        <w:rPr>
          <w:rFonts w:ascii="Times New Roman" w:hAnsi="Times New Roman"/>
          <w:noProof/>
          <w:sz w:val="24"/>
          <w:szCs w:val="24"/>
        </w:rPr>
        <w:t>121</w:t>
      </w:r>
      <w:r w:rsidR="00020B92">
        <w:rPr>
          <w:rFonts w:ascii="Times New Roman" w:hAnsi="Times New Roman"/>
          <w:sz w:val="24"/>
          <w:szCs w:val="24"/>
        </w:rPr>
        <w:fldChar w:fldCharType="end"/>
      </w:r>
      <w:ins w:id="315" w:author="Amicarelli Andrea (RSE)" w:date="2020-08-06T11:56:00Z">
        <w:r w:rsidRPr="00B23D4C">
          <w:rPr>
            <w:rFonts w:ascii="Times New Roman" w:hAnsi="Times New Roman"/>
            <w:sz w:val="24"/>
            <w:szCs w:val="24"/>
          </w:rPr>
          <w:t>])</w:t>
        </w:r>
      </w:ins>
      <w:ins w:id="316" w:author="Amicarelli Andrea (RSE)" w:date="2020-08-06T11:58:00Z">
        <w:r>
          <w:rPr>
            <w:rFonts w:ascii="Times New Roman" w:hAnsi="Times New Roman"/>
            <w:sz w:val="24"/>
            <w:szCs w:val="24"/>
          </w:rPr>
          <w:t>.</w:t>
        </w:r>
      </w:ins>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The assessment of the friction velocity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Pr="00DD5B86">
        <w:rPr>
          <w:rFonts w:ascii="Times New Roman" w:hAnsi="Times New Roman"/>
          <w:sz w:val="24"/>
          <w:szCs w:val="24"/>
        </w:rPr>
        <w:t>) follows the procedure below</w:t>
      </w:r>
      <w:r w:rsidR="00C70139" w:rsidRPr="00DD5B86">
        <w:rPr>
          <w:rFonts w:ascii="Times New Roman" w:hAnsi="Times New Roman"/>
          <w:sz w:val="24"/>
          <w:szCs w:val="24"/>
        </w:rPr>
        <w:t>.</w:t>
      </w:r>
    </w:p>
    <w:p w:rsidR="00C70139" w:rsidRPr="002C3D9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If the </w:t>
      </w:r>
      <w:r w:rsidR="00427AFE">
        <w:rPr>
          <w:rFonts w:ascii="Times New Roman" w:hAnsi="Times New Roman"/>
          <w:sz w:val="24"/>
          <w:szCs w:val="24"/>
        </w:rPr>
        <w:t xml:space="preserve">reference </w:t>
      </w:r>
      <w:r w:rsidRPr="00DD5B86">
        <w:rPr>
          <w:rFonts w:ascii="Times New Roman" w:hAnsi="Times New Roman"/>
          <w:sz w:val="24"/>
          <w:szCs w:val="24"/>
        </w:rPr>
        <w:t xml:space="preserve">height </w:t>
      </w:r>
      <w:r w:rsidR="00427AFE">
        <w:rPr>
          <w:rFonts w:ascii="Times New Roman" w:hAnsi="Times New Roman"/>
          <w:sz w:val="24"/>
          <w:szCs w:val="24"/>
        </w:rPr>
        <w:t>of the fluid (</w:t>
      </w:r>
      <w:r w:rsidR="00C70139" w:rsidRPr="003F4AE4">
        <w:rPr>
          <w:rFonts w:ascii="Times New Roman" w:hAnsi="Times New Roman"/>
          <w:i/>
          <w:sz w:val="24"/>
          <w:szCs w:val="24"/>
        </w:rPr>
        <w:t>z</w:t>
      </w:r>
      <w:r w:rsidR="00427AFE">
        <w:rPr>
          <w:rFonts w:ascii="Times New Roman" w:hAnsi="Times New Roman"/>
          <w:sz w:val="24"/>
          <w:szCs w:val="24"/>
        </w:rPr>
        <w:t>)</w:t>
      </w:r>
      <w:r w:rsidR="00C70139" w:rsidRPr="00DD5B86">
        <w:rPr>
          <w:rFonts w:ascii="Times New Roman" w:hAnsi="Times New Roman"/>
          <w:sz w:val="24"/>
          <w:szCs w:val="24"/>
        </w:rPr>
        <w:t xml:space="preserve"> </w:t>
      </w:r>
      <w:r w:rsidR="002C3D96">
        <w:rPr>
          <w:rFonts w:ascii="Times New Roman" w:hAnsi="Times New Roman"/>
          <w:sz w:val="24"/>
          <w:szCs w:val="24"/>
        </w:rPr>
        <w:t>belongs to the Surface Neutra</w:t>
      </w:r>
      <w:r w:rsidRPr="00DD5B86">
        <w:rPr>
          <w:rFonts w:ascii="Times New Roman" w:hAnsi="Times New Roman"/>
          <w:sz w:val="24"/>
          <w:szCs w:val="24"/>
        </w:rPr>
        <w:t xml:space="preserve">l Boundary Layer </w:t>
      </w:r>
      <w:r w:rsidR="00C70139" w:rsidRPr="00DD5B86">
        <w:rPr>
          <w:rFonts w:ascii="Times New Roman" w:hAnsi="Times New Roman"/>
          <w:sz w:val="24"/>
          <w:szCs w:val="24"/>
        </w:rPr>
        <w:t xml:space="preserve">(SNBL), </w:t>
      </w:r>
      <w:r w:rsidRPr="00DD5B86">
        <w:rPr>
          <w:rFonts w:ascii="Times New Roman" w:hAnsi="Times New Roman"/>
          <w:sz w:val="24"/>
          <w:szCs w:val="24"/>
        </w:rPr>
        <w:t xml:space="preserve">the model </w:t>
      </w:r>
      <w:r>
        <w:rPr>
          <w:rFonts w:ascii="Times New Roman" w:hAnsi="Times New Roman"/>
          <w:sz w:val="24"/>
          <w:szCs w:val="24"/>
        </w:rPr>
        <w:t xml:space="preserve">computes the roughness coefficient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Pr>
          <w:rFonts w:ascii="Times New Roman" w:hAnsi="Times New Roman"/>
          <w:sz w:val="24"/>
          <w:szCs w:val="24"/>
        </w:rPr>
        <w:t xml:space="preserve">, according to the formula of </w:t>
      </w:r>
      <w:r w:rsidR="00C70139" w:rsidRPr="00DD5B86">
        <w:rPr>
          <w:rFonts w:ascii="Times New Roman" w:hAnsi="Times New Roman"/>
          <w:sz w:val="24"/>
          <w:szCs w:val="24"/>
        </w:rPr>
        <w:t xml:space="preserve">Manenti et al. </w:t>
      </w:r>
      <w:r w:rsidR="00C70139" w:rsidRPr="002C3D96">
        <w:rPr>
          <w:rFonts w:ascii="Times New Roman" w:hAnsi="Times New Roman"/>
          <w:sz w:val="24"/>
          <w:szCs w:val="24"/>
        </w:rPr>
        <w:t>(2012</w:t>
      </w:r>
      <w:r w:rsidRPr="002C3D96">
        <w:rPr>
          <w:rFonts w:ascii="Times New Roman" w:hAnsi="Times New Roman"/>
          <w:sz w:val="24"/>
          <w:szCs w:val="24"/>
        </w:rPr>
        <w:t>, [</w:t>
      </w:r>
      <w:r>
        <w:rPr>
          <w:rFonts w:ascii="Times New Roman" w:hAnsi="Times New Roman"/>
          <w:sz w:val="24"/>
          <w:szCs w:val="24"/>
          <w:lang w:val="it-IT"/>
        </w:rPr>
        <w:fldChar w:fldCharType="begin"/>
      </w:r>
      <w:r w:rsidRPr="002C3D96">
        <w:rPr>
          <w:rFonts w:ascii="Times New Roman" w:hAnsi="Times New Roman"/>
          <w:sz w:val="24"/>
          <w:szCs w:val="24"/>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122</w:t>
      </w:r>
      <w:r>
        <w:rPr>
          <w:rFonts w:ascii="Times New Roman" w:hAnsi="Times New Roman"/>
          <w:sz w:val="24"/>
          <w:szCs w:val="24"/>
          <w:lang w:val="it-IT"/>
        </w:rPr>
        <w:fldChar w:fldCharType="end"/>
      </w:r>
      <w:r w:rsidRPr="002C3D96">
        <w:rPr>
          <w:rFonts w:ascii="Times New Roman" w:hAnsi="Times New Roman"/>
          <w:sz w:val="24"/>
          <w:szCs w:val="24"/>
        </w:rPr>
        <w:t>]</w:t>
      </w:r>
      <w:r w:rsidR="00C70139" w:rsidRPr="002C3D96">
        <w:rPr>
          <w:rFonts w:ascii="Times New Roman" w:hAnsi="Times New Roman"/>
          <w:sz w:val="24"/>
          <w:szCs w:val="24"/>
        </w:rPr>
        <w:t xml:space="preserve">) </w:t>
      </w:r>
      <w:r w:rsidRPr="002C3D96">
        <w:rPr>
          <w:rFonts w:ascii="Times New Roman" w:hAnsi="Times New Roman"/>
          <w:sz w:val="24"/>
          <w:szCs w:val="24"/>
        </w:rPr>
        <w:t>and those associated to the similarity theory</w:t>
      </w:r>
      <w:r w:rsidR="002C3D96">
        <w:rPr>
          <w:rFonts w:ascii="Times New Roman" w:hAnsi="Times New Roman"/>
          <w:sz w:val="24"/>
          <w:szCs w:val="24"/>
        </w:rPr>
        <w:t xml:space="preserve"> or the </w:t>
      </w:r>
      <w:r w:rsidR="002C3D96" w:rsidRPr="002C3D96">
        <w:rPr>
          <w:rFonts w:ascii="Times New Roman" w:hAnsi="Times New Roman"/>
          <w:sz w:val="24"/>
          <w:szCs w:val="24"/>
        </w:rPr>
        <w:t>SNBL</w:t>
      </w:r>
      <w:r w:rsidR="00C70139" w:rsidRPr="002C3D9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17"/>
          <w:p w:rsidR="00C70139" w:rsidRPr="00756D53" w:rsidRDefault="00020B92" w:rsidP="00AB6FB4">
            <w:pPr>
              <w:jc w:val="center"/>
              <w:rPr>
                <w:sz w:val="24"/>
                <w:szCs w:val="24"/>
              </w:rPr>
            </w:pPr>
            <w:r w:rsidRPr="003A306D">
              <w:rPr>
                <w:position w:val="-56"/>
              </w:rPr>
              <w:object w:dxaOrig="3879" w:dyaOrig="980">
                <v:shape id="_x0000_i1254" type="#_x0000_t75" style="width:167.65pt;height:43.1pt" o:ole="">
                  <v:imagedata r:id="rId370" o:title=""/>
                </v:shape>
                <o:OLEObject Type="Embed" ProgID="Equation.3" ShapeID="_x0000_i1254" DrawAspect="Content" ObjectID="_1658221478" r:id="rId371"/>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17"/>
            <w:r w:rsidR="00AB6FB4">
              <w:rPr>
                <w:rStyle w:val="Rimandocommento"/>
                <w:rFonts w:ascii="Times New Roman" w:eastAsia="Times New Roman" w:hAnsi="Times New Roman"/>
                <w:b w:val="0"/>
                <w:bCs w:val="0"/>
                <w:color w:val="auto"/>
                <w:szCs w:val="20"/>
                <w:lang w:val="it-IT" w:eastAsia="it-IT"/>
              </w:rPr>
              <w:commentReference w:id="317"/>
            </w:r>
          </w:p>
        </w:tc>
      </w:tr>
    </w:tbl>
    <w:p w:rsidR="00DD5B86" w:rsidRDefault="00DD5B86" w:rsidP="00C70139">
      <w:pPr>
        <w:spacing w:after="0" w:line="240" w:lineRule="auto"/>
        <w:jc w:val="both"/>
        <w:rPr>
          <w:rFonts w:ascii="Times New Roman" w:hAnsi="Times New Roman"/>
          <w:sz w:val="24"/>
          <w:szCs w:val="24"/>
          <w:lang w:val="it-IT"/>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where </w:t>
      </w:r>
      <w:r w:rsidR="00C70139" w:rsidRPr="003F4AE4">
        <w:rPr>
          <w:rFonts w:ascii="Times New Roman" w:hAnsi="Times New Roman"/>
          <w:i/>
          <w:sz w:val="24"/>
          <w:szCs w:val="24"/>
        </w:rPr>
        <w:t>k</w:t>
      </w:r>
      <w:r w:rsidR="00C70139" w:rsidRPr="003F4AE4">
        <w:rPr>
          <w:rFonts w:ascii="Times New Roman" w:hAnsi="Times New Roman"/>
          <w:i/>
          <w:sz w:val="24"/>
          <w:szCs w:val="24"/>
          <w:vertAlign w:val="subscript"/>
        </w:rPr>
        <w:t>v</w:t>
      </w:r>
      <w:r w:rsidR="00C70139" w:rsidRPr="00DD5B86">
        <w:rPr>
          <w:rFonts w:ascii="Times New Roman" w:hAnsi="Times New Roman"/>
          <w:sz w:val="24"/>
          <w:szCs w:val="24"/>
        </w:rPr>
        <w:t xml:space="preserve"> </w:t>
      </w:r>
      <w:r w:rsidRPr="00DD5B86">
        <w:rPr>
          <w:rFonts w:ascii="Times New Roman" w:hAnsi="Times New Roman"/>
          <w:sz w:val="24"/>
          <w:szCs w:val="24"/>
        </w:rPr>
        <w:t xml:space="preserve">is </w:t>
      </w:r>
      <w:r w:rsidR="00C70139" w:rsidRPr="00DD5B86">
        <w:rPr>
          <w:rFonts w:ascii="Times New Roman" w:hAnsi="Times New Roman"/>
          <w:sz w:val="24"/>
          <w:szCs w:val="24"/>
        </w:rPr>
        <w:t>von Karman</w:t>
      </w:r>
      <w:r w:rsidRPr="00DD5B86">
        <w:rPr>
          <w:rFonts w:ascii="Times New Roman" w:hAnsi="Times New Roman"/>
          <w:sz w:val="24"/>
          <w:szCs w:val="24"/>
        </w:rPr>
        <w:t xml:space="preserve"> constant</w:t>
      </w:r>
      <w:r w:rsidR="002C3D96">
        <w:rPr>
          <w:rFonts w:ascii="Times New Roman" w:hAnsi="Times New Roman"/>
          <w:sz w:val="24"/>
          <w:szCs w:val="24"/>
        </w:rPr>
        <w:t xml:space="preserve"> and </w:t>
      </w:r>
      <w:r w:rsidR="002C3D96" w:rsidRPr="003F4AE4">
        <w:rPr>
          <w:rFonts w:ascii="Times New Roman" w:hAnsi="Times New Roman"/>
          <w:i/>
          <w:sz w:val="24"/>
          <w:szCs w:val="24"/>
        </w:rPr>
        <w:t>U</w:t>
      </w:r>
      <w:r w:rsidR="002C3D96">
        <w:rPr>
          <w:rFonts w:ascii="Times New Roman" w:hAnsi="Times New Roman"/>
          <w:sz w:val="24"/>
          <w:szCs w:val="24"/>
        </w:rPr>
        <w:t xml:space="preserve"> is the </w:t>
      </w:r>
      <w:r w:rsidR="00427AFE">
        <w:rPr>
          <w:rFonts w:ascii="Times New Roman" w:hAnsi="Times New Roman"/>
          <w:sz w:val="24"/>
          <w:szCs w:val="24"/>
        </w:rPr>
        <w:t xml:space="preserve">flow </w:t>
      </w:r>
      <w:r w:rsidR="002C3D96">
        <w:rPr>
          <w:rFonts w:ascii="Times New Roman" w:hAnsi="Times New Roman"/>
          <w:sz w:val="24"/>
          <w:szCs w:val="24"/>
        </w:rPr>
        <w:t xml:space="preserve">velocity </w:t>
      </w:r>
      <w:r w:rsidR="00427AFE">
        <w:rPr>
          <w:rFonts w:ascii="Times New Roman" w:hAnsi="Times New Roman"/>
          <w:sz w:val="24"/>
          <w:szCs w:val="24"/>
        </w:rPr>
        <w:t>at the reference height</w:t>
      </w:r>
      <w:r w:rsidR="00C70139" w:rsidRPr="00DD5B86">
        <w:rPr>
          <w:rFonts w:ascii="Times New Roman" w:hAnsi="Times New Roman"/>
          <w:sz w:val="24"/>
          <w:szCs w:val="24"/>
        </w:rPr>
        <w:t xml:space="preserve">. </w:t>
      </w:r>
    </w:p>
    <w:p w:rsidR="00C70139" w:rsidRPr="00DD5B86" w:rsidRDefault="00DD5B86" w:rsidP="00DD5B86">
      <w:pPr>
        <w:spacing w:after="0" w:line="240" w:lineRule="auto"/>
        <w:jc w:val="both"/>
        <w:rPr>
          <w:rFonts w:ascii="Times New Roman" w:hAnsi="Times New Roman"/>
          <w:sz w:val="24"/>
          <w:szCs w:val="24"/>
        </w:rPr>
      </w:pPr>
      <w:r w:rsidRPr="00DD5B86">
        <w:rPr>
          <w:rFonts w:ascii="Times New Roman" w:hAnsi="Times New Roman"/>
          <w:sz w:val="24"/>
          <w:szCs w:val="24"/>
        </w:rPr>
        <w:t xml:space="preserve">If </w:t>
      </w:r>
      <w:r w:rsidR="00C70139" w:rsidRPr="003F4AE4">
        <w:rPr>
          <w:rFonts w:ascii="Times New Roman" w:hAnsi="Times New Roman"/>
          <w:i/>
          <w:sz w:val="24"/>
          <w:szCs w:val="24"/>
        </w:rPr>
        <w:t>z</w:t>
      </w:r>
      <w:r w:rsidR="00C70139" w:rsidRPr="00DD5B86">
        <w:rPr>
          <w:rFonts w:ascii="Times New Roman" w:hAnsi="Times New Roman"/>
          <w:sz w:val="24"/>
          <w:szCs w:val="24"/>
        </w:rPr>
        <w:t xml:space="preserve"> </w:t>
      </w:r>
      <w:r w:rsidR="002C3D96">
        <w:rPr>
          <w:rFonts w:ascii="Times New Roman" w:hAnsi="Times New Roman"/>
          <w:sz w:val="24"/>
          <w:szCs w:val="24"/>
        </w:rPr>
        <w:t xml:space="preserve">refers to </w:t>
      </w:r>
      <w:r w:rsidRPr="00DD5B86">
        <w:rPr>
          <w:rFonts w:ascii="Times New Roman" w:hAnsi="Times New Roman"/>
          <w:sz w:val="24"/>
          <w:szCs w:val="24"/>
        </w:rPr>
        <w:t xml:space="preserve">the </w:t>
      </w:r>
      <w:r w:rsidR="00C70139" w:rsidRPr="00DD5B86">
        <w:rPr>
          <w:rFonts w:ascii="Times New Roman" w:hAnsi="Times New Roman"/>
          <w:sz w:val="24"/>
          <w:szCs w:val="24"/>
        </w:rPr>
        <w:t xml:space="preserve">SNBL, </w:t>
      </w:r>
      <w:r w:rsidRPr="00DD5B86">
        <w:rPr>
          <w:rFonts w:ascii="Times New Roman" w:hAnsi="Times New Roman"/>
          <w:sz w:val="24"/>
          <w:szCs w:val="24"/>
        </w:rPr>
        <w:t>the model considers the</w:t>
      </w:r>
      <w:r>
        <w:rPr>
          <w:rFonts w:ascii="Times New Roman" w:hAnsi="Times New Roman"/>
          <w:sz w:val="24"/>
          <w:szCs w:val="24"/>
        </w:rPr>
        <w:t xml:space="preserve"> velocity profile of the Sub-Viscous Layer</w:t>
      </w:r>
      <w:r w:rsidR="00C70139" w:rsidRPr="00DD5B86">
        <w:rPr>
          <w:rFonts w:ascii="Times New Roman" w:hAnsi="Times New Roman"/>
          <w:sz w:val="24"/>
          <w:szCs w:val="24"/>
        </w:rPr>
        <w:t xml:space="preserve">, </w:t>
      </w:r>
      <w:r w:rsidRPr="00DD5B86">
        <w:rPr>
          <w:rFonts w:ascii="Times New Roman" w:hAnsi="Times New Roman"/>
          <w:sz w:val="24"/>
          <w:szCs w:val="24"/>
        </w:rPr>
        <w:t>with a direct estimation of the friction velocity</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18"/>
          <w:p w:rsidR="00C70139" w:rsidRPr="00276BBF" w:rsidRDefault="008238C4" w:rsidP="00EB747A">
            <w:pPr>
              <w:jc w:val="center"/>
              <w:rPr>
                <w:sz w:val="24"/>
                <w:szCs w:val="24"/>
              </w:rPr>
            </w:pPr>
            <w:r w:rsidRPr="003A306D">
              <w:rPr>
                <w:position w:val="-26"/>
              </w:rPr>
              <w:object w:dxaOrig="1200" w:dyaOrig="720">
                <v:shape id="_x0000_i1198" type="#_x0000_t75" style="width:55.2pt;height:35.2pt" o:ole="">
                  <v:imagedata r:id="rId372" o:title=""/>
                </v:shape>
                <o:OLEObject Type="Embed" ProgID="Equation.3" ShapeID="_x0000_i1198" DrawAspect="Content" ObjectID="_1658221479" r:id="rId373"/>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18"/>
            <w:r w:rsidR="008238C4">
              <w:rPr>
                <w:rStyle w:val="Rimandocommento"/>
                <w:rFonts w:ascii="Times New Roman" w:eastAsia="Times New Roman" w:hAnsi="Times New Roman"/>
                <w:b w:val="0"/>
                <w:bCs w:val="0"/>
                <w:color w:val="auto"/>
                <w:szCs w:val="20"/>
                <w:lang w:val="it-IT" w:eastAsia="it-IT"/>
              </w:rPr>
              <w:commentReference w:id="318"/>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In this case, </w:t>
      </w:r>
      <w:r w:rsidR="00C70139" w:rsidRPr="003F4AE4">
        <w:rPr>
          <w:rFonts w:ascii="Times New Roman" w:hAnsi="Times New Roman"/>
          <w:i/>
          <w:sz w:val="24"/>
          <w:szCs w:val="24"/>
        </w:rPr>
        <w:t>U</w:t>
      </w:r>
      <w:r w:rsidR="00C70139" w:rsidRPr="00DD5B86">
        <w:rPr>
          <w:rFonts w:ascii="Times New Roman" w:hAnsi="Times New Roman"/>
          <w:sz w:val="24"/>
          <w:szCs w:val="24"/>
        </w:rPr>
        <w:t xml:space="preserve"> </w:t>
      </w:r>
      <w:r w:rsidRPr="00DD5B86">
        <w:rPr>
          <w:rFonts w:ascii="Times New Roman" w:hAnsi="Times New Roman"/>
          <w:sz w:val="24"/>
          <w:szCs w:val="24"/>
        </w:rPr>
        <w:t xml:space="preserve">can be smaller than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Pr="00DD5B86">
        <w:rPr>
          <w:rFonts w:ascii="Times New Roman" w:hAnsi="Times New Roman"/>
          <w:sz w:val="24"/>
          <w:szCs w:val="24"/>
        </w:rPr>
        <w:t>This usually happens at the lower interface (</w:t>
      </w:r>
      <w:r>
        <w:rPr>
          <w:rFonts w:ascii="Times New Roman" w:hAnsi="Times New Roman"/>
          <w:sz w:val="24"/>
          <w:szCs w:val="24"/>
        </w:rPr>
        <w:t>“bed-load transport layer - fixed bed”)</w:t>
      </w:r>
      <w:r w:rsidR="00C70139" w:rsidRPr="00DD5B86">
        <w:rPr>
          <w:rFonts w:ascii="Times New Roman" w:hAnsi="Times New Roman"/>
          <w:sz w:val="24"/>
          <w:szCs w:val="24"/>
        </w:rPr>
        <w:t>.</w:t>
      </w:r>
    </w:p>
    <w:p w:rsidR="00C70139" w:rsidRDefault="00746CFD" w:rsidP="00C70139">
      <w:pPr>
        <w:spacing w:after="0" w:line="240" w:lineRule="auto"/>
        <w:jc w:val="both"/>
        <w:rPr>
          <w:rFonts w:ascii="Times New Roman" w:hAnsi="Times New Roman"/>
          <w:sz w:val="24"/>
          <w:szCs w:val="24"/>
        </w:rPr>
      </w:pPr>
      <w:r>
        <w:rPr>
          <w:rFonts w:ascii="Times New Roman" w:hAnsi="Times New Roman"/>
          <w:sz w:val="24"/>
          <w:szCs w:val="24"/>
        </w:rPr>
        <w:t>I</w:t>
      </w:r>
      <w:r w:rsidR="00DD5B86" w:rsidRPr="00DD5B86">
        <w:rPr>
          <w:rFonts w:ascii="Times New Roman" w:hAnsi="Times New Roman"/>
          <w:sz w:val="24"/>
          <w:szCs w:val="24"/>
        </w:rPr>
        <w:t xml:space="preserve">n synthesis, the model estimates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by means of </w:t>
      </w:r>
      <w:r w:rsidR="00EA22FF">
        <w:rPr>
          <w:rFonts w:ascii="Times New Roman" w:hAnsi="Times New Roman"/>
          <w:sz w:val="24"/>
          <w:szCs w:val="24"/>
        </w:rPr>
        <w:t>an</w:t>
      </w:r>
      <w:r w:rsidR="00DD5B86" w:rsidRPr="00DD5B86">
        <w:rPr>
          <w:rFonts w:ascii="Times New Roman" w:hAnsi="Times New Roman"/>
          <w:sz w:val="24"/>
          <w:szCs w:val="24"/>
        </w:rPr>
        <w:t xml:space="preserve"> iterative procedure if </w:t>
      </w:r>
      <w:r w:rsidR="00DD5B86" w:rsidRPr="003F4AE4">
        <w:rPr>
          <w:rFonts w:ascii="Times New Roman" w:hAnsi="Times New Roman"/>
          <w:i/>
          <w:sz w:val="24"/>
          <w:szCs w:val="24"/>
        </w:rPr>
        <w:t>z</w:t>
      </w:r>
      <w:r w:rsidR="00DD5B86" w:rsidRPr="00DD5B86">
        <w:rPr>
          <w:rFonts w:ascii="Times New Roman" w:hAnsi="Times New Roman"/>
          <w:sz w:val="24"/>
          <w:szCs w:val="24"/>
        </w:rPr>
        <w:t xml:space="preserve"> </w:t>
      </w:r>
      <w:r w:rsidR="002C3D96">
        <w:rPr>
          <w:rFonts w:ascii="Times New Roman" w:hAnsi="Times New Roman"/>
          <w:sz w:val="24"/>
          <w:szCs w:val="24"/>
        </w:rPr>
        <w:t xml:space="preserve">refers to </w:t>
      </w:r>
      <w:r w:rsidR="00DD5B86" w:rsidRPr="00DD5B86">
        <w:rPr>
          <w:rFonts w:ascii="Times New Roman" w:hAnsi="Times New Roman"/>
          <w:sz w:val="24"/>
          <w:szCs w:val="24"/>
        </w:rPr>
        <w:t xml:space="preserve">the </w:t>
      </w:r>
      <w:r w:rsidR="00C70139" w:rsidRPr="00DD5B86">
        <w:rPr>
          <w:rFonts w:ascii="Times New Roman" w:hAnsi="Times New Roman"/>
          <w:sz w:val="24"/>
          <w:szCs w:val="24"/>
        </w:rPr>
        <w:t>SNBL</w:t>
      </w:r>
      <w:r w:rsidR="00EA22FF">
        <w:rPr>
          <w:rFonts w:ascii="Times New Roman" w:hAnsi="Times New Roman"/>
          <w:sz w:val="24"/>
          <w:szCs w:val="24"/>
        </w:rPr>
        <w:t xml:space="preserve">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depends on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sidR="00EA22FF">
        <w:rPr>
          <w:rFonts w:ascii="Times New Roman" w:hAnsi="Times New Roman"/>
          <w:sz w:val="24"/>
          <w:szCs w:val="24"/>
        </w:rPr>
        <w:t>, which is in turn</w:t>
      </w:r>
      <w:r w:rsidR="00DD5B86">
        <w:rPr>
          <w:rFonts w:ascii="Times New Roman" w:hAnsi="Times New Roman"/>
          <w:sz w:val="24"/>
          <w:szCs w:val="24"/>
        </w:rPr>
        <w:t xml:space="preserve"> function of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EA22FF">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then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and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Shield parameter is </w:t>
      </w:r>
      <w:r w:rsidR="00EA22FF">
        <w:rPr>
          <w:rFonts w:ascii="Times New Roman" w:hAnsi="Times New Roman"/>
          <w:sz w:val="24"/>
          <w:szCs w:val="24"/>
        </w:rPr>
        <w:t>computed</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19"/>
          <w:p w:rsidR="00C70139" w:rsidRPr="00276BBF" w:rsidRDefault="002F35B9" w:rsidP="00EB747A">
            <w:pPr>
              <w:jc w:val="center"/>
              <w:rPr>
                <w:sz w:val="24"/>
                <w:szCs w:val="24"/>
              </w:rPr>
            </w:pPr>
            <w:r w:rsidRPr="003A306D">
              <w:rPr>
                <w:position w:val="-32"/>
              </w:rPr>
              <w:object w:dxaOrig="3320" w:dyaOrig="700">
                <v:shape id="_x0000_i1199" type="#_x0000_t75" style="width:147.15pt;height:31.55pt" o:ole="">
                  <v:imagedata r:id="rId374" o:title=""/>
                </v:shape>
                <o:OLEObject Type="Embed" ProgID="Equation.3" ShapeID="_x0000_i1199" DrawAspect="Content" ObjectID="_1658221480" r:id="rId375"/>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19"/>
            <w:r w:rsidR="002F35B9">
              <w:rPr>
                <w:rStyle w:val="Rimandocommento"/>
                <w:rFonts w:ascii="Times New Roman" w:eastAsia="Times New Roman" w:hAnsi="Times New Roman"/>
                <w:b w:val="0"/>
                <w:bCs w:val="0"/>
                <w:color w:val="auto"/>
                <w:szCs w:val="20"/>
                <w:lang w:val="it-IT" w:eastAsia="it-IT"/>
              </w:rPr>
              <w:commentReference w:id="319"/>
            </w:r>
          </w:p>
        </w:tc>
      </w:tr>
    </w:tbl>
    <w:p w:rsidR="00C70139" w:rsidRPr="00276BBF" w:rsidRDefault="00C70139" w:rsidP="00C70139">
      <w:pPr>
        <w:spacing w:after="0" w:line="240" w:lineRule="auto"/>
        <w:jc w:val="both"/>
        <w:rPr>
          <w:rFonts w:ascii="Times New Roman" w:hAnsi="Times New Roman"/>
          <w:sz w:val="24"/>
          <w:szCs w:val="24"/>
        </w:rPr>
      </w:pPr>
    </w:p>
    <w:p w:rsidR="00746CFD" w:rsidRDefault="00EA22FF" w:rsidP="00C70139">
      <w:pPr>
        <w:spacing w:after="0" w:line="240" w:lineRule="auto"/>
        <w:jc w:val="both"/>
        <w:rPr>
          <w:rFonts w:ascii="Times New Roman" w:hAnsi="Times New Roman"/>
          <w:sz w:val="24"/>
          <w:szCs w:val="24"/>
        </w:rPr>
      </w:pPr>
      <w:r>
        <w:rPr>
          <w:rFonts w:ascii="Times New Roman" w:hAnsi="Times New Roman"/>
          <w:sz w:val="24"/>
          <w:szCs w:val="24"/>
        </w:rPr>
        <w:t>a</w:t>
      </w:r>
      <w:r w:rsidR="00DD5B86" w:rsidRPr="00DD5B86">
        <w:rPr>
          <w:rFonts w:ascii="Times New Roman" w:hAnsi="Times New Roman"/>
          <w:sz w:val="24"/>
          <w:szCs w:val="24"/>
        </w:rPr>
        <w:t xml:space="preserve">nd compared with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DD5B86" w:rsidRDefault="00746CFD" w:rsidP="00C70139">
      <w:pPr>
        <w:spacing w:after="0" w:line="240" w:lineRule="auto"/>
        <w:jc w:val="both"/>
        <w:rPr>
          <w:rFonts w:ascii="Times New Roman" w:hAnsi="Times New Roman"/>
          <w:sz w:val="24"/>
          <w:szCs w:val="24"/>
        </w:rPr>
      </w:pPr>
      <w:r w:rsidRPr="00DD5B86">
        <w:rPr>
          <w:rFonts w:ascii="Times New Roman" w:hAnsi="Times New Roman"/>
          <w:sz w:val="24"/>
          <w:szCs w:val="24"/>
        </w:rPr>
        <w:t>In practise, Shields criterion is d</w:t>
      </w:r>
      <w:r>
        <w:rPr>
          <w:rFonts w:ascii="Times New Roman" w:hAnsi="Times New Roman"/>
          <w:sz w:val="24"/>
          <w:szCs w:val="24"/>
        </w:rPr>
        <w:t>e</w:t>
      </w:r>
      <w:r w:rsidRPr="00DD5B86">
        <w:rPr>
          <w:rFonts w:ascii="Times New Roman" w:hAnsi="Times New Roman"/>
          <w:sz w:val="24"/>
          <w:szCs w:val="24"/>
        </w:rPr>
        <w:t xml:space="preserve">rived </w:t>
      </w:r>
      <w:r>
        <w:rPr>
          <w:rFonts w:ascii="Times New Roman" w:hAnsi="Times New Roman"/>
          <w:sz w:val="24"/>
          <w:szCs w:val="24"/>
        </w:rPr>
        <w:t xml:space="preserve">under </w:t>
      </w:r>
      <w:r w:rsidRPr="00DD5B86">
        <w:rPr>
          <w:rFonts w:ascii="Times New Roman" w:hAnsi="Times New Roman"/>
          <w:sz w:val="24"/>
          <w:szCs w:val="24"/>
        </w:rPr>
        <w:t>1D</w:t>
      </w:r>
      <w:r>
        <w:rPr>
          <w:rFonts w:ascii="Times New Roman" w:hAnsi="Times New Roman"/>
          <w:sz w:val="24"/>
          <w:szCs w:val="24"/>
        </w:rPr>
        <w:t xml:space="preserve"> </w:t>
      </w:r>
      <w:r w:rsidRPr="00DD5B86">
        <w:rPr>
          <w:rFonts w:ascii="Times New Roman" w:hAnsi="Times New Roman"/>
          <w:sz w:val="24"/>
          <w:szCs w:val="24"/>
        </w:rPr>
        <w:t>stationary and unifo</w:t>
      </w:r>
      <w:r>
        <w:rPr>
          <w:rFonts w:ascii="Times New Roman" w:hAnsi="Times New Roman"/>
          <w:sz w:val="24"/>
          <w:szCs w:val="24"/>
        </w:rPr>
        <w:t>r</w:t>
      </w:r>
      <w:r w:rsidRPr="00DD5B86">
        <w:rPr>
          <w:rFonts w:ascii="Times New Roman" w:hAnsi="Times New Roman"/>
          <w:sz w:val="24"/>
          <w:szCs w:val="24"/>
        </w:rPr>
        <w:t xml:space="preserve">m </w:t>
      </w:r>
      <w:r>
        <w:rPr>
          <w:rFonts w:ascii="Times New Roman" w:hAnsi="Times New Roman"/>
          <w:sz w:val="24"/>
          <w:szCs w:val="24"/>
        </w:rPr>
        <w:t>conditions,</w:t>
      </w:r>
      <w:r w:rsidRPr="00DD5B86">
        <w:rPr>
          <w:rFonts w:ascii="Times New Roman" w:hAnsi="Times New Roman"/>
          <w:sz w:val="24"/>
          <w:szCs w:val="24"/>
        </w:rPr>
        <w:t xml:space="preserve"> and does not explicitly depend on the friction angle</w:t>
      </w:r>
      <w:r>
        <w:rPr>
          <w:rFonts w:ascii="Times New Roman" w:hAnsi="Times New Roman"/>
          <w:sz w:val="24"/>
          <w:szCs w:val="24"/>
        </w:rPr>
        <w:t xml:space="preserve">. This </w:t>
      </w:r>
      <w:r w:rsidRPr="00DD5B86">
        <w:rPr>
          <w:rFonts w:ascii="Times New Roman" w:hAnsi="Times New Roman"/>
          <w:sz w:val="24"/>
          <w:szCs w:val="24"/>
        </w:rPr>
        <w:t>is explicitly take</w:t>
      </w:r>
      <w:r>
        <w:rPr>
          <w:rFonts w:ascii="Times New Roman" w:hAnsi="Times New Roman"/>
          <w:sz w:val="24"/>
          <w:szCs w:val="24"/>
        </w:rPr>
        <w:t>n</w:t>
      </w:r>
      <w:r w:rsidRPr="00DD5B86">
        <w:rPr>
          <w:rFonts w:ascii="Times New Roman" w:hAnsi="Times New Roman"/>
          <w:sz w:val="24"/>
          <w:szCs w:val="24"/>
        </w:rPr>
        <w:t xml:space="preserve"> into account to quantify the effects of the fixed bed slope, as explained</w:t>
      </w:r>
      <w:r>
        <w:rPr>
          <w:rFonts w:ascii="Times New Roman" w:hAnsi="Times New Roman"/>
          <w:sz w:val="24"/>
          <w:szCs w:val="24"/>
        </w:rPr>
        <w:t xml:space="preserve"> in the following.</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lastRenderedPageBreak/>
        <w:t>The 2D erosion criterio</w:t>
      </w:r>
      <w:r w:rsidR="00EA22FF">
        <w:rPr>
          <w:rFonts w:ascii="Times New Roman" w:hAnsi="Times New Roman"/>
          <w:sz w:val="24"/>
          <w:szCs w:val="24"/>
        </w:rPr>
        <w:t>n for horizontal beds can be ext</w:t>
      </w:r>
      <w:r w:rsidRPr="00133D98">
        <w:rPr>
          <w:rFonts w:ascii="Times New Roman" w:hAnsi="Times New Roman"/>
          <w:sz w:val="24"/>
          <w:szCs w:val="24"/>
        </w:rPr>
        <w:t>e</w:t>
      </w:r>
      <w:r w:rsidR="00EA22FF">
        <w:rPr>
          <w:rFonts w:ascii="Times New Roman" w:hAnsi="Times New Roman"/>
          <w:sz w:val="24"/>
          <w:szCs w:val="24"/>
        </w:rPr>
        <w:t>n</w:t>
      </w:r>
      <w:r w:rsidRPr="00133D98">
        <w:rPr>
          <w:rFonts w:ascii="Times New Roman" w:hAnsi="Times New Roman"/>
          <w:sz w:val="24"/>
          <w:szCs w:val="24"/>
        </w:rPr>
        <w:t xml:space="preserve">ded to 3D generic slopes, by means of the </w:t>
      </w:r>
      <w:r>
        <w:rPr>
          <w:rFonts w:ascii="Times New Roman" w:hAnsi="Times New Roman"/>
          <w:sz w:val="24"/>
          <w:szCs w:val="24"/>
        </w:rPr>
        <w:t xml:space="preserve">coefficient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C70139" w:rsidRPr="00133D98">
        <w:rPr>
          <w:rFonts w:ascii="Times New Roman" w:hAnsi="Times New Roman"/>
          <w:sz w:val="24"/>
          <w:szCs w:val="24"/>
        </w:rPr>
        <w:t xml:space="preserve">, </w:t>
      </w:r>
      <w:r>
        <w:rPr>
          <w:rFonts w:ascii="Times New Roman" w:hAnsi="Times New Roman"/>
          <w:sz w:val="24"/>
          <w:szCs w:val="24"/>
        </w:rPr>
        <w:t>which is defined as follows</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FA0BBB"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320" w:name="_Ref383607764"/>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20"/>
          </w:p>
        </w:tc>
      </w:tr>
    </w:tbl>
    <w:p w:rsidR="00C70139" w:rsidRPr="00276BBF" w:rsidRDefault="00C70139" w:rsidP="00C70139">
      <w:pPr>
        <w:spacing w:after="0" w:line="240" w:lineRule="auto"/>
        <w:jc w:val="both"/>
        <w:rPr>
          <w:rFonts w:ascii="Times New Roman" w:hAnsi="Times New Roman"/>
          <w:sz w:val="24"/>
          <w:szCs w:val="24"/>
        </w:rPr>
      </w:pPr>
    </w:p>
    <w:p w:rsidR="00C70139" w:rsidRPr="00133D98" w:rsidRDefault="00133D98" w:rsidP="00133D98">
      <w:pPr>
        <w:spacing w:after="0" w:line="240" w:lineRule="auto"/>
        <w:jc w:val="both"/>
        <w:rPr>
          <w:rFonts w:ascii="Times New Roman" w:hAnsi="Times New Roman"/>
          <w:sz w:val="24"/>
          <w:szCs w:val="24"/>
        </w:rPr>
      </w:pP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vertAlign w:val="subscript"/>
        </w:rPr>
        <w:t></w:t>
      </w:r>
      <w:r w:rsidRPr="00133D98">
        <w:rPr>
          <w:rFonts w:ascii="Times New Roman" w:hAnsi="Times New Roman"/>
          <w:sz w:val="24"/>
          <w:szCs w:val="24"/>
        </w:rPr>
        <w:t>is always non-negative</w:t>
      </w:r>
      <w:r>
        <w:rPr>
          <w:rFonts w:ascii="Times New Roman" w:hAnsi="Times New Roman"/>
          <w:sz w:val="24"/>
          <w:szCs w:val="24"/>
        </w:rPr>
        <w:t xml:space="preserve"> and smaller than (</w:t>
      </w:r>
      <w:r w:rsidR="00EA22FF">
        <w:rPr>
          <w:rFonts w:ascii="Times New Roman" w:hAnsi="Times New Roman"/>
          <w:sz w:val="24"/>
          <w:szCs w:val="24"/>
        </w:rPr>
        <w:t xml:space="preserve">or </w:t>
      </w:r>
      <w:r w:rsidRPr="00133D98">
        <w:rPr>
          <w:rFonts w:ascii="Times New Roman" w:hAnsi="Times New Roman"/>
          <w:sz w:val="24"/>
          <w:szCs w:val="24"/>
        </w:rPr>
        <w:t>equal to)</w:t>
      </w:r>
      <w:r>
        <w:rPr>
          <w:rFonts w:ascii="Times New Roman" w:hAnsi="Times New Roman"/>
          <w:sz w:val="24"/>
          <w:szCs w:val="24"/>
        </w:rPr>
        <w:t xml:space="preserve"> its 2D </w:t>
      </w:r>
      <w:r w:rsidR="00427AFE">
        <w:rPr>
          <w:rFonts w:ascii="Times New Roman" w:hAnsi="Times New Roman"/>
          <w:sz w:val="24"/>
          <w:szCs w:val="24"/>
        </w:rPr>
        <w:t xml:space="preserve">value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427AFE">
        <w:rPr>
          <w:rFonts w:ascii="Symbol" w:hAnsi="Symbol"/>
          <w:sz w:val="24"/>
          <w:szCs w:val="24"/>
        </w:rPr>
        <w:t></w:t>
      </w:r>
      <w:r w:rsidR="00427AFE">
        <w:rPr>
          <w:rFonts w:ascii="Symbol" w:hAnsi="Symbol"/>
          <w:sz w:val="24"/>
          <w:szCs w:val="24"/>
        </w:rPr>
        <w:t></w:t>
      </w:r>
      <w:r w:rsidR="00427AFE" w:rsidRPr="003F4AE4">
        <w:rPr>
          <w:rFonts w:ascii="Symbol" w:hAnsi="Symbol"/>
          <w:i/>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C70139" w:rsidRPr="00133D98">
        <w:rPr>
          <w:rFonts w:ascii="Times New Roman" w:hAnsi="Times New Roman"/>
          <w:sz w:val="24"/>
          <w:szCs w:val="24"/>
        </w:rPr>
        <w:t xml:space="preserve">. </w:t>
      </w:r>
      <w:r>
        <w:rPr>
          <w:rFonts w:ascii="Times New Roman" w:hAnsi="Times New Roman"/>
          <w:sz w:val="24"/>
          <w:szCs w:val="24"/>
        </w:rPr>
        <w:t xml:space="preserve">In fact, if the slope angle transversal to the </w:t>
      </w:r>
      <w:r w:rsidR="00EA22FF">
        <w:rPr>
          <w:rFonts w:ascii="Times New Roman" w:hAnsi="Times New Roman"/>
          <w:sz w:val="24"/>
          <w:szCs w:val="24"/>
        </w:rPr>
        <w:t xml:space="preserve">main flow </w:t>
      </w:r>
      <w:r>
        <w:rPr>
          <w:rFonts w:ascii="Times New Roman" w:hAnsi="Times New Roman"/>
          <w:sz w:val="24"/>
          <w:szCs w:val="24"/>
        </w:rPr>
        <w:t xml:space="preserve">direction </w:t>
      </w:r>
      <w:r w:rsidR="00C70139" w:rsidRPr="00133D98">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is not null</w:t>
      </w:r>
      <w:r w:rsidR="00C70139" w:rsidRPr="00133D98">
        <w:rPr>
          <w:rFonts w:ascii="Times New Roman" w:hAnsi="Times New Roman"/>
          <w:sz w:val="24"/>
          <w:szCs w:val="24"/>
        </w:rPr>
        <w:t xml:space="preserve">, </w:t>
      </w:r>
      <w:r>
        <w:rPr>
          <w:rFonts w:ascii="Times New Roman" w:hAnsi="Times New Roman"/>
          <w:sz w:val="24"/>
          <w:szCs w:val="24"/>
        </w:rPr>
        <w:t xml:space="preserve">erosion is </w:t>
      </w:r>
      <w:r w:rsidR="00EA22FF">
        <w:rPr>
          <w:rFonts w:ascii="Times New Roman" w:hAnsi="Times New Roman"/>
          <w:sz w:val="24"/>
          <w:szCs w:val="24"/>
        </w:rPr>
        <w:t>enhanced</w:t>
      </w:r>
      <w:r w:rsidR="00C70139" w:rsidRPr="00133D98">
        <w:rPr>
          <w:rFonts w:ascii="Times New Roman" w:hAnsi="Times New Roman"/>
          <w:sz w:val="24"/>
          <w:szCs w:val="24"/>
        </w:rPr>
        <w:t xml:space="preserve">. </w:t>
      </w:r>
      <w:r>
        <w:rPr>
          <w:rFonts w:ascii="Times New Roman" w:hAnsi="Times New Roman"/>
          <w:sz w:val="24"/>
          <w:szCs w:val="24"/>
        </w:rPr>
        <w:t xml:space="preserve">Further, in the presence of a bed with a locally ascendant </w:t>
      </w:r>
      <w:r w:rsidR="00EA22FF">
        <w:rPr>
          <w:rFonts w:ascii="Times New Roman" w:hAnsi="Times New Roman"/>
          <w:sz w:val="24"/>
          <w:szCs w:val="24"/>
        </w:rPr>
        <w:t xml:space="preserve">slope </w:t>
      </w:r>
      <w:r>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&lt;0),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3D98">
        <w:rPr>
          <w:rFonts w:ascii="Times New Roman" w:hAnsi="Times New Roman"/>
          <w:sz w:val="24"/>
          <w:szCs w:val="24"/>
        </w:rPr>
        <w:t xml:space="preserve"> </w:t>
      </w:r>
      <w:r>
        <w:rPr>
          <w:rFonts w:ascii="Times New Roman" w:hAnsi="Times New Roman"/>
          <w:sz w:val="24"/>
          <w:szCs w:val="24"/>
        </w:rPr>
        <w:t>can be higher than the unity</w:t>
      </w:r>
      <w:r w:rsidR="00C70139" w:rsidRPr="00133D98">
        <w:rPr>
          <w:rFonts w:ascii="Times New Roman" w:hAnsi="Times New Roman"/>
          <w:sz w:val="24"/>
          <w:szCs w:val="24"/>
        </w:rPr>
        <w:t xml:space="preserve">. </w:t>
      </w:r>
      <w:r w:rsidRPr="00133D98">
        <w:rPr>
          <w:rFonts w:ascii="Times New Roman" w:hAnsi="Times New Roman"/>
          <w:sz w:val="24"/>
          <w:szCs w:val="24"/>
        </w:rPr>
        <w:t xml:space="preserve">In this case, </w:t>
      </w:r>
      <w:r w:rsidR="00C70139" w:rsidRPr="00276BBF">
        <w:rPr>
          <w:rFonts w:ascii="Times New Roman" w:hAnsi="Times New Roman"/>
          <w:sz w:val="24"/>
          <w:szCs w:val="24"/>
        </w:rPr>
        <w:fldChar w:fldCharType="begin"/>
      </w:r>
      <w:r w:rsidR="00C70139" w:rsidRPr="00133D98">
        <w:rPr>
          <w:rFonts w:ascii="Times New Roman" w:hAnsi="Times New Roman"/>
          <w:sz w:val="24"/>
          <w:szCs w:val="24"/>
        </w:rPr>
        <w:instrText xml:space="preserve"> REF _Ref383607764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A32296" w:rsidRPr="00A32296">
        <w:rPr>
          <w:rFonts w:ascii="Times New Roman" w:hAnsi="Times New Roman"/>
          <w:sz w:val="24"/>
          <w:szCs w:val="24"/>
        </w:rPr>
        <w:t>(7.44)</w:t>
      </w:r>
      <w:r w:rsidR="00C70139" w:rsidRPr="00276BBF">
        <w:rPr>
          <w:rFonts w:ascii="Times New Roman" w:hAnsi="Times New Roman"/>
          <w:sz w:val="24"/>
          <w:szCs w:val="24"/>
        </w:rPr>
        <w:fldChar w:fldCharType="end"/>
      </w:r>
      <w:r w:rsidR="00C70139" w:rsidRPr="00133D98">
        <w:rPr>
          <w:rFonts w:ascii="Times New Roman" w:hAnsi="Times New Roman"/>
          <w:sz w:val="24"/>
          <w:szCs w:val="24"/>
        </w:rPr>
        <w:t xml:space="preserve"> </w:t>
      </w:r>
      <w:r w:rsidRPr="00133D98">
        <w:rPr>
          <w:rFonts w:ascii="Times New Roman" w:hAnsi="Times New Roman"/>
          <w:sz w:val="24"/>
          <w:szCs w:val="24"/>
        </w:rPr>
        <w:t>can possibly p</w:t>
      </w:r>
      <w:r w:rsidR="00EA22FF">
        <w:rPr>
          <w:rFonts w:ascii="Times New Roman" w:hAnsi="Times New Roman"/>
          <w:sz w:val="24"/>
          <w:szCs w:val="24"/>
        </w:rPr>
        <w:t>r</w:t>
      </w:r>
      <w:r w:rsidRPr="00133D98">
        <w:rPr>
          <w:rFonts w:ascii="Times New Roman" w:hAnsi="Times New Roman"/>
          <w:sz w:val="24"/>
          <w:szCs w:val="24"/>
        </w:rPr>
        <w:t>ovide a second non</w:t>
      </w:r>
      <w:r w:rsidR="00EA22FF">
        <w:rPr>
          <w:rFonts w:ascii="Times New Roman" w:hAnsi="Times New Roman"/>
          <w:sz w:val="24"/>
          <w:szCs w:val="24"/>
        </w:rPr>
        <w:t>-</w:t>
      </w:r>
      <w:r w:rsidRPr="00133D98">
        <w:rPr>
          <w:rFonts w:ascii="Times New Roman" w:hAnsi="Times New Roman"/>
          <w:sz w:val="24"/>
          <w:szCs w:val="24"/>
        </w:rPr>
        <w:t xml:space="preserve">physical solution, with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rPr>
        <w:t></w:t>
      </w:r>
      <w:r>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which is not take</w:t>
      </w:r>
      <w:r w:rsidR="00EA22FF">
        <w:rPr>
          <w:rFonts w:ascii="Times New Roman" w:hAnsi="Times New Roman"/>
          <w:sz w:val="24"/>
          <w:szCs w:val="24"/>
        </w:rPr>
        <w:t>n</w:t>
      </w:r>
      <w:r w:rsidRPr="00133D98">
        <w:rPr>
          <w:rFonts w:ascii="Times New Roman" w:hAnsi="Times New Roman"/>
          <w:sz w:val="24"/>
          <w:szCs w:val="24"/>
        </w:rPr>
        <w:t xml:space="preserve"> into account b</w:t>
      </w:r>
      <w:r w:rsidR="00EA22FF">
        <w:rPr>
          <w:rFonts w:ascii="Times New Roman" w:hAnsi="Times New Roman"/>
          <w:sz w:val="24"/>
          <w:szCs w:val="24"/>
        </w:rPr>
        <w:t>e</w:t>
      </w:r>
      <w:r w:rsidRPr="00133D98">
        <w:rPr>
          <w:rFonts w:ascii="Times New Roman" w:hAnsi="Times New Roman"/>
          <w:sz w:val="24"/>
          <w:szCs w:val="24"/>
        </w:rPr>
        <w:t>cause it corresponds to a flow with an inverted direction</w:t>
      </w:r>
      <w:r w:rsidR="00C70139" w:rsidRPr="00133D98">
        <w:rPr>
          <w:rFonts w:ascii="Times New Roman" w:hAnsi="Times New Roman"/>
          <w:sz w:val="24"/>
          <w:szCs w:val="24"/>
        </w:rPr>
        <w:t>.</w:t>
      </w:r>
    </w:p>
    <w:p w:rsidR="00C70139" w:rsidRPr="00133D98" w:rsidRDefault="00EA22FF" w:rsidP="00133D98">
      <w:pPr>
        <w:spacing w:after="0" w:line="240" w:lineRule="auto"/>
        <w:jc w:val="both"/>
        <w:rPr>
          <w:rFonts w:ascii="Times New Roman" w:hAnsi="Times New Roman"/>
          <w:sz w:val="24"/>
          <w:szCs w:val="24"/>
        </w:rPr>
      </w:pPr>
      <w:r>
        <w:rPr>
          <w:rFonts w:ascii="Times New Roman" w:hAnsi="Times New Roman"/>
          <w:sz w:val="24"/>
          <w:szCs w:val="24"/>
        </w:rPr>
        <w:t>T</w:t>
      </w:r>
      <w:r w:rsidR="00133D98">
        <w:rPr>
          <w:rFonts w:ascii="Times New Roman" w:hAnsi="Times New Roman"/>
          <w:sz w:val="24"/>
          <w:szCs w:val="24"/>
        </w:rPr>
        <w:t>he normal at the interface “</w:t>
      </w:r>
      <w:r>
        <w:rPr>
          <w:rFonts w:ascii="Times New Roman" w:hAnsi="Times New Roman"/>
          <w:sz w:val="24"/>
          <w:szCs w:val="24"/>
        </w:rPr>
        <w:t>bed-load transport -</w:t>
      </w:r>
      <w:r w:rsidR="00133D98">
        <w:rPr>
          <w:rFonts w:ascii="Times New Roman" w:hAnsi="Times New Roman"/>
          <w:sz w:val="24"/>
          <w:szCs w:val="24"/>
        </w:rPr>
        <w:t xml:space="preserve"> fixed bed”</w:t>
      </w:r>
      <w:r>
        <w:rPr>
          <w:rFonts w:ascii="Times New Roman" w:hAnsi="Times New Roman"/>
          <w:sz w:val="24"/>
          <w:szCs w:val="24"/>
        </w:rPr>
        <w:t xml:space="preserve"> is defined by a means of </w:t>
      </w:r>
      <w:r w:rsidR="00133D98">
        <w:rPr>
          <w:rFonts w:ascii="Times New Roman" w:hAnsi="Times New Roman"/>
          <w:sz w:val="24"/>
          <w:szCs w:val="24"/>
        </w:rPr>
        <w:t>a normalized SPH approximation of the relative distance between the mobile sub-domain and the generic SPH particle of the fixed bed</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FA0BBB"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133D98" w:rsidRPr="00133D98" w:rsidRDefault="00EA22FF" w:rsidP="00C70139">
      <w:pPr>
        <w:spacing w:after="0" w:line="240" w:lineRule="auto"/>
        <w:jc w:val="both"/>
        <w:rPr>
          <w:rFonts w:ascii="Times New Roman" w:hAnsi="Times New Roman"/>
          <w:sz w:val="24"/>
          <w:szCs w:val="24"/>
        </w:rPr>
      </w:pPr>
      <w:r>
        <w:rPr>
          <w:rFonts w:ascii="Times New Roman" w:hAnsi="Times New Roman"/>
          <w:sz w:val="24"/>
          <w:szCs w:val="24"/>
        </w:rPr>
        <w:t>I</w:t>
      </w:r>
      <w:r w:rsidR="00133D98" w:rsidRPr="00133D98">
        <w:rPr>
          <w:rFonts w:ascii="Times New Roman" w:hAnsi="Times New Roman"/>
          <w:sz w:val="24"/>
          <w:szCs w:val="24"/>
        </w:rPr>
        <w:t>n the absence of a free s</w:t>
      </w:r>
      <w:r>
        <w:rPr>
          <w:rFonts w:ascii="Times New Roman" w:hAnsi="Times New Roman"/>
          <w:sz w:val="24"/>
          <w:szCs w:val="24"/>
        </w:rPr>
        <w:t>u</w:t>
      </w:r>
      <w:r w:rsidR="00133D98" w:rsidRPr="00133D98">
        <w:rPr>
          <w:rFonts w:ascii="Times New Roman" w:hAnsi="Times New Roman"/>
          <w:sz w:val="24"/>
          <w:szCs w:val="24"/>
        </w:rPr>
        <w:t>rface, the normal</w:t>
      </w:r>
      <w:r>
        <w:rPr>
          <w:rFonts w:ascii="Times New Roman" w:hAnsi="Times New Roman"/>
          <w:sz w:val="24"/>
          <w:szCs w:val="24"/>
        </w:rPr>
        <w:t xml:space="preserve"> </w:t>
      </w:r>
      <w:r w:rsidR="00133D98" w:rsidRPr="00133D98">
        <w:rPr>
          <w:rFonts w:ascii="Times New Roman" w:hAnsi="Times New Roman"/>
          <w:sz w:val="24"/>
          <w:szCs w:val="24"/>
        </w:rPr>
        <w:t>is aligned with gravity, by definition.</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main slope angle quantifies the slope of the fixed bed in the dire</w:t>
      </w:r>
      <w:r>
        <w:rPr>
          <w:rFonts w:ascii="Times New Roman" w:hAnsi="Times New Roman"/>
          <w:sz w:val="24"/>
          <w:szCs w:val="24"/>
        </w:rPr>
        <w:t>ction of the main flow</w:t>
      </w:r>
      <w:r w:rsidR="00C70139" w:rsidRPr="00133D98">
        <w:rPr>
          <w:rFonts w:ascii="Times New Roman" w:hAnsi="Times New Roman"/>
          <w:sz w:val="24"/>
          <w:szCs w:val="24"/>
        </w:rPr>
        <w:t>.</w:t>
      </w:r>
      <w:r>
        <w:rPr>
          <w:rFonts w:ascii="Times New Roman" w:hAnsi="Times New Roman"/>
          <w:sz w:val="24"/>
          <w:szCs w:val="24"/>
        </w:rPr>
        <w:t xml:space="preserve"> </w:t>
      </w:r>
      <w:r w:rsidRPr="00133D98">
        <w:rPr>
          <w:rFonts w:ascii="Times New Roman" w:hAnsi="Times New Roman"/>
          <w:sz w:val="24"/>
          <w:szCs w:val="24"/>
        </w:rPr>
        <w:t>Assuming that, close to the interface, the mixture velocity is parallel to the fixed</w:t>
      </w:r>
      <w:r w:rsidR="00EA22FF">
        <w:rPr>
          <w:rFonts w:ascii="Times New Roman" w:hAnsi="Times New Roman"/>
          <w:sz w:val="24"/>
          <w:szCs w:val="24"/>
        </w:rPr>
        <w:t xml:space="preserve"> </w:t>
      </w:r>
      <w:r w:rsidRPr="00133D98">
        <w:rPr>
          <w:rFonts w:ascii="Times New Roman" w:hAnsi="Times New Roman"/>
          <w:sz w:val="24"/>
          <w:szCs w:val="24"/>
        </w:rPr>
        <w:t>bed</w:t>
      </w:r>
      <w:r w:rsidR="00C70139" w:rsidRPr="00133D98">
        <w:rPr>
          <w:rFonts w:ascii="Times New Roman" w:hAnsi="Times New Roman"/>
          <w:sz w:val="24"/>
          <w:szCs w:val="24"/>
        </w:rPr>
        <w:t xml:space="preserve">, </w:t>
      </w:r>
      <w:r w:rsidR="00C70139" w:rsidRPr="003F4AE4">
        <w:rPr>
          <w:rFonts w:ascii="Symbol" w:hAnsi="Symbol"/>
          <w:i/>
          <w:sz w:val="24"/>
          <w:szCs w:val="24"/>
        </w:rPr>
        <w:t></w:t>
      </w:r>
      <w:r w:rsidR="00EA22FF">
        <w:rPr>
          <w:rFonts w:ascii="Symbol" w:hAnsi="Symbol"/>
          <w:sz w:val="24"/>
          <w:szCs w:val="24"/>
        </w:rPr>
        <w:t></w:t>
      </w:r>
      <w:r w:rsidRPr="00133D98">
        <w:rPr>
          <w:rFonts w:ascii="Times New Roman" w:hAnsi="Times New Roman"/>
          <w:sz w:val="24"/>
          <w:szCs w:val="24"/>
        </w:rPr>
        <w:t>only depend</w:t>
      </w:r>
      <w:r w:rsidR="00427AFE">
        <w:rPr>
          <w:rFonts w:ascii="Times New Roman" w:hAnsi="Times New Roman"/>
          <w:sz w:val="24"/>
          <w:szCs w:val="24"/>
        </w:rPr>
        <w:t>s</w:t>
      </w:r>
      <w:r w:rsidRPr="00133D98">
        <w:rPr>
          <w:rFonts w:ascii="Times New Roman" w:hAnsi="Times New Roman"/>
          <w:sz w:val="24"/>
          <w:szCs w:val="24"/>
        </w:rPr>
        <w:t xml:space="preserve"> on the direction of the velocity vector of the closes</w:t>
      </w:r>
      <w:r w:rsidR="00EA22FF">
        <w:rPr>
          <w:rFonts w:ascii="Times New Roman" w:hAnsi="Times New Roman"/>
          <w:sz w:val="24"/>
          <w:szCs w:val="24"/>
        </w:rPr>
        <w:t>t</w:t>
      </w:r>
      <w:r w:rsidRPr="00133D98">
        <w:rPr>
          <w:rFonts w:ascii="Times New Roman" w:hAnsi="Times New Roman"/>
          <w:sz w:val="24"/>
          <w:szCs w:val="24"/>
        </w:rPr>
        <w:t xml:space="preserve"> particle (</w:t>
      </w:r>
      <w:r w:rsidR="00C70139" w:rsidRPr="00133D98">
        <w:rPr>
          <w:rFonts w:ascii="Times New Roman" w:hAnsi="Times New Roman"/>
          <w:sz w:val="24"/>
          <w:szCs w:val="24"/>
        </w:rPr>
        <w:t>3D</w:t>
      </w:r>
      <w:r w:rsidR="00135A11">
        <w:rPr>
          <w:rFonts w:ascii="Times New Roman" w:hAnsi="Times New Roman"/>
          <w:sz w:val="24"/>
          <w:szCs w:val="24"/>
        </w:rPr>
        <w:t xml:space="preserve"> definition</w:t>
      </w:r>
      <w:r w:rsidR="00C70139" w:rsidRPr="00133D9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In 2D</w:t>
      </w:r>
      <w:r w:rsidR="00EA22FF">
        <w:rPr>
          <w:rFonts w:ascii="Times New Roman" w:hAnsi="Times New Roman"/>
          <w:sz w:val="24"/>
          <w:szCs w:val="24"/>
        </w:rPr>
        <w:t>,</w:t>
      </w:r>
      <w:r w:rsidR="00135A11" w:rsidRPr="00135A11">
        <w:rPr>
          <w:rFonts w:ascii="Times New Roman" w:hAnsi="Times New Roman"/>
          <w:sz w:val="24"/>
          <w:szCs w:val="24"/>
        </w:rPr>
        <w:t xml:space="preserve"> on</w:t>
      </w:r>
      <w:r w:rsidR="00EA22FF">
        <w:rPr>
          <w:rFonts w:ascii="Times New Roman" w:hAnsi="Times New Roman"/>
          <w:sz w:val="24"/>
          <w:szCs w:val="24"/>
        </w:rPr>
        <w:t>e</w:t>
      </w:r>
      <w:r w:rsidR="00135A11" w:rsidRPr="00135A11">
        <w:rPr>
          <w:rFonts w:ascii="Times New Roman" w:hAnsi="Times New Roman"/>
          <w:sz w:val="24"/>
          <w:szCs w:val="24"/>
        </w:rPr>
        <w:t xml:space="preserve"> could alternatively </w:t>
      </w:r>
      <w:r w:rsidR="00427AFE">
        <w:rPr>
          <w:rFonts w:ascii="Times New Roman" w:hAnsi="Times New Roman"/>
          <w:sz w:val="24"/>
          <w:szCs w:val="24"/>
        </w:rPr>
        <w:t xml:space="preserve">define </w:t>
      </w:r>
      <w:r w:rsidR="00427AFE" w:rsidRPr="003F4AE4">
        <w:rPr>
          <w:rFonts w:ascii="Symbol" w:hAnsi="Symbol"/>
          <w:i/>
          <w:sz w:val="24"/>
          <w:szCs w:val="24"/>
        </w:rPr>
        <w:t></w:t>
      </w:r>
      <w:r w:rsidR="00427AFE">
        <w:rPr>
          <w:rFonts w:ascii="Times New Roman" w:hAnsi="Times New Roman"/>
          <w:sz w:val="24"/>
          <w:szCs w:val="24"/>
        </w:rPr>
        <w:t xml:space="preserve"> as function of </w:t>
      </w:r>
      <w:r w:rsidR="00135A11" w:rsidRPr="00135A11">
        <w:rPr>
          <w:rFonts w:ascii="Times New Roman" w:hAnsi="Times New Roman"/>
          <w:sz w:val="24"/>
          <w:szCs w:val="24"/>
        </w:rPr>
        <w:t>the velocity direction or the interface nor</w:t>
      </w:r>
      <w:r w:rsidR="00EA22FF">
        <w:rPr>
          <w:rFonts w:ascii="Times New Roman" w:hAnsi="Times New Roman"/>
          <w:sz w:val="24"/>
          <w:szCs w:val="24"/>
        </w:rPr>
        <w:t>m</w:t>
      </w:r>
      <w:r w:rsidR="00135A11" w:rsidRPr="00135A11">
        <w:rPr>
          <w:rFonts w:ascii="Times New Roman" w:hAnsi="Times New Roman"/>
          <w:sz w:val="24"/>
          <w:szCs w:val="24"/>
        </w:rPr>
        <w:t>al</w:t>
      </w:r>
      <w:r w:rsidRPr="00135A11">
        <w:rPr>
          <w:rFonts w:ascii="Times New Roman" w:hAnsi="Times New Roman"/>
          <w:sz w:val="24"/>
          <w:szCs w:val="24"/>
        </w:rPr>
        <w:t xml:space="preserve">. </w:t>
      </w:r>
      <w:r w:rsidR="00EA22FF">
        <w:rPr>
          <w:rFonts w:ascii="Times New Roman" w:hAnsi="Times New Roman"/>
          <w:sz w:val="24"/>
          <w:szCs w:val="24"/>
        </w:rPr>
        <w:t xml:space="preserve">The latter assumption reduces the model errors and is used in </w:t>
      </w:r>
      <w:r w:rsidR="00135A11">
        <w:rPr>
          <w:rFonts w:ascii="Times New Roman" w:hAnsi="Times New Roman"/>
          <w:sz w:val="24"/>
          <w:szCs w:val="24"/>
        </w:rPr>
        <w:t>2D</w:t>
      </w:r>
      <w:r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transversal slope angle </w:t>
      </w:r>
      <w:r w:rsidR="00C70139" w:rsidRPr="003F4AE4">
        <w:rPr>
          <w:rFonts w:ascii="Symbol" w:hAnsi="Symbol"/>
          <w:i/>
          <w:sz w:val="24"/>
          <w:szCs w:val="24"/>
        </w:rPr>
        <w:t></w:t>
      </w:r>
      <w:r w:rsidR="00C70139" w:rsidRPr="00135A11">
        <w:rPr>
          <w:rFonts w:ascii="Times New Roman" w:hAnsi="Times New Roman"/>
          <w:sz w:val="24"/>
          <w:szCs w:val="24"/>
        </w:rPr>
        <w:t xml:space="preserve"> </w:t>
      </w:r>
      <w:r w:rsidRPr="00135A11">
        <w:rPr>
          <w:rFonts w:ascii="Times New Roman" w:hAnsi="Times New Roman"/>
          <w:sz w:val="24"/>
          <w:szCs w:val="24"/>
        </w:rPr>
        <w:t>is defined as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427AFE"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The u</w:t>
      </w:r>
      <w:r w:rsidR="00EA22FF">
        <w:rPr>
          <w:rFonts w:ascii="Times New Roman" w:hAnsi="Times New Roman"/>
          <w:sz w:val="24"/>
          <w:szCs w:val="24"/>
        </w:rPr>
        <w:t>n</w:t>
      </w:r>
      <w:r w:rsidRPr="00135A11">
        <w:rPr>
          <w:rFonts w:ascii="Times New Roman" w:hAnsi="Times New Roman"/>
          <w:sz w:val="24"/>
          <w:szCs w:val="24"/>
        </w:rPr>
        <w:t xml:space="preserve">ity vector </w:t>
      </w:r>
      <w:r w:rsidRPr="003F4AE4">
        <w:rPr>
          <w:rFonts w:ascii="Times New Roman" w:hAnsi="Times New Roman"/>
          <w:i/>
          <w:sz w:val="24"/>
          <w:szCs w:val="24"/>
          <w:u w:val="single"/>
        </w:rPr>
        <w:t>n</w:t>
      </w:r>
      <w:r w:rsidRPr="003F4AE4">
        <w:rPr>
          <w:rFonts w:ascii="Times New Roman" w:hAnsi="Times New Roman"/>
          <w:i/>
          <w:sz w:val="24"/>
          <w:szCs w:val="24"/>
          <w:vertAlign w:val="subscript"/>
        </w:rPr>
        <w:t>2</w:t>
      </w:r>
      <w:r w:rsidRPr="00135A11">
        <w:rPr>
          <w:rFonts w:ascii="Times New Roman" w:hAnsi="Times New Roman"/>
          <w:sz w:val="24"/>
          <w:szCs w:val="24"/>
        </w:rPr>
        <w:t xml:space="preserve"> represents the bi-normal to the </w:t>
      </w:r>
      <w:r w:rsidR="003B097B">
        <w:rPr>
          <w:rFonts w:ascii="Times New Roman" w:hAnsi="Times New Roman"/>
          <w:sz w:val="24"/>
          <w:szCs w:val="24"/>
        </w:rPr>
        <w:t xml:space="preserve">fluid particle </w:t>
      </w:r>
      <w:r w:rsidRPr="00135A11">
        <w:rPr>
          <w:rFonts w:ascii="Times New Roman" w:hAnsi="Times New Roman"/>
          <w:sz w:val="24"/>
          <w:szCs w:val="24"/>
        </w:rPr>
        <w:t xml:space="preserve">trajectory and </w:t>
      </w:r>
      <w:r>
        <w:rPr>
          <w:rFonts w:ascii="Times New Roman" w:hAnsi="Times New Roman"/>
          <w:sz w:val="24"/>
          <w:szCs w:val="24"/>
        </w:rPr>
        <w:t xml:space="preserve">is independent on the sign of </w:t>
      </w:r>
      <w:r w:rsidR="00C70139" w:rsidRPr="003F4AE4">
        <w:rPr>
          <w:rFonts w:ascii="Symbol" w:hAnsi="Symbol"/>
          <w:i/>
          <w:sz w:val="24"/>
          <w:szCs w:val="24"/>
        </w:rPr>
        <w:t></w:t>
      </w:r>
      <w:r w:rsidR="00C70139" w:rsidRPr="00135A11">
        <w:rPr>
          <w:rFonts w:ascii="Times New Roman" w:hAnsi="Times New Roman"/>
          <w:sz w:val="24"/>
          <w:szCs w:val="24"/>
        </w:rPr>
        <w:t>.</w:t>
      </w:r>
      <w:r w:rsidR="003B097B">
        <w:rPr>
          <w:rFonts w:ascii="Times New Roman" w:hAnsi="Times New Roman"/>
          <w:sz w:val="24"/>
          <w:szCs w:val="24"/>
        </w:rPr>
        <w:t xml:space="preserve"> </w:t>
      </w:r>
    </w:p>
    <w:p w:rsidR="00C70139" w:rsidRPr="00135A11"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 xml:space="preserve">The value of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5A11">
        <w:rPr>
          <w:rFonts w:ascii="Times New Roman" w:hAnsi="Times New Roman"/>
          <w:sz w:val="24"/>
          <w:szCs w:val="24"/>
        </w:rPr>
        <w:t xml:space="preserve"> is a solution of th</w:t>
      </w:r>
      <w:r w:rsidR="00746CFD">
        <w:rPr>
          <w:rFonts w:ascii="Times New Roman" w:hAnsi="Times New Roman"/>
          <w:sz w:val="24"/>
          <w:szCs w:val="24"/>
        </w:rPr>
        <w:t>e</w:t>
      </w:r>
      <w:r w:rsidRPr="00135A11">
        <w:rPr>
          <w:rFonts w:ascii="Times New Roman" w:hAnsi="Times New Roman"/>
          <w:sz w:val="24"/>
          <w:szCs w:val="24"/>
        </w:rPr>
        <w:t xml:space="preserve"> </w:t>
      </w:r>
      <w:r>
        <w:rPr>
          <w:rFonts w:ascii="Times New Roman" w:hAnsi="Times New Roman"/>
          <w:sz w:val="24"/>
          <w:szCs w:val="24"/>
        </w:rPr>
        <w:t xml:space="preserve">quadratic equation </w:t>
      </w:r>
      <w:r w:rsidR="00746CFD">
        <w:rPr>
          <w:rFonts w:ascii="Times New Roman" w:hAnsi="Times New Roman"/>
          <w:sz w:val="24"/>
          <w:szCs w:val="24"/>
        </w:rPr>
        <w:t xml:space="preserve">of </w:t>
      </w:r>
      <w:r w:rsidR="00C70139" w:rsidRPr="00135A11">
        <w:rPr>
          <w:rFonts w:ascii="Times New Roman" w:hAnsi="Times New Roman"/>
          <w:sz w:val="24"/>
          <w:szCs w:val="24"/>
        </w:rPr>
        <w:t>Seminara et al.</w:t>
      </w:r>
      <w:r w:rsidR="00746CFD">
        <w:rPr>
          <w:rFonts w:ascii="Times New Roman" w:hAnsi="Times New Roman"/>
          <w:sz w:val="24"/>
          <w:szCs w:val="24"/>
        </w:rPr>
        <w:t xml:space="preserve"> (</w:t>
      </w:r>
      <w:r w:rsidR="00C70139" w:rsidRPr="00135A11">
        <w:rPr>
          <w:rFonts w:ascii="Times New Roman" w:hAnsi="Times New Roman"/>
          <w:sz w:val="24"/>
          <w:szCs w:val="24"/>
        </w:rPr>
        <w:t>2002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_Ref449949045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177</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276BB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276BB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276BB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In </w:t>
      </w:r>
      <w:r w:rsidR="00135A11" w:rsidRPr="00135A11">
        <w:rPr>
          <w:rFonts w:ascii="Times New Roman" w:hAnsi="Times New Roman"/>
          <w:sz w:val="24"/>
          <w:szCs w:val="24"/>
        </w:rPr>
        <w:t>the presence of two admi</w:t>
      </w:r>
      <w:r w:rsidR="003C6F03">
        <w:rPr>
          <w:rFonts w:ascii="Times New Roman" w:hAnsi="Times New Roman"/>
          <w:sz w:val="24"/>
          <w:szCs w:val="24"/>
        </w:rPr>
        <w:t>ssi</w:t>
      </w:r>
      <w:r w:rsidR="00135A11" w:rsidRPr="00135A11">
        <w:rPr>
          <w:rFonts w:ascii="Times New Roman" w:hAnsi="Times New Roman"/>
          <w:sz w:val="24"/>
          <w:szCs w:val="24"/>
        </w:rPr>
        <w:t xml:space="preserve">ble </w:t>
      </w:r>
      <w:r w:rsidR="003C6F03">
        <w:rPr>
          <w:rFonts w:ascii="Times New Roman" w:hAnsi="Times New Roman"/>
          <w:sz w:val="24"/>
          <w:szCs w:val="24"/>
        </w:rPr>
        <w:t>roots</w:t>
      </w:r>
      <w:r w:rsidRPr="00135A11">
        <w:rPr>
          <w:rFonts w:ascii="Times New Roman" w:hAnsi="Times New Roman"/>
          <w:sz w:val="24"/>
          <w:szCs w:val="24"/>
        </w:rPr>
        <w:t xml:space="preserve">, </w:t>
      </w:r>
      <w:r w:rsidR="00135A11" w:rsidRPr="00135A11">
        <w:rPr>
          <w:rFonts w:ascii="Times New Roman" w:hAnsi="Times New Roman"/>
          <w:sz w:val="24"/>
          <w:szCs w:val="24"/>
        </w:rPr>
        <w:t>the model chooses the closes</w:t>
      </w:r>
      <w:r w:rsidR="003C6F03">
        <w:rPr>
          <w:rFonts w:ascii="Times New Roman" w:hAnsi="Times New Roman"/>
          <w:sz w:val="24"/>
          <w:szCs w:val="24"/>
        </w:rPr>
        <w:t>t</w:t>
      </w:r>
      <w:r w:rsidR="00135A11" w:rsidRPr="00135A11">
        <w:rPr>
          <w:rFonts w:ascii="Times New Roman" w:hAnsi="Times New Roman"/>
          <w:sz w:val="24"/>
          <w:szCs w:val="24"/>
        </w:rPr>
        <w:t xml:space="preserve"> to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Pr="00135A11">
        <w:rPr>
          <w:rFonts w:ascii="Times New Roman" w:hAnsi="Times New Roman"/>
          <w:sz w:val="24"/>
          <w:szCs w:val="24"/>
        </w:rPr>
        <w:t xml:space="preserve">, </w:t>
      </w:r>
      <w:r w:rsidR="003C6F03">
        <w:rPr>
          <w:rFonts w:ascii="Times New Roman" w:hAnsi="Times New Roman"/>
          <w:sz w:val="24"/>
          <w:szCs w:val="24"/>
        </w:rPr>
        <w:t>provided</w:t>
      </w:r>
      <w:r w:rsidR="00135A11" w:rsidRPr="00135A11">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135A11">
        <w:rPr>
          <w:rFonts w:ascii="Times New Roman" w:hAnsi="Times New Roman"/>
          <w:sz w:val="24"/>
          <w:szCs w:val="24"/>
        </w:rPr>
        <w:t xml:space="preserve">; </w:t>
      </w:r>
      <w:r w:rsidR="00135A11">
        <w:rPr>
          <w:rFonts w:ascii="Times New Roman" w:hAnsi="Times New Roman"/>
          <w:sz w:val="24"/>
          <w:szCs w:val="24"/>
        </w:rPr>
        <w:t xml:space="preserve">in the absence of </w:t>
      </w:r>
      <w:r w:rsidR="003C6F03">
        <w:rPr>
          <w:rFonts w:ascii="Times New Roman" w:hAnsi="Times New Roman"/>
          <w:sz w:val="24"/>
          <w:szCs w:val="24"/>
        </w:rPr>
        <w:t>roots</w:t>
      </w:r>
      <w:r w:rsidR="00135A11">
        <w:rPr>
          <w:rFonts w:ascii="Times New Roman" w:hAnsi="Times New Roman"/>
          <w:sz w:val="24"/>
          <w:szCs w:val="24"/>
        </w:rPr>
        <w:t xml:space="preserve">, the model assumes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00135A11">
        <w:rPr>
          <w:rFonts w:ascii="Times New Roman" w:hAnsi="Times New Roman"/>
          <w:sz w:val="24"/>
          <w:szCs w:val="24"/>
        </w:rPr>
        <w:t>=</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m:oMath>
        <m:r>
          <m:rPr>
            <m:sty m:val="p"/>
          </m:rPr>
          <w:rPr>
            <w:rFonts w:ascii="Cambria Math" w:hAnsi="Cambria Math"/>
            <w:sz w:val="24"/>
            <w:szCs w:val="24"/>
          </w:rPr>
          <m:t>.</m:t>
        </m:r>
      </m:oMath>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drag coefficient </w:t>
      </w:r>
      <w:r w:rsidR="00C70139" w:rsidRPr="003F4AE4">
        <w:rPr>
          <w:rFonts w:ascii="Times New Roman" w:hAnsi="Times New Roman"/>
          <w:i/>
          <w:sz w:val="24"/>
          <w:szCs w:val="24"/>
        </w:rPr>
        <w:t>C</w:t>
      </w:r>
      <w:r w:rsidR="00C70139" w:rsidRPr="003F4AE4">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Pr="00135A11">
        <w:rPr>
          <w:rFonts w:ascii="Times New Roman" w:hAnsi="Times New Roman"/>
          <w:sz w:val="24"/>
          <w:szCs w:val="24"/>
        </w:rPr>
        <w:t xml:space="preserve">is approximated by the formula of </w:t>
      </w:r>
      <w:r w:rsidR="00C70139" w:rsidRPr="00135A11">
        <w:rPr>
          <w:rFonts w:ascii="Times New Roman" w:hAnsi="Times New Roman"/>
          <w:sz w:val="24"/>
          <w:szCs w:val="24"/>
        </w:rPr>
        <w:t>Morrison (2013</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_Ref449949176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143</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 xml:space="preserve">) </w:t>
      </w:r>
      <w:r>
        <w:rPr>
          <w:rFonts w:ascii="Times New Roman" w:hAnsi="Times New Roman"/>
          <w:sz w:val="24"/>
          <w:szCs w:val="24"/>
        </w:rPr>
        <w:t>for a fluid flow around a sphere</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FA0BBB"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varying between </w:t>
      </w:r>
      <w:r w:rsidR="00C70139" w:rsidRPr="00135A11">
        <w:rPr>
          <w:rFonts w:ascii="Times New Roman" w:hAnsi="Times New Roman"/>
          <w:sz w:val="24"/>
          <w:szCs w:val="24"/>
        </w:rPr>
        <w:t xml:space="preserve">0.1 </w:t>
      </w:r>
      <w:r w:rsidR="00135A11">
        <w:rPr>
          <w:rFonts w:ascii="Times New Roman" w:hAnsi="Times New Roman"/>
          <w:sz w:val="24"/>
          <w:szCs w:val="24"/>
        </w:rPr>
        <w:t>and</w:t>
      </w:r>
      <w:r w:rsidR="00C70139" w:rsidRPr="00135A11">
        <w:rPr>
          <w:rFonts w:ascii="Times New Roman" w:hAnsi="Times New Roman"/>
          <w:sz w:val="24"/>
          <w:szCs w:val="24"/>
        </w:rPr>
        <w:t xml:space="preserve"> 1. </w:t>
      </w:r>
      <w:r w:rsidR="00135A11">
        <w:rPr>
          <w:rFonts w:ascii="Times New Roman" w:hAnsi="Times New Roman"/>
          <w:sz w:val="24"/>
          <w:szCs w:val="24"/>
        </w:rPr>
        <w:t>Reynolds number is here defined as follows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equal to the absolute value of velocity at the closest particle and </w:t>
      </w:r>
      <w:r w:rsidR="00C70139" w:rsidRPr="00737B27">
        <w:rPr>
          <w:rFonts w:ascii="Times New Roman" w:hAnsi="Times New Roman"/>
          <w:i/>
          <w:sz w:val="24"/>
          <w:szCs w:val="24"/>
        </w:rPr>
        <w:t>d</w:t>
      </w:r>
      <w:r w:rsidR="00C70139" w:rsidRPr="00737B27">
        <w:rPr>
          <w:rFonts w:ascii="Times New Roman" w:hAnsi="Times New Roman"/>
          <w:i/>
          <w:sz w:val="24"/>
          <w:szCs w:val="24"/>
          <w:vertAlign w:val="subscript"/>
        </w:rPr>
        <w:t>50</w:t>
      </w:r>
      <w:r w:rsidR="00C70139" w:rsidRPr="00135A11">
        <w:rPr>
          <w:rFonts w:ascii="Times New Roman" w:hAnsi="Times New Roman"/>
          <w:sz w:val="24"/>
          <w:szCs w:val="24"/>
        </w:rPr>
        <w:t xml:space="preserve"> </w:t>
      </w:r>
      <w:r w:rsidR="00064935">
        <w:rPr>
          <w:rFonts w:ascii="Times New Roman" w:hAnsi="Times New Roman"/>
          <w:sz w:val="24"/>
          <w:szCs w:val="24"/>
        </w:rPr>
        <w:t xml:space="preserve">representing </w:t>
      </w:r>
      <w:r w:rsidR="00135A11">
        <w:rPr>
          <w:rFonts w:ascii="Times New Roman" w:hAnsi="Times New Roman"/>
          <w:sz w:val="24"/>
          <w:szCs w:val="24"/>
        </w:rPr>
        <w:t xml:space="preserve">the </w:t>
      </w:r>
      <w:r w:rsidR="00C70139" w:rsidRPr="00135A11">
        <w:rPr>
          <w:rFonts w:ascii="Times New Roman" w:hAnsi="Times New Roman"/>
          <w:sz w:val="24"/>
          <w:szCs w:val="24"/>
        </w:rPr>
        <w:t>50-</w:t>
      </w:r>
      <w:r w:rsidR="00135A11">
        <w:rPr>
          <w:rFonts w:ascii="Times New Roman" w:hAnsi="Times New Roman"/>
          <w:sz w:val="24"/>
          <w:szCs w:val="24"/>
        </w:rPr>
        <w:t xml:space="preserve">th percentile of the </w:t>
      </w:r>
      <w:r w:rsidR="00064935">
        <w:rPr>
          <w:rFonts w:ascii="Times New Roman" w:hAnsi="Times New Roman"/>
          <w:sz w:val="24"/>
          <w:szCs w:val="24"/>
        </w:rPr>
        <w:t>particle-size distribution of the soil</w:t>
      </w:r>
      <w:r w:rsidR="00C70139" w:rsidRPr="00135A11">
        <w:rPr>
          <w:rFonts w:ascii="Times New Roman" w:hAnsi="Times New Roman"/>
          <w:sz w:val="24"/>
          <w:szCs w:val="24"/>
        </w:rPr>
        <w:t>.</w:t>
      </w:r>
    </w:p>
    <w:p w:rsidR="00C70139" w:rsidRPr="00135A11" w:rsidRDefault="00135A11" w:rsidP="00C70139">
      <w:pPr>
        <w:spacing w:after="0" w:line="240" w:lineRule="auto"/>
        <w:jc w:val="both"/>
        <w:rPr>
          <w:rFonts w:ascii="Times New Roman" w:hAnsi="Times New Roman"/>
          <w:sz w:val="24"/>
          <w:szCs w:val="24"/>
        </w:rPr>
      </w:pPr>
      <w:r>
        <w:rPr>
          <w:rFonts w:ascii="Times New Roman" w:hAnsi="Times New Roman"/>
          <w:sz w:val="24"/>
          <w:szCs w:val="24"/>
        </w:rPr>
        <w:t>In this context, t</w:t>
      </w:r>
      <w:r w:rsidRPr="00135A11">
        <w:rPr>
          <w:rFonts w:ascii="Times New Roman" w:hAnsi="Times New Roman"/>
          <w:sz w:val="24"/>
          <w:szCs w:val="24"/>
        </w:rPr>
        <w:t xml:space="preserve">he lift is </w:t>
      </w:r>
      <w:r>
        <w:rPr>
          <w:rFonts w:ascii="Times New Roman" w:hAnsi="Times New Roman"/>
          <w:sz w:val="24"/>
          <w:szCs w:val="24"/>
        </w:rPr>
        <w:t>assumes the form</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FA0BBB"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here </w:t>
      </w:r>
      <w:r w:rsidR="00135A11" w:rsidRPr="00737B27">
        <w:rPr>
          <w:rFonts w:ascii="Times New Roman" w:hAnsi="Times New Roman"/>
          <w:i/>
          <w:sz w:val="24"/>
          <w:szCs w:val="24"/>
        </w:rPr>
        <w:t>z</w:t>
      </w:r>
      <w:r w:rsidR="00135A11" w:rsidRPr="00737B27">
        <w:rPr>
          <w:rFonts w:ascii="Times New Roman" w:hAnsi="Times New Roman"/>
          <w:i/>
          <w:sz w:val="24"/>
          <w:szCs w:val="24"/>
          <w:vertAlign w:val="subscript"/>
        </w:rPr>
        <w:t>int</w:t>
      </w:r>
      <w:r w:rsidR="00C70139" w:rsidRPr="00135A11">
        <w:rPr>
          <w:rFonts w:ascii="Times New Roman" w:hAnsi="Times New Roman"/>
          <w:sz w:val="24"/>
          <w:szCs w:val="24"/>
        </w:rPr>
        <w:t xml:space="preserve"> </w:t>
      </w:r>
      <w:r w:rsidR="00135A11" w:rsidRPr="00135A11">
        <w:rPr>
          <w:rFonts w:ascii="Times New Roman" w:hAnsi="Times New Roman"/>
          <w:sz w:val="24"/>
          <w:szCs w:val="24"/>
        </w:rPr>
        <w:t>is the interface height</w:t>
      </w:r>
      <w:r w:rsidR="00C70139" w:rsidRPr="00135A11">
        <w:rPr>
          <w:rFonts w:ascii="Times New Roman" w:hAnsi="Times New Roman"/>
          <w:sz w:val="24"/>
          <w:szCs w:val="24"/>
        </w:rPr>
        <w:t>.</w:t>
      </w:r>
      <w:r>
        <w:rPr>
          <w:rFonts w:ascii="Times New Roman" w:hAnsi="Times New Roman"/>
          <w:sz w:val="24"/>
          <w:szCs w:val="24"/>
        </w:rPr>
        <w:t xml:space="preserve"> </w:t>
      </w:r>
      <w:r w:rsidR="009D32CF" w:rsidRPr="009D32CF">
        <w:rPr>
          <w:rFonts w:ascii="Times New Roman" w:hAnsi="Times New Roman"/>
          <w:sz w:val="24"/>
          <w:szCs w:val="24"/>
        </w:rPr>
        <w:t xml:space="preserve">A formula for the lift coefficient is derived, by interpolating the experimental data of </w:t>
      </w:r>
      <w:r w:rsidR="00C70139" w:rsidRPr="009D32CF">
        <w:rPr>
          <w:rFonts w:ascii="Times New Roman" w:hAnsi="Times New Roman"/>
          <w:sz w:val="24"/>
          <w:szCs w:val="24"/>
        </w:rPr>
        <w:t xml:space="preserve">Seminara et al. (2002, </w:t>
      </w:r>
      <w:r w:rsidR="009D32CF" w:rsidRPr="009D32CF">
        <w:rPr>
          <w:rFonts w:ascii="Times New Roman" w:hAnsi="Times New Roman"/>
          <w:sz w:val="24"/>
          <w:szCs w:val="24"/>
        </w:rPr>
        <w:t>[</w:t>
      </w:r>
      <w:r w:rsidR="009D32CF">
        <w:rPr>
          <w:rFonts w:ascii="Times New Roman" w:hAnsi="Times New Roman"/>
          <w:sz w:val="24"/>
          <w:szCs w:val="24"/>
        </w:rPr>
        <w:fldChar w:fldCharType="begin"/>
      </w:r>
      <w:r w:rsidR="009D32CF">
        <w:rPr>
          <w:rFonts w:ascii="Times New Roman" w:hAnsi="Times New Roman"/>
          <w:sz w:val="24"/>
          <w:szCs w:val="24"/>
        </w:rPr>
        <w:instrText xml:space="preserve"> REF _Ref449949045 \r \h </w:instrText>
      </w:r>
      <w:r w:rsidR="009D32CF">
        <w:rPr>
          <w:rFonts w:ascii="Times New Roman" w:hAnsi="Times New Roman"/>
          <w:sz w:val="24"/>
          <w:szCs w:val="24"/>
        </w:rPr>
      </w:r>
      <w:r w:rsidR="009D32CF">
        <w:rPr>
          <w:rFonts w:ascii="Times New Roman" w:hAnsi="Times New Roman"/>
          <w:sz w:val="24"/>
          <w:szCs w:val="24"/>
        </w:rPr>
        <w:fldChar w:fldCharType="separate"/>
      </w:r>
      <w:r w:rsidR="00A32296">
        <w:rPr>
          <w:rFonts w:ascii="Times New Roman" w:hAnsi="Times New Roman"/>
          <w:sz w:val="24"/>
          <w:szCs w:val="24"/>
        </w:rPr>
        <w:t>177</w:t>
      </w:r>
      <w:r w:rsidR="009D32CF">
        <w:rPr>
          <w:rFonts w:ascii="Times New Roman" w:hAnsi="Times New Roman"/>
          <w:sz w:val="24"/>
          <w:szCs w:val="24"/>
        </w:rPr>
        <w:fldChar w:fldCharType="end"/>
      </w:r>
      <w:r w:rsidR="009D32CF" w:rsidRPr="009D32CF">
        <w:rPr>
          <w:rFonts w:ascii="Times New Roman" w:hAnsi="Times New Roman"/>
          <w:sz w:val="24"/>
          <w:szCs w:val="24"/>
        </w:rPr>
        <w:t>]</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FA0BBB"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64935" w:rsidRDefault="00064935" w:rsidP="00C70139">
      <w:pPr>
        <w:spacing w:after="0" w:line="240" w:lineRule="auto"/>
        <w:jc w:val="both"/>
        <w:rPr>
          <w:rFonts w:ascii="Times New Roman" w:hAnsi="Times New Roman"/>
          <w:sz w:val="24"/>
          <w:szCs w:val="24"/>
        </w:rPr>
      </w:pPr>
      <w:r w:rsidRPr="00064935">
        <w:rPr>
          <w:rFonts w:ascii="Times New Roman" w:hAnsi="Times New Roman"/>
          <w:sz w:val="24"/>
          <w:szCs w:val="24"/>
        </w:rPr>
        <w:t xml:space="preserve">with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L</w:t>
      </w:r>
      <w:r w:rsidR="00C70139" w:rsidRPr="00064935">
        <w:rPr>
          <w:rFonts w:ascii="Times New Roman" w:hAnsi="Times New Roman"/>
          <w:sz w:val="24"/>
          <w:szCs w:val="24"/>
        </w:rPr>
        <w:t xml:space="preserve"> </w:t>
      </w:r>
      <w:r w:rsidRPr="00064935">
        <w:rPr>
          <w:rFonts w:ascii="Times New Roman" w:hAnsi="Times New Roman"/>
          <w:sz w:val="24"/>
          <w:szCs w:val="24"/>
        </w:rPr>
        <w:t>varying</w:t>
      </w:r>
      <w:r w:rsidR="009D32CF" w:rsidRPr="00064935">
        <w:rPr>
          <w:rFonts w:ascii="Times New Roman" w:hAnsi="Times New Roman"/>
          <w:sz w:val="24"/>
          <w:szCs w:val="24"/>
        </w:rPr>
        <w:t xml:space="preserve"> between </w:t>
      </w:r>
      <w:r w:rsidR="00C70139" w:rsidRPr="00064935">
        <w:rPr>
          <w:rFonts w:ascii="Times New Roman" w:hAnsi="Times New Roman"/>
          <w:sz w:val="24"/>
          <w:szCs w:val="24"/>
        </w:rPr>
        <w:t xml:space="preserve">0.07 </w:t>
      </w:r>
      <w:r w:rsidR="009D32CF" w:rsidRPr="00064935">
        <w:rPr>
          <w:rFonts w:ascii="Times New Roman" w:hAnsi="Times New Roman"/>
          <w:sz w:val="24"/>
          <w:szCs w:val="24"/>
        </w:rPr>
        <w:t>and</w:t>
      </w:r>
      <w:r w:rsidR="00737B27">
        <w:rPr>
          <w:rFonts w:ascii="Times New Roman" w:hAnsi="Times New Roman"/>
          <w:sz w:val="24"/>
          <w:szCs w:val="24"/>
        </w:rPr>
        <w:t xml:space="preserve"> 0.5.</w:t>
      </w:r>
    </w:p>
    <w:p w:rsidR="00C70139" w:rsidRPr="009D32CF" w:rsidRDefault="009D32CF" w:rsidP="00C70139">
      <w:pPr>
        <w:spacing w:after="0" w:line="240" w:lineRule="auto"/>
        <w:jc w:val="both"/>
        <w:rPr>
          <w:rFonts w:ascii="Times New Roman" w:hAnsi="Times New Roman"/>
          <w:sz w:val="24"/>
          <w:szCs w:val="24"/>
        </w:rPr>
      </w:pPr>
      <w:r w:rsidRPr="009D32CF">
        <w:rPr>
          <w:rFonts w:ascii="Times New Roman" w:hAnsi="Times New Roman"/>
          <w:sz w:val="24"/>
          <w:szCs w:val="24"/>
        </w:rPr>
        <w:t xml:space="preserve">The </w:t>
      </w:r>
      <w:r w:rsidR="00A17D94">
        <w:rPr>
          <w:rFonts w:ascii="Times New Roman" w:hAnsi="Times New Roman"/>
          <w:sz w:val="24"/>
          <w:szCs w:val="24"/>
        </w:rPr>
        <w:t xml:space="preserve">mixture </w:t>
      </w:r>
      <w:r w:rsidRPr="009D32CF">
        <w:rPr>
          <w:rFonts w:ascii="Times New Roman" w:hAnsi="Times New Roman"/>
          <w:sz w:val="24"/>
          <w:szCs w:val="24"/>
        </w:rPr>
        <w:t>pressure of a generic fixed SPH particle is computed, after assuming hydrostatic conditions wit</w:t>
      </w:r>
      <w:r w:rsidR="00064935">
        <w:rPr>
          <w:rFonts w:ascii="Times New Roman" w:hAnsi="Times New Roman"/>
          <w:sz w:val="24"/>
          <w:szCs w:val="24"/>
        </w:rPr>
        <w:t>h</w:t>
      </w:r>
      <w:r w:rsidRPr="009D32CF">
        <w:rPr>
          <w:rFonts w:ascii="Times New Roman" w:hAnsi="Times New Roman"/>
          <w:sz w:val="24"/>
          <w:szCs w:val="24"/>
        </w:rPr>
        <w:t>in the fixed bed</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FA0BBB"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9D32CF"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 xml:space="preserve">Provided the </w:t>
      </w:r>
      <w:r w:rsidR="009D32CF" w:rsidRPr="009D32CF">
        <w:rPr>
          <w:rFonts w:ascii="Times New Roman" w:hAnsi="Times New Roman"/>
          <w:sz w:val="24"/>
          <w:szCs w:val="24"/>
        </w:rPr>
        <w:t xml:space="preserve">absence of a fixed bed along the vertical and the </w:t>
      </w:r>
      <w:r>
        <w:rPr>
          <w:rFonts w:ascii="Times New Roman" w:hAnsi="Times New Roman"/>
          <w:sz w:val="24"/>
          <w:szCs w:val="24"/>
        </w:rPr>
        <w:t xml:space="preserve">simultaneous </w:t>
      </w:r>
      <w:r w:rsidR="009D32CF" w:rsidRPr="009D32CF">
        <w:rPr>
          <w:rFonts w:ascii="Times New Roman" w:hAnsi="Times New Roman"/>
          <w:sz w:val="24"/>
          <w:szCs w:val="24"/>
        </w:rPr>
        <w:t>presence of fixed particles (or frontiers) within the kernel support, the mixture SPH particle is held fixed</w:t>
      </w:r>
      <w:r w:rsidR="009D32CF">
        <w:rPr>
          <w:rFonts w:ascii="Times New Roman" w:hAnsi="Times New Roman"/>
          <w:sz w:val="24"/>
          <w:szCs w:val="24"/>
        </w:rPr>
        <w:t>.</w:t>
      </w:r>
    </w:p>
    <w:p w:rsidR="00C70139" w:rsidRPr="00064935" w:rsidRDefault="00C70139" w:rsidP="00C70139">
      <w:pPr>
        <w:spacing w:after="0" w:line="240" w:lineRule="auto"/>
        <w:jc w:val="both"/>
        <w:rPr>
          <w:rFonts w:ascii="Times New Roman" w:hAnsi="Times New Roman"/>
          <w:sz w:val="24"/>
          <w:szCs w:val="24"/>
        </w:rPr>
      </w:pPr>
    </w:p>
    <w:p w:rsidR="00AE1A4C" w:rsidRPr="005D00D6" w:rsidRDefault="00DA6063" w:rsidP="00AE1A4C">
      <w:pPr>
        <w:pStyle w:val="Amicarellititle2"/>
      </w:pPr>
      <w:bookmarkStart w:id="321" w:name="_Toc42155291"/>
      <w:r w:rsidRPr="005D00D6">
        <w:t>A simplified approach for soil liquefaction</w:t>
      </w:r>
      <w:bookmarkEnd w:id="321"/>
    </w:p>
    <w:p w:rsidR="00DA6063" w:rsidRDefault="00DA6063" w:rsidP="00DA6063">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A simplified approach is implemented for soil liquefaction, by means of linearized pore pressure functions, depending on the critical number </w:t>
      </w:r>
      <w:r w:rsidRPr="00DA6063">
        <w:rPr>
          <w:rFonts w:ascii="Times New Roman" w:hAnsi="Times New Roman"/>
          <w:i/>
          <w:sz w:val="24"/>
          <w:szCs w:val="24"/>
        </w:rPr>
        <w:t>N</w:t>
      </w:r>
      <w:r w:rsidRPr="00DA6063">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32"/>
              </w:rPr>
              <w:object w:dxaOrig="3200" w:dyaOrig="760">
                <v:shape id="_x0000_i1200" type="#_x0000_t75" style="width:2in;height:35.75pt" o:ole="">
                  <v:imagedata r:id="rId376" o:title=""/>
                </v:shape>
                <o:OLEObject Type="Embed" ProgID="Equation.3" ShapeID="_x0000_i1200" DrawAspect="Content" ObjectID="_1658221481" r:id="rId377"/>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322" w:name="_Ref52096802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22"/>
          </w:p>
        </w:tc>
      </w:tr>
    </w:tbl>
    <w:p w:rsidR="00DA6063" w:rsidRP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lastRenderedPageBreak/>
        <w:t>where the subscript “</w:t>
      </w:r>
      <w:r w:rsidRPr="00DA6063">
        <w:rPr>
          <w:rFonts w:ascii="Times New Roman" w:hAnsi="Times New Roman"/>
          <w:i/>
          <w:sz w:val="24"/>
          <w:szCs w:val="24"/>
          <w:vertAlign w:val="subscript"/>
        </w:rPr>
        <w:t>nq</w:t>
      </w:r>
      <w:r w:rsidRPr="00DA6063">
        <w:rPr>
          <w:rFonts w:ascii="Times New Roman" w:hAnsi="Times New Roman"/>
          <w:sz w:val="24"/>
          <w:szCs w:val="24"/>
        </w:rPr>
        <w:t xml:space="preserve">” represents “no-quake” conditions, </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the critical value of </w:t>
      </w:r>
      <w:r w:rsidRPr="00DA6063">
        <w:rPr>
          <w:rFonts w:ascii="Times New Roman" w:hAnsi="Times New Roman"/>
          <w:i/>
          <w:sz w:val="24"/>
          <w:szCs w:val="24"/>
        </w:rPr>
        <w:t>N</w:t>
      </w:r>
      <w:r w:rsidRPr="00DA6063">
        <w:rPr>
          <w:rFonts w:ascii="Times New Roman" w:hAnsi="Times New Roman"/>
          <w:sz w:val="24"/>
          <w:szCs w:val="24"/>
        </w:rPr>
        <w:t xml:space="preserve"> (when liquefaction occurs) and </w:t>
      </w:r>
      <w:r w:rsidRPr="00DA6063">
        <w:rPr>
          <w:rFonts w:ascii="Times New Roman" w:hAnsi="Times New Roman"/>
          <w:i/>
          <w:sz w:val="24"/>
          <w:szCs w:val="24"/>
        </w:rPr>
        <w:t>N</w:t>
      </w:r>
      <w:r w:rsidRPr="00DA6063">
        <w:rPr>
          <w:rFonts w:ascii="Times New Roman" w:hAnsi="Times New Roman"/>
          <w:sz w:val="24"/>
          <w:szCs w:val="24"/>
        </w:rPr>
        <w:t>/</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is named cyclic number ratio. </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In case the liquefaction time (</w:t>
      </w:r>
      <w:r w:rsidRPr="00DA6063">
        <w:rPr>
          <w:rFonts w:ascii="Times New Roman" w:hAnsi="Times New Roman"/>
          <w:i/>
          <w:sz w:val="24"/>
          <w:szCs w:val="24"/>
        </w:rPr>
        <w:t>t</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known and </w:t>
      </w:r>
      <w:r w:rsidRPr="00DA6063">
        <w:rPr>
          <w:rFonts w:ascii="Times New Roman" w:hAnsi="Times New Roman"/>
          <w:i/>
          <w:sz w:val="24"/>
          <w:szCs w:val="24"/>
        </w:rPr>
        <w:t>f</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approximately linear, </w:t>
      </w:r>
      <w:r w:rsidRPr="00DA6063">
        <w:rPr>
          <w:rFonts w:ascii="Times New Roman" w:hAnsi="Times New Roman"/>
          <w:sz w:val="24"/>
          <w:szCs w:val="24"/>
        </w:rPr>
        <w:fldChar w:fldCharType="begin"/>
      </w:r>
      <w:r w:rsidRPr="00DA6063">
        <w:rPr>
          <w:rFonts w:ascii="Times New Roman" w:hAnsi="Times New Roman"/>
          <w:sz w:val="24"/>
          <w:szCs w:val="24"/>
        </w:rPr>
        <w:instrText xml:space="preserve"> REF _Ref520968027 \h  \* MERGEFORMAT </w:instrText>
      </w:r>
      <w:r w:rsidRPr="00DA6063">
        <w:rPr>
          <w:rFonts w:ascii="Times New Roman" w:hAnsi="Times New Roman"/>
          <w:sz w:val="24"/>
          <w:szCs w:val="24"/>
        </w:rPr>
      </w:r>
      <w:r w:rsidRPr="00DA6063">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7.55</w:t>
      </w:r>
      <w:r w:rsidR="00A32296" w:rsidRPr="00A32296">
        <w:rPr>
          <w:rFonts w:ascii="Times New Roman" w:eastAsia="Times New Roman" w:hAnsi="Times New Roman"/>
          <w:sz w:val="24"/>
          <w:szCs w:val="24"/>
          <w:lang w:eastAsia="it-IT"/>
        </w:rPr>
        <w:t>)</w:t>
      </w:r>
      <w:r w:rsidRPr="00DA6063">
        <w:rPr>
          <w:rFonts w:ascii="Times New Roman" w:hAnsi="Times New Roman"/>
          <w:sz w:val="24"/>
          <w:szCs w:val="24"/>
        </w:rPr>
        <w:fldChar w:fldCharType="end"/>
      </w:r>
      <w:r w:rsidRPr="00DA6063">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98"/>
              </w:rPr>
              <w:object w:dxaOrig="4599" w:dyaOrig="2079">
                <v:shape id="_x0000_i1201" type="#_x0000_t75" style="width:197.1pt;height:93.55pt" o:ole="">
                  <v:imagedata r:id="rId378" o:title=""/>
                </v:shape>
                <o:OLEObject Type="Embed" ProgID="Equation.3" ShapeID="_x0000_i1201" DrawAspect="Content" ObjectID="_1658221482" r:id="rId379"/>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where </w:t>
      </w:r>
      <w:r w:rsidRPr="00DA6063">
        <w:rPr>
          <w:rFonts w:ascii="Times New Roman" w:hAnsi="Times New Roman"/>
          <w:i/>
          <w:sz w:val="24"/>
          <w:szCs w:val="24"/>
        </w:rPr>
        <w:t>t</w:t>
      </w:r>
      <w:r w:rsidRPr="00DA6063">
        <w:rPr>
          <w:rFonts w:ascii="Times New Roman" w:hAnsi="Times New Roman"/>
          <w:i/>
          <w:sz w:val="24"/>
          <w:szCs w:val="24"/>
          <w:vertAlign w:val="subscript"/>
        </w:rPr>
        <w:t>q0</w:t>
      </w:r>
      <w:r w:rsidRPr="00DA6063">
        <w:rPr>
          <w:rFonts w:ascii="Times New Roman" w:hAnsi="Times New Roman"/>
          <w:sz w:val="24"/>
          <w:szCs w:val="24"/>
        </w:rPr>
        <w:t xml:space="preserve"> and </w:t>
      </w:r>
      <w:r w:rsidRPr="00DA6063">
        <w:rPr>
          <w:rFonts w:ascii="Times New Roman" w:hAnsi="Times New Roman"/>
          <w:i/>
          <w:sz w:val="24"/>
          <w:szCs w:val="24"/>
        </w:rPr>
        <w:t>t</w:t>
      </w:r>
      <w:r w:rsidRPr="00DA6063">
        <w:rPr>
          <w:rFonts w:ascii="Times New Roman" w:hAnsi="Times New Roman"/>
          <w:i/>
          <w:sz w:val="24"/>
          <w:szCs w:val="24"/>
          <w:vertAlign w:val="subscript"/>
        </w:rPr>
        <w:t>qf</w:t>
      </w:r>
      <w:r w:rsidRPr="00DA6063">
        <w:rPr>
          <w:rFonts w:ascii="Times New Roman" w:hAnsi="Times New Roman"/>
          <w:sz w:val="24"/>
          <w:szCs w:val="24"/>
        </w:rPr>
        <w:t xml:space="preserve"> are the quake starting and ending times.</w:t>
      </w:r>
    </w:p>
    <w:p w:rsidR="00EB747A" w:rsidRPr="00064935" w:rsidRDefault="00EB747A" w:rsidP="00C70139">
      <w:pPr>
        <w:spacing w:after="0" w:line="240" w:lineRule="auto"/>
        <w:jc w:val="both"/>
        <w:rPr>
          <w:rFonts w:ascii="Times New Roman" w:hAnsi="Times New Roman"/>
          <w:sz w:val="24"/>
          <w:szCs w:val="24"/>
        </w:rPr>
      </w:pPr>
    </w:p>
    <w:p w:rsidR="00E25FF0" w:rsidRPr="003A5C36"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23" w:name="_Ref449963223"/>
      <w:bookmarkStart w:id="324" w:name="_Toc447005702"/>
      <w:bookmarkStart w:id="325" w:name="_Toc42155292"/>
      <w:r>
        <w:rPr>
          <w:rFonts w:ascii="Book Antiqua" w:hAnsi="Book Antiqua"/>
          <w:caps/>
          <w:kern w:val="0"/>
          <w:sz w:val="24"/>
          <w:szCs w:val="24"/>
        </w:rPr>
        <w:lastRenderedPageBreak/>
        <w:t xml:space="preserve">The </w:t>
      </w:r>
      <w:r w:rsidR="00E25FF0" w:rsidRPr="003A5C36">
        <w:rPr>
          <w:rFonts w:ascii="Book Antiqua" w:hAnsi="Book Antiqua"/>
          <w:caps/>
          <w:kern w:val="0"/>
          <w:sz w:val="24"/>
          <w:szCs w:val="24"/>
        </w:rPr>
        <w:t>DB-SPH boundary treatment</w:t>
      </w:r>
      <w:bookmarkEnd w:id="323"/>
      <w:r w:rsidR="00E25FF0" w:rsidRPr="003A5C36">
        <w:rPr>
          <w:rFonts w:ascii="Book Antiqua" w:hAnsi="Book Antiqua"/>
          <w:caps/>
          <w:kern w:val="0"/>
          <w:sz w:val="24"/>
          <w:szCs w:val="24"/>
        </w:rPr>
        <w:t xml:space="preserve"> </w:t>
      </w:r>
      <w:bookmarkEnd w:id="324"/>
      <w:r w:rsidR="00433AD1">
        <w:rPr>
          <w:rFonts w:ascii="Book Antiqua" w:hAnsi="Book Antiqua"/>
          <w:caps/>
          <w:kern w:val="0"/>
          <w:sz w:val="24"/>
          <w:szCs w:val="24"/>
        </w:rPr>
        <w:t>scheme</w:t>
      </w:r>
      <w:bookmarkEnd w:id="325"/>
    </w:p>
    <w:p w:rsidR="00E25FF0" w:rsidRPr="003A5C36" w:rsidRDefault="00E25FF0" w:rsidP="00E25FF0">
      <w:pPr>
        <w:spacing w:after="0" w:line="240" w:lineRule="auto"/>
        <w:jc w:val="both"/>
        <w:rPr>
          <w:rFonts w:ascii="Times New Roman" w:hAnsi="Times New Roman"/>
          <w:sz w:val="24"/>
          <w:szCs w:val="24"/>
        </w:rPr>
      </w:pPr>
    </w:p>
    <w:p w:rsidR="008F1DF0"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This section</w:t>
      </w:r>
      <w:r w:rsidRPr="00F730E5">
        <w:rPr>
          <w:rFonts w:ascii="Times New Roman" w:hAnsi="Times New Roman"/>
          <w:sz w:val="24"/>
          <w:szCs w:val="24"/>
        </w:rPr>
        <w:t xml:space="preserve"> describes the </w:t>
      </w:r>
      <w:r>
        <w:rPr>
          <w:rFonts w:ascii="Times New Roman" w:hAnsi="Times New Roman"/>
          <w:sz w:val="24"/>
          <w:szCs w:val="24"/>
        </w:rPr>
        <w:t>“</w:t>
      </w:r>
      <w:r w:rsidRPr="00F730E5">
        <w:rPr>
          <w:rFonts w:ascii="Times New Roman" w:hAnsi="Times New Roman"/>
          <w:sz w:val="24"/>
          <w:szCs w:val="24"/>
        </w:rPr>
        <w:t>Discrete Boundary</w:t>
      </w:r>
      <w:r>
        <w:rPr>
          <w:rFonts w:ascii="Times New Roman" w:hAnsi="Times New Roman"/>
          <w:sz w:val="24"/>
          <w:szCs w:val="24"/>
        </w:rPr>
        <w:t>”</w:t>
      </w:r>
      <w:r w:rsidRPr="00F730E5">
        <w:rPr>
          <w:rFonts w:ascii="Times New Roman" w:hAnsi="Times New Roman"/>
          <w:sz w:val="24"/>
          <w:szCs w:val="24"/>
        </w:rPr>
        <w:t xml:space="preserve"> (DB)</w:t>
      </w:r>
      <w:r>
        <w:rPr>
          <w:rFonts w:ascii="Times New Roman" w:hAnsi="Times New Roman"/>
          <w:sz w:val="24"/>
          <w:szCs w:val="24"/>
        </w:rPr>
        <w:t xml:space="preserve"> </w:t>
      </w:r>
      <w:r w:rsidRPr="00F730E5">
        <w:rPr>
          <w:rFonts w:ascii="Times New Roman" w:hAnsi="Times New Roman"/>
          <w:sz w:val="24"/>
          <w:szCs w:val="24"/>
        </w:rPr>
        <w:t>- SPH method for boundary treatment</w:t>
      </w:r>
      <w:r>
        <w:rPr>
          <w:rFonts w:ascii="Times New Roman" w:hAnsi="Times New Roman"/>
          <w:sz w:val="24"/>
          <w:szCs w:val="24"/>
        </w:rPr>
        <w:t xml:space="preserve"> (Amicarelli et al., 2013, [</w:t>
      </w:r>
      <w:r>
        <w:rPr>
          <w:rFonts w:ascii="Times New Roman" w:hAnsi="Times New Roman"/>
          <w:sz w:val="24"/>
          <w:szCs w:val="24"/>
        </w:rPr>
        <w:fldChar w:fldCharType="begin"/>
      </w:r>
      <w:r>
        <w:rPr>
          <w:rFonts w:ascii="Times New Roman" w:hAnsi="Times New Roman"/>
          <w:sz w:val="24"/>
          <w:szCs w:val="24"/>
        </w:rPr>
        <w:instrText xml:space="preserve"> PAGEREF _Ref447811096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noProof/>
          <w:sz w:val="24"/>
          <w:szCs w:val="24"/>
        </w:rPr>
        <w:t>114</w:t>
      </w:r>
      <w:r>
        <w:rPr>
          <w:rFonts w:ascii="Times New Roman" w:hAnsi="Times New Roman"/>
          <w:sz w:val="24"/>
          <w:szCs w:val="24"/>
        </w:rPr>
        <w:fldChar w:fldCharType="end"/>
      </w:r>
      <w:r>
        <w:rPr>
          <w:rFonts w:ascii="Times New Roman" w:hAnsi="Times New Roman"/>
          <w:sz w:val="24"/>
          <w:szCs w:val="24"/>
        </w:rPr>
        <w:t>])</w:t>
      </w:r>
      <w:r w:rsidRPr="00F730E5">
        <w:rPr>
          <w:rFonts w:ascii="Times New Roman" w:hAnsi="Times New Roman"/>
          <w:sz w:val="24"/>
          <w:szCs w:val="24"/>
        </w:rPr>
        <w:t>.</w:t>
      </w:r>
      <w:r>
        <w:rPr>
          <w:rFonts w:ascii="Times New Roman" w:hAnsi="Times New Roman"/>
          <w:sz w:val="24"/>
          <w:szCs w:val="24"/>
        </w:rPr>
        <w:t xml:space="preserve"> Consider that the </w:t>
      </w:r>
      <w:r w:rsidR="00DF5C20">
        <w:rPr>
          <w:rFonts w:ascii="Times New Roman" w:hAnsi="Times New Roman"/>
          <w:sz w:val="24"/>
          <w:szCs w:val="24"/>
        </w:rPr>
        <w:t xml:space="preserve">activation </w:t>
      </w:r>
      <w:r>
        <w:rPr>
          <w:rFonts w:ascii="Times New Roman" w:hAnsi="Times New Roman"/>
          <w:sz w:val="24"/>
          <w:szCs w:val="24"/>
        </w:rPr>
        <w:t>of the DB-SPH method also alters the balance equations in the internal domain (Sec.</w:t>
      </w:r>
      <w:r>
        <w:rPr>
          <w:rFonts w:ascii="Times New Roman" w:hAnsi="Times New Roman"/>
          <w:sz w:val="24"/>
          <w:szCs w:val="24"/>
        </w:rPr>
        <w:fldChar w:fldCharType="begin"/>
      </w:r>
      <w:r>
        <w:rPr>
          <w:rFonts w:ascii="Times New Roman" w:hAnsi="Times New Roman"/>
          <w:sz w:val="24"/>
          <w:szCs w:val="24"/>
        </w:rPr>
        <w:instrText xml:space="preserve"> REF _Ref448237267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6.2</w:t>
      </w:r>
      <w:r>
        <w:rPr>
          <w:rFonts w:ascii="Times New Roman" w:hAnsi="Times New Roman"/>
          <w:sz w:val="24"/>
          <w:szCs w:val="24"/>
        </w:rPr>
        <w:fldChar w:fldCharType="end"/>
      </w:r>
      <w:r w:rsidRPr="003A5C36">
        <w:rPr>
          <w:rFonts w:ascii="Times New Roman" w:hAnsi="Times New Roman"/>
          <w:sz w:val="24"/>
          <w:szCs w:val="24"/>
        </w:rPr>
        <w:t>)</w:t>
      </w:r>
      <w:r w:rsidR="00B461F5">
        <w:rPr>
          <w:rFonts w:ascii="Times New Roman" w:hAnsi="Times New Roman"/>
          <w:sz w:val="24"/>
          <w:szCs w:val="24"/>
        </w:rPr>
        <w:t>, as described in the following</w:t>
      </w:r>
      <w:r w:rsidR="00DF5C20">
        <w:rPr>
          <w:rFonts w:ascii="Times New Roman" w:hAnsi="Times New Roman"/>
          <w:sz w:val="24"/>
          <w:szCs w:val="24"/>
        </w:rPr>
        <w:t xml:space="preserve"> sub-sections</w:t>
      </w:r>
      <w:r w:rsidR="00932CFD">
        <w:rPr>
          <w:rFonts w:ascii="Times New Roman" w:hAnsi="Times New Roman"/>
          <w:sz w:val="24"/>
          <w:szCs w:val="24"/>
        </w:rPr>
        <w:t xml:space="preserve">: </w:t>
      </w:r>
      <w:r w:rsidR="00932CFD" w:rsidRPr="00932CFD">
        <w:rPr>
          <w:rFonts w:ascii="Times New Roman" w:hAnsi="Times New Roman"/>
          <w:sz w:val="24"/>
          <w:szCs w:val="24"/>
        </w:rPr>
        <w:t>DB-SPH particle approximation and modifications of the balance equations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_Ref521060122 \r \h </w:instrText>
      </w:r>
      <w:r w:rsidR="00932CFD">
        <w:rPr>
          <w:rFonts w:ascii="Times New Roman" w:hAnsi="Times New Roman"/>
          <w:sz w:val="24"/>
          <w:szCs w:val="24"/>
        </w:rPr>
      </w:r>
      <w:r w:rsidR="00932CFD">
        <w:rPr>
          <w:rFonts w:ascii="Times New Roman" w:hAnsi="Times New Roman"/>
          <w:sz w:val="24"/>
          <w:szCs w:val="24"/>
        </w:rPr>
        <w:fldChar w:fldCharType="separate"/>
      </w:r>
      <w:proofErr w:type="gramStart"/>
      <w:r w:rsidR="00A32296">
        <w:rPr>
          <w:rFonts w:ascii="Times New Roman" w:hAnsi="Times New Roman"/>
          <w:sz w:val="24"/>
          <w:szCs w:val="24"/>
        </w:rPr>
        <w:t>8.1</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1D Linearized Partial Riemann Solver</w:t>
      </w:r>
      <w:r w:rsidR="00932CFD">
        <w:rPr>
          <w:rFonts w:ascii="Times New Roman" w:hAnsi="Times New Roman"/>
          <w:sz w:val="24"/>
          <w:szCs w:val="24"/>
        </w:rPr>
        <w:t xml:space="preserve"> (Sec.</w:t>
      </w:r>
      <w:r w:rsidR="00932CFD" w:rsidRPr="00932CFD">
        <w:rPr>
          <w:rFonts w:ascii="Times New Roman" w:hAnsi="Times New Roman"/>
          <w:sz w:val="24"/>
          <w:szCs w:val="24"/>
        </w:rPr>
        <w:t xml:space="preserve"> </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_Ref521060124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8.2</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emi-particle volume</w:t>
      </w:r>
      <w:r w:rsidR="00932CFD">
        <w:rPr>
          <w:rFonts w:ascii="Times New Roman" w:hAnsi="Times New Roman"/>
          <w:sz w:val="24"/>
          <w:szCs w:val="24"/>
        </w:rPr>
        <w:t xml:space="preserve"> (Sec.</w:t>
      </w:r>
      <w:proofErr w:type="gramEnd"/>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_Ref521060126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8.3</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DB-SPH inlet and outlet sections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_Ref521060127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8.4</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hear stress boundary terms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_Ref521060129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8.5</w:t>
      </w:r>
      <w:r w:rsidR="00932CFD">
        <w:rPr>
          <w:rFonts w:ascii="Times New Roman" w:hAnsi="Times New Roman"/>
          <w:sz w:val="24"/>
          <w:szCs w:val="24"/>
        </w:rPr>
        <w:fldChar w:fldCharType="end"/>
      </w:r>
      <w:r w:rsidR="00932CFD">
        <w:rPr>
          <w:rFonts w:ascii="Times New Roman" w:hAnsi="Times New Roman"/>
          <w:sz w:val="24"/>
          <w:szCs w:val="24"/>
        </w:rPr>
        <w:t>).</w:t>
      </w:r>
    </w:p>
    <w:p w:rsidR="008F1DF0" w:rsidRDefault="008F1D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26" w:name="_Ref521060122"/>
      <w:bookmarkStart w:id="327" w:name="_Toc42155293"/>
      <w:r w:rsidRPr="004F0A7F">
        <w:t>DB-SPH particle approximation and modifications of the balance equations</w:t>
      </w:r>
      <w:bookmarkEnd w:id="326"/>
      <w:bookmarkEnd w:id="327"/>
    </w:p>
    <w:p w:rsidR="00E25FF0" w:rsidRPr="00053750" w:rsidRDefault="00E25FF0" w:rsidP="00E25FF0">
      <w:pPr>
        <w:spacing w:after="0" w:line="240" w:lineRule="auto"/>
        <w:jc w:val="both"/>
        <w:rPr>
          <w:rFonts w:ascii="Times New Roman" w:hAnsi="Times New Roman"/>
          <w:sz w:val="24"/>
          <w:szCs w:val="24"/>
        </w:rPr>
      </w:pPr>
      <w:r w:rsidRPr="00053750">
        <w:rPr>
          <w:rFonts w:ascii="Times New Roman" w:hAnsi="Times New Roman"/>
          <w:sz w:val="24"/>
          <w:szCs w:val="24"/>
        </w:rPr>
        <w:t xml:space="preserve">According to the DB-SPH method, </w:t>
      </w:r>
      <w:r>
        <w:rPr>
          <w:rFonts w:ascii="Times New Roman" w:hAnsi="Times New Roman"/>
          <w:sz w:val="24"/>
          <w:szCs w:val="24"/>
        </w:rPr>
        <w:t>the first derivative of a generic function (</w:t>
      </w:r>
      <w:r w:rsidRPr="00737B27">
        <w:rPr>
          <w:rFonts w:ascii="Times New Roman" w:hAnsi="Times New Roman"/>
          <w:i/>
          <w:sz w:val="24"/>
          <w:szCs w:val="24"/>
        </w:rPr>
        <w:t>f</w:t>
      </w:r>
      <w:r>
        <w:rPr>
          <w:rFonts w:ascii="Times New Roman" w:hAnsi="Times New Roman"/>
          <w:sz w:val="24"/>
          <w:szCs w:val="24"/>
        </w:rPr>
        <w:t xml:space="preserve">) is </w:t>
      </w:r>
      <w:r w:rsidRPr="00053750">
        <w:rPr>
          <w:rFonts w:ascii="Times New Roman" w:hAnsi="Times New Roman"/>
          <w:sz w:val="24"/>
          <w:szCs w:val="24"/>
        </w:rPr>
        <w:t>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6543A7" w:rsidP="00B45EA3">
            <w:pPr>
              <w:spacing w:line="240" w:lineRule="auto"/>
              <w:jc w:val="center"/>
              <w:rPr>
                <w:rFonts w:ascii="Times New Roman" w:hAnsi="Times New Roman"/>
                <w:position w:val="-30"/>
                <w:sz w:val="24"/>
                <w:szCs w:val="24"/>
              </w:rPr>
            </w:pPr>
            <w:r w:rsidRPr="006543A7">
              <w:rPr>
                <w:rFonts w:ascii="Times New Roman" w:hAnsi="Times New Roman"/>
                <w:position w:val="-40"/>
                <w:sz w:val="24"/>
                <w:szCs w:val="24"/>
              </w:rPr>
              <w:object w:dxaOrig="5060" w:dyaOrig="859">
                <v:shape id="_x0000_i1202" type="#_x0000_t75" style="width:252.8pt;height:41.5pt" o:ole="">
                  <v:imagedata r:id="rId380" o:title=""/>
                </v:shape>
                <o:OLEObject Type="Embed" ProgID="Equation.3" ShapeID="_x0000_i1202" DrawAspect="Content" ObjectID="_1658221483" r:id="rId38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28" w:name="_Ref448227562"/>
            <w:bookmarkStart w:id="329" w:name="_Ref44824279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bookmarkEnd w:id="328"/>
            <w:r w:rsidRPr="009C316F">
              <w:rPr>
                <w:rFonts w:ascii="Times New Roman" w:eastAsia="Times New Roman" w:hAnsi="Times New Roman"/>
                <w:b w:val="0"/>
                <w:bCs w:val="0"/>
                <w:color w:val="auto"/>
                <w:sz w:val="24"/>
                <w:szCs w:val="24"/>
                <w:lang w:eastAsia="it-IT"/>
              </w:rPr>
              <w:t>)</w:t>
            </w:r>
            <w:bookmarkEnd w:id="329"/>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053750" w:rsidRDefault="00B461F5" w:rsidP="00E25FF0">
      <w:pPr>
        <w:spacing w:after="0" w:line="240" w:lineRule="auto"/>
        <w:jc w:val="both"/>
        <w:rPr>
          <w:rFonts w:ascii="Times New Roman" w:hAnsi="Times New Roman"/>
          <w:sz w:val="24"/>
          <w:szCs w:val="24"/>
        </w:rPr>
      </w:pPr>
      <w:r>
        <w:rPr>
          <w:rFonts w:ascii="Times New Roman" w:hAnsi="Times New Roman"/>
          <w:sz w:val="24"/>
          <w:szCs w:val="24"/>
        </w:rPr>
        <w:t>I</w:t>
      </w:r>
      <w:r w:rsidRPr="00B461F5">
        <w:rPr>
          <w:rFonts w:ascii="Times New Roman" w:hAnsi="Times New Roman"/>
          <w:sz w:val="24"/>
          <w:szCs w:val="24"/>
        </w:rPr>
        <w:t xml:space="preserve">n </w:t>
      </w:r>
      <w:r w:rsidRPr="00B461F5">
        <w:rPr>
          <w:rFonts w:ascii="Times New Roman" w:hAnsi="Times New Roman"/>
          <w:sz w:val="24"/>
          <w:szCs w:val="24"/>
        </w:rPr>
        <w:fldChar w:fldCharType="begin"/>
      </w:r>
      <w:r w:rsidRPr="00B461F5">
        <w:rPr>
          <w:rFonts w:ascii="Times New Roman" w:hAnsi="Times New Roman"/>
          <w:sz w:val="24"/>
          <w:szCs w:val="24"/>
        </w:rPr>
        <w:instrText xml:space="preserve"> REF _Ref448242796 \h  \* MERGEFORMAT </w:instrText>
      </w:r>
      <w:r w:rsidRPr="00B461F5">
        <w:rPr>
          <w:rFonts w:ascii="Times New Roman" w:hAnsi="Times New Roman"/>
          <w:sz w:val="24"/>
          <w:szCs w:val="24"/>
        </w:rPr>
      </w:r>
      <w:r w:rsidRPr="00B461F5">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8.1</w:t>
      </w:r>
      <w:r w:rsidR="00A32296" w:rsidRPr="00A32296">
        <w:rPr>
          <w:rFonts w:ascii="Times New Roman" w:eastAsia="Times New Roman" w:hAnsi="Times New Roman"/>
          <w:bCs/>
          <w:sz w:val="24"/>
          <w:szCs w:val="24"/>
          <w:lang w:eastAsia="it-IT"/>
        </w:rPr>
        <w:t>)</w:t>
      </w:r>
      <w:r w:rsidRPr="00B461F5">
        <w:rPr>
          <w:rFonts w:ascii="Times New Roman" w:hAnsi="Times New Roman"/>
          <w:sz w:val="24"/>
          <w:szCs w:val="24"/>
        </w:rPr>
        <w:fldChar w:fldCharType="end"/>
      </w:r>
      <w:r>
        <w:rPr>
          <w:rFonts w:ascii="Times New Roman" w:hAnsi="Times New Roman"/>
          <w:sz w:val="24"/>
          <w:szCs w:val="24"/>
        </w:rPr>
        <w:t>, t</w:t>
      </w:r>
      <w:r w:rsidR="00E25FF0" w:rsidRPr="00E25FF0">
        <w:rPr>
          <w:rFonts w:ascii="Times New Roman" w:hAnsi="Times New Roman"/>
          <w:sz w:val="24"/>
          <w:szCs w:val="24"/>
        </w:rPr>
        <w:t xml:space="preserve">he volume integral in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_Ref384056304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A32296" w:rsidRPr="00A32296">
        <w:rPr>
          <w:rFonts w:ascii="Times New Roman" w:hAnsi="Times New Roman"/>
          <w:sz w:val="24"/>
          <w:szCs w:val="24"/>
        </w:rPr>
        <w:t>(6.2)</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737B27">
        <w:rPr>
          <w:rFonts w:ascii="Times New Roman" w:hAnsi="Times New Roman"/>
          <w:i/>
          <w:sz w:val="24"/>
          <w:szCs w:val="24"/>
          <w:vertAlign w:val="subscript"/>
        </w:rPr>
        <w:t>a</w:t>
      </w:r>
      <w:r w:rsidR="00E25FF0" w:rsidRPr="00E25FF0">
        <w:rPr>
          <w:rFonts w:ascii="Times New Roman" w:hAnsi="Times New Roman"/>
          <w:sz w:val="24"/>
          <w:szCs w:val="24"/>
        </w:rPr>
        <w:t>” intercepted by the kernel support volume (</w:t>
      </w:r>
      <w:r w:rsidR="00E25FF0" w:rsidRPr="00737B27">
        <w:rPr>
          <w:rFonts w:ascii="Times New Roman" w:hAnsi="Times New Roman"/>
          <w:i/>
          <w:sz w:val="24"/>
          <w:szCs w:val="24"/>
        </w:rPr>
        <w:t>V</w:t>
      </w:r>
      <w:r w:rsidR="00E25FF0" w:rsidRPr="00737B27">
        <w:rPr>
          <w:rFonts w:ascii="Times New Roman" w:hAnsi="Times New Roman"/>
          <w:i/>
          <w:sz w:val="24"/>
          <w:szCs w:val="24"/>
          <w:vertAlign w:val="subscript"/>
        </w:rPr>
        <w:t>h</w:t>
      </w:r>
      <w:r w:rsidR="00E25FF0" w:rsidRPr="00E25FF0">
        <w:rPr>
          <w:rFonts w:ascii="Times New Roman" w:hAnsi="Times New Roman"/>
          <w:sz w:val="24"/>
          <w:szCs w:val="24"/>
        </w:rPr>
        <w:t xml:space="preserve">).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_Ref448242796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8.1</w:t>
      </w:r>
      <w:r w:rsidR="00A32296" w:rsidRPr="00A32296">
        <w:rPr>
          <w:rFonts w:ascii="Times New Roman" w:eastAsia="Times New Roman" w:hAnsi="Times New Roman"/>
          <w:bCs/>
          <w:sz w:val="24"/>
          <w:szCs w:val="24"/>
          <w:lang w:eastAsia="it-IT"/>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w:t>
      </w:r>
      <w:r w:rsidR="00E25FF0" w:rsidRPr="00053750">
        <w:rPr>
          <w:rFonts w:ascii="Times New Roman" w:hAnsi="Times New Roman"/>
          <w:sz w:val="24"/>
          <w:szCs w:val="24"/>
        </w:rPr>
        <w:t>is normalized by the integral Shepard coefficient (</w:t>
      </w:r>
      <w:r w:rsidR="00E25FF0" w:rsidRPr="00737B27">
        <w:rPr>
          <w:rFonts w:ascii="Symbol" w:hAnsi="Symbol"/>
          <w:i/>
          <w:sz w:val="24"/>
          <w:szCs w:val="24"/>
        </w:rPr>
        <w:t></w:t>
      </w:r>
      <w:r w:rsidR="00E25FF0" w:rsidRPr="00053750">
        <w:rPr>
          <w:rFonts w:ascii="Times New Roman" w:hAnsi="Times New Roman"/>
          <w:sz w:val="24"/>
          <w:szCs w:val="24"/>
        </w:rPr>
        <w:t xml:space="preserve">) </w:t>
      </w:r>
      <w:r w:rsidR="00E25FF0">
        <w:rPr>
          <w:rFonts w:ascii="Times New Roman" w:hAnsi="Times New Roman"/>
          <w:sz w:val="24"/>
          <w:szCs w:val="24"/>
        </w:rPr>
        <w:t xml:space="preserve">to obtain this </w:t>
      </w:r>
      <w:r>
        <w:rPr>
          <w:rFonts w:ascii="Times New Roman" w:hAnsi="Times New Roman"/>
          <w:sz w:val="24"/>
          <w:szCs w:val="24"/>
        </w:rPr>
        <w:t xml:space="preserve">further </w:t>
      </w:r>
      <w:r w:rsidR="00E25FF0">
        <w:rPr>
          <w:rFonts w:ascii="Times New Roman" w:hAnsi="Times New Roman"/>
          <w:sz w:val="24"/>
          <w:szCs w:val="24"/>
        </w:rPr>
        <w:t>definition</w:t>
      </w:r>
      <w:r w:rsidR="00E25FF0" w:rsidRPr="00053750">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400" w:dyaOrig="840">
                <v:shape id="_x0000_i1203" type="#_x0000_t75" style="width:268.05pt;height:40.45pt" o:ole="">
                  <v:imagedata r:id="rId382" o:title=""/>
                </v:shape>
                <o:OLEObject Type="Embed" ProgID="Equation.3" ShapeID="_x0000_i1203" DrawAspect="Content" ObjectID="_1658221484" r:id="rId383"/>
              </w:object>
            </w:r>
          </w:p>
        </w:tc>
        <w:tc>
          <w:tcPr>
            <w:tcW w:w="461" w:type="pct"/>
            <w:vAlign w:val="center"/>
          </w:tcPr>
          <w:p w:rsidR="00E25FF0" w:rsidRPr="009C316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30" w:name="_Ref412652038"/>
            <w:r w:rsidRPr="009C316F">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9C316F">
              <w:rPr>
                <w:rFonts w:ascii="Times New Roman" w:eastAsia="Times New Roman" w:hAnsi="Times New Roman"/>
                <w:b w:val="0"/>
                <w:bCs w:val="0"/>
                <w:color w:val="auto"/>
                <w:sz w:val="24"/>
                <w:szCs w:val="24"/>
                <w:lang w:eastAsia="it-IT"/>
              </w:rPr>
              <w:t>)</w:t>
            </w:r>
            <w:bookmarkEnd w:id="330"/>
          </w:p>
        </w:tc>
      </w:tr>
    </w:tbl>
    <w:p w:rsidR="00E25FF0" w:rsidRPr="00276BBF" w:rsidRDefault="00E25FF0" w:rsidP="00E25FF0">
      <w:pPr>
        <w:spacing w:after="0" w:line="240" w:lineRule="auto"/>
        <w:jc w:val="both"/>
        <w:rPr>
          <w:rFonts w:ascii="Times New Roman" w:hAnsi="Times New Roman"/>
          <w:sz w:val="24"/>
          <w:szCs w:val="24"/>
        </w:rPr>
      </w:pPr>
    </w:p>
    <w:p w:rsidR="00E25FF0" w:rsidRDefault="00E25FF0" w:rsidP="00E25FF0">
      <w:pPr>
        <w:spacing w:after="0" w:line="240" w:lineRule="auto"/>
        <w:jc w:val="both"/>
        <w:rPr>
          <w:rFonts w:ascii="Times New Roman" w:hAnsi="Times New Roman"/>
          <w:sz w:val="24"/>
          <w:szCs w:val="24"/>
        </w:rPr>
      </w:pPr>
      <w:r w:rsidRPr="00737B27">
        <w:rPr>
          <w:rFonts w:ascii="Symbol" w:hAnsi="Symbol"/>
          <w:i/>
          <w:sz w:val="24"/>
          <w:szCs w:val="24"/>
        </w:rPr>
        <w:t></w:t>
      </w:r>
      <w:r w:rsidRPr="003A5C36">
        <w:rPr>
          <w:rFonts w:ascii="Times New Roman" w:hAnsi="Times New Roman"/>
          <w:sz w:val="24"/>
          <w:szCs w:val="24"/>
        </w:rPr>
        <w:t xml:space="preserve"> varies as function of the involved computational particle</w:t>
      </w:r>
      <w:r>
        <w:rPr>
          <w:rFonts w:ascii="Times New Roman" w:hAnsi="Times New Roman"/>
          <w:sz w:val="24"/>
          <w:szCs w:val="24"/>
        </w:rPr>
        <w:t xml:space="preserve"> “</w:t>
      </w:r>
      <w:r w:rsidRPr="00737B27">
        <w:rPr>
          <w:rFonts w:ascii="Times New Roman" w:hAnsi="Times New Roman"/>
          <w:i/>
          <w:sz w:val="24"/>
          <w:szCs w:val="24"/>
          <w:vertAlign w:val="subscript"/>
        </w:rPr>
        <w:t>0</w:t>
      </w:r>
      <w:r>
        <w:rPr>
          <w:rFonts w:ascii="Times New Roman" w:hAnsi="Times New Roman"/>
          <w:sz w:val="24"/>
          <w:szCs w:val="24"/>
        </w:rPr>
        <w:t>”</w:t>
      </w:r>
      <w:r w:rsidRPr="003A5C36">
        <w:rPr>
          <w:rFonts w:ascii="Times New Roman" w:hAnsi="Times New Roman"/>
          <w:sz w:val="24"/>
          <w:szCs w:val="24"/>
        </w:rPr>
        <w:t xml:space="preserve">. </w:t>
      </w:r>
      <w:r w:rsidR="00B461F5">
        <w:rPr>
          <w:rFonts w:ascii="Times New Roman" w:hAnsi="Times New Roman"/>
          <w:sz w:val="24"/>
          <w:szCs w:val="24"/>
        </w:rPr>
        <w:t xml:space="preserve">Provided </w:t>
      </w:r>
      <w:r w:rsidRPr="00053750">
        <w:rPr>
          <w:rFonts w:ascii="Times New Roman" w:hAnsi="Times New Roman"/>
          <w:sz w:val="24"/>
          <w:szCs w:val="24"/>
        </w:rPr>
        <w:t>fixed time</w:t>
      </w:r>
      <w:r w:rsidR="006543A7">
        <w:rPr>
          <w:rFonts w:ascii="Times New Roman" w:hAnsi="Times New Roman"/>
          <w:sz w:val="24"/>
          <w:szCs w:val="24"/>
        </w:rPr>
        <w:t xml:space="preserve"> and position</w:t>
      </w:r>
      <w:r w:rsidRPr="00053750">
        <w:rPr>
          <w:rFonts w:ascii="Times New Roman" w:hAnsi="Times New Roman"/>
          <w:sz w:val="24"/>
          <w:szCs w:val="24"/>
        </w:rPr>
        <w:t xml:space="preserve">, </w:t>
      </w:r>
      <w:r w:rsidRPr="00737B27">
        <w:rPr>
          <w:rFonts w:ascii="Symbol" w:hAnsi="Symbol"/>
          <w:i/>
          <w:sz w:val="24"/>
          <w:szCs w:val="24"/>
        </w:rPr>
        <w:t></w:t>
      </w:r>
      <w:r>
        <w:rPr>
          <w:rFonts w:ascii="Symbol" w:hAnsi="Symbol"/>
          <w:sz w:val="24"/>
          <w:szCs w:val="24"/>
        </w:rPr>
        <w:t></w:t>
      </w:r>
      <w:r w:rsidRPr="00E25FF0">
        <w:rPr>
          <w:rFonts w:ascii="Times New Roman" w:hAnsi="Times New Roman"/>
          <w:sz w:val="24"/>
          <w:szCs w:val="24"/>
        </w:rPr>
        <w:t xml:space="preserve">represents </w:t>
      </w:r>
      <w:r w:rsidRPr="00053750">
        <w:rPr>
          <w:rFonts w:ascii="Times New Roman" w:hAnsi="Times New Roman"/>
          <w:sz w:val="24"/>
          <w:szCs w:val="24"/>
        </w:rPr>
        <w:t>a constant</w:t>
      </w:r>
      <w:r>
        <w:rPr>
          <w:rFonts w:ascii="Times New Roman" w:hAnsi="Times New Roman"/>
          <w:sz w:val="24"/>
          <w:szCs w:val="24"/>
        </w:rPr>
        <w:t xml:space="preserve"> </w:t>
      </w:r>
      <w:r w:rsidR="006543A7">
        <w:rPr>
          <w:rFonts w:ascii="Times New Roman" w:hAnsi="Times New Roman"/>
          <w:sz w:val="24"/>
          <w:szCs w:val="24"/>
        </w:rPr>
        <w:t xml:space="preserve">for </w:t>
      </w:r>
      <w:r>
        <w:rPr>
          <w:rFonts w:ascii="Times New Roman" w:hAnsi="Times New Roman"/>
          <w:sz w:val="24"/>
          <w:szCs w:val="24"/>
        </w:rPr>
        <w:t>a particle equation system</w:t>
      </w:r>
      <w:r w:rsidRPr="00053750">
        <w:rPr>
          <w:rFonts w:ascii="Times New Roman" w:hAnsi="Times New Roman"/>
          <w:sz w:val="24"/>
          <w:szCs w:val="24"/>
        </w:rPr>
        <w:t xml:space="preserve"> </w:t>
      </w:r>
      <w:r>
        <w:rPr>
          <w:rFonts w:ascii="Times New Roman" w:hAnsi="Times New Roman"/>
          <w:sz w:val="24"/>
          <w:szCs w:val="24"/>
        </w:rPr>
        <w:t xml:space="preserve">because it does not </w:t>
      </w:r>
      <w:r w:rsidRPr="00053750">
        <w:rPr>
          <w:rFonts w:ascii="Times New Roman" w:hAnsi="Times New Roman"/>
          <w:sz w:val="24"/>
          <w:szCs w:val="24"/>
        </w:rPr>
        <w:t xml:space="preserve">depend </w:t>
      </w:r>
      <w:r>
        <w:rPr>
          <w:rFonts w:ascii="Times New Roman" w:hAnsi="Times New Roman"/>
          <w:sz w:val="24"/>
          <w:szCs w:val="24"/>
        </w:rPr>
        <w:t xml:space="preserve">on the neighbouring particles. Thus, the normalization of the kernel derivative is simply obtained </w:t>
      </w:r>
      <w:r w:rsidR="004F0A7F">
        <w:rPr>
          <w:rFonts w:ascii="Times New Roman" w:hAnsi="Times New Roman"/>
          <w:sz w:val="24"/>
          <w:szCs w:val="24"/>
        </w:rPr>
        <w:t xml:space="preserve">dividing </w:t>
      </w:r>
      <w:r>
        <w:rPr>
          <w:rFonts w:ascii="Times New Roman" w:hAnsi="Times New Roman"/>
          <w:sz w:val="24"/>
          <w:szCs w:val="24"/>
        </w:rPr>
        <w:t xml:space="preserve">by </w:t>
      </w:r>
      <w:r w:rsidRPr="00737B27">
        <w:rPr>
          <w:rFonts w:ascii="Symbol" w:hAnsi="Symbol"/>
          <w:i/>
          <w:sz w:val="24"/>
          <w:szCs w:val="24"/>
        </w:rPr>
        <w:t></w:t>
      </w:r>
      <w:r w:rsidRPr="00053750">
        <w:rPr>
          <w:rFonts w:ascii="Times New Roman" w:hAnsi="Times New Roman"/>
          <w:sz w:val="24"/>
          <w:szCs w:val="24"/>
        </w:rPr>
        <w:t xml:space="preserve">. This normalization allows considering the truncated </w:t>
      </w:r>
      <w:r>
        <w:rPr>
          <w:rFonts w:ascii="Times New Roman" w:hAnsi="Times New Roman"/>
          <w:sz w:val="24"/>
          <w:szCs w:val="24"/>
        </w:rPr>
        <w:t xml:space="preserve">kernel </w:t>
      </w:r>
      <w:r w:rsidRPr="00053750">
        <w:rPr>
          <w:rFonts w:ascii="Times New Roman" w:hAnsi="Times New Roman"/>
          <w:sz w:val="24"/>
          <w:szCs w:val="24"/>
        </w:rPr>
        <w:t>support</w:t>
      </w:r>
      <w:r>
        <w:rPr>
          <w:rFonts w:ascii="Times New Roman" w:hAnsi="Times New Roman"/>
          <w:sz w:val="24"/>
          <w:szCs w:val="24"/>
        </w:rPr>
        <w:t xml:space="preserve"> a</w:t>
      </w:r>
      <w:r w:rsidRPr="00053750">
        <w:rPr>
          <w:rFonts w:ascii="Times New Roman" w:hAnsi="Times New Roman"/>
          <w:sz w:val="24"/>
          <w:szCs w:val="24"/>
        </w:rPr>
        <w:t xml:space="preserve">s if it were entire </w:t>
      </w:r>
      <w:r w:rsidR="006543A7">
        <w:rPr>
          <w:rFonts w:ascii="Times New Roman" w:hAnsi="Times New Roman"/>
          <w:sz w:val="24"/>
          <w:szCs w:val="24"/>
        </w:rPr>
        <w:t>(</w:t>
      </w:r>
      <w:r w:rsidRPr="00053750">
        <w:rPr>
          <w:rFonts w:ascii="Times New Roman" w:hAnsi="Times New Roman"/>
          <w:sz w:val="24"/>
          <w:szCs w:val="24"/>
        </w:rPr>
        <w:t xml:space="preserve">in the continuum), </w:t>
      </w:r>
      <w:r>
        <w:rPr>
          <w:rFonts w:ascii="Times New Roman" w:hAnsi="Times New Roman"/>
          <w:sz w:val="24"/>
          <w:szCs w:val="24"/>
        </w:rPr>
        <w:t>but with non-spherical shape</w:t>
      </w:r>
      <w:r w:rsidRPr="00053750">
        <w:rPr>
          <w:rFonts w:ascii="Times New Roman" w:hAnsi="Times New Roman"/>
          <w:sz w:val="24"/>
          <w:szCs w:val="24"/>
        </w:rPr>
        <w:t>.</w:t>
      </w:r>
    </w:p>
    <w:p w:rsidR="004F0A7F" w:rsidRDefault="004F0A7F" w:rsidP="00E47EDB">
      <w:pPr>
        <w:spacing w:after="0" w:line="240" w:lineRule="auto"/>
        <w:jc w:val="both"/>
        <w:rPr>
          <w:rFonts w:ascii="Times New Roman" w:hAnsi="Times New Roman"/>
          <w:sz w:val="24"/>
          <w:szCs w:val="24"/>
        </w:rPr>
      </w:pPr>
      <w:r>
        <w:rPr>
          <w:rFonts w:ascii="Times New Roman" w:hAnsi="Times New Roman"/>
          <w:sz w:val="24"/>
          <w:szCs w:val="24"/>
        </w:rPr>
        <w:t xml:space="preserve">Eq.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used to approximate the pressure gradient term of Euler momentum equation</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_Ref448246225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w:t>
      </w:r>
      <w:r w:rsidR="00E47EDB">
        <w:rPr>
          <w:rFonts w:ascii="Times New Roman" w:hAnsi="Times New Roman"/>
          <w:sz w:val="24"/>
          <w:szCs w:val="24"/>
        </w:rPr>
        <w:t xml:space="preserve">. </w:t>
      </w:r>
      <w:proofErr w:type="gramStart"/>
      <w:r>
        <w:rPr>
          <w:rFonts w:ascii="Times New Roman" w:hAnsi="Times New Roman"/>
          <w:sz w:val="24"/>
          <w:szCs w:val="24"/>
        </w:rPr>
        <w:t>In</w:t>
      </w:r>
      <w:proofErr w:type="gramEnd"/>
      <w:r>
        <w:rPr>
          <w:rFonts w:ascii="Times New Roman" w:hAnsi="Times New Roman"/>
          <w:sz w:val="24"/>
          <w:szCs w:val="24"/>
        </w:rPr>
        <w:t xml:space="preserve"> the absence of the </w:t>
      </w:r>
      <w:r w:rsidR="00E47EDB" w:rsidRPr="00C239F8">
        <w:rPr>
          <w:rFonts w:ascii="Times New Roman" w:hAnsi="Times New Roman"/>
          <w:sz w:val="24"/>
          <w:szCs w:val="24"/>
        </w:rPr>
        <w:t xml:space="preserve">semi-particles, </w:t>
      </w:r>
      <w:r w:rsidRPr="00053750">
        <w:rPr>
          <w:rFonts w:ascii="Times New Roman" w:hAnsi="Times New Roman"/>
          <w:sz w:val="24"/>
          <w:szCs w:val="24"/>
        </w:rPr>
        <w:t xml:space="preserve">defined by 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 in 2D</w:t>
      </w:r>
      <w:r>
        <w:rPr>
          <w:rFonts w:ascii="Times New Roman" w:hAnsi="Times New Roman"/>
          <w:sz w:val="24"/>
          <w:szCs w:val="24"/>
        </w:rPr>
        <w:t>,</w:t>
      </w:r>
      <w:r w:rsidRPr="00C239F8">
        <w:rPr>
          <w:rFonts w:ascii="Times New Roman" w:hAnsi="Times New Roman"/>
          <w:sz w:val="24"/>
          <w:szCs w:val="24"/>
        </w:rPr>
        <w:t xml:space="preserve"> </w:t>
      </w:r>
      <w:r w:rsidR="00E47EDB" w:rsidRPr="00C239F8">
        <w:rPr>
          <w:rFonts w:ascii="Times New Roman" w:hAnsi="Times New Roman"/>
          <w:sz w:val="24"/>
          <w:szCs w:val="24"/>
        </w:rPr>
        <w:t xml:space="preserve">the boundary terms of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sidR="00E47EDB" w:rsidRPr="00C239F8">
        <w:rPr>
          <w:rFonts w:ascii="Times New Roman" w:hAnsi="Times New Roman"/>
          <w:sz w:val="24"/>
          <w:szCs w:val="24"/>
        </w:rPr>
        <w:t xml:space="preserve"> seem too modest </w:t>
      </w:r>
      <w:r w:rsidR="00E47EDB">
        <w:rPr>
          <w:rFonts w:ascii="Times New Roman" w:hAnsi="Times New Roman"/>
          <w:sz w:val="24"/>
          <w:szCs w:val="24"/>
        </w:rPr>
        <w:t xml:space="preserve">to avoid the penetration of fluid particles trough the solid frontiers, once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applied to the fluid dynamics balance equations</w:t>
      </w:r>
      <w:r w:rsidR="00E47EDB" w:rsidRPr="00C239F8">
        <w:rPr>
          <w:rFonts w:ascii="Times New Roman" w:hAnsi="Times New Roman"/>
          <w:sz w:val="24"/>
          <w:szCs w:val="24"/>
        </w:rPr>
        <w:t>. This limit seems due to the characteri</w:t>
      </w:r>
      <w:r w:rsidR="00E47EDB">
        <w:rPr>
          <w:rFonts w:ascii="Times New Roman" w:hAnsi="Times New Roman"/>
          <w:sz w:val="24"/>
          <w:szCs w:val="24"/>
        </w:rPr>
        <w:t>s</w:t>
      </w:r>
      <w:r w:rsidR="00E47EDB" w:rsidRPr="00C239F8">
        <w:rPr>
          <w:rFonts w:ascii="Times New Roman" w:hAnsi="Times New Roman"/>
          <w:sz w:val="24"/>
          <w:szCs w:val="24"/>
        </w:rPr>
        <w:t xml:space="preserve">tics of the kernel function and </w:t>
      </w:r>
      <w:r w:rsidR="00E47EDB">
        <w:rPr>
          <w:rFonts w:ascii="Times New Roman" w:hAnsi="Times New Roman"/>
          <w:sz w:val="24"/>
          <w:szCs w:val="24"/>
        </w:rPr>
        <w:t xml:space="preserve">its </w:t>
      </w:r>
      <w:r w:rsidR="00E47EDB" w:rsidRPr="00C239F8">
        <w:rPr>
          <w:rFonts w:ascii="Times New Roman" w:hAnsi="Times New Roman"/>
          <w:sz w:val="24"/>
          <w:szCs w:val="24"/>
        </w:rPr>
        <w:t>derivative</w:t>
      </w:r>
      <w:r w:rsidR="001E475F">
        <w:rPr>
          <w:rFonts w:ascii="Times New Roman" w:hAnsi="Times New Roman"/>
          <w:sz w:val="24"/>
          <w:szCs w:val="24"/>
        </w:rPr>
        <w:t xml:space="preserve"> (SPH truncation errors)</w:t>
      </w:r>
      <w:r w:rsidR="00E47EDB" w:rsidRPr="00C239F8">
        <w:rPr>
          <w:rFonts w:ascii="Times New Roman" w:hAnsi="Times New Roman"/>
          <w:sz w:val="24"/>
          <w:szCs w:val="24"/>
        </w:rPr>
        <w:t xml:space="preserve">. </w:t>
      </w:r>
      <w:r>
        <w:rPr>
          <w:rFonts w:ascii="Times New Roman" w:hAnsi="Times New Roman"/>
          <w:sz w:val="24"/>
          <w:szCs w:val="24"/>
        </w:rPr>
        <w:t xml:space="preserve">Thus, the present model adopt semi-particles, whose 3D definition is slightly different from the edge particles (semi-particles) of </w:t>
      </w:r>
      <w:r w:rsidRPr="00053750">
        <w:rPr>
          <w:rFonts w:ascii="Times New Roman" w:hAnsi="Times New Roman"/>
          <w:sz w:val="24"/>
          <w:szCs w:val="24"/>
        </w:rPr>
        <w:t xml:space="preserve">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w:t>
      </w:r>
      <w:r>
        <w:rPr>
          <w:rFonts w:ascii="Times New Roman" w:hAnsi="Times New Roman"/>
          <w:sz w:val="24"/>
          <w:szCs w:val="24"/>
        </w:rPr>
        <w:t>.</w:t>
      </w:r>
    </w:p>
    <w:p w:rsidR="00AE66C2" w:rsidRDefault="006543A7"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25FF0" w:rsidRPr="00053750">
        <w:rPr>
          <w:rFonts w:ascii="Times New Roman" w:hAnsi="Times New Roman"/>
          <w:sz w:val="24"/>
          <w:szCs w:val="24"/>
        </w:rPr>
        <w:t xml:space="preserve">“semi-particles” represent special fluid particles, which are smallest than the </w:t>
      </w:r>
      <w:r w:rsidR="00E25FF0">
        <w:rPr>
          <w:rFonts w:ascii="Times New Roman" w:hAnsi="Times New Roman"/>
          <w:sz w:val="24"/>
          <w:szCs w:val="24"/>
        </w:rPr>
        <w:t>(</w:t>
      </w:r>
      <w:r w:rsidR="00E25FF0" w:rsidRPr="00053750">
        <w:rPr>
          <w:rFonts w:ascii="Times New Roman" w:hAnsi="Times New Roman"/>
          <w:sz w:val="24"/>
          <w:szCs w:val="24"/>
        </w:rPr>
        <w:t>inner</w:t>
      </w:r>
      <w:r w:rsidR="00E25FF0">
        <w:rPr>
          <w:rFonts w:ascii="Times New Roman" w:hAnsi="Times New Roman"/>
          <w:sz w:val="24"/>
          <w:szCs w:val="24"/>
        </w:rPr>
        <w:t>)</w:t>
      </w:r>
      <w:r w:rsidR="00E25FF0" w:rsidRPr="00053750">
        <w:rPr>
          <w:rFonts w:ascii="Times New Roman" w:hAnsi="Times New Roman"/>
          <w:sz w:val="24"/>
          <w:szCs w:val="24"/>
        </w:rPr>
        <w:t xml:space="preserve"> fluid particles. </w:t>
      </w:r>
      <w:r w:rsidR="00AE66C2">
        <w:rPr>
          <w:rFonts w:ascii="Times New Roman" w:hAnsi="Times New Roman"/>
          <w:sz w:val="24"/>
          <w:szCs w:val="24"/>
        </w:rPr>
        <w:t xml:space="preserve">Each semi-particle is associated to a surface wall element. </w:t>
      </w:r>
      <w:r w:rsidR="00E25FF0" w:rsidRPr="00852AAE">
        <w:rPr>
          <w:rFonts w:ascii="Times New Roman" w:hAnsi="Times New Roman"/>
          <w:sz w:val="24"/>
          <w:szCs w:val="24"/>
        </w:rPr>
        <w:t>Semi-particle</w:t>
      </w:r>
      <w:r w:rsidR="00E25FF0">
        <w:rPr>
          <w:rFonts w:ascii="Times New Roman" w:hAnsi="Times New Roman"/>
          <w:sz w:val="24"/>
          <w:szCs w:val="24"/>
        </w:rPr>
        <w:t xml:space="preserve"> position</w:t>
      </w:r>
      <w:r w:rsidR="00AE66C2">
        <w:rPr>
          <w:rFonts w:ascii="Times New Roman" w:hAnsi="Times New Roman"/>
          <w:sz w:val="24"/>
          <w:szCs w:val="24"/>
        </w:rPr>
        <w:t>s are</w:t>
      </w:r>
      <w:r w:rsidR="00E25FF0">
        <w:rPr>
          <w:rFonts w:ascii="Times New Roman" w:hAnsi="Times New Roman"/>
          <w:sz w:val="24"/>
          <w:szCs w:val="24"/>
        </w:rPr>
        <w:t xml:space="preserve"> formally </w:t>
      </w:r>
      <w:r w:rsidR="00E25FF0" w:rsidRPr="00852AAE">
        <w:rPr>
          <w:rFonts w:ascii="Times New Roman" w:hAnsi="Times New Roman"/>
          <w:sz w:val="24"/>
          <w:szCs w:val="24"/>
        </w:rPr>
        <w:t>located at the solid frontiers of the fluid domain, but the</w:t>
      </w:r>
      <w:r w:rsidR="00AE66C2">
        <w:rPr>
          <w:rFonts w:ascii="Times New Roman" w:hAnsi="Times New Roman"/>
          <w:sz w:val="24"/>
          <w:szCs w:val="24"/>
        </w:rPr>
        <w:t xml:space="preserve"> volumes </w:t>
      </w:r>
      <w:r>
        <w:rPr>
          <w:rFonts w:ascii="Times New Roman" w:hAnsi="Times New Roman"/>
          <w:sz w:val="24"/>
          <w:szCs w:val="24"/>
        </w:rPr>
        <w:t xml:space="preserve">of the semi-particles </w:t>
      </w:r>
      <w:r w:rsidR="00E25FF0" w:rsidRPr="00852AAE">
        <w:rPr>
          <w:rFonts w:ascii="Times New Roman" w:hAnsi="Times New Roman"/>
          <w:sz w:val="24"/>
          <w:szCs w:val="24"/>
        </w:rPr>
        <w:t>complet</w:t>
      </w:r>
      <w:r w:rsidR="00E25FF0">
        <w:rPr>
          <w:rFonts w:ascii="Times New Roman" w:hAnsi="Times New Roman"/>
          <w:sz w:val="24"/>
          <w:szCs w:val="24"/>
        </w:rPr>
        <w:t>e</w:t>
      </w:r>
      <w:r w:rsidR="00E25FF0" w:rsidRPr="00852AAE">
        <w:rPr>
          <w:rFonts w:ascii="Times New Roman" w:hAnsi="Times New Roman"/>
          <w:sz w:val="24"/>
          <w:szCs w:val="24"/>
        </w:rPr>
        <w:t xml:space="preserve">ly lie </w:t>
      </w:r>
      <w:r>
        <w:rPr>
          <w:rFonts w:ascii="Times New Roman" w:hAnsi="Times New Roman"/>
          <w:sz w:val="24"/>
          <w:szCs w:val="24"/>
        </w:rPr>
        <w:t>in the inner domain</w:t>
      </w:r>
      <w:r w:rsidR="001E475F">
        <w:rPr>
          <w:rFonts w:ascii="Times New Roman" w:hAnsi="Times New Roman"/>
          <w:sz w:val="24"/>
          <w:szCs w:val="24"/>
        </w:rPr>
        <w:t xml:space="preserve"> and touch the solid boundaries</w:t>
      </w:r>
      <w:r w:rsidR="00E25FF0" w:rsidRPr="00852AAE">
        <w:rPr>
          <w:rFonts w:ascii="Times New Roman" w:hAnsi="Times New Roman"/>
          <w:sz w:val="24"/>
          <w:szCs w:val="24"/>
        </w:rPr>
        <w:t xml:space="preserve">. The </w:t>
      </w:r>
      <w:r w:rsidR="00AE66C2">
        <w:rPr>
          <w:rFonts w:ascii="Times New Roman" w:hAnsi="Times New Roman"/>
          <w:sz w:val="24"/>
          <w:szCs w:val="24"/>
        </w:rPr>
        <w:t xml:space="preserve">union </w:t>
      </w:r>
      <w:r w:rsidR="00E25FF0" w:rsidRPr="00852AAE">
        <w:rPr>
          <w:rFonts w:ascii="Times New Roman" w:hAnsi="Times New Roman"/>
          <w:sz w:val="24"/>
          <w:szCs w:val="24"/>
        </w:rPr>
        <w:t>of the semi-particle</w:t>
      </w:r>
      <w:r w:rsidR="00AE66C2">
        <w:rPr>
          <w:rFonts w:ascii="Times New Roman" w:hAnsi="Times New Roman"/>
          <w:sz w:val="24"/>
          <w:szCs w:val="24"/>
        </w:rPr>
        <w:t xml:space="preserve"> volumes </w:t>
      </w:r>
      <w:r w:rsidR="00E25FF0" w:rsidRPr="00852AAE">
        <w:rPr>
          <w:rFonts w:ascii="Times New Roman" w:hAnsi="Times New Roman"/>
          <w:sz w:val="24"/>
          <w:szCs w:val="24"/>
        </w:rPr>
        <w:t>represent</w:t>
      </w:r>
      <w:r w:rsidR="00AE66C2">
        <w:rPr>
          <w:rFonts w:ascii="Times New Roman" w:hAnsi="Times New Roman"/>
          <w:sz w:val="24"/>
          <w:szCs w:val="24"/>
        </w:rPr>
        <w:t>s</w:t>
      </w:r>
      <w:r w:rsidR="00E25FF0" w:rsidRPr="00852AAE">
        <w:rPr>
          <w:rFonts w:ascii="Times New Roman" w:hAnsi="Times New Roman"/>
          <w:sz w:val="24"/>
          <w:szCs w:val="24"/>
        </w:rPr>
        <w:t xml:space="preserve"> a </w:t>
      </w:r>
      <w:r>
        <w:rPr>
          <w:rFonts w:ascii="Times New Roman" w:hAnsi="Times New Roman"/>
          <w:sz w:val="24"/>
          <w:szCs w:val="24"/>
        </w:rPr>
        <w:t xml:space="preserve">thin </w:t>
      </w:r>
      <w:r w:rsidR="00AE66C2">
        <w:rPr>
          <w:rFonts w:ascii="Times New Roman" w:hAnsi="Times New Roman"/>
          <w:sz w:val="24"/>
          <w:szCs w:val="24"/>
        </w:rPr>
        <w:t xml:space="preserve">film </w:t>
      </w:r>
      <w:r w:rsidR="00E25FF0" w:rsidRPr="00852AAE">
        <w:rPr>
          <w:rFonts w:ascii="Times New Roman" w:hAnsi="Times New Roman"/>
          <w:sz w:val="24"/>
          <w:szCs w:val="24"/>
        </w:rPr>
        <w:t xml:space="preserve">of fluid, which </w:t>
      </w:r>
      <w:r w:rsidR="00E47EDB">
        <w:rPr>
          <w:rFonts w:ascii="Times New Roman" w:hAnsi="Times New Roman"/>
          <w:sz w:val="24"/>
          <w:szCs w:val="24"/>
        </w:rPr>
        <w:t xml:space="preserve">is </w:t>
      </w:r>
      <w:r w:rsidR="00E25FF0" w:rsidRPr="00852AAE">
        <w:rPr>
          <w:rFonts w:ascii="Times New Roman" w:hAnsi="Times New Roman"/>
          <w:sz w:val="24"/>
          <w:szCs w:val="24"/>
        </w:rPr>
        <w:t xml:space="preserve">a buffer zone </w:t>
      </w:r>
      <w:r w:rsidR="00E25FF0">
        <w:rPr>
          <w:rFonts w:ascii="Times New Roman" w:hAnsi="Times New Roman"/>
          <w:sz w:val="24"/>
          <w:szCs w:val="24"/>
        </w:rPr>
        <w:t xml:space="preserve">between the inner domain (filled with computational particles) and </w:t>
      </w:r>
      <w:r w:rsidR="00AE66C2">
        <w:rPr>
          <w:rFonts w:ascii="Times New Roman" w:hAnsi="Times New Roman"/>
          <w:sz w:val="24"/>
          <w:szCs w:val="24"/>
        </w:rPr>
        <w:t xml:space="preserve">the wall </w:t>
      </w:r>
      <w:r w:rsidR="00E25FF0">
        <w:rPr>
          <w:rFonts w:ascii="Times New Roman" w:hAnsi="Times New Roman"/>
          <w:sz w:val="24"/>
          <w:szCs w:val="24"/>
        </w:rPr>
        <w:t>frontiers</w:t>
      </w:r>
      <w:r w:rsidR="00E25FF0" w:rsidRPr="00852AAE">
        <w:rPr>
          <w:rFonts w:ascii="Times New Roman" w:hAnsi="Times New Roman"/>
          <w:sz w:val="24"/>
          <w:szCs w:val="24"/>
        </w:rPr>
        <w:t xml:space="preserve">. </w:t>
      </w:r>
      <w:r w:rsidR="00AE66C2">
        <w:rPr>
          <w:rFonts w:ascii="Times New Roman" w:hAnsi="Times New Roman"/>
          <w:sz w:val="24"/>
          <w:szCs w:val="24"/>
        </w:rPr>
        <w:t xml:space="preserve">The </w:t>
      </w:r>
      <w:r w:rsidR="004F0A7F">
        <w:rPr>
          <w:rFonts w:ascii="Times New Roman" w:hAnsi="Times New Roman"/>
          <w:sz w:val="24"/>
          <w:szCs w:val="24"/>
        </w:rPr>
        <w:t xml:space="preserve">film </w:t>
      </w:r>
      <w:r w:rsidR="00E25FF0" w:rsidRPr="00852AAE">
        <w:rPr>
          <w:rFonts w:ascii="Times New Roman" w:hAnsi="Times New Roman"/>
          <w:sz w:val="24"/>
          <w:szCs w:val="24"/>
        </w:rPr>
        <w:t xml:space="preserve">depth </w:t>
      </w:r>
      <w:r w:rsidR="00AE66C2">
        <w:rPr>
          <w:rFonts w:ascii="Times New Roman" w:hAnsi="Times New Roman"/>
          <w:sz w:val="24"/>
          <w:szCs w:val="24"/>
        </w:rPr>
        <w:t xml:space="preserve">is </w:t>
      </w:r>
      <w:r w:rsidR="00E25FF0" w:rsidRPr="00852AAE">
        <w:rPr>
          <w:rFonts w:ascii="Times New Roman" w:hAnsi="Times New Roman"/>
          <w:sz w:val="24"/>
          <w:szCs w:val="24"/>
        </w:rPr>
        <w:t xml:space="preserve">smaller than the </w:t>
      </w:r>
      <w:r w:rsidR="00AE66C2">
        <w:rPr>
          <w:rFonts w:ascii="Times New Roman" w:hAnsi="Times New Roman"/>
          <w:sz w:val="24"/>
          <w:szCs w:val="24"/>
        </w:rPr>
        <w:t xml:space="preserve">characteristic </w:t>
      </w:r>
      <w:r w:rsidR="00E25FF0" w:rsidRPr="00852AAE">
        <w:rPr>
          <w:rFonts w:ascii="Times New Roman" w:hAnsi="Times New Roman"/>
          <w:sz w:val="24"/>
          <w:szCs w:val="24"/>
        </w:rPr>
        <w:t>length of the fluid particles</w:t>
      </w:r>
      <w:r w:rsidR="00AE66C2">
        <w:rPr>
          <w:rFonts w:ascii="Times New Roman" w:hAnsi="Times New Roman"/>
          <w:sz w:val="24"/>
          <w:szCs w:val="24"/>
        </w:rPr>
        <w:t xml:space="preserve"> (</w:t>
      </w:r>
      <w:r w:rsidR="00AE66C2" w:rsidRPr="00737B27">
        <w:rPr>
          <w:rFonts w:ascii="Times New Roman" w:hAnsi="Times New Roman"/>
          <w:i/>
          <w:sz w:val="24"/>
          <w:szCs w:val="24"/>
        </w:rPr>
        <w:t>dx</w:t>
      </w:r>
      <w:r w:rsidR="00AE66C2">
        <w:rPr>
          <w:rFonts w:ascii="Times New Roman" w:hAnsi="Times New Roman"/>
          <w:sz w:val="24"/>
          <w:szCs w:val="24"/>
        </w:rPr>
        <w:t>)</w:t>
      </w:r>
      <w:r w:rsidR="00E25FF0" w:rsidRPr="00852AAE">
        <w:rPr>
          <w:rFonts w:ascii="Times New Roman" w:hAnsi="Times New Roman"/>
          <w:sz w:val="24"/>
          <w:szCs w:val="24"/>
        </w:rPr>
        <w:t xml:space="preserve">. </w:t>
      </w:r>
    </w:p>
    <w:p w:rsidR="004F0A7F" w:rsidRDefault="004F0A7F" w:rsidP="00E25FF0">
      <w:pPr>
        <w:spacing w:after="0" w:line="240" w:lineRule="auto"/>
        <w:jc w:val="both"/>
        <w:rPr>
          <w:rFonts w:ascii="Times New Roman" w:hAnsi="Times New Roman"/>
          <w:sz w:val="24"/>
          <w:szCs w:val="24"/>
        </w:rPr>
      </w:pPr>
      <w:r>
        <w:rPr>
          <w:rFonts w:ascii="Times New Roman" w:hAnsi="Times New Roman"/>
          <w:sz w:val="24"/>
          <w:szCs w:val="24"/>
        </w:rPr>
        <w:t>S</w:t>
      </w:r>
      <w:r w:rsidRPr="003A5C36">
        <w:rPr>
          <w:rFonts w:ascii="Times New Roman" w:hAnsi="Times New Roman"/>
          <w:sz w:val="24"/>
          <w:szCs w:val="24"/>
        </w:rPr>
        <w:t>urface elements and semi-particles sh</w:t>
      </w:r>
      <w:r>
        <w:rPr>
          <w:rFonts w:ascii="Times New Roman" w:hAnsi="Times New Roman"/>
          <w:sz w:val="24"/>
          <w:szCs w:val="24"/>
        </w:rPr>
        <w:t>a</w:t>
      </w:r>
      <w:r w:rsidRPr="003A5C36">
        <w:rPr>
          <w:rFonts w:ascii="Times New Roman" w:hAnsi="Times New Roman"/>
          <w:sz w:val="24"/>
          <w:szCs w:val="24"/>
        </w:rPr>
        <w:t>re the same values of the</w:t>
      </w:r>
      <w:r>
        <w:rPr>
          <w:rFonts w:ascii="Times New Roman" w:hAnsi="Times New Roman"/>
          <w:sz w:val="24"/>
          <w:szCs w:val="24"/>
        </w:rPr>
        <w:t>ir</w:t>
      </w:r>
      <w:r w:rsidRPr="003A5C36">
        <w:rPr>
          <w:rFonts w:ascii="Times New Roman" w:hAnsi="Times New Roman"/>
          <w:sz w:val="24"/>
          <w:szCs w:val="24"/>
        </w:rPr>
        <w:t xml:space="preserve"> parameters. </w:t>
      </w:r>
      <w:r w:rsidRPr="00780618">
        <w:rPr>
          <w:rFonts w:ascii="Times New Roman" w:hAnsi="Times New Roman"/>
          <w:sz w:val="24"/>
          <w:szCs w:val="24"/>
        </w:rPr>
        <w:t>Every surface element</w:t>
      </w:r>
      <w:r>
        <w:rPr>
          <w:rFonts w:ascii="Times New Roman" w:hAnsi="Times New Roman"/>
          <w:sz w:val="24"/>
          <w:szCs w:val="24"/>
        </w:rPr>
        <w:t xml:space="preserve"> </w:t>
      </w:r>
      <w:r w:rsidRPr="00780618">
        <w:rPr>
          <w:rFonts w:ascii="Times New Roman" w:hAnsi="Times New Roman"/>
          <w:sz w:val="24"/>
          <w:szCs w:val="24"/>
        </w:rPr>
        <w:t xml:space="preserve">is defined by </w:t>
      </w:r>
      <w:r>
        <w:rPr>
          <w:rFonts w:ascii="Times New Roman" w:hAnsi="Times New Roman"/>
          <w:sz w:val="24"/>
          <w:szCs w:val="24"/>
        </w:rPr>
        <w:t>its</w:t>
      </w:r>
      <w:r w:rsidRPr="00780618">
        <w:rPr>
          <w:rFonts w:ascii="Times New Roman" w:hAnsi="Times New Roman"/>
          <w:sz w:val="24"/>
          <w:szCs w:val="24"/>
        </w:rPr>
        <w:t xml:space="preserve"> position,</w:t>
      </w:r>
      <w:r>
        <w:rPr>
          <w:rFonts w:ascii="Times New Roman" w:hAnsi="Times New Roman"/>
          <w:sz w:val="24"/>
          <w:szCs w:val="24"/>
        </w:rPr>
        <w:t xml:space="preserve"> velocity, area (length in 2D) and normal vector. Semi-particles additionally require the mass.</w:t>
      </w:r>
    </w:p>
    <w:p w:rsidR="00E25FF0" w:rsidRPr="00ED6997" w:rsidRDefault="00E25FF0" w:rsidP="00E25FF0">
      <w:pPr>
        <w:spacing w:after="0" w:line="240" w:lineRule="auto"/>
        <w:jc w:val="both"/>
        <w:rPr>
          <w:rFonts w:ascii="Times New Roman" w:hAnsi="Times New Roman"/>
          <w:sz w:val="24"/>
          <w:szCs w:val="24"/>
        </w:rPr>
      </w:pPr>
      <w:r w:rsidRPr="00C239F8">
        <w:rPr>
          <w:rFonts w:ascii="Times New Roman" w:hAnsi="Times New Roman"/>
          <w:sz w:val="24"/>
          <w:szCs w:val="24"/>
        </w:rPr>
        <w:t xml:space="preserve">Every discrete surface element represents a portion of frontier with area </w:t>
      </w:r>
      <w:r w:rsidRPr="00C239F8">
        <w:rPr>
          <w:rFonts w:ascii="Times New Roman" w:hAnsi="Times New Roman"/>
          <w:position w:val="-12"/>
          <w:sz w:val="24"/>
          <w:szCs w:val="24"/>
        </w:rPr>
        <w:object w:dxaOrig="400" w:dyaOrig="380">
          <v:shape id="_x0000_i1204" type="#_x0000_t75" style="width:19.95pt;height:17.85pt" o:ole="">
            <v:imagedata r:id="rId384" o:title=""/>
          </v:shape>
          <o:OLEObject Type="Embed" ProgID="Equation.3" ShapeID="_x0000_i1204" DrawAspect="Content" ObjectID="_1658221485" r:id="rId385"/>
        </w:object>
      </w:r>
      <w:r w:rsidR="00E47EDB">
        <w:rPr>
          <w:rFonts w:ascii="Times New Roman" w:hAnsi="Times New Roman"/>
          <w:sz w:val="24"/>
          <w:szCs w:val="24"/>
        </w:rPr>
        <w:t xml:space="preserve"> (3D) or length </w:t>
      </w:r>
      <w:r w:rsidR="00E47EDB" w:rsidRPr="00C239F8">
        <w:rPr>
          <w:rFonts w:ascii="Times New Roman" w:hAnsi="Times New Roman"/>
          <w:position w:val="-12"/>
          <w:sz w:val="24"/>
          <w:szCs w:val="24"/>
        </w:rPr>
        <w:object w:dxaOrig="400" w:dyaOrig="380">
          <v:shape id="_x0000_i1205" type="#_x0000_t75" style="width:19.95pt;height:17.85pt" o:ole="">
            <v:imagedata r:id="rId386" o:title=""/>
          </v:shape>
          <o:OLEObject Type="Embed" ProgID="Equation.3" ShapeID="_x0000_i1205" DrawAspect="Content" ObjectID="_1658221486" r:id="rId387"/>
        </w:object>
      </w:r>
      <w:r w:rsidR="00E47EDB">
        <w:rPr>
          <w:rFonts w:ascii="Times New Roman" w:hAnsi="Times New Roman"/>
          <w:sz w:val="24"/>
          <w:szCs w:val="24"/>
        </w:rPr>
        <w:t>(in 2D)</w:t>
      </w:r>
      <w:r w:rsidRPr="00C239F8">
        <w:rPr>
          <w:rFonts w:ascii="Times New Roman" w:hAnsi="Times New Roman"/>
          <w:sz w:val="24"/>
          <w:szCs w:val="24"/>
        </w:rPr>
        <w:t xml:space="preserve">. At the same position, a fluid semi-particle is located. </w:t>
      </w:r>
      <w:r>
        <w:rPr>
          <w:rFonts w:ascii="Times New Roman" w:hAnsi="Times New Roman"/>
          <w:sz w:val="24"/>
          <w:szCs w:val="24"/>
        </w:rPr>
        <w:t xml:space="preserve">The semi-particle volumes are smaller than the fluid particle volumes not to alter the spatial resolution. </w:t>
      </w:r>
      <w:r w:rsidR="00E47EDB">
        <w:rPr>
          <w:rFonts w:ascii="Times New Roman" w:hAnsi="Times New Roman"/>
          <w:sz w:val="24"/>
          <w:szCs w:val="24"/>
        </w:rPr>
        <w:t>T</w:t>
      </w:r>
      <w:r>
        <w:rPr>
          <w:rFonts w:ascii="Times New Roman" w:hAnsi="Times New Roman"/>
          <w:sz w:val="24"/>
          <w:szCs w:val="24"/>
        </w:rPr>
        <w:t>he semi-particle</w:t>
      </w:r>
      <w:r w:rsidR="00E47EDB">
        <w:rPr>
          <w:rFonts w:ascii="Times New Roman" w:hAnsi="Times New Roman"/>
          <w:sz w:val="24"/>
          <w:szCs w:val="24"/>
        </w:rPr>
        <w:t xml:space="preserve"> position is</w:t>
      </w:r>
      <w:r>
        <w:rPr>
          <w:rFonts w:ascii="Times New Roman" w:hAnsi="Times New Roman"/>
          <w:sz w:val="24"/>
          <w:szCs w:val="24"/>
        </w:rPr>
        <w:t xml:space="preserve"> </w:t>
      </w:r>
      <w:r>
        <w:rPr>
          <w:rFonts w:ascii="Times New Roman" w:hAnsi="Times New Roman"/>
          <w:sz w:val="24"/>
          <w:szCs w:val="24"/>
        </w:rPr>
        <w:lastRenderedPageBreak/>
        <w:t xml:space="preserve">located on </w:t>
      </w:r>
      <w:r w:rsidR="00E47EDB">
        <w:rPr>
          <w:rFonts w:ascii="Times New Roman" w:hAnsi="Times New Roman"/>
          <w:sz w:val="24"/>
          <w:szCs w:val="24"/>
        </w:rPr>
        <w:t xml:space="preserve">one side of </w:t>
      </w:r>
      <w:r>
        <w:rPr>
          <w:rFonts w:ascii="Times New Roman" w:hAnsi="Times New Roman"/>
          <w:sz w:val="24"/>
          <w:szCs w:val="24"/>
        </w:rPr>
        <w:t>the physical volume</w:t>
      </w:r>
      <w:r w:rsidR="00E47EDB">
        <w:rPr>
          <w:rFonts w:ascii="Times New Roman" w:hAnsi="Times New Roman"/>
          <w:sz w:val="24"/>
          <w:szCs w:val="24"/>
        </w:rPr>
        <w:t xml:space="preserve"> of the semi-particle. However, this position </w:t>
      </w:r>
      <w:r>
        <w:rPr>
          <w:rFonts w:ascii="Times New Roman" w:hAnsi="Times New Roman"/>
          <w:sz w:val="24"/>
          <w:szCs w:val="24"/>
        </w:rPr>
        <w:t>should be representative of the</w:t>
      </w:r>
      <w:r w:rsidR="00E47EDB">
        <w:rPr>
          <w:rFonts w:ascii="Times New Roman" w:hAnsi="Times New Roman"/>
          <w:sz w:val="24"/>
          <w:szCs w:val="24"/>
        </w:rPr>
        <w:t xml:space="preserve"> entire semi-</w:t>
      </w:r>
      <w:r>
        <w:rPr>
          <w:rFonts w:ascii="Times New Roman" w:hAnsi="Times New Roman"/>
          <w:sz w:val="24"/>
          <w:szCs w:val="24"/>
        </w:rPr>
        <w:t xml:space="preserve">particle volume. This implies that the maximum distance </w:t>
      </w:r>
      <w:r w:rsidR="00AE66C2">
        <w:rPr>
          <w:rFonts w:ascii="Times New Roman" w:hAnsi="Times New Roman"/>
          <w:sz w:val="24"/>
          <w:szCs w:val="24"/>
        </w:rPr>
        <w:t xml:space="preserve">between </w:t>
      </w:r>
      <w:r>
        <w:rPr>
          <w:rFonts w:ascii="Times New Roman" w:hAnsi="Times New Roman"/>
          <w:sz w:val="24"/>
          <w:szCs w:val="24"/>
        </w:rPr>
        <w:t>an</w:t>
      </w:r>
      <w:r w:rsidR="00AE66C2">
        <w:rPr>
          <w:rFonts w:ascii="Times New Roman" w:hAnsi="Times New Roman"/>
          <w:sz w:val="24"/>
          <w:szCs w:val="24"/>
        </w:rPr>
        <w:t>y</w:t>
      </w:r>
      <w:r>
        <w:rPr>
          <w:rFonts w:ascii="Times New Roman" w:hAnsi="Times New Roman"/>
          <w:sz w:val="24"/>
          <w:szCs w:val="24"/>
        </w:rPr>
        <w:t xml:space="preserve"> edge of the semi-particle </w:t>
      </w:r>
      <w:r w:rsidR="00AE66C2">
        <w:rPr>
          <w:rFonts w:ascii="Times New Roman" w:hAnsi="Times New Roman"/>
          <w:sz w:val="24"/>
          <w:szCs w:val="24"/>
        </w:rPr>
        <w:t xml:space="preserve">and </w:t>
      </w:r>
      <w:r>
        <w:rPr>
          <w:rFonts w:ascii="Times New Roman" w:hAnsi="Times New Roman"/>
          <w:sz w:val="24"/>
          <w:szCs w:val="24"/>
        </w:rPr>
        <w:t xml:space="preserve">its position should be smaller </w:t>
      </w:r>
      <w:proofErr w:type="gramStart"/>
      <w:r>
        <w:rPr>
          <w:rFonts w:ascii="Times New Roman" w:hAnsi="Times New Roman"/>
          <w:sz w:val="24"/>
          <w:szCs w:val="24"/>
        </w:rPr>
        <w:t xml:space="preserve">than </w:t>
      </w:r>
      <w:proofErr w:type="gramEnd"/>
      <w:r w:rsidRPr="008F3F30">
        <w:rPr>
          <w:rFonts w:ascii="Times New Roman" w:hAnsi="Times New Roman"/>
          <w:position w:val="-18"/>
          <w:sz w:val="24"/>
          <w:szCs w:val="24"/>
        </w:rPr>
        <w:object w:dxaOrig="639" w:dyaOrig="560">
          <v:shape id="_x0000_i1206" type="#_x0000_t75" style="width:31.55pt;height:26.8pt" o:ole="">
            <v:imagedata r:id="rId388" o:title=""/>
          </v:shape>
          <o:OLEObject Type="Embed" ProgID="Equation.3" ShapeID="_x0000_i1206" DrawAspect="Content" ObjectID="_1658221487" r:id="rId389"/>
        </w:object>
      </w:r>
      <w:r>
        <w:rPr>
          <w:rFonts w:ascii="Times New Roman" w:hAnsi="Times New Roman"/>
          <w:sz w:val="24"/>
          <w:szCs w:val="24"/>
        </w:rPr>
        <w:t>.</w:t>
      </w:r>
      <w:r w:rsidRPr="008F3F30">
        <w:rPr>
          <w:rFonts w:ascii="Times New Roman" w:hAnsi="Times New Roman"/>
          <w:sz w:val="24"/>
          <w:szCs w:val="24"/>
        </w:rPr>
        <w:t xml:space="preserve"> </w:t>
      </w:r>
      <w:r w:rsidR="00AE66C2">
        <w:rPr>
          <w:rFonts w:ascii="Times New Roman" w:hAnsi="Times New Roman"/>
          <w:sz w:val="24"/>
          <w:szCs w:val="24"/>
        </w:rPr>
        <w:t>Provided this constraint</w:t>
      </w:r>
      <w:r>
        <w:rPr>
          <w:rFonts w:ascii="Times New Roman" w:hAnsi="Times New Roman"/>
          <w:sz w:val="24"/>
          <w:szCs w:val="24"/>
        </w:rPr>
        <w:t xml:space="preserve">, the </w:t>
      </w:r>
      <w:r w:rsidR="00E47EDB">
        <w:rPr>
          <w:rFonts w:ascii="Times New Roman" w:hAnsi="Times New Roman"/>
          <w:sz w:val="24"/>
          <w:szCs w:val="24"/>
        </w:rPr>
        <w:t xml:space="preserve">semi-particle </w:t>
      </w:r>
      <w:r w:rsidR="00AE66C2">
        <w:rPr>
          <w:rFonts w:ascii="Times New Roman" w:hAnsi="Times New Roman"/>
          <w:sz w:val="24"/>
          <w:szCs w:val="24"/>
        </w:rPr>
        <w:t xml:space="preserve">depth </w:t>
      </w:r>
      <w:r w:rsidR="00E47EDB">
        <w:rPr>
          <w:rFonts w:ascii="Times New Roman" w:hAnsi="Times New Roman"/>
          <w:sz w:val="24"/>
          <w:szCs w:val="24"/>
        </w:rPr>
        <w:t xml:space="preserve">coefficient </w:t>
      </w:r>
      <w:r w:rsidR="00AE66C2">
        <w:rPr>
          <w:rFonts w:ascii="Times New Roman" w:hAnsi="Times New Roman"/>
          <w:sz w:val="24"/>
          <w:szCs w:val="24"/>
        </w:rPr>
        <w:t>should be high enough to improve the model</w:t>
      </w:r>
      <w:r w:rsidR="00E47EDB">
        <w:rPr>
          <w:rFonts w:ascii="Times New Roman" w:hAnsi="Times New Roman"/>
          <w:sz w:val="24"/>
          <w:szCs w:val="24"/>
        </w:rPr>
        <w:t xml:space="preserve"> accuracy</w:t>
      </w:r>
      <w:r w:rsidRPr="00ED6997">
        <w:rPr>
          <w:rFonts w:ascii="Times New Roman" w:hAnsi="Times New Roman"/>
          <w:sz w:val="24"/>
          <w:szCs w:val="24"/>
        </w:rPr>
        <w:t xml:space="preserve">. </w:t>
      </w:r>
    </w:p>
    <w:p w:rsidR="00134086" w:rsidRDefault="00E25FF0" w:rsidP="00134086">
      <w:pPr>
        <w:spacing w:after="0" w:line="240" w:lineRule="auto"/>
        <w:jc w:val="both"/>
        <w:rPr>
          <w:rFonts w:ascii="Times New Roman" w:hAnsi="Times New Roman"/>
          <w:sz w:val="24"/>
          <w:szCs w:val="24"/>
        </w:rPr>
      </w:pPr>
      <w:r>
        <w:rPr>
          <w:rFonts w:ascii="Times New Roman" w:hAnsi="Times New Roman"/>
          <w:sz w:val="24"/>
          <w:szCs w:val="24"/>
        </w:rPr>
        <w:t xml:space="preserve">Normally, </w:t>
      </w:r>
      <w:r w:rsidRPr="00ED6997">
        <w:rPr>
          <w:rFonts w:ascii="Times New Roman" w:hAnsi="Times New Roman"/>
          <w:sz w:val="24"/>
          <w:szCs w:val="24"/>
        </w:rPr>
        <w:t>SPH models do not consider</w:t>
      </w:r>
      <w:r>
        <w:rPr>
          <w:rFonts w:ascii="Times New Roman" w:hAnsi="Times New Roman"/>
          <w:sz w:val="24"/>
          <w:szCs w:val="24"/>
        </w:rPr>
        <w:t xml:space="preserve"> the free surface as a frontier of the fluid domain as the atmospheric pressure is </w:t>
      </w:r>
      <w:r w:rsidR="00AE66C2">
        <w:rPr>
          <w:rFonts w:ascii="Times New Roman" w:hAnsi="Times New Roman"/>
          <w:sz w:val="24"/>
          <w:szCs w:val="24"/>
        </w:rPr>
        <w:t xml:space="preserve">usually </w:t>
      </w:r>
      <w:r>
        <w:rPr>
          <w:rFonts w:ascii="Times New Roman" w:hAnsi="Times New Roman"/>
          <w:sz w:val="24"/>
          <w:szCs w:val="24"/>
        </w:rPr>
        <w:t xml:space="preserve">null in the gaseous sub-domain and on the free surface itself. </w:t>
      </w:r>
      <w:r w:rsidR="00AE66C2">
        <w:rPr>
          <w:rFonts w:ascii="Times New Roman" w:hAnsi="Times New Roman"/>
          <w:sz w:val="24"/>
          <w:szCs w:val="24"/>
        </w:rPr>
        <w:t>Here, t</w:t>
      </w:r>
      <w:r w:rsidRPr="00363075">
        <w:rPr>
          <w:rFonts w:ascii="Times New Roman" w:hAnsi="Times New Roman"/>
          <w:sz w:val="24"/>
          <w:szCs w:val="24"/>
        </w:rPr>
        <w:t xml:space="preserve">he DB-SPH approximation </w:t>
      </w:r>
      <w:r w:rsidRPr="00276BBF">
        <w:rPr>
          <w:rFonts w:ascii="Times New Roman" w:hAnsi="Times New Roman"/>
          <w:sz w:val="24"/>
          <w:szCs w:val="24"/>
        </w:rPr>
        <w:fldChar w:fldCharType="begin"/>
      </w:r>
      <w:r w:rsidRPr="00363075">
        <w:rPr>
          <w:rFonts w:ascii="Times New Roman" w:hAnsi="Times New Roman"/>
          <w:sz w:val="24"/>
          <w:szCs w:val="24"/>
        </w:rPr>
        <w:instrText xml:space="preserve"> REF _Ref412652038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sidRPr="00A32296">
        <w:rPr>
          <w:rFonts w:ascii="Times New Roman" w:hAnsi="Times New Roman"/>
          <w:sz w:val="24"/>
          <w:szCs w:val="24"/>
        </w:rPr>
        <w:t>(8.2)</w:t>
      </w:r>
      <w:r w:rsidRPr="00276BBF">
        <w:rPr>
          <w:rFonts w:ascii="Times New Roman" w:hAnsi="Times New Roman"/>
          <w:sz w:val="24"/>
          <w:szCs w:val="24"/>
        </w:rPr>
        <w:fldChar w:fldCharType="end"/>
      </w:r>
      <w:r w:rsidRPr="00363075">
        <w:rPr>
          <w:rFonts w:ascii="Times New Roman" w:hAnsi="Times New Roman"/>
          <w:sz w:val="24"/>
          <w:szCs w:val="24"/>
        </w:rPr>
        <w:t xml:space="preserve"> introduces the parameter </w:t>
      </w:r>
      <w:r w:rsidRPr="00737B27">
        <w:rPr>
          <w:rFonts w:ascii="Times New Roman" w:hAnsi="Times New Roman"/>
          <w:i/>
          <w:sz w:val="24"/>
          <w:szCs w:val="24"/>
        </w:rPr>
        <w:t>p</w:t>
      </w:r>
      <w:r w:rsidRPr="00737B27">
        <w:rPr>
          <w:rFonts w:ascii="Times New Roman" w:hAnsi="Times New Roman"/>
          <w:i/>
          <w:sz w:val="24"/>
          <w:szCs w:val="24"/>
          <w:vertAlign w:val="subscript"/>
        </w:rPr>
        <w:t>0</w:t>
      </w:r>
      <w:r w:rsidRPr="00363075">
        <w:rPr>
          <w:rFonts w:ascii="Times New Roman" w:hAnsi="Times New Roman"/>
          <w:sz w:val="24"/>
          <w:szCs w:val="24"/>
        </w:rPr>
        <w:t xml:space="preserve">≠0 in the surface terms of the momentum equation. Formally, one should explicitly model the free surface by means of surface </w:t>
      </w:r>
      <w:r>
        <w:rPr>
          <w:rFonts w:ascii="Times New Roman" w:hAnsi="Times New Roman"/>
          <w:sz w:val="24"/>
          <w:szCs w:val="24"/>
        </w:rPr>
        <w:t>elements over which summing the pressure gradient boundary terms</w:t>
      </w:r>
      <w:r w:rsidR="00E47EDB">
        <w:rPr>
          <w:rFonts w:ascii="Times New Roman" w:hAnsi="Times New Roman"/>
          <w:sz w:val="24"/>
          <w:szCs w:val="24"/>
        </w:rPr>
        <w:t xml:space="preserve"> of </w:t>
      </w:r>
      <w:r w:rsidR="00E47EDB" w:rsidRPr="00276BBF">
        <w:rPr>
          <w:rFonts w:ascii="Times New Roman" w:hAnsi="Times New Roman"/>
          <w:sz w:val="24"/>
          <w:szCs w:val="24"/>
        </w:rPr>
        <w:fldChar w:fldCharType="begin"/>
      </w:r>
      <w:r w:rsidR="00E47EDB" w:rsidRPr="00363075">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Pr>
          <w:rFonts w:ascii="Times New Roman" w:hAnsi="Times New Roman"/>
          <w:sz w:val="24"/>
          <w:szCs w:val="24"/>
        </w:rPr>
        <w:t xml:space="preserve">. In any case, this complication does not seem necessary if pressure gradients keep small enough at the free surface. </w:t>
      </w:r>
      <w:r w:rsidR="00134086">
        <w:rPr>
          <w:rFonts w:ascii="Times New Roman" w:hAnsi="Times New Roman"/>
          <w:sz w:val="24"/>
          <w:szCs w:val="24"/>
        </w:rPr>
        <w:t>T</w:t>
      </w:r>
      <w:r w:rsidR="00134086" w:rsidRPr="00134086">
        <w:rPr>
          <w:rFonts w:ascii="Times New Roman" w:hAnsi="Times New Roman"/>
          <w:sz w:val="24"/>
          <w:szCs w:val="24"/>
        </w:rPr>
        <w:t>his shortcoming</w:t>
      </w:r>
      <w:r w:rsidR="00134086">
        <w:rPr>
          <w:rFonts w:ascii="Times New Roman" w:hAnsi="Times New Roman"/>
          <w:sz w:val="24"/>
          <w:szCs w:val="24"/>
        </w:rPr>
        <w:t xml:space="preserve"> </w:t>
      </w:r>
      <w:r w:rsidR="00134086" w:rsidRPr="00134086">
        <w:rPr>
          <w:rFonts w:ascii="Times New Roman" w:hAnsi="Times New Roman"/>
          <w:sz w:val="24"/>
          <w:szCs w:val="24"/>
        </w:rPr>
        <w:t>is common in SPH mono-phase mode</w:t>
      </w:r>
      <w:r w:rsidR="00134086">
        <w:rPr>
          <w:rFonts w:ascii="Times New Roman" w:hAnsi="Times New Roman"/>
          <w:sz w:val="24"/>
          <w:szCs w:val="24"/>
        </w:rPr>
        <w:t>l</w:t>
      </w:r>
      <w:r w:rsidR="00134086" w:rsidRPr="00134086">
        <w:rPr>
          <w:rFonts w:ascii="Times New Roman" w:hAnsi="Times New Roman"/>
          <w:sz w:val="24"/>
          <w:szCs w:val="24"/>
        </w:rPr>
        <w:t>ling (using other boundary treatments), and its effects</w:t>
      </w:r>
      <w:r w:rsidR="00134086">
        <w:rPr>
          <w:rFonts w:ascii="Times New Roman" w:hAnsi="Times New Roman"/>
          <w:sz w:val="24"/>
          <w:szCs w:val="24"/>
        </w:rPr>
        <w:t xml:space="preserve"> </w:t>
      </w:r>
      <w:r w:rsidR="00134086" w:rsidRPr="00134086">
        <w:rPr>
          <w:rFonts w:ascii="Times New Roman" w:hAnsi="Times New Roman"/>
          <w:sz w:val="24"/>
          <w:szCs w:val="24"/>
        </w:rPr>
        <w:t>are normally considered negligible (even because pressure gradients are generally zero at the very</w:t>
      </w:r>
      <w:r w:rsidR="00134086">
        <w:rPr>
          <w:rFonts w:ascii="Times New Roman" w:hAnsi="Times New Roman"/>
          <w:sz w:val="24"/>
          <w:szCs w:val="24"/>
        </w:rPr>
        <w:t xml:space="preserve"> </w:t>
      </w:r>
      <w:r w:rsidR="00134086" w:rsidRPr="00134086">
        <w:rPr>
          <w:rFonts w:ascii="Times New Roman" w:hAnsi="Times New Roman"/>
          <w:sz w:val="24"/>
          <w:szCs w:val="24"/>
        </w:rPr>
        <w:t>free surface).</w:t>
      </w:r>
    </w:p>
    <w:p w:rsidR="00E25FF0" w:rsidRPr="00363075"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When activating the DB-SPH boundary treatment, d</w:t>
      </w:r>
      <w:r w:rsidR="00E25FF0" w:rsidRPr="00363075">
        <w:rPr>
          <w:rFonts w:ascii="Times New Roman" w:hAnsi="Times New Roman"/>
          <w:sz w:val="24"/>
          <w:szCs w:val="24"/>
        </w:rPr>
        <w:t xml:space="preserve">ensity </w:t>
      </w:r>
      <w:r>
        <w:rPr>
          <w:rFonts w:ascii="Times New Roman" w:hAnsi="Times New Roman"/>
          <w:sz w:val="24"/>
          <w:szCs w:val="24"/>
        </w:rPr>
        <w:t xml:space="preserve">in the inner domain </w:t>
      </w:r>
      <w:r w:rsidR="00E25FF0" w:rsidRPr="00363075">
        <w:rPr>
          <w:rFonts w:ascii="Times New Roman" w:hAnsi="Times New Roman"/>
          <w:sz w:val="24"/>
          <w:szCs w:val="24"/>
        </w:rPr>
        <w:t>is estimated by means of a SPH particle appro</w:t>
      </w:r>
      <w:r w:rsidR="00134086">
        <w:rPr>
          <w:rFonts w:ascii="Times New Roman" w:hAnsi="Times New Roman"/>
          <w:sz w:val="24"/>
          <w:szCs w:val="24"/>
        </w:rPr>
        <w:t>x</w:t>
      </w:r>
      <w:r w:rsidR="00E25FF0" w:rsidRPr="00363075">
        <w:rPr>
          <w:rFonts w:ascii="Times New Roman" w:hAnsi="Times New Roman"/>
          <w:sz w:val="24"/>
          <w:szCs w:val="24"/>
        </w:rPr>
        <w:t xml:space="preserve">imation, which </w:t>
      </w:r>
      <w:r w:rsidR="00134086">
        <w:rPr>
          <w:rFonts w:ascii="Times New Roman" w:hAnsi="Times New Roman"/>
          <w:sz w:val="24"/>
          <w:szCs w:val="24"/>
        </w:rPr>
        <w:t xml:space="preserve">replaces </w:t>
      </w:r>
      <w:r w:rsidR="00E25FF0" w:rsidRPr="00363075">
        <w:rPr>
          <w:rFonts w:ascii="Times New Roman" w:hAnsi="Times New Roman"/>
          <w:sz w:val="24"/>
          <w:szCs w:val="24"/>
        </w:rPr>
        <w:t>the continuity equation (Ferrand et al., 2013</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_Ref341105709 \r \h </w:instrText>
      </w:r>
      <w:r w:rsidR="00E25FF0">
        <w:rPr>
          <w:rFonts w:ascii="Times New Roman" w:hAnsi="Times New Roman"/>
          <w:sz w:val="24"/>
          <w:szCs w:val="24"/>
        </w:rPr>
      </w:r>
      <w:r w:rsidR="00E25FF0">
        <w:rPr>
          <w:rFonts w:ascii="Times New Roman" w:hAnsi="Times New Roman"/>
          <w:sz w:val="24"/>
          <w:szCs w:val="24"/>
        </w:rPr>
        <w:fldChar w:fldCharType="separate"/>
      </w:r>
      <w:r w:rsidR="00A32296">
        <w:rPr>
          <w:rFonts w:ascii="Times New Roman" w:hAnsi="Times New Roman"/>
          <w:sz w:val="24"/>
          <w:szCs w:val="24"/>
        </w:rPr>
        <w:t>57</w:t>
      </w:r>
      <w:r w:rsidR="00E25FF0">
        <w:rPr>
          <w:rFonts w:ascii="Times New Roman" w:hAnsi="Times New Roman"/>
          <w:sz w:val="24"/>
          <w:szCs w:val="24"/>
        </w:rPr>
        <w:fldChar w:fldCharType="end"/>
      </w:r>
      <w:r w:rsidR="00E25FF0">
        <w:rPr>
          <w:rFonts w:ascii="Times New Roman" w:hAnsi="Times New Roman"/>
          <w:sz w:val="24"/>
          <w:szCs w:val="24"/>
        </w:rPr>
        <w:t>]</w:t>
      </w:r>
      <w:r w:rsidR="00E25FF0" w:rsidRPr="00363075">
        <w:rPr>
          <w:rFonts w:ascii="Times New Roman" w:hAnsi="Times New Roman"/>
          <w:sz w:val="24"/>
          <w:szCs w:val="24"/>
        </w:rPr>
        <w:t>)</w:t>
      </w:r>
      <w:r w:rsidR="00134086">
        <w:rPr>
          <w:rFonts w:ascii="Times New Roman" w:hAnsi="Times New Roman"/>
          <w:sz w:val="24"/>
          <w:szCs w:val="24"/>
        </w:rPr>
        <w:t>:</w:t>
      </w:r>
      <w:r w:rsidR="00E25FF0" w:rsidRPr="00363075">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920" w:dyaOrig="780">
                <v:shape id="_x0000_i1207" type="#_x0000_t75" style="width:97.25pt;height:39.4pt" o:ole="">
                  <v:imagedata r:id="rId390" o:title=""/>
                </v:shape>
                <o:OLEObject Type="Embed" ProgID="Equation.3" ShapeID="_x0000_i1207" DrawAspect="Content" ObjectID="_1658221488" r:id="rId39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134086" w:rsidRPr="00134086"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where t</w:t>
      </w:r>
      <w:r w:rsidR="00134086">
        <w:rPr>
          <w:rFonts w:ascii="Times New Roman" w:hAnsi="Times New Roman"/>
          <w:sz w:val="24"/>
          <w:szCs w:val="24"/>
        </w:rPr>
        <w:t>he kernel is normalized by a corrected estimation of the integral Shepard coefficient</w:t>
      </w:r>
      <w:r w:rsidR="00E47EDB">
        <w:rPr>
          <w:rFonts w:ascii="Times New Roman" w:hAnsi="Times New Roman"/>
          <w:sz w:val="24"/>
          <w:szCs w:val="24"/>
        </w:rPr>
        <w:t>.</w:t>
      </w:r>
    </w:p>
    <w:p w:rsidR="00E25FF0" w:rsidRPr="00363075"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 xml:space="preserve">The </w:t>
      </w:r>
      <w:r w:rsidR="00134086">
        <w:rPr>
          <w:rFonts w:ascii="Times New Roman" w:hAnsi="Times New Roman"/>
          <w:sz w:val="24"/>
          <w:szCs w:val="24"/>
        </w:rPr>
        <w:t xml:space="preserve">following </w:t>
      </w:r>
      <w:r w:rsidRPr="00363075">
        <w:rPr>
          <w:rFonts w:ascii="Times New Roman" w:hAnsi="Times New Roman"/>
          <w:sz w:val="24"/>
          <w:szCs w:val="24"/>
        </w:rPr>
        <w:t xml:space="preserve">correction of </w:t>
      </w:r>
      <w:r w:rsidRPr="00737B27">
        <w:rPr>
          <w:rFonts w:ascii="Symbol" w:hAnsi="Symbol"/>
          <w:i/>
          <w:sz w:val="24"/>
          <w:szCs w:val="24"/>
          <w:lang w:val="it-IT"/>
        </w:rPr>
        <w:t></w:t>
      </w:r>
      <w:r w:rsidR="00134086">
        <w:rPr>
          <w:rFonts w:ascii="Times New Roman" w:hAnsi="Times New Roman"/>
          <w:sz w:val="24"/>
          <w:szCs w:val="24"/>
        </w:rPr>
        <w:t xml:space="preserve"> avoids exc</w:t>
      </w:r>
      <w:r w:rsidRPr="00363075">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860" w:dyaOrig="720">
                <v:shape id="_x0000_i1208" type="#_x0000_t75" style="width:293.25pt;height:37.85pt" o:ole="">
                  <v:imagedata r:id="rId392" o:title=""/>
                </v:shape>
                <o:OLEObject Type="Embed" ProgID="Equation.3" ShapeID="_x0000_i1208" DrawAspect="Content" ObjectID="_1658221489" r:id="rId39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31" w:name="_Ref41212842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31"/>
          </w:p>
        </w:tc>
      </w:tr>
    </w:tbl>
    <w:p w:rsidR="00E25FF0" w:rsidRPr="00276BBF" w:rsidRDefault="00E25FF0" w:rsidP="00E25FF0">
      <w:pPr>
        <w:spacing w:after="0" w:line="240" w:lineRule="auto"/>
        <w:jc w:val="both"/>
        <w:rPr>
          <w:rFonts w:ascii="Times New Roman" w:hAnsi="Times New Roman"/>
          <w:sz w:val="24"/>
          <w:szCs w:val="24"/>
        </w:rPr>
      </w:pPr>
    </w:p>
    <w:p w:rsidR="00E25FF0" w:rsidRPr="00382F21"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The integral Shepard coefficient</w:t>
      </w:r>
      <w:r w:rsidR="00134086">
        <w:rPr>
          <w:rFonts w:ascii="Times New Roman" w:hAnsi="Times New Roman"/>
          <w:sz w:val="24"/>
          <w:szCs w:val="24"/>
        </w:rPr>
        <w:t xml:space="preserve"> </w:t>
      </w:r>
      <w:r w:rsidRPr="00363075">
        <w:rPr>
          <w:rFonts w:ascii="Times New Roman" w:hAnsi="Times New Roman"/>
          <w:sz w:val="24"/>
          <w:szCs w:val="24"/>
        </w:rPr>
        <w:t>is replaced with the discrete Shepard coefficient at the free surface,</w:t>
      </w:r>
      <w:r>
        <w:rPr>
          <w:rFonts w:ascii="Times New Roman" w:hAnsi="Times New Roman"/>
          <w:sz w:val="24"/>
          <w:szCs w:val="24"/>
        </w:rPr>
        <w:t xml:space="preserve"> which is numerically defined </w:t>
      </w:r>
      <w:proofErr w:type="gramStart"/>
      <w:r>
        <w:rPr>
          <w:rFonts w:ascii="Times New Roman" w:hAnsi="Times New Roman"/>
          <w:sz w:val="24"/>
          <w:szCs w:val="24"/>
        </w:rPr>
        <w:t xml:space="preserve">where </w:t>
      </w:r>
      <w:proofErr w:type="gramEnd"/>
      <w:r w:rsidRPr="00363075">
        <w:rPr>
          <w:rFonts w:ascii="Times New Roman" w:hAnsi="Times New Roman"/>
          <w:position w:val="-10"/>
          <w:sz w:val="24"/>
          <w:szCs w:val="24"/>
        </w:rPr>
        <w:object w:dxaOrig="960" w:dyaOrig="279">
          <v:shape id="_x0000_i1209" type="#_x0000_t75" style="width:46.75pt;height:14.2pt" o:ole="">
            <v:imagedata r:id="rId394" o:title=""/>
          </v:shape>
          <o:OLEObject Type="Embed" ProgID="Equation.3" ShapeID="_x0000_i1209" DrawAspect="Content" ObjectID="_1658221490" r:id="rId395"/>
        </w:object>
      </w:r>
      <w:r w:rsidRPr="00363075">
        <w:rPr>
          <w:rFonts w:ascii="Times New Roman" w:hAnsi="Times New Roman"/>
          <w:sz w:val="24"/>
          <w:szCs w:val="24"/>
        </w:rPr>
        <w:t xml:space="preserve">. </w:t>
      </w:r>
      <w:r w:rsidRPr="001903E7">
        <w:rPr>
          <w:rFonts w:ascii="Symbol" w:hAnsi="Symbol"/>
          <w:i/>
          <w:sz w:val="24"/>
          <w:szCs w:val="24"/>
        </w:rPr>
        <w:t></w:t>
      </w:r>
      <w:r w:rsidRPr="00382F21">
        <w:rPr>
          <w:rFonts w:ascii="Times New Roman" w:hAnsi="Times New Roman"/>
          <w:sz w:val="24"/>
          <w:szCs w:val="24"/>
        </w:rPr>
        <w:t xml:space="preserve"> can be set equal to 0.05 or chosen as an input parameter to better detect the free surface, </w:t>
      </w:r>
      <w:r w:rsidR="00134086">
        <w:rPr>
          <w:rFonts w:ascii="Times New Roman" w:hAnsi="Times New Roman"/>
          <w:sz w:val="24"/>
          <w:szCs w:val="24"/>
        </w:rPr>
        <w:t xml:space="preserve">depending on </w:t>
      </w:r>
      <w:r w:rsidRPr="00382F21">
        <w:rPr>
          <w:rFonts w:ascii="Times New Roman" w:hAnsi="Times New Roman"/>
          <w:sz w:val="24"/>
          <w:szCs w:val="24"/>
        </w:rPr>
        <w:t xml:space="preserve">the test case and the spatial resolution. </w:t>
      </w:r>
    </w:p>
    <w:p w:rsidR="00E25FF0" w:rsidRPr="00134086" w:rsidRDefault="00E25FF0" w:rsidP="00E25FF0">
      <w:pPr>
        <w:spacing w:after="0" w:line="240" w:lineRule="auto"/>
        <w:jc w:val="both"/>
        <w:rPr>
          <w:rFonts w:ascii="Times New Roman" w:hAnsi="Times New Roman"/>
          <w:sz w:val="24"/>
          <w:szCs w:val="24"/>
        </w:rPr>
      </w:pPr>
      <w:r w:rsidRPr="00382F21">
        <w:rPr>
          <w:rFonts w:ascii="Times New Roman" w:hAnsi="Times New Roman"/>
          <w:sz w:val="24"/>
          <w:szCs w:val="24"/>
        </w:rPr>
        <w:t xml:space="preserve">A direct estimation of </w:t>
      </w:r>
      <w:r w:rsidRPr="001903E7">
        <w:rPr>
          <w:rFonts w:ascii="Symbol" w:hAnsi="Symbol"/>
          <w:i/>
          <w:sz w:val="24"/>
          <w:szCs w:val="24"/>
        </w:rPr>
        <w:t></w:t>
      </w:r>
      <w:r w:rsidRPr="00382F21">
        <w:rPr>
          <w:rFonts w:ascii="Times New Roman" w:hAnsi="Times New Roman"/>
          <w:sz w:val="24"/>
          <w:szCs w:val="24"/>
        </w:rPr>
        <w:t xml:space="preserve"> would imply the </w:t>
      </w:r>
      <w:r>
        <w:rPr>
          <w:rFonts w:ascii="Times New Roman" w:hAnsi="Times New Roman"/>
          <w:sz w:val="24"/>
          <w:szCs w:val="24"/>
        </w:rPr>
        <w:t xml:space="preserve">expensive </w:t>
      </w:r>
      <w:r w:rsidRPr="00382F21">
        <w:rPr>
          <w:rFonts w:ascii="Times New Roman" w:hAnsi="Times New Roman"/>
          <w:sz w:val="24"/>
          <w:szCs w:val="24"/>
        </w:rPr>
        <w:t xml:space="preserve">estimation of 3D analytical integrals. Instead, the </w:t>
      </w:r>
      <w:r w:rsidR="00E47EDB">
        <w:rPr>
          <w:rFonts w:ascii="Times New Roman" w:hAnsi="Times New Roman"/>
          <w:sz w:val="24"/>
          <w:szCs w:val="24"/>
        </w:rPr>
        <w:t xml:space="preserve">present </w:t>
      </w:r>
      <w:r w:rsidRPr="00382F21">
        <w:rPr>
          <w:rFonts w:ascii="Times New Roman" w:hAnsi="Times New Roman"/>
          <w:sz w:val="24"/>
          <w:szCs w:val="24"/>
        </w:rPr>
        <w:t>model follows the procedure of Ferrand et al.</w:t>
      </w:r>
      <w:r>
        <w:rPr>
          <w:rFonts w:ascii="Times New Roman" w:hAnsi="Times New Roman"/>
          <w:sz w:val="24"/>
          <w:szCs w:val="24"/>
        </w:rPr>
        <w:t xml:space="preserve"> </w:t>
      </w:r>
      <w:r w:rsidRPr="00134086">
        <w:rPr>
          <w:rFonts w:ascii="Times New Roman" w:hAnsi="Times New Roman"/>
          <w:sz w:val="24"/>
          <w:szCs w:val="24"/>
        </w:rPr>
        <w:t>(2013, [</w:t>
      </w:r>
      <w:r>
        <w:rPr>
          <w:rFonts w:ascii="Times New Roman" w:hAnsi="Times New Roman"/>
          <w:sz w:val="24"/>
          <w:szCs w:val="24"/>
        </w:rPr>
        <w:fldChar w:fldCharType="begin"/>
      </w:r>
      <w:r w:rsidRPr="00134086">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57</w:t>
      </w:r>
      <w:r>
        <w:rPr>
          <w:rFonts w:ascii="Times New Roman" w:hAnsi="Times New Roman"/>
          <w:sz w:val="24"/>
          <w:szCs w:val="24"/>
        </w:rPr>
        <w:fldChar w:fldCharType="end"/>
      </w:r>
      <w:r w:rsidRPr="00134086">
        <w:rPr>
          <w:rFonts w:ascii="Times New Roman" w:hAnsi="Times New Roman"/>
          <w:sz w:val="24"/>
          <w:szCs w:val="24"/>
        </w:rPr>
        <w:t>])</w:t>
      </w:r>
      <w:r w:rsidR="00134086" w:rsidRPr="00134086">
        <w:rPr>
          <w:rFonts w:ascii="Times New Roman" w:hAnsi="Times New Roman"/>
          <w:sz w:val="24"/>
          <w:szCs w:val="24"/>
        </w:rPr>
        <w:t xml:space="preserve">, as </w:t>
      </w:r>
      <w:r w:rsidR="004F0A7F">
        <w:rPr>
          <w:rFonts w:ascii="Times New Roman" w:hAnsi="Times New Roman"/>
          <w:sz w:val="24"/>
          <w:szCs w:val="24"/>
        </w:rPr>
        <w:t xml:space="preserve">synthesized </w:t>
      </w:r>
      <w:r w:rsidR="004F0A7F" w:rsidRPr="004F0A7F">
        <w:rPr>
          <w:rFonts w:ascii="Times New Roman" w:hAnsi="Times New Roman"/>
          <w:sz w:val="24"/>
          <w:szCs w:val="24"/>
        </w:rPr>
        <w:t xml:space="preserve">by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_Ref448246560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A32296" w:rsidRPr="00A32296">
        <w:rPr>
          <w:rFonts w:ascii="Times New Roman" w:eastAsia="Times New Roman" w:hAnsi="Times New Roman"/>
          <w:bCs/>
          <w:sz w:val="24"/>
          <w:szCs w:val="24"/>
          <w:lang w:val="it-IT" w:eastAsia="it-IT"/>
        </w:rPr>
        <w:t>(</w:t>
      </w:r>
      <w:r w:rsidR="00A32296" w:rsidRPr="00A32296">
        <w:rPr>
          <w:rFonts w:ascii="Times New Roman" w:eastAsia="Times New Roman" w:hAnsi="Times New Roman"/>
          <w:bCs/>
          <w:noProof/>
          <w:sz w:val="24"/>
          <w:szCs w:val="24"/>
          <w:lang w:val="it-IT" w:eastAsia="it-IT"/>
        </w:rPr>
        <w:t>8.5</w:t>
      </w:r>
      <w:r w:rsidR="00A32296" w:rsidRPr="00A32296">
        <w:rPr>
          <w:rFonts w:ascii="Times New Roman" w:eastAsia="Times New Roman" w:hAnsi="Times New Roman"/>
          <w:bCs/>
          <w:sz w:val="24"/>
          <w:szCs w:val="24"/>
          <w:lang w:val="it-IT" w:eastAsia="it-IT"/>
        </w:rPr>
        <w:t>)</w:t>
      </w:r>
      <w:r w:rsidR="004F0A7F" w:rsidRPr="004F0A7F">
        <w:rPr>
          <w:rFonts w:ascii="Times New Roman" w:hAnsi="Times New Roman"/>
          <w:sz w:val="24"/>
          <w:szCs w:val="24"/>
        </w:rPr>
        <w:fldChar w:fldCharType="end"/>
      </w:r>
      <w:r w:rsidR="004F0A7F">
        <w:rPr>
          <w:rFonts w:ascii="Times New Roman" w:hAnsi="Times New Roman"/>
          <w:sz w:val="24"/>
          <w:szCs w:val="24"/>
        </w:rPr>
        <w:t xml:space="preserve"> and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_Ref448246561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8.6</w:t>
      </w:r>
      <w:r w:rsidR="00A32296" w:rsidRPr="00A32296">
        <w:rPr>
          <w:rFonts w:ascii="Times New Roman" w:eastAsia="Times New Roman" w:hAnsi="Times New Roman"/>
          <w:bCs/>
          <w:sz w:val="24"/>
          <w:szCs w:val="24"/>
          <w:lang w:eastAsia="it-IT"/>
        </w:rPr>
        <w:t>)</w:t>
      </w:r>
      <w:r w:rsidR="004F0A7F" w:rsidRPr="004F0A7F">
        <w:rPr>
          <w:rFonts w:ascii="Times New Roman" w:hAnsi="Times New Roman"/>
          <w:sz w:val="24"/>
          <w:szCs w:val="24"/>
        </w:rPr>
        <w:fldChar w:fldCharType="end"/>
      </w:r>
      <w:r w:rsidRPr="00134086">
        <w:rPr>
          <w:rFonts w:ascii="Times New Roman" w:hAnsi="Times New Roman"/>
          <w:sz w:val="24"/>
          <w:szCs w:val="24"/>
        </w:rPr>
        <w:t>.</w:t>
      </w:r>
      <w:r w:rsidR="004F0A7F">
        <w:rPr>
          <w:rFonts w:ascii="Times New Roman" w:hAnsi="Times New Roman"/>
          <w:sz w:val="24"/>
          <w:szCs w:val="24"/>
        </w:rPr>
        <w:t xml:space="preserve"> </w:t>
      </w:r>
      <w:r w:rsidRPr="00134086">
        <w:rPr>
          <w:rFonts w:ascii="Times New Roman" w:hAnsi="Times New Roman"/>
          <w:sz w:val="24"/>
          <w:szCs w:val="24"/>
        </w:rPr>
        <w:t xml:space="preserve">Consider the Lagrangian derivative of </w:t>
      </w:r>
      <w:r w:rsidRPr="001903E7">
        <w:rPr>
          <w:rFonts w:ascii="Symbol" w:hAnsi="Symbol"/>
          <w:i/>
          <w:sz w:val="24"/>
          <w:szCs w:val="24"/>
        </w:rPr>
        <w:t></w:t>
      </w:r>
      <w:r w:rsidRPr="001340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82F21" w:rsidTr="00B45EA3">
        <w:tc>
          <w:tcPr>
            <w:tcW w:w="4539" w:type="pct"/>
            <w:vAlign w:val="center"/>
          </w:tcPr>
          <w:p w:rsidR="00E25FF0" w:rsidRPr="00382F21"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3900" w:dyaOrig="660">
                <v:shape id="_x0000_i1210" type="#_x0000_t75" style="width:195pt;height:32.6pt" o:ole="">
                  <v:imagedata r:id="rId396" o:title=""/>
                </v:shape>
                <o:OLEObject Type="Embed" ProgID="Equation.3" ShapeID="_x0000_i1210" DrawAspect="Content" ObjectID="_1658221491" r:id="rId397"/>
              </w:object>
            </w:r>
          </w:p>
        </w:tc>
        <w:tc>
          <w:tcPr>
            <w:tcW w:w="461" w:type="pct"/>
            <w:vAlign w:val="center"/>
          </w:tcPr>
          <w:p w:rsidR="00E25FF0" w:rsidRPr="00382F21" w:rsidRDefault="00E25FF0" w:rsidP="00B45EA3">
            <w:pPr>
              <w:pStyle w:val="Didascalia"/>
              <w:keepNext/>
              <w:spacing w:after="0"/>
              <w:rPr>
                <w:rFonts w:ascii="Times New Roman" w:eastAsia="Times New Roman" w:hAnsi="Times New Roman"/>
                <w:b w:val="0"/>
                <w:bCs w:val="0"/>
                <w:color w:val="auto"/>
                <w:sz w:val="24"/>
                <w:szCs w:val="24"/>
                <w:lang w:val="it-IT" w:eastAsia="it-IT"/>
              </w:rPr>
            </w:pPr>
            <w:bookmarkStart w:id="332" w:name="_Ref448246560"/>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5</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bookmarkEnd w:id="332"/>
          </w:p>
        </w:tc>
      </w:tr>
    </w:tbl>
    <w:p w:rsidR="00E25FF0" w:rsidRDefault="00E25FF0" w:rsidP="00E25FF0">
      <w:pPr>
        <w:spacing w:after="0" w:line="240" w:lineRule="auto"/>
        <w:jc w:val="both"/>
        <w:rPr>
          <w:rFonts w:ascii="Times New Roman" w:hAnsi="Times New Roman"/>
          <w:sz w:val="24"/>
          <w:szCs w:val="24"/>
          <w:lang w:val="it-IT"/>
        </w:rPr>
      </w:pPr>
    </w:p>
    <w:p w:rsidR="00E25FF0" w:rsidRPr="006F543C" w:rsidRDefault="00E25FF0" w:rsidP="00E25FF0">
      <w:pPr>
        <w:spacing w:after="0" w:line="240" w:lineRule="auto"/>
        <w:jc w:val="both"/>
        <w:rPr>
          <w:rFonts w:ascii="Times New Roman" w:hAnsi="Times New Roman"/>
          <w:sz w:val="24"/>
          <w:szCs w:val="24"/>
        </w:rPr>
      </w:pPr>
      <w:r w:rsidRPr="006F543C">
        <w:rPr>
          <w:rFonts w:ascii="Times New Roman" w:hAnsi="Times New Roman"/>
          <w:sz w:val="24"/>
          <w:szCs w:val="24"/>
        </w:rPr>
        <w:t xml:space="preserve">The initial values of </w:t>
      </w:r>
      <w:r w:rsidRPr="001903E7">
        <w:rPr>
          <w:rFonts w:ascii="Symbol" w:hAnsi="Symbol"/>
          <w:i/>
          <w:sz w:val="24"/>
          <w:szCs w:val="24"/>
        </w:rPr>
        <w:t></w:t>
      </w:r>
      <w:r w:rsidRPr="006F543C">
        <w:rPr>
          <w:rFonts w:ascii="Times New Roman" w:hAnsi="Times New Roman"/>
          <w:sz w:val="24"/>
          <w:szCs w:val="24"/>
        </w:rPr>
        <w:t xml:space="preserve"> are approximat</w:t>
      </w:r>
      <w:r w:rsidR="00134086">
        <w:rPr>
          <w:rFonts w:ascii="Times New Roman" w:hAnsi="Times New Roman"/>
          <w:sz w:val="24"/>
          <w:szCs w:val="24"/>
        </w:rPr>
        <w:t>e</w:t>
      </w:r>
      <w:r w:rsidRPr="006F543C">
        <w:rPr>
          <w:rFonts w:ascii="Times New Roman" w:hAnsi="Times New Roman"/>
          <w:sz w:val="24"/>
          <w:szCs w:val="24"/>
        </w:rPr>
        <w:t xml:space="preserve">ly provided by the associated values of </w:t>
      </w:r>
      <w:r w:rsidRPr="001903E7">
        <w:rPr>
          <w:rFonts w:ascii="Symbol" w:hAnsi="Symbol"/>
          <w:i/>
          <w:sz w:val="24"/>
          <w:szCs w:val="24"/>
        </w:rPr>
        <w:t></w:t>
      </w:r>
      <w:r w:rsidRPr="006F543C">
        <w:rPr>
          <w:rFonts w:ascii="Times New Roman" w:hAnsi="Times New Roman"/>
          <w:sz w:val="24"/>
          <w:szCs w:val="24"/>
        </w:rPr>
        <w:t xml:space="preserve">, </w:t>
      </w:r>
      <w:r w:rsidR="00B45EA3">
        <w:rPr>
          <w:rFonts w:ascii="Times New Roman" w:hAnsi="Times New Roman"/>
          <w:sz w:val="24"/>
          <w:szCs w:val="24"/>
        </w:rPr>
        <w:t xml:space="preserve">as </w:t>
      </w:r>
      <w:r>
        <w:rPr>
          <w:rFonts w:ascii="Times New Roman" w:hAnsi="Times New Roman"/>
          <w:sz w:val="24"/>
          <w:szCs w:val="24"/>
        </w:rPr>
        <w:t>the model exactly assign</w:t>
      </w:r>
      <w:r w:rsidR="00134086">
        <w:rPr>
          <w:rFonts w:ascii="Times New Roman" w:hAnsi="Times New Roman"/>
          <w:sz w:val="24"/>
          <w:szCs w:val="24"/>
        </w:rPr>
        <w:t>ed</w:t>
      </w:r>
      <w:r>
        <w:rPr>
          <w:rFonts w:ascii="Times New Roman" w:hAnsi="Times New Roman"/>
          <w:sz w:val="24"/>
          <w:szCs w:val="24"/>
        </w:rPr>
        <w:t xml:space="preserve"> </w:t>
      </w:r>
      <w:r w:rsidRPr="006F543C">
        <w:rPr>
          <w:rFonts w:ascii="Times New Roman" w:hAnsi="Times New Roman"/>
          <w:sz w:val="24"/>
          <w:szCs w:val="24"/>
        </w:rPr>
        <w:t xml:space="preserve">the </w:t>
      </w:r>
      <w:r>
        <w:rPr>
          <w:rFonts w:ascii="Times New Roman" w:hAnsi="Times New Roman"/>
          <w:sz w:val="24"/>
          <w:szCs w:val="24"/>
        </w:rPr>
        <w:t xml:space="preserve">initial values of the </w:t>
      </w:r>
      <w:r w:rsidRPr="006F543C">
        <w:rPr>
          <w:rFonts w:ascii="Times New Roman" w:hAnsi="Times New Roman"/>
          <w:sz w:val="24"/>
          <w:szCs w:val="24"/>
        </w:rPr>
        <w:t>fluid particle volumes: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000" w:dyaOrig="760">
                <v:shape id="_x0000_i1211" type="#_x0000_t75" style="width:175.55pt;height:34.15pt" o:ole="">
                  <v:imagedata r:id="rId398" o:title=""/>
                </v:shape>
                <o:OLEObject Type="Embed" ProgID="Equation.3" ShapeID="_x0000_i1211" DrawAspect="Content" ObjectID="_1658221492" r:id="rId39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33" w:name="_Ref44824656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33"/>
          </w:p>
        </w:tc>
      </w:tr>
    </w:tbl>
    <w:p w:rsidR="00E25FF0" w:rsidRDefault="00E25FF0" w:rsidP="00E25FF0">
      <w:pPr>
        <w:spacing w:after="0" w:line="240" w:lineRule="auto"/>
        <w:jc w:val="both"/>
        <w:rPr>
          <w:rFonts w:ascii="Times New Roman" w:hAnsi="Times New Roman"/>
          <w:sz w:val="24"/>
          <w:szCs w:val="24"/>
          <w:lang w:val="it-IT"/>
        </w:rPr>
      </w:pPr>
    </w:p>
    <w:p w:rsidR="004F0A7F" w:rsidRPr="004B587C" w:rsidRDefault="004F0A7F" w:rsidP="004F0A7F">
      <w:pPr>
        <w:spacing w:after="0" w:line="240" w:lineRule="auto"/>
        <w:jc w:val="both"/>
        <w:rPr>
          <w:rFonts w:ascii="Times New Roman" w:hAnsi="Times New Roman"/>
          <w:sz w:val="24"/>
          <w:szCs w:val="24"/>
        </w:rPr>
      </w:pPr>
      <w:r w:rsidRPr="004B587C">
        <w:rPr>
          <w:rFonts w:ascii="Times New Roman" w:hAnsi="Times New Roman"/>
          <w:sz w:val="24"/>
          <w:szCs w:val="24"/>
        </w:rPr>
        <w:t xml:space="preserve">The integral Shepard coefficient </w:t>
      </w:r>
      <w:r w:rsidRPr="001903E7">
        <w:rPr>
          <w:rFonts w:ascii="Symbol" w:hAnsi="Symbol"/>
          <w:i/>
          <w:sz w:val="24"/>
          <w:szCs w:val="24"/>
        </w:rPr>
        <w:t></w:t>
      </w:r>
      <w:r>
        <w:rPr>
          <w:rFonts w:ascii="Times New Roman" w:hAnsi="Times New Roman"/>
          <w:sz w:val="24"/>
          <w:szCs w:val="24"/>
        </w:rPr>
        <w:t xml:space="preserve"> is initialized, according</w:t>
      </w:r>
      <w:r w:rsidRPr="004B587C">
        <w:rPr>
          <w:rFonts w:ascii="Times New Roman" w:hAnsi="Times New Roman"/>
          <w:sz w:val="24"/>
          <w:szCs w:val="24"/>
        </w:rPr>
        <w:t xml:space="preserve"> to the following procedure.</w:t>
      </w:r>
    </w:p>
    <w:p w:rsidR="004F0A7F" w:rsidRPr="004B587C" w:rsidRDefault="004F0A7F" w:rsidP="00034CDC">
      <w:pPr>
        <w:pStyle w:val="Paragrafoelenco"/>
        <w:numPr>
          <w:ilvl w:val="0"/>
          <w:numId w:val="16"/>
        </w:numPr>
        <w:jc w:val="both"/>
        <w:rPr>
          <w:lang w:val="en-GB"/>
        </w:rPr>
      </w:pPr>
      <w:r w:rsidRPr="004B587C">
        <w:rPr>
          <w:lang w:val="en-GB"/>
        </w:rPr>
        <w:t xml:space="preserve">Some fictitious fluid particles are </w:t>
      </w:r>
      <w:r>
        <w:rPr>
          <w:lang w:val="en-GB"/>
        </w:rPr>
        <w:t xml:space="preserve">inserted </w:t>
      </w:r>
      <w:r w:rsidRPr="004B587C">
        <w:rPr>
          <w:lang w:val="en-GB"/>
        </w:rPr>
        <w:t>in the com</w:t>
      </w:r>
      <w:r>
        <w:rPr>
          <w:lang w:val="en-GB"/>
        </w:rPr>
        <w:t>p</w:t>
      </w:r>
      <w:r w:rsidRPr="004B587C">
        <w:rPr>
          <w:lang w:val="en-GB"/>
        </w:rPr>
        <w:t xml:space="preserve">utational domain to cover all the </w:t>
      </w:r>
      <w:r>
        <w:rPr>
          <w:lang w:val="en-GB"/>
        </w:rPr>
        <w:t xml:space="preserve">truncated parts of the kernel supports in the fluid domain </w:t>
      </w:r>
      <w:r w:rsidRPr="004B587C">
        <w:rPr>
          <w:lang w:val="en-GB"/>
        </w:rPr>
        <w:t>(</w:t>
      </w:r>
      <w:r>
        <w:rPr>
          <w:lang w:val="en-GB"/>
        </w:rPr>
        <w:t xml:space="preserve">e.g., </w:t>
      </w:r>
      <w:r w:rsidRPr="004B587C">
        <w:rPr>
          <w:lang w:val="en-GB"/>
        </w:rPr>
        <w:t>the gaseous sub-domain in mono-ph</w:t>
      </w:r>
      <w:r>
        <w:rPr>
          <w:lang w:val="en-GB"/>
        </w:rPr>
        <w:t>a</w:t>
      </w:r>
      <w:r w:rsidRPr="004B587C">
        <w:rPr>
          <w:lang w:val="en-GB"/>
        </w:rPr>
        <w:t>se simulation</w:t>
      </w:r>
      <w:r>
        <w:rPr>
          <w:lang w:val="en-GB"/>
        </w:rPr>
        <w:t>s</w:t>
      </w:r>
      <w:r w:rsidRPr="004B587C">
        <w:rPr>
          <w:lang w:val="en-GB"/>
        </w:rPr>
        <w:t xml:space="preserve"> of free surface flows). The density of the fictitious particles is negligible with respect to the </w:t>
      </w:r>
      <w:r>
        <w:rPr>
          <w:lang w:val="en-GB"/>
        </w:rPr>
        <w:t>computed fluid densities</w:t>
      </w:r>
      <w:r w:rsidRPr="004B587C">
        <w:rPr>
          <w:lang w:val="en-GB"/>
        </w:rPr>
        <w:t>.</w:t>
      </w:r>
      <w:r>
        <w:rPr>
          <w:lang w:val="en-GB"/>
        </w:rPr>
        <w:t xml:space="preserve"> The </w:t>
      </w:r>
      <w:r w:rsidRPr="004B587C">
        <w:rPr>
          <w:lang w:val="en-GB"/>
        </w:rPr>
        <w:t>fictitious particle</w:t>
      </w:r>
      <w:r>
        <w:rPr>
          <w:lang w:val="en-GB"/>
        </w:rPr>
        <w:t>s</w:t>
      </w:r>
      <w:r w:rsidRPr="004B587C">
        <w:rPr>
          <w:lang w:val="en-GB"/>
        </w:rPr>
        <w:t xml:space="preserve"> </w:t>
      </w:r>
      <w:r>
        <w:rPr>
          <w:lang w:val="en-GB"/>
        </w:rPr>
        <w:t xml:space="preserve">are </w:t>
      </w:r>
      <w:r>
        <w:rPr>
          <w:lang w:val="en-GB"/>
        </w:rPr>
        <w:lastRenderedPageBreak/>
        <w:t>neighbours of the computational particles, close to the free surface</w:t>
      </w:r>
      <w:r w:rsidRPr="004B587C">
        <w:rPr>
          <w:lang w:val="en-GB"/>
        </w:rPr>
        <w:t xml:space="preserve">. The “fictitious neighbouring particles” define several air volumes, </w:t>
      </w:r>
      <w:r>
        <w:rPr>
          <w:lang w:val="en-GB"/>
        </w:rPr>
        <w:t xml:space="preserve">which are provided as input </w:t>
      </w:r>
      <w:r w:rsidRPr="004B587C">
        <w:rPr>
          <w:lang w:val="en-GB"/>
        </w:rPr>
        <w:t>“</w:t>
      </w:r>
      <w:r>
        <w:rPr>
          <w:lang w:val="en-GB"/>
        </w:rPr>
        <w:t>fictitious fluid volumes</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 xml:space="preserve">The model computes the initial values of </w:t>
      </w:r>
      <w:r w:rsidRPr="001903E7">
        <w:rPr>
          <w:rFonts w:ascii="Symbol" w:hAnsi="Symbol"/>
          <w:i/>
        </w:rPr>
        <w:t></w:t>
      </w:r>
      <w:r w:rsidRPr="004B587C">
        <w:rPr>
          <w:lang w:val="en-GB"/>
        </w:rPr>
        <w:t xml:space="preserve"> by means of the approximated </w:t>
      </w:r>
      <w:r>
        <w:rPr>
          <w:lang w:val="en-GB"/>
        </w:rPr>
        <w:t>values provided by the estimation of the discrete Shepard coefficient</w:t>
      </w:r>
      <w:r w:rsidRPr="004B587C">
        <w:rPr>
          <w:lang w:val="en-GB"/>
        </w:rPr>
        <w:t>. Thanks to the fictitious particles (having the same c</w:t>
      </w:r>
      <w:r>
        <w:rPr>
          <w:lang w:val="en-GB"/>
        </w:rPr>
        <w:t>h</w:t>
      </w:r>
      <w:r w:rsidRPr="004B587C">
        <w:rPr>
          <w:lang w:val="en-GB"/>
        </w:rPr>
        <w:t>aract</w:t>
      </w:r>
      <w:r>
        <w:rPr>
          <w:lang w:val="en-GB"/>
        </w:rPr>
        <w:t>eristic le</w:t>
      </w:r>
      <w:r w:rsidRPr="004B587C">
        <w:rPr>
          <w:lang w:val="en-GB"/>
        </w:rPr>
        <w:t>n</w:t>
      </w:r>
      <w:r>
        <w:rPr>
          <w:lang w:val="en-GB"/>
        </w:rPr>
        <w:t>g</w:t>
      </w:r>
      <w:r w:rsidRPr="004B587C">
        <w:rPr>
          <w:lang w:val="en-GB"/>
        </w:rPr>
        <w:t>th of the computa</w:t>
      </w:r>
      <w:r>
        <w:rPr>
          <w:lang w:val="en-GB"/>
        </w:rPr>
        <w:t>t</w:t>
      </w:r>
      <w:r w:rsidRPr="004B587C">
        <w:rPr>
          <w:lang w:val="en-GB"/>
        </w:rPr>
        <w:t>ion</w:t>
      </w:r>
      <w:r>
        <w:rPr>
          <w:lang w:val="en-GB"/>
        </w:rPr>
        <w:t>a</w:t>
      </w:r>
      <w:r w:rsidRPr="004B587C">
        <w:rPr>
          <w:lang w:val="en-GB"/>
        </w:rPr>
        <w:t>l</w:t>
      </w:r>
      <w:r>
        <w:rPr>
          <w:lang w:val="en-GB"/>
        </w:rPr>
        <w:t xml:space="preserve"> </w:t>
      </w:r>
      <w:r w:rsidRPr="004B587C">
        <w:rPr>
          <w:lang w:val="en-GB"/>
        </w:rPr>
        <w:t xml:space="preserve">particles), the estimation of </w:t>
      </w:r>
      <w:r w:rsidRPr="00737B27">
        <w:rPr>
          <w:rFonts w:ascii="Symbol" w:hAnsi="Symbol"/>
          <w:i/>
        </w:rPr>
        <w:t></w:t>
      </w:r>
      <w:r w:rsidRPr="004B587C">
        <w:rPr>
          <w:lang w:val="en-GB"/>
        </w:rPr>
        <w:t xml:space="preserve"> (and then of </w:t>
      </w:r>
      <w:r w:rsidRPr="00737B27">
        <w:rPr>
          <w:rFonts w:ascii="Symbol" w:hAnsi="Symbol"/>
          <w:i/>
        </w:rPr>
        <w:t></w:t>
      </w:r>
      <w:r w:rsidRPr="004B587C">
        <w:rPr>
          <w:lang w:val="en-GB"/>
        </w:rPr>
        <w:t xml:space="preserve">) </w:t>
      </w:r>
      <w:r>
        <w:rPr>
          <w:lang w:val="en-GB"/>
        </w:rPr>
        <w:t>is sufficiently accurate</w:t>
      </w:r>
      <w:r w:rsidRPr="004B587C">
        <w:rPr>
          <w:lang w:val="en-GB"/>
        </w:rPr>
        <w:t xml:space="preserve">, </w:t>
      </w:r>
      <w:r>
        <w:rPr>
          <w:lang w:val="en-GB"/>
        </w:rPr>
        <w:t>as the kernel supports are never truncated by the free surface</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The “fictitious air particles</w:t>
      </w:r>
      <w:r>
        <w:rPr>
          <w:lang w:val="en-GB"/>
        </w:rPr>
        <w:t>”</w:t>
      </w:r>
      <w:r w:rsidRPr="004B587C">
        <w:rPr>
          <w:lang w:val="en-GB"/>
        </w:rPr>
        <w:t xml:space="preserve"> can be removed at the end of </w:t>
      </w:r>
      <w:r w:rsidRPr="00737B27">
        <w:rPr>
          <w:rFonts w:ascii="Symbol" w:hAnsi="Symbol"/>
          <w:i/>
        </w:rPr>
        <w:t></w:t>
      </w:r>
      <w:r>
        <w:rPr>
          <w:rFonts w:ascii="Symbol" w:hAnsi="Symbol"/>
        </w:rPr>
        <w:t></w:t>
      </w:r>
      <w:r w:rsidRPr="004B587C">
        <w:rPr>
          <w:lang w:val="en-GB"/>
        </w:rPr>
        <w:t>initialization.</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34" w:name="_Ref521060124"/>
      <w:bookmarkStart w:id="335" w:name="_Toc42155294"/>
      <w:r>
        <w:t>1D Linearized Partial Riemann Solver</w:t>
      </w:r>
      <w:bookmarkEnd w:id="334"/>
      <w:bookmarkEnd w:id="335"/>
      <w:r>
        <w:t xml:space="preserve"> </w:t>
      </w:r>
    </w:p>
    <w:p w:rsidR="00E25FF0" w:rsidRDefault="00890A8A" w:rsidP="00E25FF0">
      <w:pPr>
        <w:spacing w:after="0" w:line="240" w:lineRule="auto"/>
        <w:jc w:val="both"/>
        <w:rPr>
          <w:rFonts w:ascii="Times New Roman" w:hAnsi="Times New Roman"/>
          <w:sz w:val="24"/>
          <w:szCs w:val="24"/>
        </w:rPr>
      </w:pPr>
      <w:r>
        <w:rPr>
          <w:rFonts w:ascii="Times New Roman" w:hAnsi="Times New Roman"/>
          <w:sz w:val="24"/>
          <w:szCs w:val="24"/>
        </w:rPr>
        <w:t>At boundaries, t</w:t>
      </w:r>
      <w:r w:rsidR="00E25FF0">
        <w:rPr>
          <w:rFonts w:ascii="Times New Roman" w:hAnsi="Times New Roman"/>
          <w:sz w:val="24"/>
          <w:szCs w:val="24"/>
        </w:rPr>
        <w:t xml:space="preserve">he </w:t>
      </w:r>
      <w:r>
        <w:rPr>
          <w:rFonts w:ascii="Times New Roman" w:hAnsi="Times New Roman"/>
          <w:sz w:val="24"/>
          <w:szCs w:val="24"/>
        </w:rPr>
        <w:t xml:space="preserve">fluid </w:t>
      </w:r>
      <w:r w:rsidR="00E25FF0">
        <w:rPr>
          <w:rFonts w:ascii="Times New Roman" w:hAnsi="Times New Roman"/>
          <w:sz w:val="24"/>
          <w:szCs w:val="24"/>
        </w:rPr>
        <w:t xml:space="preserve">velocity component, which is perpendicular to the </w:t>
      </w:r>
      <w:r w:rsidR="00B45EA3">
        <w:rPr>
          <w:rFonts w:ascii="Times New Roman" w:hAnsi="Times New Roman"/>
          <w:sz w:val="24"/>
          <w:szCs w:val="24"/>
        </w:rPr>
        <w:t xml:space="preserve">wall </w:t>
      </w:r>
      <w:r w:rsidR="00E25FF0">
        <w:rPr>
          <w:rFonts w:ascii="Times New Roman" w:hAnsi="Times New Roman"/>
          <w:sz w:val="24"/>
          <w:szCs w:val="24"/>
        </w:rPr>
        <w:t xml:space="preserve">frontier, </w:t>
      </w:r>
      <w:r w:rsidR="00B45EA3">
        <w:rPr>
          <w:rFonts w:ascii="Times New Roman" w:hAnsi="Times New Roman"/>
          <w:sz w:val="24"/>
          <w:szCs w:val="24"/>
        </w:rPr>
        <w:t xml:space="preserve">is </w:t>
      </w:r>
      <w:r w:rsidR="00E25FF0">
        <w:rPr>
          <w:rFonts w:ascii="Times New Roman" w:hAnsi="Times New Roman"/>
          <w:sz w:val="24"/>
          <w:szCs w:val="24"/>
        </w:rPr>
        <w:t>equal to the same component of the frontier velocity (non-penetration condition). The model adopts a 1D LPRS (</w:t>
      </w:r>
      <w:r w:rsidR="00B45EA3">
        <w:rPr>
          <w:rFonts w:ascii="Times New Roman" w:hAnsi="Times New Roman"/>
          <w:sz w:val="24"/>
          <w:szCs w:val="24"/>
        </w:rPr>
        <w:t>L</w:t>
      </w:r>
      <w:r w:rsidR="00E25FF0">
        <w:rPr>
          <w:rFonts w:ascii="Times New Roman" w:hAnsi="Times New Roman"/>
          <w:sz w:val="24"/>
          <w:szCs w:val="24"/>
        </w:rPr>
        <w:t xml:space="preserve">inearized Partial Riemann </w:t>
      </w:r>
      <w:r w:rsidR="00B45EA3">
        <w:rPr>
          <w:rFonts w:ascii="Times New Roman" w:hAnsi="Times New Roman"/>
          <w:sz w:val="24"/>
          <w:szCs w:val="24"/>
        </w:rPr>
        <w:t>S</w:t>
      </w:r>
      <w:r w:rsidR="00E25FF0">
        <w:rPr>
          <w:rFonts w:ascii="Times New Roman" w:hAnsi="Times New Roman"/>
          <w:sz w:val="24"/>
          <w:szCs w:val="24"/>
        </w:rPr>
        <w:t>olver)</w:t>
      </w:r>
      <w:r>
        <w:rPr>
          <w:rFonts w:ascii="Times New Roman" w:hAnsi="Times New Roman"/>
          <w:sz w:val="24"/>
          <w:szCs w:val="24"/>
        </w:rPr>
        <w:t xml:space="preserve"> to impose boundary conditions at the wall elements and semi-particles</w:t>
      </w:r>
      <w:r w:rsidR="00E25FF0">
        <w:rPr>
          <w:rFonts w:ascii="Times New Roman" w:hAnsi="Times New Roman"/>
          <w:sz w:val="24"/>
          <w:szCs w:val="24"/>
        </w:rPr>
        <w:t xml:space="preserve">. </w:t>
      </w:r>
      <w:r>
        <w:rPr>
          <w:rFonts w:ascii="Times New Roman" w:hAnsi="Times New Roman"/>
          <w:sz w:val="24"/>
          <w:szCs w:val="24"/>
        </w:rPr>
        <w:t xml:space="preserve">The 1D LPRS </w:t>
      </w:r>
      <w:r w:rsidR="00E25FF0">
        <w:rPr>
          <w:rFonts w:ascii="Times New Roman" w:hAnsi="Times New Roman"/>
          <w:sz w:val="24"/>
          <w:szCs w:val="24"/>
        </w:rPr>
        <w:t xml:space="preserve">is an up-wind scheme, </w:t>
      </w:r>
      <w:r w:rsidR="00B45EA3">
        <w:rPr>
          <w:rFonts w:ascii="Times New Roman" w:hAnsi="Times New Roman"/>
          <w:sz w:val="24"/>
          <w:szCs w:val="24"/>
        </w:rPr>
        <w:t xml:space="preserve">also </w:t>
      </w:r>
      <w:r w:rsidR="00E25FF0">
        <w:rPr>
          <w:rFonts w:ascii="Times New Roman" w:hAnsi="Times New Roman"/>
          <w:sz w:val="24"/>
          <w:szCs w:val="24"/>
        </w:rPr>
        <w:t xml:space="preserve">used in </w:t>
      </w:r>
      <w:r w:rsidR="00E25FF0" w:rsidRPr="00780618">
        <w:rPr>
          <w:rFonts w:ascii="Times New Roman" w:hAnsi="Times New Roman"/>
          <w:sz w:val="24"/>
          <w:szCs w:val="24"/>
        </w:rPr>
        <w:t>SPH-ALE m</w:t>
      </w:r>
      <w:r w:rsidR="00E25FF0">
        <w:rPr>
          <w:rFonts w:ascii="Times New Roman" w:hAnsi="Times New Roman"/>
          <w:sz w:val="24"/>
          <w:szCs w:val="24"/>
        </w:rPr>
        <w:t xml:space="preserve">odelling </w:t>
      </w:r>
      <w:r w:rsidR="00E25FF0" w:rsidRPr="00780618">
        <w:rPr>
          <w:rFonts w:ascii="Times New Roman" w:hAnsi="Times New Roman"/>
          <w:sz w:val="24"/>
          <w:szCs w:val="24"/>
        </w:rPr>
        <w:t>(Marongiu et al., 2010</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_Ref341105325 \r \h </w:instrText>
      </w:r>
      <w:r w:rsidR="00E25FF0">
        <w:rPr>
          <w:rFonts w:ascii="Times New Roman" w:hAnsi="Times New Roman"/>
          <w:sz w:val="24"/>
          <w:szCs w:val="24"/>
        </w:rPr>
      </w:r>
      <w:r w:rsidR="00E25FF0">
        <w:rPr>
          <w:rFonts w:ascii="Times New Roman" w:hAnsi="Times New Roman"/>
          <w:sz w:val="24"/>
          <w:szCs w:val="24"/>
        </w:rPr>
        <w:fldChar w:fldCharType="separate"/>
      </w:r>
      <w:r w:rsidR="00A32296">
        <w:rPr>
          <w:rFonts w:ascii="Times New Roman" w:hAnsi="Times New Roman"/>
          <w:sz w:val="24"/>
          <w:szCs w:val="24"/>
        </w:rPr>
        <w:t>125</w:t>
      </w:r>
      <w:r w:rsidR="00E25FF0">
        <w:rPr>
          <w:rFonts w:ascii="Times New Roman" w:hAnsi="Times New Roman"/>
          <w:sz w:val="24"/>
          <w:szCs w:val="24"/>
        </w:rPr>
        <w:fldChar w:fldCharType="end"/>
      </w:r>
      <w:r w:rsidR="00E25FF0">
        <w:rPr>
          <w:rFonts w:ascii="Times New Roman" w:hAnsi="Times New Roman"/>
          <w:sz w:val="24"/>
          <w:szCs w:val="24"/>
        </w:rPr>
        <w:t>]</w:t>
      </w:r>
      <w:r w:rsidR="00E25FF0" w:rsidRPr="00780618">
        <w:rPr>
          <w:rFonts w:ascii="Times New Roman" w:hAnsi="Times New Roman"/>
          <w:sz w:val="24"/>
          <w:szCs w:val="24"/>
        </w:rPr>
        <w:t>)</w:t>
      </w:r>
      <w:r>
        <w:rPr>
          <w:rFonts w:ascii="Times New Roman" w:hAnsi="Times New Roman"/>
          <w:sz w:val="24"/>
          <w:szCs w:val="24"/>
        </w:rPr>
        <w:t xml:space="preserve">, which allows </w:t>
      </w:r>
      <w:r w:rsidR="00B45EA3">
        <w:rPr>
          <w:rFonts w:ascii="Times New Roman" w:hAnsi="Times New Roman"/>
          <w:sz w:val="24"/>
          <w:szCs w:val="24"/>
        </w:rPr>
        <w:t>wall p</w:t>
      </w:r>
      <w:r w:rsidR="00E25FF0" w:rsidRPr="00780618">
        <w:rPr>
          <w:rFonts w:ascii="Times New Roman" w:hAnsi="Times New Roman"/>
          <w:sz w:val="24"/>
          <w:szCs w:val="24"/>
        </w:rPr>
        <w:t xml:space="preserve">ressure </w:t>
      </w:r>
      <w:r>
        <w:rPr>
          <w:rFonts w:ascii="Times New Roman" w:hAnsi="Times New Roman"/>
          <w:sz w:val="24"/>
          <w:szCs w:val="24"/>
        </w:rPr>
        <w:t>being</w:t>
      </w:r>
      <w:r w:rsidR="00E25FF0" w:rsidRPr="00780618">
        <w:rPr>
          <w:rFonts w:ascii="Times New Roman" w:hAnsi="Times New Roman"/>
          <w:sz w:val="24"/>
          <w:szCs w:val="24"/>
        </w:rPr>
        <w:t xml:space="preserve"> </w:t>
      </w:r>
      <w:r w:rsidR="00B45EA3">
        <w:rPr>
          <w:rFonts w:ascii="Times New Roman" w:hAnsi="Times New Roman"/>
          <w:sz w:val="24"/>
          <w:szCs w:val="24"/>
        </w:rPr>
        <w:t xml:space="preserve">approximately </w:t>
      </w:r>
      <w:r w:rsidR="00E25FF0" w:rsidRPr="00780618">
        <w:rPr>
          <w:rFonts w:ascii="Times New Roman" w:hAnsi="Times New Roman"/>
          <w:sz w:val="24"/>
          <w:szCs w:val="24"/>
        </w:rPr>
        <w:t xml:space="preserve">compatible with the </w:t>
      </w:r>
      <w:r w:rsidR="00B45EA3">
        <w:rPr>
          <w:rFonts w:ascii="Times New Roman" w:hAnsi="Times New Roman"/>
          <w:sz w:val="24"/>
          <w:szCs w:val="24"/>
        </w:rPr>
        <w:t xml:space="preserve">3D </w:t>
      </w:r>
      <w:r w:rsidR="00E25FF0" w:rsidRPr="00780618">
        <w:rPr>
          <w:rFonts w:ascii="Times New Roman" w:hAnsi="Times New Roman"/>
          <w:sz w:val="24"/>
          <w:szCs w:val="24"/>
        </w:rPr>
        <w:t xml:space="preserve">pressure and velocity fields in the </w:t>
      </w:r>
      <w:r w:rsidR="00E25FF0">
        <w:rPr>
          <w:rFonts w:ascii="Times New Roman" w:hAnsi="Times New Roman"/>
          <w:sz w:val="24"/>
          <w:szCs w:val="24"/>
        </w:rPr>
        <w:t>inner domain</w:t>
      </w:r>
      <w:r>
        <w:rPr>
          <w:rFonts w:ascii="Times New Roman" w:hAnsi="Times New Roman"/>
          <w:sz w:val="24"/>
          <w:szCs w:val="24"/>
        </w:rPr>
        <w:t xml:space="preserve"> (</w:t>
      </w:r>
      <w:r w:rsidR="00E25FF0">
        <w:rPr>
          <w:rFonts w:ascii="Times New Roman" w:hAnsi="Times New Roman"/>
          <w:sz w:val="24"/>
          <w:szCs w:val="24"/>
        </w:rPr>
        <w:t>constrained to the frontier kinematics</w:t>
      </w:r>
      <w:r>
        <w:rPr>
          <w:rFonts w:ascii="Times New Roman" w:hAnsi="Times New Roman"/>
          <w:sz w:val="24"/>
          <w:szCs w:val="24"/>
        </w:rPr>
        <w:t>)</w:t>
      </w:r>
      <w:r w:rsidR="00E25FF0">
        <w:rPr>
          <w:rFonts w:ascii="Times New Roman" w:hAnsi="Times New Roman"/>
          <w:sz w:val="24"/>
          <w:szCs w:val="24"/>
        </w:rPr>
        <w:t>.</w:t>
      </w:r>
    </w:p>
    <w:p w:rsidR="00E25FF0" w:rsidRPr="00780618"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definition of the initial conditions </w:t>
      </w:r>
      <w:r w:rsidRPr="00EC1258">
        <w:rPr>
          <w:rFonts w:ascii="Times New Roman" w:hAnsi="Times New Roman"/>
          <w:sz w:val="24"/>
          <w:szCs w:val="24"/>
        </w:rPr>
        <w:t>(</w:t>
      </w:r>
      <w:r w:rsidR="00B45EA3">
        <w:rPr>
          <w:rFonts w:ascii="Times New Roman" w:hAnsi="Times New Roman"/>
          <w:sz w:val="24"/>
          <w:szCs w:val="24"/>
        </w:rPr>
        <w:t>“</w:t>
      </w:r>
      <w:r w:rsidRPr="001903E7">
        <w:rPr>
          <w:rFonts w:ascii="Times New Roman" w:hAnsi="Times New Roman"/>
          <w:i/>
          <w:sz w:val="24"/>
          <w:szCs w:val="24"/>
          <w:vertAlign w:val="superscript"/>
        </w:rPr>
        <w:t>L</w:t>
      </w:r>
      <w:r w:rsidR="00B45EA3">
        <w:rPr>
          <w:rFonts w:ascii="Times New Roman" w:hAnsi="Times New Roman"/>
          <w:sz w:val="24"/>
          <w:szCs w:val="24"/>
        </w:rPr>
        <w:t>”</w:t>
      </w:r>
      <w:r w:rsidRPr="00EC1258">
        <w:rPr>
          <w:rFonts w:ascii="Times New Roman" w:hAnsi="Times New Roman"/>
          <w:sz w:val="24"/>
          <w:szCs w:val="24"/>
        </w:rPr>
        <w:t xml:space="preserve">, “Left”) </w:t>
      </w:r>
      <w:r>
        <w:rPr>
          <w:rFonts w:ascii="Times New Roman" w:hAnsi="Times New Roman"/>
          <w:sz w:val="24"/>
          <w:szCs w:val="24"/>
        </w:rPr>
        <w:t>of the 1D LPRS are described by means of a first order spatial reconstruction scheme.</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For each interaction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0a</w:t>
      </w:r>
      <w:r w:rsidRPr="00EC1258">
        <w:rPr>
          <w:rFonts w:ascii="Times New Roman" w:hAnsi="Times New Roman"/>
          <w:sz w:val="24"/>
          <w:szCs w:val="24"/>
        </w:rPr>
        <w:t xml:space="preserve">”) between </w:t>
      </w:r>
      <w:r w:rsidR="00B45EA3">
        <w:rPr>
          <w:rFonts w:ascii="Times New Roman" w:hAnsi="Times New Roman"/>
          <w:sz w:val="24"/>
          <w:szCs w:val="24"/>
        </w:rPr>
        <w:t xml:space="preserve">a </w:t>
      </w:r>
      <w:r w:rsidRPr="00EC1258">
        <w:rPr>
          <w:rFonts w:ascii="Times New Roman" w:hAnsi="Times New Roman"/>
          <w:sz w:val="24"/>
          <w:szCs w:val="24"/>
        </w:rPr>
        <w:t xml:space="preserve">surface element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a</w:t>
      </w:r>
      <w:r w:rsidRPr="00EC1258">
        <w:rPr>
          <w:rFonts w:ascii="Times New Roman" w:hAnsi="Times New Roman"/>
          <w:sz w:val="24"/>
          <w:szCs w:val="24"/>
        </w:rPr>
        <w:t>”</w:t>
      </w:r>
      <w:r w:rsidR="00B45EA3">
        <w:rPr>
          <w:rFonts w:ascii="Times New Roman" w:hAnsi="Times New Roman"/>
          <w:sz w:val="24"/>
          <w:szCs w:val="24"/>
        </w:rPr>
        <w:t>)</w:t>
      </w:r>
      <w:r w:rsidRPr="00EC1258">
        <w:rPr>
          <w:rFonts w:ascii="Times New Roman" w:hAnsi="Times New Roman"/>
          <w:sz w:val="24"/>
          <w:szCs w:val="24"/>
        </w:rPr>
        <w:t xml:space="preserve"> and a fluid particle</w:t>
      </w:r>
      <w:r>
        <w:rPr>
          <w:rFonts w:ascii="Times New Roman" w:hAnsi="Times New Roman"/>
          <w:sz w:val="24"/>
          <w:szCs w:val="24"/>
        </w:rPr>
        <w:t xml:space="preserve"> </w:t>
      </w:r>
      <w:r w:rsidR="00B45EA3">
        <w:rPr>
          <w:rFonts w:ascii="Times New Roman" w:hAnsi="Times New Roman"/>
          <w:sz w:val="24"/>
          <w:szCs w:val="24"/>
        </w:rPr>
        <w:t>(</w:t>
      </w:r>
      <w:r>
        <w:rPr>
          <w:rFonts w:ascii="Times New Roman" w:hAnsi="Times New Roman"/>
          <w:sz w:val="24"/>
          <w:szCs w:val="24"/>
        </w:rPr>
        <w:t>“</w:t>
      </w:r>
      <w:r w:rsidRPr="001903E7">
        <w:rPr>
          <w:rFonts w:ascii="Times New Roman" w:hAnsi="Times New Roman"/>
          <w:i/>
          <w:sz w:val="24"/>
          <w:szCs w:val="24"/>
          <w:vertAlign w:val="subscript"/>
        </w:rPr>
        <w:t>0</w:t>
      </w:r>
      <w:r>
        <w:rPr>
          <w:rFonts w:ascii="Times New Roman" w:hAnsi="Times New Roman"/>
          <w:sz w:val="24"/>
          <w:szCs w:val="24"/>
        </w:rPr>
        <w:t>”</w:t>
      </w:r>
      <w:r w:rsidR="00B45EA3">
        <w:rPr>
          <w:rFonts w:ascii="Times New Roman" w:hAnsi="Times New Roman"/>
          <w:sz w:val="24"/>
          <w:szCs w:val="24"/>
        </w:rPr>
        <w:t>)</w:t>
      </w:r>
      <w:r>
        <w:rPr>
          <w:rFonts w:ascii="Times New Roman" w:hAnsi="Times New Roman"/>
          <w:sz w:val="24"/>
          <w:szCs w:val="24"/>
        </w:rPr>
        <w:t xml:space="preserve">, the LPRS initial conditions are defined at the position of the wall element. Here the model estimates density and </w:t>
      </w:r>
      <w:r w:rsidR="00C663B8">
        <w:rPr>
          <w:rFonts w:ascii="Times New Roman" w:hAnsi="Times New Roman"/>
          <w:sz w:val="24"/>
          <w:szCs w:val="24"/>
        </w:rPr>
        <w:t xml:space="preserve">the </w:t>
      </w:r>
      <w:r>
        <w:rPr>
          <w:rFonts w:ascii="Times New Roman" w:hAnsi="Times New Roman"/>
          <w:sz w:val="24"/>
          <w:szCs w:val="24"/>
        </w:rPr>
        <w:t xml:space="preserve">velocity components, by means of a first-order spatial reconstruction scheme around he computational particle </w:t>
      </w:r>
      <w:r w:rsidRPr="00EC1258">
        <w:rPr>
          <w:rFonts w:ascii="Times New Roman" w:hAnsi="Times New Roman"/>
          <w:sz w:val="24"/>
          <w:szCs w:val="24"/>
        </w:rPr>
        <w:t xml:space="preserve">(f </w:t>
      </w:r>
      <w:r>
        <w:rPr>
          <w:rFonts w:ascii="Times New Roman" w:hAnsi="Times New Roman"/>
          <w:sz w:val="24"/>
          <w:szCs w:val="24"/>
        </w:rPr>
        <w:t xml:space="preserve">alternatively </w:t>
      </w:r>
      <w:r w:rsidRPr="00EC1258">
        <w:rPr>
          <w:rFonts w:ascii="Times New Roman" w:hAnsi="Times New Roman"/>
          <w:sz w:val="24"/>
          <w:szCs w:val="24"/>
        </w:rPr>
        <w:t>refers</w:t>
      </w:r>
      <w:r w:rsidR="00B45EA3">
        <w:rPr>
          <w:rFonts w:ascii="Times New Roman" w:hAnsi="Times New Roman"/>
          <w:sz w:val="24"/>
          <w:szCs w:val="24"/>
        </w:rPr>
        <w:t xml:space="preserve"> </w:t>
      </w:r>
      <w:r>
        <w:rPr>
          <w:rFonts w:ascii="Times New Roman" w:hAnsi="Times New Roman"/>
          <w:sz w:val="24"/>
          <w:szCs w:val="24"/>
        </w:rPr>
        <w:t>to</w:t>
      </w:r>
      <w:r w:rsidR="00B45EA3">
        <w:rPr>
          <w:rFonts w:ascii="Times New Roman" w:hAnsi="Times New Roman"/>
          <w:sz w:val="24"/>
          <w:szCs w:val="24"/>
        </w:rPr>
        <w:t xml:space="preserve"> </w:t>
      </w:r>
      <w:r>
        <w:rPr>
          <w:rFonts w:ascii="Times New Roman" w:hAnsi="Times New Roman"/>
          <w:sz w:val="24"/>
          <w:szCs w:val="24"/>
        </w:rPr>
        <w:t>density and every</w:t>
      </w:r>
      <w:r w:rsidRPr="00EC1258">
        <w:rPr>
          <w:rFonts w:ascii="Times New Roman" w:hAnsi="Times New Roman"/>
          <w:sz w:val="24"/>
          <w:szCs w:val="24"/>
        </w:rPr>
        <w:t xml:space="preserve"> </w:t>
      </w:r>
      <w:r>
        <w:rPr>
          <w:rFonts w:ascii="Times New Roman" w:hAnsi="Times New Roman"/>
          <w:sz w:val="24"/>
          <w:szCs w:val="24"/>
        </w:rPr>
        <w:t>velocity component)</w:t>
      </w:r>
      <w:r w:rsidRPr="00EC125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460">
                <v:shape id="_x0000_i1212" type="#_x0000_t75" style="width:222.3pt;height:25.25pt" o:ole="">
                  <v:imagedata r:id="rId400" o:title=""/>
                </v:shape>
                <o:OLEObject Type="Embed" ProgID="Equation.3" ShapeID="_x0000_i1212" DrawAspect="Content" ObjectID="_1658221493" r:id="rId40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36" w:name="_Ref41211157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36"/>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velocity vector is projected along the normal of the surface wall element to obtain </w:t>
      </w:r>
      <w:r w:rsidRPr="001903E7">
        <w:rPr>
          <w:rFonts w:ascii="Times New Roman" w:hAnsi="Times New Roman"/>
          <w:i/>
          <w:sz w:val="24"/>
          <w:szCs w:val="24"/>
          <w:u w:val="single"/>
        </w:rPr>
        <w:t>u</w:t>
      </w:r>
      <w:r w:rsidRPr="001903E7">
        <w:rPr>
          <w:rFonts w:ascii="Times New Roman" w:hAnsi="Times New Roman"/>
          <w:i/>
          <w:sz w:val="24"/>
          <w:szCs w:val="24"/>
          <w:vertAlign w:val="subscript"/>
        </w:rPr>
        <w:t>n</w:t>
      </w:r>
      <w:r w:rsidRPr="00EC1258">
        <w:rPr>
          <w:rFonts w:ascii="Times New Roman" w:hAnsi="Times New Roman"/>
          <w:sz w:val="24"/>
          <w:szCs w:val="24"/>
        </w:rPr>
        <w:t xml:space="preserve">. </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The solution (</w:t>
      </w:r>
      <w:r w:rsidRPr="001903E7">
        <w:rPr>
          <w:rFonts w:ascii="Times New Roman" w:hAnsi="Times New Roman"/>
          <w:i/>
          <w:sz w:val="24"/>
          <w:szCs w:val="24"/>
        </w:rPr>
        <w:t>*</w:t>
      </w:r>
      <w:r w:rsidRPr="00EC1258">
        <w:rPr>
          <w:rFonts w:ascii="Times New Roman" w:hAnsi="Times New Roman"/>
          <w:sz w:val="24"/>
          <w:szCs w:val="24"/>
        </w:rPr>
        <w:t xml:space="preserve">) of the LPRS (at the wall element position) provides </w:t>
      </w:r>
      <w:r>
        <w:rPr>
          <w:rFonts w:ascii="Times New Roman" w:hAnsi="Times New Roman"/>
          <w:sz w:val="24"/>
          <w:szCs w:val="24"/>
        </w:rPr>
        <w:t xml:space="preserve">a </w:t>
      </w:r>
      <w:r w:rsidRPr="00EC1258">
        <w:rPr>
          <w:rFonts w:ascii="Times New Roman" w:hAnsi="Times New Roman"/>
          <w:sz w:val="24"/>
          <w:szCs w:val="24"/>
        </w:rPr>
        <w:t>reconstructed density value</w:t>
      </w:r>
      <w:r>
        <w:rPr>
          <w:rFonts w:ascii="Times New Roman" w:hAnsi="Times New Roman"/>
          <w:sz w:val="24"/>
          <w:szCs w:val="24"/>
        </w:rPr>
        <w:t xml:space="preserve">, whereas the associated </w:t>
      </w:r>
      <w:r w:rsidRPr="00EC1258">
        <w:rPr>
          <w:rFonts w:ascii="Times New Roman" w:hAnsi="Times New Roman"/>
          <w:sz w:val="24"/>
          <w:szCs w:val="24"/>
        </w:rPr>
        <w:t>pre</w:t>
      </w:r>
      <w:r w:rsidR="00B45EA3">
        <w:rPr>
          <w:rFonts w:ascii="Times New Roman" w:hAnsi="Times New Roman"/>
          <w:sz w:val="24"/>
          <w:szCs w:val="24"/>
        </w:rPr>
        <w:t>ssure</w:t>
      </w:r>
      <w:r w:rsidRPr="00EC1258">
        <w:rPr>
          <w:rFonts w:ascii="Times New Roman" w:hAnsi="Times New Roman"/>
          <w:sz w:val="24"/>
          <w:szCs w:val="24"/>
        </w:rPr>
        <w:t xml:space="preserve"> </w:t>
      </w:r>
      <w:r>
        <w:rPr>
          <w:rFonts w:ascii="Times New Roman" w:hAnsi="Times New Roman"/>
          <w:sz w:val="24"/>
          <w:szCs w:val="24"/>
        </w:rPr>
        <w:t>comes from the EOS</w:t>
      </w:r>
      <w:r w:rsidRPr="00EC1258">
        <w:rPr>
          <w:rFonts w:ascii="Times New Roman" w:hAnsi="Times New Roman"/>
          <w:sz w:val="24"/>
          <w:szCs w:val="24"/>
        </w:rPr>
        <w:t xml:space="preserve"> (mono-</w:t>
      </w:r>
      <w:r>
        <w:rPr>
          <w:rFonts w:ascii="Times New Roman" w:hAnsi="Times New Roman"/>
          <w:sz w:val="24"/>
          <w:szCs w:val="24"/>
        </w:rPr>
        <w:t>phase formulation</w:t>
      </w:r>
      <w:r w:rsidRPr="00EC1258">
        <w:rPr>
          <w:rFonts w:ascii="Times New Roman" w:hAnsi="Times New Roman"/>
          <w:sz w:val="24"/>
          <w:szCs w:val="24"/>
        </w:rPr>
        <w:t>)</w:t>
      </w:r>
      <w:r w:rsidR="00B45EA3">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59" w:dyaOrig="720">
                <v:shape id="_x0000_i1213" type="#_x0000_t75" style="width:248.05pt;height:37.85pt" o:ole="">
                  <v:imagedata r:id="rId402" o:title=""/>
                </v:shape>
                <o:OLEObject Type="Embed" ProgID="Equation.3" ShapeID="_x0000_i1213" DrawAspect="Content" ObjectID="_1658221494" r:id="rId40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So far, the model has estimated several values of pressure, at each wall element. </w:t>
      </w:r>
      <w:r>
        <w:rPr>
          <w:rFonts w:ascii="Times New Roman" w:hAnsi="Times New Roman"/>
          <w:sz w:val="24"/>
          <w:szCs w:val="24"/>
        </w:rPr>
        <w:t xml:space="preserve">The following SPH approximation of these </w:t>
      </w:r>
      <w:r w:rsidR="00B45EA3">
        <w:rPr>
          <w:rFonts w:ascii="Times New Roman" w:hAnsi="Times New Roman"/>
          <w:sz w:val="24"/>
          <w:szCs w:val="24"/>
        </w:rPr>
        <w:t xml:space="preserve">values (summation over </w:t>
      </w:r>
      <w:r>
        <w:rPr>
          <w:rFonts w:ascii="Times New Roman" w:hAnsi="Times New Roman"/>
          <w:sz w:val="24"/>
          <w:szCs w:val="24"/>
        </w:rPr>
        <w:t>all the neighbouring fluid particles</w:t>
      </w:r>
      <w:r w:rsidR="00B45EA3">
        <w:rPr>
          <w:rFonts w:ascii="Times New Roman" w:hAnsi="Times New Roman"/>
          <w:sz w:val="24"/>
          <w:szCs w:val="24"/>
        </w:rPr>
        <w:t>)</w:t>
      </w:r>
      <w:r>
        <w:rPr>
          <w:rFonts w:ascii="Times New Roman" w:hAnsi="Times New Roman"/>
          <w:sz w:val="24"/>
          <w:szCs w:val="24"/>
        </w:rPr>
        <w:t xml:space="preserve"> p</w:t>
      </w:r>
      <w:r w:rsidR="00B45EA3">
        <w:rPr>
          <w:rFonts w:ascii="Times New Roman" w:hAnsi="Times New Roman"/>
          <w:sz w:val="24"/>
          <w:szCs w:val="24"/>
        </w:rPr>
        <w:t>rovides a unique pressure value</w:t>
      </w:r>
      <w:r>
        <w:rPr>
          <w:rFonts w:ascii="Times New Roman" w:hAnsi="Times New Roman"/>
          <w:sz w:val="24"/>
          <w:szCs w:val="24"/>
        </w:rPr>
        <w:t xml:space="preserve"> for the surface element</w:t>
      </w:r>
      <w:r w:rsidR="00890A8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EC1258">
              <w:rPr>
                <w:rFonts w:ascii="Times New Roman" w:hAnsi="Times New Roman"/>
                <w:position w:val="-48"/>
                <w:sz w:val="24"/>
                <w:szCs w:val="24"/>
              </w:rPr>
              <w:object w:dxaOrig="1800" w:dyaOrig="1060">
                <v:shape id="_x0000_i1214" type="#_x0000_t75" style="width:89.85pt;height:52.05pt" o:ole="">
                  <v:imagedata r:id="rId404" o:title=""/>
                </v:shape>
                <o:OLEObject Type="Embed" ProgID="Equation.3" ShapeID="_x0000_i1214" DrawAspect="Content" ObjectID="_1658221495" r:id="rId40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4F0A7F" w:rsidRPr="004F0A7F" w:rsidRDefault="004F0A7F" w:rsidP="004F0A7F">
      <w:pPr>
        <w:pStyle w:val="Amicarellititle2"/>
      </w:pPr>
      <w:bookmarkStart w:id="337" w:name="_Ref521060126"/>
      <w:bookmarkStart w:id="338" w:name="_Toc42155295"/>
      <w:r>
        <w:t>Semi-particle volume</w:t>
      </w:r>
      <w:bookmarkEnd w:id="337"/>
      <w:bookmarkEnd w:id="338"/>
    </w:p>
    <w:p w:rsidR="00E25FF0" w:rsidRPr="00EC1258" w:rsidRDefault="00E25FF0" w:rsidP="00E25FF0">
      <w:pPr>
        <w:spacing w:after="0" w:line="240" w:lineRule="auto"/>
        <w:jc w:val="both"/>
        <w:rPr>
          <w:rFonts w:ascii="Times New Roman" w:hAnsi="Times New Roman"/>
          <w:sz w:val="24"/>
          <w:szCs w:val="24"/>
          <w:lang w:val="it-IT"/>
        </w:rPr>
      </w:pPr>
      <w:r w:rsidRPr="00EC1258">
        <w:rPr>
          <w:rFonts w:ascii="Times New Roman" w:hAnsi="Times New Roman"/>
          <w:sz w:val="24"/>
          <w:szCs w:val="24"/>
          <w:lang w:val="it-IT"/>
        </w:rPr>
        <w:t xml:space="preserve">The volume of a semi-particle is defined in Amicarelli et al. </w:t>
      </w:r>
      <w:r>
        <w:rPr>
          <w:rFonts w:ascii="Times New Roman" w:hAnsi="Times New Roman"/>
          <w:sz w:val="24"/>
          <w:szCs w:val="24"/>
          <w:lang w:val="it-IT"/>
        </w:rPr>
        <w:t>(</w:t>
      </w:r>
      <w:r w:rsidRPr="00EC1258">
        <w:rPr>
          <w:rFonts w:ascii="Times New Roman" w:hAnsi="Times New Roman"/>
          <w:sz w:val="24"/>
          <w:szCs w:val="24"/>
          <w:lang w:val="it-IT"/>
        </w:rPr>
        <w:t xml:space="preserve">2013,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6</w:t>
      </w:r>
      <w:r>
        <w:rPr>
          <w:rFonts w:ascii="Times New Roman" w:hAnsi="Times New Roman"/>
          <w:sz w:val="24"/>
          <w:szCs w:val="24"/>
          <w:lang w:val="it-IT"/>
        </w:rPr>
        <w:fldChar w:fldCharType="end"/>
      </w:r>
      <w:r>
        <w:rPr>
          <w:rFonts w:ascii="Times New Roman" w:hAnsi="Times New Roman"/>
          <w:sz w:val="24"/>
          <w:szCs w:val="24"/>
          <w:lang w:val="it-IT"/>
        </w:rPr>
        <w:t>]</w:t>
      </w:r>
      <w:r w:rsidRPr="00EC1258">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E25FF0" w:rsidRPr="00EC1258" w:rsidTr="00B45EA3">
        <w:tc>
          <w:tcPr>
            <w:tcW w:w="4539" w:type="pct"/>
            <w:vAlign w:val="center"/>
          </w:tcPr>
          <w:p w:rsidR="00E25FF0" w:rsidRPr="00EC1258"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1560" w:dyaOrig="380">
                <v:shape id="_x0000_i1215" type="#_x0000_t75" style="width:77.8pt;height:17.85pt" o:ole="">
                  <v:imagedata r:id="rId406" o:title=""/>
                </v:shape>
                <o:OLEObject Type="Embed" ProgID="Equation.3" ShapeID="_x0000_i1215" DrawAspect="Content" ObjectID="_1658221496" r:id="rId407"/>
              </w:object>
            </w:r>
          </w:p>
        </w:tc>
        <w:tc>
          <w:tcPr>
            <w:tcW w:w="461" w:type="pct"/>
            <w:vAlign w:val="center"/>
          </w:tcPr>
          <w:p w:rsidR="00E25FF0" w:rsidRPr="00EC1258" w:rsidRDefault="00E25FF0" w:rsidP="00B45EA3">
            <w:pPr>
              <w:pStyle w:val="Didascalia"/>
              <w:keepNext/>
              <w:spacing w:after="0"/>
              <w:rPr>
                <w:rFonts w:ascii="Times New Roman" w:eastAsia="Times New Roman" w:hAnsi="Times New Roman"/>
                <w:b w:val="0"/>
                <w:bCs w:val="0"/>
                <w:color w:val="auto"/>
                <w:sz w:val="24"/>
                <w:szCs w:val="24"/>
                <w:lang w:val="it-IT" w:eastAsia="it-IT"/>
              </w:rPr>
            </w:pP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10</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B45EA3"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EC1258">
        <w:rPr>
          <w:rFonts w:ascii="Times New Roman" w:hAnsi="Times New Roman"/>
          <w:sz w:val="24"/>
          <w:szCs w:val="24"/>
        </w:rPr>
        <w:t xml:space="preserve">here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d</w:t>
      </w:r>
      <w:r w:rsidR="00E25FF0" w:rsidRPr="00EC1258">
        <w:rPr>
          <w:rFonts w:ascii="Times New Roman" w:hAnsi="Times New Roman"/>
          <w:sz w:val="24"/>
          <w:szCs w:val="24"/>
          <w:vertAlign w:val="subscript"/>
        </w:rPr>
        <w:t xml:space="preserve"> </w:t>
      </w:r>
      <w:r w:rsidR="00E25FF0" w:rsidRPr="00EC1258">
        <w:rPr>
          <w:rFonts w:ascii="Times New Roman" w:hAnsi="Times New Roman"/>
          <w:sz w:val="24"/>
          <w:szCs w:val="24"/>
        </w:rPr>
        <w:t xml:space="preserve">represents </w:t>
      </w:r>
      <w:r>
        <w:rPr>
          <w:rFonts w:ascii="Times New Roman" w:hAnsi="Times New Roman"/>
          <w:sz w:val="24"/>
          <w:szCs w:val="24"/>
        </w:rPr>
        <w:t>the</w:t>
      </w:r>
      <w:r w:rsidR="00E25FF0" w:rsidRPr="00EC1258">
        <w:rPr>
          <w:rFonts w:ascii="Times New Roman" w:hAnsi="Times New Roman"/>
          <w:sz w:val="24"/>
          <w:szCs w:val="24"/>
        </w:rPr>
        <w:t xml:space="preserve"> </w:t>
      </w:r>
      <w:r>
        <w:rPr>
          <w:rFonts w:ascii="Times New Roman" w:hAnsi="Times New Roman"/>
          <w:sz w:val="24"/>
          <w:szCs w:val="24"/>
        </w:rPr>
        <w:t xml:space="preserve">semi-particle </w:t>
      </w:r>
      <w:r w:rsidR="00E25FF0" w:rsidRPr="00EC1258">
        <w:rPr>
          <w:rFonts w:ascii="Times New Roman" w:hAnsi="Times New Roman"/>
          <w:sz w:val="24"/>
          <w:szCs w:val="24"/>
        </w:rPr>
        <w:t>shape coefficient</w:t>
      </w:r>
      <w:r w:rsidR="00E25FF0">
        <w:rPr>
          <w:rFonts w:ascii="Times New Roman" w:hAnsi="Times New Roman"/>
          <w:sz w:val="24"/>
          <w:szCs w:val="24"/>
        </w:rPr>
        <w:t xml:space="preserve"> and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w</w:t>
      </w:r>
      <w:r w:rsidR="00E25FF0">
        <w:rPr>
          <w:rFonts w:ascii="Times New Roman" w:hAnsi="Times New Roman"/>
          <w:sz w:val="24"/>
          <w:szCs w:val="24"/>
        </w:rPr>
        <w:t xml:space="preserve"> </w:t>
      </w:r>
      <w:r>
        <w:rPr>
          <w:rFonts w:ascii="Times New Roman" w:hAnsi="Times New Roman"/>
          <w:sz w:val="24"/>
          <w:szCs w:val="24"/>
        </w:rPr>
        <w:t>the semi-particle</w:t>
      </w:r>
      <w:r w:rsidR="00E25FF0">
        <w:rPr>
          <w:rFonts w:ascii="Times New Roman" w:hAnsi="Times New Roman"/>
          <w:sz w:val="24"/>
          <w:szCs w:val="24"/>
        </w:rPr>
        <w:t xml:space="preserve"> depth coefficient.</w:t>
      </w:r>
    </w:p>
    <w:p w:rsidR="00E25FF0" w:rsidRPr="003C16B3"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B45EA3">
        <w:rPr>
          <w:rFonts w:ascii="Times New Roman" w:hAnsi="Times New Roman"/>
          <w:sz w:val="24"/>
          <w:szCs w:val="24"/>
        </w:rPr>
        <w:t xml:space="preserve">exact </w:t>
      </w:r>
      <w:r>
        <w:rPr>
          <w:rFonts w:ascii="Times New Roman" w:hAnsi="Times New Roman"/>
          <w:sz w:val="24"/>
          <w:szCs w:val="24"/>
        </w:rPr>
        <w:t xml:space="preserve">assessment of the shape coefficient is not an easy task. However, some exact solutions for noticeable cases are </w:t>
      </w:r>
      <w:r w:rsidR="00B45EA3">
        <w:rPr>
          <w:rFonts w:ascii="Times New Roman" w:hAnsi="Times New Roman"/>
          <w:sz w:val="24"/>
          <w:szCs w:val="24"/>
        </w:rPr>
        <w:t>e</w:t>
      </w:r>
      <w:r>
        <w:rPr>
          <w:rFonts w:ascii="Times New Roman" w:hAnsi="Times New Roman"/>
          <w:sz w:val="24"/>
          <w:szCs w:val="24"/>
        </w:rPr>
        <w:t xml:space="preserve">valuated, both in 2D and 3D, based on the hypothesis of uniform angles (in </w:t>
      </w:r>
      <w:r>
        <w:rPr>
          <w:rFonts w:ascii="Times New Roman" w:hAnsi="Times New Roman"/>
          <w:sz w:val="24"/>
          <w:szCs w:val="24"/>
        </w:rPr>
        <w:lastRenderedPageBreak/>
        <w:t xml:space="preserve">the same configuration) </w:t>
      </w:r>
      <w:r w:rsidR="00B45EA3">
        <w:rPr>
          <w:rFonts w:ascii="Times New Roman" w:hAnsi="Times New Roman"/>
          <w:sz w:val="24"/>
          <w:szCs w:val="24"/>
        </w:rPr>
        <w:t xml:space="preserve">with </w:t>
      </w:r>
      <w:r>
        <w:rPr>
          <w:rFonts w:ascii="Times New Roman" w:hAnsi="Times New Roman"/>
          <w:sz w:val="24"/>
          <w:szCs w:val="24"/>
        </w:rPr>
        <w:t xml:space="preserve">the number of adjacent faces equal to </w:t>
      </w:r>
      <w:r w:rsidRPr="001903E7">
        <w:rPr>
          <w:rFonts w:ascii="Times New Roman" w:hAnsi="Times New Roman"/>
          <w:i/>
          <w:sz w:val="24"/>
          <w:szCs w:val="24"/>
        </w:rPr>
        <w:t>D</w:t>
      </w:r>
      <w:r>
        <w:rPr>
          <w:rFonts w:ascii="Times New Roman" w:hAnsi="Times New Roman"/>
          <w:sz w:val="24"/>
          <w:szCs w:val="24"/>
        </w:rPr>
        <w:t xml:space="preserve"> (number of the spatial dimensions). </w:t>
      </w:r>
      <w:r w:rsidRPr="003C16B3">
        <w:rPr>
          <w:rFonts w:ascii="Times New Roman" w:hAnsi="Times New Roman"/>
          <w:sz w:val="24"/>
          <w:szCs w:val="24"/>
        </w:rPr>
        <w:t xml:space="preserve">From </w:t>
      </w:r>
      <w:r w:rsidR="00890A8A">
        <w:rPr>
          <w:rFonts w:ascii="Times New Roman" w:hAnsi="Times New Roman"/>
          <w:sz w:val="24"/>
          <w:szCs w:val="24"/>
        </w:rPr>
        <w:t>those</w:t>
      </w:r>
      <w:r w:rsidR="00B45EA3">
        <w:rPr>
          <w:rFonts w:ascii="Times New Roman" w:hAnsi="Times New Roman"/>
          <w:sz w:val="24"/>
          <w:szCs w:val="24"/>
        </w:rPr>
        <w:t xml:space="preserve"> exact values</w:t>
      </w:r>
      <w:r w:rsidRPr="003C16B3">
        <w:rPr>
          <w:rFonts w:ascii="Times New Roman" w:hAnsi="Times New Roman"/>
          <w:sz w:val="24"/>
          <w:szCs w:val="24"/>
        </w:rPr>
        <w:t>, Amicarelli &amp; Agate (2015, [</w:t>
      </w:r>
      <w:r>
        <w:rPr>
          <w:rFonts w:ascii="Times New Roman" w:hAnsi="Times New Roman"/>
          <w:sz w:val="24"/>
          <w:szCs w:val="24"/>
          <w:lang w:val="it-IT"/>
        </w:rPr>
        <w:fldChar w:fldCharType="begin"/>
      </w:r>
      <w:r w:rsidRPr="003C16B3">
        <w:rPr>
          <w:rFonts w:ascii="Times New Roman" w:hAnsi="Times New Roman"/>
          <w:sz w:val="24"/>
          <w:szCs w:val="24"/>
        </w:rPr>
        <w:instrText xml:space="preserve"> REF _Ref448240584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3</w:t>
      </w:r>
      <w:r>
        <w:rPr>
          <w:rFonts w:ascii="Times New Roman" w:hAnsi="Times New Roman"/>
          <w:sz w:val="24"/>
          <w:szCs w:val="24"/>
          <w:lang w:val="it-IT"/>
        </w:rPr>
        <w:fldChar w:fldCharType="end"/>
      </w:r>
      <w:r w:rsidRPr="003C16B3">
        <w:rPr>
          <w:rFonts w:ascii="Times New Roman" w:hAnsi="Times New Roman"/>
          <w:sz w:val="24"/>
          <w:szCs w:val="24"/>
        </w:rPr>
        <w:t>]) der</w:t>
      </w:r>
      <w:r w:rsidR="00B45EA3">
        <w:rPr>
          <w:rFonts w:ascii="Times New Roman" w:hAnsi="Times New Roman"/>
          <w:sz w:val="24"/>
          <w:szCs w:val="24"/>
        </w:rPr>
        <w:t>ive</w:t>
      </w:r>
      <w:r w:rsidRPr="003C16B3">
        <w:rPr>
          <w:rFonts w:ascii="Times New Roman" w:hAnsi="Times New Roman"/>
          <w:sz w:val="24"/>
          <w:szCs w:val="24"/>
        </w:rPr>
        <w:t xml:space="preserve"> </w:t>
      </w:r>
      <w:r w:rsidR="00890A8A">
        <w:rPr>
          <w:rFonts w:ascii="Times New Roman" w:hAnsi="Times New Roman"/>
          <w:sz w:val="24"/>
          <w:szCs w:val="24"/>
        </w:rPr>
        <w:t>this</w:t>
      </w:r>
      <w:r w:rsidRPr="003C16B3">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3C16B3">
              <w:rPr>
                <w:rFonts w:ascii="Times New Roman" w:hAnsi="Times New Roman"/>
                <w:position w:val="-86"/>
                <w:sz w:val="24"/>
                <w:szCs w:val="24"/>
              </w:rPr>
              <w:object w:dxaOrig="4660" w:dyaOrig="1840">
                <v:shape id="_x0000_i1216" type="#_x0000_t75" style="width:235.45pt;height:88.3pt" o:ole="">
                  <v:imagedata r:id="rId408" o:title=""/>
                </v:shape>
                <o:OLEObject Type="Embed" ProgID="Equation.3" ShapeID="_x0000_i1216" DrawAspect="Content" ObjectID="_1658221497" r:id="rId40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39" w:name="_Ref41212206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39"/>
          </w:p>
        </w:tc>
      </w:tr>
    </w:tbl>
    <w:p w:rsidR="00E25FF0" w:rsidRPr="00276BBF" w:rsidRDefault="00E25FF0" w:rsidP="00E25FF0">
      <w:pPr>
        <w:spacing w:after="0" w:line="240" w:lineRule="auto"/>
        <w:jc w:val="both"/>
        <w:rPr>
          <w:rFonts w:ascii="Times New Roman" w:hAnsi="Times New Roman"/>
          <w:sz w:val="24"/>
          <w:szCs w:val="24"/>
        </w:rPr>
      </w:pPr>
    </w:p>
    <w:p w:rsidR="00E25FF0" w:rsidRPr="000D3AD5" w:rsidRDefault="000D3AD5"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83618B">
        <w:rPr>
          <w:rFonts w:ascii="Times New Roman" w:hAnsi="Times New Roman"/>
          <w:sz w:val="24"/>
          <w:szCs w:val="24"/>
        </w:rPr>
        <w:t xml:space="preserve">here </w:t>
      </w:r>
      <w:r w:rsidR="00E25FF0" w:rsidRPr="001903E7">
        <w:rPr>
          <w:rFonts w:ascii="Times New Roman" w:hAnsi="Times New Roman"/>
          <w:i/>
          <w:sz w:val="24"/>
          <w:szCs w:val="24"/>
        </w:rPr>
        <w:t>n</w:t>
      </w:r>
      <w:r w:rsidR="00E25FF0" w:rsidRPr="001903E7">
        <w:rPr>
          <w:rFonts w:ascii="Times New Roman" w:hAnsi="Times New Roman"/>
          <w:i/>
          <w:sz w:val="24"/>
          <w:szCs w:val="24"/>
          <w:vertAlign w:val="subscript"/>
        </w:rPr>
        <w:t>af</w:t>
      </w:r>
      <w:r w:rsidR="00E25FF0" w:rsidRPr="0083618B">
        <w:rPr>
          <w:rFonts w:ascii="Times New Roman" w:hAnsi="Times New Roman"/>
          <w:sz w:val="24"/>
          <w:szCs w:val="24"/>
        </w:rPr>
        <w:t xml:space="preserve"> represents the number of adjacent elements actually </w:t>
      </w:r>
      <w:r>
        <w:rPr>
          <w:rFonts w:ascii="Times New Roman" w:hAnsi="Times New Roman"/>
          <w:sz w:val="24"/>
          <w:szCs w:val="24"/>
        </w:rPr>
        <w:t xml:space="preserve">detected </w:t>
      </w:r>
      <w:r w:rsidR="00E25FF0" w:rsidRPr="0083618B">
        <w:rPr>
          <w:rFonts w:ascii="Times New Roman" w:hAnsi="Times New Roman"/>
          <w:sz w:val="24"/>
          <w:szCs w:val="24"/>
        </w:rPr>
        <w:t>and the subscript “</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w:t>
      </w:r>
      <w:r w:rsidR="00CD3078">
        <w:rPr>
          <w:rFonts w:ascii="Times New Roman" w:hAnsi="Times New Roman"/>
          <w:sz w:val="24"/>
          <w:szCs w:val="24"/>
        </w:rPr>
        <w:t xml:space="preserve">here </w:t>
      </w:r>
      <w:r w:rsidR="00E25FF0" w:rsidRPr="0083618B">
        <w:rPr>
          <w:rFonts w:ascii="Times New Roman" w:hAnsi="Times New Roman"/>
          <w:sz w:val="24"/>
          <w:szCs w:val="24"/>
        </w:rPr>
        <w:t>repres</w:t>
      </w:r>
      <w:r>
        <w:rPr>
          <w:rFonts w:ascii="Times New Roman" w:hAnsi="Times New Roman"/>
          <w:sz w:val="24"/>
          <w:szCs w:val="24"/>
        </w:rPr>
        <w:t>e</w:t>
      </w:r>
      <w:r w:rsidR="00E25FF0" w:rsidRPr="0083618B">
        <w:rPr>
          <w:rFonts w:ascii="Times New Roman" w:hAnsi="Times New Roman"/>
          <w:sz w:val="24"/>
          <w:szCs w:val="24"/>
        </w:rPr>
        <w:t xml:space="preserve">nts </w:t>
      </w:r>
      <w:r w:rsidR="00E25FF0">
        <w:rPr>
          <w:rFonts w:ascii="Times New Roman" w:hAnsi="Times New Roman"/>
          <w:sz w:val="24"/>
          <w:szCs w:val="24"/>
        </w:rPr>
        <w:t xml:space="preserve">the generic adjacent element. </w:t>
      </w:r>
      <w:r w:rsidR="00E25FF0" w:rsidRPr="0083618B">
        <w:rPr>
          <w:rFonts w:ascii="Times New Roman" w:hAnsi="Times New Roman"/>
          <w:sz w:val="24"/>
          <w:szCs w:val="24"/>
        </w:rPr>
        <w:t xml:space="preserve">The angles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lie between a generic surface element and each of the adjacent elements</w:t>
      </w:r>
      <w:r w:rsidR="00E25FF0">
        <w:rPr>
          <w:rFonts w:ascii="Times New Roman" w:hAnsi="Times New Roman"/>
          <w:sz w:val="24"/>
          <w:szCs w:val="24"/>
        </w:rPr>
        <w:t xml:space="preserve">. According to the adopted </w:t>
      </w:r>
      <w:r w:rsidR="00890A8A">
        <w:rPr>
          <w:rFonts w:ascii="Times New Roman" w:hAnsi="Times New Roman"/>
          <w:sz w:val="24"/>
          <w:szCs w:val="24"/>
        </w:rPr>
        <w:t>formalism</w:t>
      </w:r>
      <w:r w:rsidR="00E25FF0">
        <w:rPr>
          <w:rFonts w:ascii="Times New Roman" w:hAnsi="Times New Roman"/>
          <w:sz w:val="24"/>
          <w:szCs w:val="24"/>
        </w:rPr>
        <w:t xml:space="preserve">, the model needs to add 180° at the original assessment, in case the angle between the </w:t>
      </w:r>
      <w:r>
        <w:rPr>
          <w:rFonts w:ascii="Times New Roman" w:hAnsi="Times New Roman"/>
          <w:sz w:val="24"/>
          <w:szCs w:val="24"/>
        </w:rPr>
        <w:t xml:space="preserve">element </w:t>
      </w:r>
      <w:r w:rsidR="00E25FF0">
        <w:rPr>
          <w:rFonts w:ascii="Times New Roman" w:hAnsi="Times New Roman"/>
          <w:sz w:val="24"/>
          <w:szCs w:val="24"/>
        </w:rPr>
        <w:t>normal vect</w:t>
      </w:r>
      <w:r>
        <w:rPr>
          <w:rFonts w:ascii="Times New Roman" w:hAnsi="Times New Roman"/>
          <w:sz w:val="24"/>
          <w:szCs w:val="24"/>
        </w:rPr>
        <w:t>o</w:t>
      </w:r>
      <w:r w:rsidR="00E25FF0">
        <w:rPr>
          <w:rFonts w:ascii="Times New Roman" w:hAnsi="Times New Roman"/>
          <w:sz w:val="24"/>
          <w:szCs w:val="24"/>
        </w:rPr>
        <w:t xml:space="preserve">rs varies between </w:t>
      </w:r>
      <w:r w:rsidR="00E25FF0" w:rsidRPr="0083618B">
        <w:rPr>
          <w:rFonts w:ascii="Times New Roman" w:hAnsi="Times New Roman"/>
          <w:sz w:val="24"/>
          <w:szCs w:val="24"/>
        </w:rPr>
        <w:t xml:space="preserve">-90° and +90°. </w:t>
      </w:r>
      <w:r w:rsidR="00E25FF0" w:rsidRPr="000D3AD5">
        <w:rPr>
          <w:rFonts w:ascii="Times New Roman" w:hAnsi="Times New Roman"/>
          <w:sz w:val="24"/>
          <w:szCs w:val="24"/>
        </w:rPr>
        <w:t xml:space="preserve">The reference formula for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0D3AD5">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584656">
              <w:rPr>
                <w:rFonts w:ascii="Times New Roman" w:hAnsi="Times New Roman"/>
                <w:position w:val="-32"/>
                <w:sz w:val="24"/>
                <w:szCs w:val="24"/>
              </w:rPr>
              <w:object w:dxaOrig="5020" w:dyaOrig="760">
                <v:shape id="_x0000_i1217" type="#_x0000_t75" style="width:252.8pt;height:36.8pt" o:ole="">
                  <v:imagedata r:id="rId410" o:title=""/>
                </v:shape>
                <o:OLEObject Type="Embed" ProgID="Equation.3" ShapeID="_x0000_i1217" DrawAspect="Content" ObjectID="_1658221498" r:id="rId41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40" w:name="_Ref521060127"/>
      <w:bookmarkStart w:id="341" w:name="_Toc42155296"/>
      <w:r>
        <w:t>DB-SPH inlet and outlet sections</w:t>
      </w:r>
      <w:bookmarkEnd w:id="340"/>
      <w:bookmarkEnd w:id="341"/>
      <w:r>
        <w:t xml:space="preserve"> </w:t>
      </w:r>
    </w:p>
    <w:p w:rsidR="00E25FF0" w:rsidRPr="00D95E21"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The inlet and outlet sections are represented by special surface e</w:t>
      </w:r>
      <w:r w:rsidR="000D3AD5">
        <w:rPr>
          <w:rFonts w:ascii="Times New Roman" w:hAnsi="Times New Roman"/>
          <w:sz w:val="24"/>
          <w:szCs w:val="24"/>
        </w:rPr>
        <w:t>l</w:t>
      </w:r>
      <w:r>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Pr>
          <w:rFonts w:ascii="Times New Roman" w:hAnsi="Times New Roman"/>
          <w:sz w:val="24"/>
          <w:szCs w:val="24"/>
        </w:rPr>
        <w:t xml:space="preserve">, which are selected to impose </w:t>
      </w:r>
      <w:r>
        <w:rPr>
          <w:rFonts w:ascii="Times New Roman" w:hAnsi="Times New Roman"/>
          <w:sz w:val="24"/>
          <w:szCs w:val="24"/>
        </w:rPr>
        <w:t>inlet and outlet boundary conditions. The model search these par</w:t>
      </w:r>
      <w:r w:rsidR="000D3AD5">
        <w:rPr>
          <w:rFonts w:ascii="Times New Roman" w:hAnsi="Times New Roman"/>
          <w:sz w:val="24"/>
          <w:szCs w:val="24"/>
        </w:rPr>
        <w:t>ti</w:t>
      </w:r>
      <w:r>
        <w:rPr>
          <w:rFonts w:ascii="Times New Roman" w:hAnsi="Times New Roman"/>
          <w:sz w:val="24"/>
          <w:szCs w:val="24"/>
        </w:rPr>
        <w:t>cle</w:t>
      </w:r>
      <w:r w:rsidR="000D3AD5">
        <w:rPr>
          <w:rFonts w:ascii="Times New Roman" w:hAnsi="Times New Roman"/>
          <w:sz w:val="24"/>
          <w:szCs w:val="24"/>
        </w:rPr>
        <w:t>s</w:t>
      </w:r>
      <w:r>
        <w:rPr>
          <w:rFonts w:ascii="Times New Roman" w:hAnsi="Times New Roman"/>
          <w:sz w:val="24"/>
          <w:szCs w:val="24"/>
        </w:rPr>
        <w:t xml:space="preserve"> within an influence sphere </w:t>
      </w:r>
      <w:r w:rsidR="000D3AD5">
        <w:rPr>
          <w:rFonts w:ascii="Times New Roman" w:hAnsi="Times New Roman"/>
          <w:sz w:val="24"/>
          <w:szCs w:val="24"/>
        </w:rPr>
        <w:t xml:space="preserve">of </w:t>
      </w:r>
      <w:r>
        <w:rPr>
          <w:rFonts w:ascii="Times New Roman" w:hAnsi="Times New Roman"/>
          <w:sz w:val="24"/>
          <w:szCs w:val="24"/>
        </w:rPr>
        <w:t xml:space="preserve">characteristic </w:t>
      </w:r>
      <w:proofErr w:type="gramStart"/>
      <w:r>
        <w:rPr>
          <w:rFonts w:ascii="Times New Roman" w:hAnsi="Times New Roman"/>
          <w:sz w:val="24"/>
          <w:szCs w:val="24"/>
        </w:rPr>
        <w:t>le</w:t>
      </w:r>
      <w:r w:rsidR="000D3AD5">
        <w:rPr>
          <w:rFonts w:ascii="Times New Roman" w:hAnsi="Times New Roman"/>
          <w:sz w:val="24"/>
          <w:szCs w:val="24"/>
        </w:rPr>
        <w:t>n</w:t>
      </w:r>
      <w:r>
        <w:rPr>
          <w:rFonts w:ascii="Times New Roman" w:hAnsi="Times New Roman"/>
          <w:sz w:val="24"/>
          <w:szCs w:val="24"/>
        </w:rPr>
        <w:t>gth</w:t>
      </w:r>
      <w:r w:rsidR="000D3AD5">
        <w:rPr>
          <w:rFonts w:ascii="Times New Roman" w:hAnsi="Times New Roman"/>
          <w:sz w:val="24"/>
          <w:szCs w:val="24"/>
        </w:rPr>
        <w:t xml:space="preserve"> </w:t>
      </w:r>
      <w:proofErr w:type="gramEnd"/>
      <w:r w:rsidRPr="00D95E21">
        <w:rPr>
          <w:rFonts w:ascii="Times New Roman" w:hAnsi="Times New Roman"/>
          <w:position w:val="-24"/>
          <w:sz w:val="24"/>
          <w:szCs w:val="24"/>
        </w:rPr>
        <w:object w:dxaOrig="639" w:dyaOrig="600">
          <v:shape id="_x0000_i1218" type="#_x0000_t75" style="width:25.25pt;height:21.55pt" o:ole="">
            <v:imagedata r:id="rId412" o:title=""/>
          </v:shape>
          <o:OLEObject Type="Embed" ProgID="Equation.3" ShapeID="_x0000_i1218" DrawAspect="Content" ObjectID="_1658221499" r:id="rId413"/>
        </w:object>
      </w:r>
      <w:r w:rsidRPr="00D95E21">
        <w:rPr>
          <w:rFonts w:ascii="Times New Roman" w:hAnsi="Times New Roman"/>
          <w:sz w:val="24"/>
          <w:szCs w:val="24"/>
        </w:rPr>
        <w:t xml:space="preserve">, where </w:t>
      </w:r>
      <w:r w:rsidRPr="001903E7">
        <w:rPr>
          <w:rFonts w:ascii="Times New Roman" w:hAnsi="Times New Roman"/>
          <w:i/>
          <w:sz w:val="24"/>
          <w:szCs w:val="24"/>
        </w:rPr>
        <w:t>L</w:t>
      </w:r>
      <w:r w:rsidRPr="001903E7">
        <w:rPr>
          <w:rFonts w:ascii="Times New Roman" w:hAnsi="Times New Roman"/>
          <w:i/>
          <w:sz w:val="24"/>
          <w:szCs w:val="24"/>
          <w:vertAlign w:val="subscript"/>
        </w:rPr>
        <w:t>c</w:t>
      </w:r>
      <w:r w:rsidRPr="00D95E21">
        <w:rPr>
          <w:rFonts w:ascii="Times New Roman" w:hAnsi="Times New Roman"/>
          <w:sz w:val="24"/>
          <w:szCs w:val="24"/>
        </w:rPr>
        <w:t xml:space="preserve"> represents the </w:t>
      </w:r>
      <w:r w:rsidR="00890A8A">
        <w:rPr>
          <w:rFonts w:ascii="Times New Roman" w:hAnsi="Times New Roman"/>
          <w:sz w:val="24"/>
          <w:szCs w:val="24"/>
        </w:rPr>
        <w:t xml:space="preserve">size </w:t>
      </w:r>
      <w:r w:rsidR="000D3AD5">
        <w:rPr>
          <w:rFonts w:ascii="Times New Roman" w:hAnsi="Times New Roman"/>
          <w:sz w:val="24"/>
          <w:szCs w:val="24"/>
        </w:rPr>
        <w:t xml:space="preserve">of the inlet/outlet </w:t>
      </w:r>
      <w:r w:rsidR="000D3AD5" w:rsidRPr="00D95E21">
        <w:rPr>
          <w:rFonts w:ascii="Times New Roman" w:hAnsi="Times New Roman"/>
          <w:sz w:val="24"/>
          <w:szCs w:val="24"/>
        </w:rPr>
        <w:t>section</w:t>
      </w:r>
      <w:r w:rsidRPr="00D95E21">
        <w:rPr>
          <w:rFonts w:ascii="Times New Roman" w:hAnsi="Times New Roman"/>
          <w:sz w:val="24"/>
          <w:szCs w:val="24"/>
        </w:rPr>
        <w:t xml:space="preserve">. </w:t>
      </w:r>
      <w:r>
        <w:rPr>
          <w:rFonts w:ascii="Times New Roman" w:hAnsi="Times New Roman"/>
          <w:sz w:val="24"/>
          <w:szCs w:val="24"/>
        </w:rPr>
        <w:t xml:space="preserve">This search is </w:t>
      </w:r>
      <w:r w:rsidR="000D3AD5">
        <w:rPr>
          <w:rFonts w:ascii="Times New Roman" w:hAnsi="Times New Roman"/>
          <w:sz w:val="24"/>
          <w:szCs w:val="24"/>
        </w:rPr>
        <w:t xml:space="preserve">very fast, but </w:t>
      </w:r>
      <w:r>
        <w:rPr>
          <w:rFonts w:ascii="Times New Roman" w:hAnsi="Times New Roman"/>
          <w:sz w:val="24"/>
          <w:szCs w:val="24"/>
        </w:rPr>
        <w:t>approximated</w:t>
      </w:r>
      <w:r w:rsidR="000D3AD5">
        <w:rPr>
          <w:rFonts w:ascii="Times New Roman" w:hAnsi="Times New Roman"/>
          <w:sz w:val="24"/>
          <w:szCs w:val="24"/>
        </w:rPr>
        <w:t>: t</w:t>
      </w:r>
      <w:r>
        <w:rPr>
          <w:rFonts w:ascii="Times New Roman" w:hAnsi="Times New Roman"/>
          <w:sz w:val="24"/>
          <w:szCs w:val="24"/>
        </w:rPr>
        <w:t>he accuracy of this simplified procedure depends on the test case.</w:t>
      </w:r>
      <w:r w:rsidR="00890A8A">
        <w:rPr>
          <w:rFonts w:ascii="Times New Roman" w:hAnsi="Times New Roman"/>
          <w:sz w:val="24"/>
          <w:szCs w:val="24"/>
        </w:rPr>
        <w:t xml:space="preserve"> Once the interested computational particles are found, Dirichlet boundary conditions are assigned in terms of press</w:t>
      </w:r>
      <w:r w:rsidR="001903E7">
        <w:rPr>
          <w:rFonts w:ascii="Times New Roman" w:hAnsi="Times New Roman"/>
          <w:sz w:val="24"/>
          <w:szCs w:val="24"/>
        </w:rPr>
        <w:t>ure and/or velocity components.</w:t>
      </w:r>
    </w:p>
    <w:p w:rsidR="00E25FF0" w:rsidRPr="00016751"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inlet section is also </w:t>
      </w:r>
      <w:r w:rsidR="000D3AD5">
        <w:rPr>
          <w:rFonts w:ascii="Times New Roman" w:hAnsi="Times New Roman"/>
          <w:sz w:val="24"/>
          <w:szCs w:val="24"/>
        </w:rPr>
        <w:t xml:space="preserve">interested </w:t>
      </w:r>
      <w:r>
        <w:rPr>
          <w:rFonts w:ascii="Times New Roman" w:hAnsi="Times New Roman"/>
          <w:sz w:val="24"/>
          <w:szCs w:val="24"/>
        </w:rPr>
        <w:t xml:space="preserve">by </w:t>
      </w:r>
      <w:r w:rsidR="00CD3078">
        <w:rPr>
          <w:rFonts w:ascii="Times New Roman" w:hAnsi="Times New Roman"/>
          <w:sz w:val="24"/>
          <w:szCs w:val="24"/>
        </w:rPr>
        <w:t>the following procedure</w:t>
      </w:r>
      <w:r>
        <w:rPr>
          <w:rFonts w:ascii="Times New Roman" w:hAnsi="Times New Roman"/>
          <w:sz w:val="24"/>
          <w:szCs w:val="24"/>
        </w:rPr>
        <w:t xml:space="preserve">, which reduces the SPH truncation errors. The free surface </w:t>
      </w:r>
      <w:r w:rsidR="000D3AD5">
        <w:rPr>
          <w:rFonts w:ascii="Times New Roman" w:hAnsi="Times New Roman"/>
          <w:sz w:val="24"/>
          <w:szCs w:val="24"/>
        </w:rPr>
        <w:t xml:space="preserve">in the </w:t>
      </w:r>
      <w:r>
        <w:rPr>
          <w:rFonts w:ascii="Times New Roman" w:hAnsi="Times New Roman"/>
          <w:sz w:val="24"/>
          <w:szCs w:val="24"/>
        </w:rPr>
        <w:t xml:space="preserve">inlet </w:t>
      </w:r>
      <w:r w:rsidR="000D3AD5">
        <w:rPr>
          <w:rFonts w:ascii="Times New Roman" w:hAnsi="Times New Roman"/>
          <w:sz w:val="24"/>
          <w:szCs w:val="24"/>
        </w:rPr>
        <w:t xml:space="preserve">region </w:t>
      </w:r>
      <w:r>
        <w:rPr>
          <w:rFonts w:ascii="Times New Roman" w:hAnsi="Times New Roman"/>
          <w:sz w:val="24"/>
          <w:szCs w:val="24"/>
        </w:rPr>
        <w:t xml:space="preserve">is </w:t>
      </w:r>
      <w:r w:rsidR="000D3AD5">
        <w:rPr>
          <w:rFonts w:ascii="Times New Roman" w:hAnsi="Times New Roman"/>
          <w:sz w:val="24"/>
          <w:szCs w:val="24"/>
        </w:rPr>
        <w:t xml:space="preserve">made </w:t>
      </w:r>
      <w:r>
        <w:rPr>
          <w:rFonts w:ascii="Times New Roman" w:hAnsi="Times New Roman"/>
          <w:sz w:val="24"/>
          <w:szCs w:val="24"/>
        </w:rPr>
        <w:t>wavy to opti</w:t>
      </w:r>
      <w:r w:rsidR="00890A8A">
        <w:rPr>
          <w:rFonts w:ascii="Times New Roman" w:hAnsi="Times New Roman"/>
          <w:sz w:val="24"/>
          <w:szCs w:val="24"/>
        </w:rPr>
        <w:t>mize</w:t>
      </w:r>
      <w:r>
        <w:rPr>
          <w:rFonts w:ascii="Times New Roman" w:hAnsi="Times New Roman"/>
          <w:sz w:val="24"/>
          <w:szCs w:val="24"/>
        </w:rPr>
        <w:t xml:space="preserve"> the distribution of the fluid particles. The characteristic wave length is </w:t>
      </w:r>
      <w:r w:rsidRPr="001903E7">
        <w:rPr>
          <w:rFonts w:ascii="Times New Roman" w:hAnsi="Times New Roman"/>
          <w:i/>
          <w:sz w:val="24"/>
          <w:szCs w:val="24"/>
        </w:rPr>
        <w:t>dx</w:t>
      </w:r>
      <w:r>
        <w:rPr>
          <w:rFonts w:ascii="Times New Roman" w:hAnsi="Times New Roman"/>
          <w:sz w:val="24"/>
          <w:szCs w:val="24"/>
        </w:rPr>
        <w:t xml:space="preserve">/2. </w:t>
      </w:r>
      <w:r w:rsidRPr="00E25FF0">
        <w:rPr>
          <w:rFonts w:ascii="Times New Roman" w:hAnsi="Times New Roman"/>
          <w:sz w:val="24"/>
          <w:szCs w:val="24"/>
        </w:rPr>
        <w:t xml:space="preserve">The displacements are always perpendicular to the inlet normal. Two pattern regularly alternate. </w:t>
      </w:r>
      <w:r w:rsidRPr="00016751">
        <w:rPr>
          <w:rFonts w:ascii="Times New Roman" w:hAnsi="Times New Roman"/>
          <w:sz w:val="24"/>
          <w:szCs w:val="24"/>
        </w:rPr>
        <w:t xml:space="preserve">A white noise, with amplitude of </w:t>
      </w:r>
      <w:r w:rsidRPr="001903E7">
        <w:rPr>
          <w:rFonts w:ascii="Times New Roman" w:hAnsi="Times New Roman"/>
          <w:i/>
          <w:sz w:val="24"/>
          <w:szCs w:val="24"/>
        </w:rPr>
        <w:t>dx</w:t>
      </w:r>
      <w:r w:rsidRPr="00016751">
        <w:rPr>
          <w:rFonts w:ascii="Times New Roman" w:hAnsi="Times New Roman"/>
          <w:sz w:val="24"/>
          <w:szCs w:val="24"/>
        </w:rPr>
        <w:t>/10, is finally added to the particle position</w:t>
      </w:r>
      <w:r>
        <w:rPr>
          <w:rFonts w:ascii="Times New Roman" w:hAnsi="Times New Roman"/>
          <w:sz w:val="24"/>
          <w:szCs w:val="24"/>
        </w:rPr>
        <w:t>s</w:t>
      </w:r>
      <w:r w:rsidRPr="00016751">
        <w:rPr>
          <w:rFonts w:ascii="Times New Roman" w:hAnsi="Times New Roman"/>
          <w:sz w:val="24"/>
          <w:szCs w:val="24"/>
        </w:rPr>
        <w:t xml:space="preserve">.  </w:t>
      </w:r>
    </w:p>
    <w:p w:rsidR="00E25FF0" w:rsidRDefault="00E25FF0" w:rsidP="00E25FF0">
      <w:pPr>
        <w:spacing w:after="0" w:line="240" w:lineRule="auto"/>
        <w:jc w:val="both"/>
        <w:rPr>
          <w:rFonts w:ascii="Times New Roman" w:hAnsi="Times New Roman"/>
          <w:sz w:val="24"/>
          <w:szCs w:val="24"/>
        </w:rPr>
      </w:pPr>
    </w:p>
    <w:p w:rsidR="005C400A" w:rsidRPr="004F0A7F" w:rsidRDefault="005C400A" w:rsidP="005C400A">
      <w:pPr>
        <w:pStyle w:val="Amicarellititle2"/>
      </w:pPr>
      <w:bookmarkStart w:id="342" w:name="_Ref521060129"/>
      <w:bookmarkStart w:id="343" w:name="_Toc42155297"/>
      <w:r>
        <w:t>Shear stress boundary terms</w:t>
      </w:r>
      <w:bookmarkEnd w:id="342"/>
      <w:bookmarkEnd w:id="343"/>
    </w:p>
    <w:p w:rsidR="0092480B" w:rsidRDefault="0092480B" w:rsidP="005C400A">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903E7">
        <w:rPr>
          <w:rFonts w:ascii="Times New Roman" w:hAnsi="Times New Roman"/>
          <w:sz w:val="24"/>
          <w:szCs w:val="24"/>
        </w:rPr>
        <w:t>, whose reading is suggested for further details</w:t>
      </w:r>
      <w:r>
        <w:rPr>
          <w:rFonts w:ascii="Times New Roman" w:hAnsi="Times New Roman"/>
          <w:sz w:val="24"/>
          <w:szCs w:val="24"/>
        </w:rPr>
        <w:t>.</w:t>
      </w: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The shear stress boundary terms of </w:t>
      </w:r>
      <w:r>
        <w:rPr>
          <w:rFonts w:ascii="Times New Roman" w:hAnsi="Times New Roman"/>
          <w:sz w:val="24"/>
          <w:szCs w:val="24"/>
        </w:rPr>
        <w:t>Ferrand et al. (2013, [</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Pr="0092480B">
        <w:rPr>
          <w:rFonts w:ascii="Times New Roman" w:hAnsi="Times New Roman"/>
          <w:sz w:val="24"/>
          <w:szCs w:val="24"/>
        </w:rPr>
        <w:t xml:space="preserve">are adapted to treat mobile frontiers and integrated in the boundary treatment scheme of </w:t>
      </w:r>
      <w:r>
        <w:rPr>
          <w:rFonts w:ascii="Times New Roman" w:hAnsi="Times New Roman"/>
          <w:sz w:val="24"/>
          <w:szCs w:val="24"/>
        </w:rPr>
        <w:t>Amicarelli et al. (2013, [</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92480B">
        <w:rPr>
          <w:rFonts w:ascii="Times New Roman" w:hAnsi="Times New Roman"/>
          <w:sz w:val="24"/>
          <w:szCs w:val="24"/>
        </w:rPr>
        <w:t>. Such a scheme is potentially suitable to represent the bottom drag between saturated granular material and a base rock, even during an earthquake.</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3820" w:dyaOrig="720">
                <v:shape id="_x0000_i1219" type="#_x0000_t75" style="width:173.45pt;height:33.65pt" o:ole="">
                  <v:imagedata r:id="rId414" o:title=""/>
                </v:shape>
                <o:OLEObject Type="Embed" ProgID="Equation.3" ShapeID="_x0000_i1219" DrawAspect="Content" ObjectID="_1658221500" r:id="rId415"/>
              </w:object>
            </w:r>
          </w:p>
          <w:p w:rsidR="0092480B" w:rsidRPr="00276BBF" w:rsidRDefault="0092480B" w:rsidP="0092480B">
            <w:pPr>
              <w:jc w:val="center"/>
              <w:rPr>
                <w:sz w:val="24"/>
                <w:szCs w:val="24"/>
              </w:rPr>
            </w:pPr>
            <w:r w:rsidRPr="00DA468D">
              <w:rPr>
                <w:position w:val="-30"/>
              </w:rPr>
              <w:object w:dxaOrig="3840" w:dyaOrig="720">
                <v:shape id="_x0000_i1220" type="#_x0000_t75" style="width:162.9pt;height:31.55pt" o:ole="">
                  <v:imagedata r:id="rId416" o:title=""/>
                </v:shape>
                <o:OLEObject Type="Embed" ProgID="Equation.3" ShapeID="_x0000_i1220" DrawAspect="Content" ObjectID="_1658221501" r:id="rId417"/>
              </w:object>
            </w:r>
            <w:r>
              <w:t xml:space="preserve">   </w:t>
            </w:r>
            <w:r w:rsidRPr="00DA468D">
              <w:rPr>
                <w:position w:val="-12"/>
              </w:rPr>
              <w:object w:dxaOrig="1540" w:dyaOrig="360">
                <v:shape id="_x0000_i1221" type="#_x0000_t75" style="width:57.3pt;height:14.2pt" o:ole="">
                  <v:imagedata r:id="rId418" o:title=""/>
                </v:shape>
                <o:OLEObject Type="Embed" ProgID="Equation.3" ShapeID="_x0000_i1221" DrawAspect="Content" ObjectID="_1658221502" r:id="rId41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lastRenderedPageBreak/>
        <w:t xml:space="preserve">where </w:t>
      </w:r>
      <w:r w:rsidRPr="0092480B">
        <w:rPr>
          <w:rFonts w:ascii="Symbol" w:hAnsi="Symbol"/>
          <w:i/>
          <w:sz w:val="24"/>
          <w:szCs w:val="24"/>
        </w:rPr>
        <w:t></w:t>
      </w:r>
      <w:r w:rsidRPr="0092480B">
        <w:rPr>
          <w:rFonts w:ascii="Times New Roman" w:hAnsi="Times New Roman"/>
          <w:sz w:val="24"/>
          <w:szCs w:val="24"/>
        </w:rPr>
        <w:t xml:space="preserve"> is the integral Shepard coefficient and n the normal to any wall surface (neighbouring) element “</w:t>
      </w:r>
      <w:r w:rsidRPr="0092480B">
        <w:rPr>
          <w:rFonts w:ascii="Times New Roman" w:hAnsi="Times New Roman"/>
          <w:i/>
          <w:sz w:val="24"/>
          <w:szCs w:val="24"/>
          <w:vertAlign w:val="subscript"/>
        </w:rPr>
        <w:t>a</w:t>
      </w:r>
      <w:r w:rsidRPr="0092480B">
        <w:rPr>
          <w:rFonts w:ascii="Times New Roman" w:hAnsi="Times New Roman"/>
          <w:sz w:val="24"/>
          <w:szCs w:val="24"/>
        </w:rPr>
        <w:t xml:space="preserve">” of area </w:t>
      </w:r>
      <w:r w:rsidRPr="0092480B">
        <w:rPr>
          <w:rFonts w:ascii="Symbol" w:hAnsi="Symbol"/>
          <w:i/>
          <w:sz w:val="24"/>
          <w:szCs w:val="24"/>
        </w:rPr>
        <w:t></w:t>
      </w:r>
      <w:r w:rsidRPr="0092480B">
        <w:rPr>
          <w:rFonts w:ascii="Times New Roman" w:hAnsi="Times New Roman"/>
          <w:i/>
          <w:sz w:val="24"/>
          <w:szCs w:val="24"/>
          <w:vertAlign w:val="subscript"/>
        </w:rPr>
        <w:t>a</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4000" w:dyaOrig="680">
                <v:shape id="_x0000_i1222" type="#_x0000_t75" style="width:190.75pt;height:32.05pt" o:ole="">
                  <v:imagedata r:id="rId420" o:title=""/>
                </v:shape>
                <o:OLEObject Type="Embed" ProgID="Equation.3" ShapeID="_x0000_i1222" DrawAspect="Content" ObjectID="_1658221503" r:id="rId421"/>
              </w:object>
            </w:r>
          </w:p>
          <w:p w:rsidR="0092480B" w:rsidRPr="00276BBF" w:rsidRDefault="0092480B" w:rsidP="0092480B">
            <w:pPr>
              <w:jc w:val="center"/>
              <w:rPr>
                <w:sz w:val="24"/>
                <w:szCs w:val="24"/>
              </w:rPr>
            </w:pPr>
            <w:r w:rsidRPr="00DA468D">
              <w:rPr>
                <w:position w:val="-12"/>
              </w:rPr>
              <w:object w:dxaOrig="2720" w:dyaOrig="360">
                <v:shape id="_x0000_i1223" type="#_x0000_t75" style="width:127.7pt;height:17.35pt" o:ole="">
                  <v:imagedata r:id="rId422" o:title=""/>
                </v:shape>
                <o:OLEObject Type="Embed" ProgID="Equation.3" ShapeID="_x0000_i1223" DrawAspect="Content" ObjectID="_1658221504" r:id="rId423"/>
              </w:object>
            </w:r>
            <w:r w:rsidRPr="00DA468D">
              <w:rPr>
                <w:position w:val="-32"/>
              </w:rPr>
              <w:object w:dxaOrig="1960" w:dyaOrig="740">
                <v:shape id="_x0000_i1224" type="#_x0000_t75" style="width:89.85pt;height:35.2pt" o:ole="">
                  <v:imagedata r:id="rId424" o:title=""/>
                </v:shape>
                <o:OLEObject Type="Embed" ProgID="Equation.3" ShapeID="_x0000_i1224" DrawAspect="Content" ObjectID="_1658221505" r:id="rId425"/>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92480B">
            <w:pPr>
              <w:jc w:val="center"/>
            </w:pPr>
            <w:r w:rsidRPr="00DA468D">
              <w:rPr>
                <w:position w:val="-30"/>
              </w:rPr>
              <w:object w:dxaOrig="1780" w:dyaOrig="700">
                <v:shape id="_x0000_i1225" type="#_x0000_t75" style="width:89.35pt;height:33.65pt" o:ole="">
                  <v:imagedata r:id="rId426" o:title=""/>
                </v:shape>
                <o:OLEObject Type="Embed" ProgID="Equation.3" ShapeID="_x0000_i1225" DrawAspect="Content" ObjectID="_1658221506" r:id="rId427"/>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bookmarkStart w:id="344" w:name="_Ref52096987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44"/>
          </w:p>
        </w:tc>
      </w:tr>
    </w:tbl>
    <w:p w:rsidR="0092480B" w:rsidRDefault="0092480B" w:rsidP="0092480B">
      <w:pPr>
        <w:spacing w:after="0" w:line="240" w:lineRule="auto"/>
        <w:jc w:val="both"/>
        <w:rPr>
          <w:rFonts w:ascii="Times New Roman" w:hAnsi="Times New Roman"/>
          <w:sz w:val="24"/>
          <w:szCs w:val="24"/>
        </w:rPr>
      </w:pP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where </w:t>
      </w:r>
      <w:r w:rsidRPr="0092480B">
        <w:rPr>
          <w:rFonts w:ascii="Times New Roman" w:hAnsi="Times New Roman"/>
          <w:i/>
          <w:sz w:val="24"/>
          <w:szCs w:val="24"/>
        </w:rPr>
        <w:t>d</w:t>
      </w:r>
      <w:r w:rsidRPr="0092480B">
        <w:rPr>
          <w:rFonts w:ascii="Times New Roman" w:hAnsi="Times New Roman"/>
          <w:i/>
          <w:sz w:val="24"/>
          <w:szCs w:val="24"/>
          <w:vertAlign w:val="subscript"/>
        </w:rPr>
        <w:t>0</w:t>
      </w:r>
      <w:r w:rsidRPr="0092480B">
        <w:rPr>
          <w:rFonts w:ascii="Times New Roman" w:hAnsi="Times New Roman"/>
          <w:sz w:val="24"/>
          <w:szCs w:val="24"/>
        </w:rPr>
        <w:t xml:space="preserve"> is the distance between the computational particle and the surface wall element. </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Assuming a continuous field for the shear stress</w:t>
      </w:r>
      <w:r>
        <w:rPr>
          <w:rFonts w:ascii="Times New Roman" w:hAnsi="Times New Roman"/>
          <w:sz w:val="24"/>
          <w:szCs w:val="24"/>
        </w:rPr>
        <w:t xml:space="preserve">, the last term of </w:t>
      </w:r>
      <w:r w:rsidRPr="0092480B">
        <w:rPr>
          <w:rFonts w:ascii="Times New Roman" w:hAnsi="Times New Roman"/>
          <w:sz w:val="24"/>
          <w:szCs w:val="24"/>
        </w:rPr>
        <w:fldChar w:fldCharType="begin"/>
      </w:r>
      <w:r w:rsidRPr="0092480B">
        <w:rPr>
          <w:rFonts w:ascii="Times New Roman" w:hAnsi="Times New Roman"/>
          <w:sz w:val="24"/>
          <w:szCs w:val="24"/>
        </w:rPr>
        <w:instrText xml:space="preserve"> REF _Ref520969875 \h  \* MERGEFORMAT </w:instrText>
      </w:r>
      <w:r w:rsidRPr="0092480B">
        <w:rPr>
          <w:rFonts w:ascii="Times New Roman" w:hAnsi="Times New Roman"/>
          <w:sz w:val="24"/>
          <w:szCs w:val="24"/>
        </w:rPr>
      </w:r>
      <w:r w:rsidRPr="0092480B">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8.15</w:t>
      </w:r>
      <w:r w:rsidR="00A32296" w:rsidRPr="00A32296">
        <w:rPr>
          <w:rFonts w:ascii="Times New Roman" w:eastAsia="Times New Roman" w:hAnsi="Times New Roman"/>
          <w:sz w:val="24"/>
          <w:szCs w:val="24"/>
          <w:lang w:eastAsia="it-IT"/>
        </w:rPr>
        <w:t>)</w:t>
      </w:r>
      <w:r w:rsidRPr="0092480B">
        <w:rPr>
          <w:rFonts w:ascii="Times New Roman" w:hAnsi="Times New Roman"/>
          <w:sz w:val="24"/>
          <w:szCs w:val="24"/>
        </w:rPr>
        <w:fldChar w:fldCharType="end"/>
      </w:r>
      <w:r w:rsidRPr="0092480B">
        <w:rPr>
          <w:rFonts w:ascii="Times New Roman" w:hAnsi="Times New Roman"/>
          <w:sz w:val="24"/>
          <w:szCs w:val="24"/>
        </w:rPr>
        <w:t xml:space="preserve"> can be expressed as a SPH approximation and normalized by the discrete Shepard coefficient (</w:t>
      </w:r>
      <w:r w:rsidRPr="0092480B">
        <w:rPr>
          <w:rFonts w:ascii="Symbol" w:hAnsi="Symbol"/>
          <w:i/>
          <w:sz w:val="24"/>
          <w:szCs w:val="24"/>
        </w:rPr>
        <w:t></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3500" w:dyaOrig="700">
                <v:shape id="_x0000_i1226" type="#_x0000_t75" style="width:175pt;height:33.65pt" o:ole="">
                  <v:imagedata r:id="rId428" o:title=""/>
                </v:shape>
                <o:OLEObject Type="Embed" ProgID="Equation.3" ShapeID="_x0000_i1226" DrawAspect="Content" ObjectID="_1658221507" r:id="rId42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68"/>
              </w:rPr>
              <w:object w:dxaOrig="4599" w:dyaOrig="1480">
                <v:shape id="_x0000_i1227" type="#_x0000_t75" style="width:201.8pt;height:65.15pt" o:ole="">
                  <v:imagedata r:id="rId430" o:title=""/>
                </v:shape>
                <o:OLEObject Type="Embed" ProgID="Equation.3" ShapeID="_x0000_i1227" DrawAspect="Content" ObjectID="_1658221508" r:id="rId431"/>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analogous term due to the semi-particles “</w:t>
      </w:r>
      <w:r w:rsidRPr="0092480B">
        <w:rPr>
          <w:rFonts w:ascii="Times New Roman" w:hAnsi="Times New Roman"/>
          <w:i/>
          <w:sz w:val="24"/>
          <w:szCs w:val="24"/>
          <w:vertAlign w:val="subscript"/>
        </w:rPr>
        <w:t>s</w:t>
      </w:r>
      <w:r w:rsidRPr="0092480B">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2680" w:dyaOrig="700">
                <v:shape id="_x0000_i1228" type="#_x0000_t75" style="width:119.3pt;height:33.1pt" o:ole="">
                  <v:imagedata r:id="rId432" o:title=""/>
                </v:shape>
                <o:OLEObject Type="Embed" ProgID="Equation.3" ShapeID="_x0000_i1228" DrawAspect="Content" ObjectID="_1658221509" r:id="rId433"/>
              </w:object>
            </w:r>
            <w:r>
              <w:t xml:space="preserve">   </w:t>
            </w:r>
            <w:r w:rsidRPr="00DA468D">
              <w:rPr>
                <w:position w:val="-48"/>
              </w:rPr>
              <w:object w:dxaOrig="2079" w:dyaOrig="1060">
                <v:shape id="_x0000_i1229" type="#_x0000_t75" style="width:87.25pt;height:46.75pt" o:ole="">
                  <v:imagedata r:id="rId434" o:title=""/>
                </v:shape>
                <o:OLEObject Type="Embed" ProgID="Equation.3" ShapeID="_x0000_i1229" DrawAspect="Content" ObjectID="_1658221510" r:id="rId435"/>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92480B">
      <w:pPr>
        <w:spacing w:after="0" w:line="240" w:lineRule="auto"/>
        <w:jc w:val="both"/>
        <w:rPr>
          <w:rFonts w:ascii="Times New Roman" w:hAnsi="Times New Roman"/>
          <w:sz w:val="24"/>
          <w:szCs w:val="24"/>
        </w:rPr>
      </w:pPr>
    </w:p>
    <w:p w:rsidR="00651294" w:rsidRPr="003A5C36"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5" w:name="_Ref449963226"/>
      <w:bookmarkStart w:id="346" w:name="_Toc42155298"/>
      <w:r>
        <w:rPr>
          <w:rFonts w:ascii="Book Antiqua" w:hAnsi="Book Antiqua"/>
          <w:caps/>
          <w:kern w:val="0"/>
          <w:sz w:val="24"/>
          <w:szCs w:val="24"/>
        </w:rPr>
        <w:lastRenderedPageBreak/>
        <w:t>T</w:t>
      </w:r>
      <w:r w:rsidR="00651294">
        <w:rPr>
          <w:rFonts w:ascii="Book Antiqua" w:hAnsi="Book Antiqua"/>
          <w:caps/>
          <w:kern w:val="0"/>
          <w:sz w:val="24"/>
          <w:szCs w:val="24"/>
        </w:rPr>
        <w:t>ime integration schemes (Leapfrog, Euler, Heun)</w:t>
      </w:r>
      <w:bookmarkEnd w:id="345"/>
      <w:bookmarkEnd w:id="346"/>
      <w:r w:rsidR="00651294" w:rsidRPr="003A5C36">
        <w:rPr>
          <w:rFonts w:ascii="Book Antiqua" w:hAnsi="Book Antiqua"/>
          <w:caps/>
          <w:kern w:val="0"/>
          <w:sz w:val="24"/>
          <w:szCs w:val="24"/>
        </w:rPr>
        <w:t xml:space="preserve"> </w:t>
      </w:r>
    </w:p>
    <w:p w:rsidR="00651294" w:rsidRPr="003A5C36" w:rsidRDefault="00651294" w:rsidP="00651294">
      <w:pPr>
        <w:spacing w:after="0" w:line="240" w:lineRule="auto"/>
        <w:jc w:val="both"/>
        <w:rPr>
          <w:rFonts w:ascii="Times New Roman" w:hAnsi="Times New Roman"/>
          <w:sz w:val="24"/>
          <w:szCs w:val="24"/>
        </w:rPr>
      </w:pPr>
    </w:p>
    <w:p w:rsidR="00651294" w:rsidRPr="00276BBF" w:rsidRDefault="00651294" w:rsidP="00651294">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w:t>
      </w:r>
      <w:ins w:id="347" w:author="Amicarelli Andrea (RSE)" w:date="2020-04-13T16:22:00Z">
        <w:r w:rsidR="00392D18">
          <w:rPr>
            <w:rFonts w:ascii="Times New Roman" w:hAnsi="Times New Roman"/>
            <w:lang w:val="en-GB"/>
          </w:rPr>
          <w:t xml:space="preserve">for both fluid and solid body particles </w:t>
        </w:r>
      </w:ins>
      <w:r w:rsidRPr="00276BBF">
        <w:rPr>
          <w:rFonts w:ascii="Times New Roman" w:hAnsi="Times New Roman"/>
          <w:lang w:val="en-GB"/>
        </w:rPr>
        <w:t xml:space="preserve">is </w:t>
      </w:r>
      <w:r w:rsidR="00454825">
        <w:rPr>
          <w:rFonts w:ascii="Times New Roman" w:hAnsi="Times New Roman"/>
          <w:lang w:val="en-GB"/>
        </w:rPr>
        <w:t xml:space="preserve">ruled by </w:t>
      </w:r>
      <w:r w:rsidRPr="00276BBF">
        <w:rPr>
          <w:rFonts w:ascii="Times New Roman" w:hAnsi="Times New Roman"/>
          <w:lang w:val="en-GB"/>
        </w:rPr>
        <w:t>a second-order Leapfrog scheme (refer to [</w:t>
      </w:r>
      <w:r w:rsidRPr="00276BBF">
        <w:rPr>
          <w:rFonts w:ascii="Times New Roman" w:hAnsi="Times New Roman"/>
          <w:lang w:val="en-GB"/>
        </w:rPr>
        <w:fldChar w:fldCharType="begin"/>
      </w:r>
      <w:r w:rsidRPr="00276BBF">
        <w:rPr>
          <w:rFonts w:ascii="Times New Roman" w:hAnsi="Times New Roman"/>
          <w:lang w:val="en-GB"/>
        </w:rPr>
        <w:instrText xml:space="preserve"> REF _Ref392883327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212</w:t>
      </w:r>
      <w:r w:rsidRPr="00276BBF">
        <w:rPr>
          <w:rFonts w:ascii="Times New Roman" w:hAnsi="Times New Roman"/>
          <w:lang w:val="en-GB"/>
        </w:rPr>
        <w:fldChar w:fldCharType="end"/>
      </w:r>
      <w:r w:rsidRPr="00276BBF">
        <w:rPr>
          <w:rFonts w:ascii="Times New Roman" w:hAnsi="Times New Roman"/>
          <w:lang w:val="en-GB"/>
        </w:rPr>
        <w:t>] for stability analysis and time integration schemes in SPH modelling)</w:t>
      </w:r>
      <w:r w:rsidR="0060573D">
        <w:rPr>
          <w:rFonts w:ascii="Times New Roman" w:hAnsi="Times New Roman"/>
          <w:lang w:val="en-GB"/>
        </w:rPr>
        <w:t>, as described in Amicarelli et al. (2015, [</w:t>
      </w:r>
      <w:r w:rsidR="0060573D">
        <w:rPr>
          <w:rFonts w:ascii="Times New Roman" w:hAnsi="Times New Roman"/>
          <w:lang w:val="en-GB"/>
        </w:rPr>
        <w:fldChar w:fldCharType="begin"/>
      </w:r>
      <w:r w:rsidR="0060573D">
        <w:rPr>
          <w:rFonts w:ascii="Times New Roman" w:hAnsi="Times New Roman"/>
          <w:lang w:val="en-GB"/>
        </w:rPr>
        <w:instrText xml:space="preserve"> REF _Ref447810426 \r \h </w:instrText>
      </w:r>
      <w:r w:rsidR="0060573D">
        <w:rPr>
          <w:rFonts w:ascii="Times New Roman" w:hAnsi="Times New Roman"/>
          <w:lang w:val="en-GB"/>
        </w:rPr>
      </w:r>
      <w:r w:rsidR="0060573D">
        <w:rPr>
          <w:rFonts w:ascii="Times New Roman" w:hAnsi="Times New Roman"/>
          <w:lang w:val="en-GB"/>
        </w:rPr>
        <w:fldChar w:fldCharType="separate"/>
      </w:r>
      <w:r w:rsidR="00A32296">
        <w:rPr>
          <w:rFonts w:ascii="Times New Roman" w:hAnsi="Times New Roman"/>
          <w:lang w:val="en-GB"/>
        </w:rPr>
        <w:t>7</w:t>
      </w:r>
      <w:r w:rsidR="0060573D">
        <w:rPr>
          <w:rFonts w:ascii="Times New Roman" w:hAnsi="Times New Roman"/>
          <w:lang w:val="en-GB"/>
        </w:rPr>
        <w:fldChar w:fldCharType="end"/>
      </w:r>
      <w:r w:rsidR="00454825">
        <w:rPr>
          <w:rFonts w:ascii="Times New Roman" w:hAnsi="Times New Roman"/>
          <w:lang w:val="en-GB"/>
        </w:rPr>
        <w:t>]) and Di Mon</w:t>
      </w:r>
      <w:r w:rsidR="0060573D">
        <w:rPr>
          <w:rFonts w:ascii="Times New Roman" w:hAnsi="Times New Roman"/>
          <w:lang w:val="en-GB"/>
        </w:rPr>
        <w:t>a</w:t>
      </w:r>
      <w:r w:rsidR="00454825">
        <w:rPr>
          <w:rFonts w:ascii="Times New Roman" w:hAnsi="Times New Roman"/>
          <w:lang w:val="en-GB"/>
        </w:rPr>
        <w:t>c</w:t>
      </w:r>
      <w:r w:rsidR="0060573D">
        <w:rPr>
          <w:rFonts w:ascii="Times New Roman" w:hAnsi="Times New Roman"/>
          <w:lang w:val="en-GB"/>
        </w:rPr>
        <w:t>o et al. (2011, [</w:t>
      </w:r>
      <w:r w:rsidR="0060573D">
        <w:rPr>
          <w:rFonts w:ascii="Times New Roman" w:hAnsi="Times New Roman"/>
          <w:lang w:val="en-GB"/>
        </w:rPr>
        <w:fldChar w:fldCharType="begin"/>
      </w:r>
      <w:r w:rsidR="0060573D">
        <w:rPr>
          <w:rFonts w:ascii="Times New Roman" w:hAnsi="Times New Roman"/>
          <w:lang w:val="en-GB"/>
        </w:rPr>
        <w:instrText xml:space="preserve"> REF _Ref341105389 \r \h </w:instrText>
      </w:r>
      <w:r w:rsidR="0060573D">
        <w:rPr>
          <w:rFonts w:ascii="Times New Roman" w:hAnsi="Times New Roman"/>
          <w:lang w:val="en-GB"/>
        </w:rPr>
      </w:r>
      <w:r w:rsidR="0060573D">
        <w:rPr>
          <w:rFonts w:ascii="Times New Roman" w:hAnsi="Times New Roman"/>
          <w:lang w:val="en-GB"/>
        </w:rPr>
        <w:fldChar w:fldCharType="separate"/>
      </w:r>
      <w:r w:rsidR="00A32296">
        <w:rPr>
          <w:rFonts w:ascii="Times New Roman" w:hAnsi="Times New Roman"/>
          <w:lang w:val="en-GB"/>
        </w:rPr>
        <w:t>46</w:t>
      </w:r>
      <w:r w:rsidR="0060573D">
        <w:rPr>
          <w:rFonts w:ascii="Times New Roman" w:hAnsi="Times New Roman"/>
          <w:lang w:val="en-GB"/>
        </w:rPr>
        <w:fldChar w:fldCharType="end"/>
      </w:r>
      <w:r w:rsidR="0060573D">
        <w:rPr>
          <w:rFonts w:ascii="Times New Roman" w:hAnsi="Times New Roman"/>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627"/>
        <w:gridCol w:w="1227"/>
      </w:tblGrid>
      <w:tr w:rsidR="00651294" w:rsidRPr="00276BBF" w:rsidTr="00674ACB">
        <w:tc>
          <w:tcPr>
            <w:tcW w:w="4539" w:type="pct"/>
            <w:vAlign w:val="center"/>
          </w:tcPr>
          <w:commentRangeStart w:id="348"/>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18"/>
                <w:sz w:val="24"/>
                <w:szCs w:val="24"/>
              </w:rPr>
              <w:object w:dxaOrig="3540" w:dyaOrig="460">
                <v:shape id="_x0000_i1230" type="#_x0000_t75" style="width:177.1pt;height:22.6pt" o:ole="">
                  <v:imagedata r:id="rId436" o:title=""/>
                </v:shape>
                <o:OLEObject Type="Embed" ProgID="Equation.3" ShapeID="_x0000_i1230" DrawAspect="Content" ObjectID="_1658221511" r:id="rId437"/>
              </w:object>
            </w:r>
            <w:r w:rsidR="00651294" w:rsidRPr="00276BBF">
              <w:rPr>
                <w:rFonts w:ascii="Times New Roman" w:hAnsi="Times New Roman"/>
                <w:position w:val="-30"/>
                <w:sz w:val="24"/>
                <w:szCs w:val="24"/>
              </w:rPr>
              <w:t xml:space="preserve"> </w:t>
            </w:r>
          </w:p>
          <w:p w:rsidR="00651294" w:rsidRPr="00276BBF" w:rsidRDefault="00392D18"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4000" w:dyaOrig="740">
                <v:shape id="_x0000_i1231" type="#_x0000_t75" style="width:200.75pt;height:37.3pt" o:ole="">
                  <v:imagedata r:id="rId438" o:title=""/>
                </v:shape>
                <o:OLEObject Type="Embed" ProgID="Equation.3" ShapeID="_x0000_i1231" DrawAspect="Content" ObjectID="_1658221512" r:id="rId439"/>
              </w:object>
            </w:r>
          </w:p>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2480" w:dyaOrig="740">
                <v:shape id="_x0000_i1232" type="#_x0000_t75" style="width:124.55pt;height:37.3pt" o:ole="">
                  <v:imagedata r:id="rId440" o:title=""/>
                </v:shape>
                <o:OLEObject Type="Embed" ProgID="Equation.3" ShapeID="_x0000_i1232" DrawAspect="Content" ObjectID="_1658221513" r:id="rId441"/>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48"/>
            <w:r w:rsidR="00392D18">
              <w:rPr>
                <w:rStyle w:val="Rimandocommento"/>
                <w:rFonts w:ascii="Times New Roman" w:eastAsia="Times New Roman" w:hAnsi="Times New Roman"/>
                <w:b w:val="0"/>
                <w:bCs w:val="0"/>
                <w:color w:val="auto"/>
                <w:szCs w:val="20"/>
                <w:lang w:val="it-IT" w:eastAsia="it-IT"/>
              </w:rPr>
              <w:commentReference w:id="348"/>
            </w:r>
          </w:p>
        </w:tc>
      </w:tr>
    </w:tbl>
    <w:p w:rsidR="00651294" w:rsidRDefault="00651294" w:rsidP="00651294">
      <w:pPr>
        <w:spacing w:after="0" w:line="240" w:lineRule="auto"/>
        <w:jc w:val="both"/>
        <w:rPr>
          <w:rFonts w:ascii="Times New Roman" w:hAnsi="Times New Roman"/>
          <w:sz w:val="24"/>
          <w:szCs w:val="24"/>
          <w:lang w:val="it-IT"/>
        </w:rPr>
      </w:pPr>
    </w:p>
    <w:p w:rsidR="0060573D"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 xml:space="preserve">Two alternative explicit Runge-Kutta </w:t>
      </w:r>
      <w:r>
        <w:rPr>
          <w:rFonts w:ascii="Times New Roman" w:hAnsi="Times New Roman"/>
          <w:sz w:val="24"/>
          <w:szCs w:val="24"/>
        </w:rPr>
        <w:t xml:space="preserve">time integration </w:t>
      </w:r>
      <w:r w:rsidRPr="0060573D">
        <w:rPr>
          <w:rFonts w:ascii="Times New Roman" w:hAnsi="Times New Roman"/>
          <w:sz w:val="24"/>
          <w:szCs w:val="24"/>
        </w:rPr>
        <w:t>schemes are also implemented</w:t>
      </w:r>
      <w:r>
        <w:rPr>
          <w:rFonts w:ascii="Times New Roman" w:hAnsi="Times New Roman"/>
          <w:sz w:val="24"/>
          <w:szCs w:val="24"/>
        </w:rPr>
        <w:t xml:space="preserve">: Euler scheme (RK1; first order) and Heun scheme (RK2, </w:t>
      </w:r>
      <w:r w:rsidRPr="0060573D">
        <w:rPr>
          <w:rFonts w:ascii="Times New Roman" w:hAnsi="Times New Roman"/>
          <w:sz w:val="24"/>
          <w:szCs w:val="24"/>
        </w:rPr>
        <w:t>second-order</w:t>
      </w:r>
      <w:r>
        <w:rPr>
          <w:rFonts w:ascii="Times New Roman" w:hAnsi="Times New Roman"/>
          <w:sz w:val="24"/>
          <w:szCs w:val="24"/>
        </w:rPr>
        <w:t>)</w:t>
      </w:r>
      <w:r w:rsidRPr="0060573D">
        <w:rPr>
          <w:rFonts w:ascii="Times New Roman" w:hAnsi="Times New Roman"/>
          <w:sz w:val="24"/>
          <w:szCs w:val="24"/>
        </w:rPr>
        <w:t>.</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According to RK1, </w:t>
      </w:r>
      <w:r w:rsidR="0060573D" w:rsidRPr="0060573D">
        <w:rPr>
          <w:rFonts w:ascii="Times New Roman" w:hAnsi="Times New Roman"/>
          <w:sz w:val="24"/>
          <w:szCs w:val="24"/>
        </w:rPr>
        <w:t xml:space="preserve">the generic parameter </w:t>
      </w:r>
      <w:r w:rsidR="00651294" w:rsidRPr="0060573D">
        <w:rPr>
          <w:rFonts w:ascii="Times New Roman" w:hAnsi="Times New Roman"/>
          <w:sz w:val="24"/>
          <w:szCs w:val="24"/>
        </w:rPr>
        <w:t xml:space="preserve">f </w:t>
      </w:r>
      <w:r w:rsidR="0060573D" w:rsidRPr="0060573D">
        <w:rPr>
          <w:rFonts w:ascii="Times New Roman" w:hAnsi="Times New Roman"/>
          <w:sz w:val="24"/>
          <w:szCs w:val="24"/>
        </w:rPr>
        <w:t>is integrated as follows</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392D18"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4260" w:dyaOrig="620">
                <v:shape id="_x0000_i1233" type="#_x0000_t75" style="width:213.9pt;height:31.55pt" o:ole="">
                  <v:imagedata r:id="rId442" o:title=""/>
                </v:shape>
                <o:OLEObject Type="Embed" ProgID="Equation.3" ShapeID="_x0000_i1233" DrawAspect="Content" ObjectID="_1658221514" r:id="rId443"/>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The scheme above can be rearranged in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14"/>
                <w:sz w:val="20"/>
                <w:szCs w:val="20"/>
              </w:rPr>
              <w:object w:dxaOrig="1960" w:dyaOrig="400">
                <v:shape id="_x0000_i1234" type="#_x0000_t75" style="width:97.75pt;height:19.95pt" o:ole="">
                  <v:imagedata r:id="rId444" o:title=""/>
                </v:shape>
                <o:OLEObject Type="Embed" ProgID="Equation.3" ShapeID="_x0000_i1234" DrawAspect="Content" ObjectID="_1658221515" r:id="rId445"/>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w</w:t>
      </w:r>
      <w:r w:rsidR="0060573D" w:rsidRPr="0060573D">
        <w:rPr>
          <w:rFonts w:ascii="Times New Roman" w:hAnsi="Times New Roman"/>
          <w:sz w:val="24"/>
          <w:szCs w:val="24"/>
        </w:rPr>
        <w:t>here the subscript</w:t>
      </w:r>
      <w:r>
        <w:rPr>
          <w:rFonts w:ascii="Times New Roman" w:hAnsi="Times New Roman"/>
          <w:sz w:val="24"/>
          <w:szCs w:val="24"/>
        </w:rPr>
        <w:t>s</w:t>
      </w:r>
      <w:r w:rsidR="0060573D" w:rsidRPr="0060573D">
        <w:rPr>
          <w:rFonts w:ascii="Times New Roman" w:hAnsi="Times New Roman"/>
          <w:sz w:val="24"/>
          <w:szCs w:val="24"/>
        </w:rPr>
        <w:t xml:space="preserve"> here represent the time step ID</w:t>
      </w:r>
      <w:r w:rsidR="00651294" w:rsidRPr="0060573D">
        <w:rPr>
          <w:rFonts w:ascii="Times New Roman" w:hAnsi="Times New Roman"/>
          <w:sz w:val="24"/>
          <w:szCs w:val="24"/>
        </w:rPr>
        <w:t xml:space="preserve">. </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RK2 </w:t>
      </w:r>
      <w:r w:rsidR="0060573D" w:rsidRPr="0060573D">
        <w:rPr>
          <w:rFonts w:ascii="Times New Roman" w:hAnsi="Times New Roman"/>
          <w:sz w:val="24"/>
          <w:szCs w:val="24"/>
        </w:rPr>
        <w:t>assumes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Default="00B26E8D" w:rsidP="00674ACB">
            <w:pPr>
              <w:spacing w:line="240" w:lineRule="auto"/>
              <w:jc w:val="center"/>
              <w:rPr>
                <w:rFonts w:ascii="Times New Roman" w:hAnsi="Times New Roman"/>
                <w:sz w:val="20"/>
                <w:szCs w:val="20"/>
              </w:rPr>
            </w:pPr>
            <w:r w:rsidRPr="001A4514">
              <w:rPr>
                <w:rFonts w:ascii="Times New Roman" w:hAnsi="Times New Roman"/>
                <w:position w:val="-24"/>
                <w:sz w:val="20"/>
                <w:szCs w:val="20"/>
              </w:rPr>
              <w:object w:dxaOrig="5380" w:dyaOrig="620">
                <v:shape id="_x0000_i1235" type="#_x0000_t75" style="width:269.1pt;height:31.55pt" o:ole="">
                  <v:imagedata r:id="rId446" o:title=""/>
                </v:shape>
                <o:OLEObject Type="Embed" ProgID="Equation.3" ShapeID="_x0000_i1235" DrawAspect="Content" ObjectID="_1658221516" r:id="rId447"/>
              </w:object>
            </w:r>
          </w:p>
          <w:p w:rsidR="00651294" w:rsidRPr="00276BBF" w:rsidRDefault="00651294"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3400" w:dyaOrig="620">
                <v:shape id="_x0000_i1236" type="#_x0000_t75" style="width:170.8pt;height:31.55pt" o:ole="">
                  <v:imagedata r:id="rId448" o:title=""/>
                </v:shape>
                <o:OLEObject Type="Embed" ProgID="Equation.3" ShapeID="_x0000_i1236" DrawAspect="Content" ObjectID="_1658221517" r:id="rId449"/>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Default="00454825" w:rsidP="00651294">
      <w:pPr>
        <w:spacing w:after="0" w:line="240" w:lineRule="auto"/>
        <w:jc w:val="both"/>
        <w:rPr>
          <w:rFonts w:ascii="Times New Roman" w:hAnsi="Times New Roman"/>
          <w:sz w:val="24"/>
          <w:szCs w:val="24"/>
        </w:rPr>
      </w:pPr>
      <w:r>
        <w:rPr>
          <w:rFonts w:ascii="Times New Roman" w:hAnsi="Times New Roman"/>
          <w:sz w:val="24"/>
          <w:szCs w:val="24"/>
        </w:rPr>
        <w:t>This</w:t>
      </w:r>
      <w:r w:rsidR="0060573D" w:rsidRPr="0060573D">
        <w:rPr>
          <w:rFonts w:ascii="Times New Roman" w:hAnsi="Times New Roman"/>
          <w:sz w:val="24"/>
          <w:szCs w:val="24"/>
        </w:rPr>
        <w:t xml:space="preserve"> 2-stage formulation implies 2 stages (sub-loops) for each time step. During the first stage, the temporary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RK1,i+1</w:t>
      </w:r>
      <w:r w:rsidR="0060573D" w:rsidRPr="009917C3">
        <w:rPr>
          <w:rFonts w:ascii="Times New Roman" w:hAnsi="Times New Roman"/>
          <w:sz w:val="24"/>
          <w:szCs w:val="24"/>
        </w:rPr>
        <w:t xml:space="preserve"> is computed</w:t>
      </w:r>
      <w:r w:rsidR="0060573D" w:rsidRPr="0060573D">
        <w:rPr>
          <w:rFonts w:ascii="Times New Roman" w:hAnsi="Times New Roman"/>
          <w:sz w:val="24"/>
          <w:szCs w:val="24"/>
          <w:vertAlign w:val="subscript"/>
        </w:rPr>
        <w:t>.</w:t>
      </w:r>
      <w:r w:rsidR="0060573D">
        <w:rPr>
          <w:rFonts w:ascii="Times New Roman" w:hAnsi="Times New Roman"/>
          <w:sz w:val="24"/>
          <w:szCs w:val="24"/>
          <w:vertAlign w:val="subscript"/>
        </w:rPr>
        <w:t xml:space="preserve"> </w:t>
      </w:r>
      <w:r w:rsidR="0060573D" w:rsidRPr="0060573D">
        <w:rPr>
          <w:rFonts w:ascii="Times New Roman" w:hAnsi="Times New Roman"/>
          <w:sz w:val="24"/>
          <w:szCs w:val="24"/>
        </w:rPr>
        <w:t xml:space="preserve">During the second stage, the time step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RK2,i+1</w:t>
      </w:r>
      <w:r w:rsidR="0060573D" w:rsidRPr="0060573D">
        <w:rPr>
          <w:rFonts w:ascii="Times New Roman" w:hAnsi="Times New Roman"/>
          <w:sz w:val="24"/>
          <w:szCs w:val="24"/>
        </w:rPr>
        <w:t xml:space="preserve"> is assessed</w:t>
      </w:r>
      <w:r w:rsidR="00651294" w:rsidRPr="0060573D">
        <w:rPr>
          <w:rFonts w:ascii="Times New Roman" w:hAnsi="Times New Roman"/>
          <w:sz w:val="24"/>
          <w:szCs w:val="24"/>
        </w:rPr>
        <w:t xml:space="preserve">. </w:t>
      </w:r>
      <w:r w:rsidR="0060573D" w:rsidRPr="009917C3">
        <w:rPr>
          <w:rFonts w:ascii="Times New Roman" w:hAnsi="Times New Roman"/>
          <w:sz w:val="24"/>
          <w:szCs w:val="24"/>
        </w:rPr>
        <w:t>However, several procedure</w:t>
      </w:r>
      <w:r>
        <w:rPr>
          <w:rFonts w:ascii="Times New Roman" w:hAnsi="Times New Roman"/>
          <w:sz w:val="24"/>
          <w:szCs w:val="24"/>
        </w:rPr>
        <w:t>s</w:t>
      </w:r>
      <w:r w:rsidR="0060573D" w:rsidRPr="009917C3">
        <w:rPr>
          <w:rFonts w:ascii="Times New Roman" w:hAnsi="Times New Roman"/>
          <w:sz w:val="24"/>
          <w:szCs w:val="24"/>
        </w:rPr>
        <w:t xml:space="preserve"> do not need a double loop (e.g., </w:t>
      </w:r>
      <w:r w:rsidR="009917C3" w:rsidRPr="009917C3">
        <w:rPr>
          <w:rFonts w:ascii="Times New Roman" w:hAnsi="Times New Roman"/>
          <w:sz w:val="24"/>
          <w:szCs w:val="24"/>
        </w:rPr>
        <w:t xml:space="preserve">the </w:t>
      </w:r>
      <w:r w:rsidR="0060573D" w:rsidRPr="009917C3">
        <w:rPr>
          <w:rFonts w:ascii="Times New Roman" w:hAnsi="Times New Roman"/>
          <w:sz w:val="24"/>
          <w:szCs w:val="24"/>
        </w:rPr>
        <w:t>n</w:t>
      </w:r>
      <w:r>
        <w:rPr>
          <w:rFonts w:ascii="Times New Roman" w:hAnsi="Times New Roman"/>
          <w:sz w:val="24"/>
          <w:szCs w:val="24"/>
        </w:rPr>
        <w:t>e</w:t>
      </w:r>
      <w:r w:rsidR="0060573D" w:rsidRPr="009917C3">
        <w:rPr>
          <w:rFonts w:ascii="Times New Roman" w:hAnsi="Times New Roman"/>
          <w:sz w:val="24"/>
          <w:szCs w:val="24"/>
        </w:rPr>
        <w:t>ighbouring search</w:t>
      </w:r>
      <w:r w:rsidR="009917C3" w:rsidRPr="009917C3">
        <w:rPr>
          <w:rFonts w:ascii="Times New Roman" w:hAnsi="Times New Roman"/>
          <w:sz w:val="24"/>
          <w:szCs w:val="24"/>
        </w:rPr>
        <w:t xml:space="preserve"> algorithm</w:t>
      </w:r>
      <w:r w:rsidR="0060573D" w:rsidRPr="009917C3">
        <w:rPr>
          <w:rFonts w:ascii="Times New Roman" w:hAnsi="Times New Roman"/>
          <w:sz w:val="24"/>
          <w:szCs w:val="24"/>
        </w:rPr>
        <w:t xml:space="preserve">, </w:t>
      </w:r>
      <w:r w:rsidR="009917C3" w:rsidRPr="009917C3">
        <w:rPr>
          <w:rFonts w:ascii="Times New Roman" w:hAnsi="Times New Roman"/>
          <w:sz w:val="24"/>
          <w:szCs w:val="24"/>
        </w:rPr>
        <w:t>the estimation of the time step duration</w:t>
      </w:r>
      <w:r>
        <w:rPr>
          <w:rFonts w:ascii="Times New Roman" w:hAnsi="Times New Roman"/>
          <w:sz w:val="24"/>
          <w:szCs w:val="24"/>
        </w:rPr>
        <w:t>,</w:t>
      </w:r>
      <w:r w:rsidR="009917C3" w:rsidRPr="009917C3">
        <w:rPr>
          <w:rFonts w:ascii="Times New Roman" w:hAnsi="Times New Roman"/>
          <w:sz w:val="24"/>
          <w:szCs w:val="24"/>
        </w:rPr>
        <w:t xml:space="preserve"> the </w:t>
      </w:r>
      <w:r w:rsidR="009917C3">
        <w:rPr>
          <w:rFonts w:ascii="Times New Roman" w:hAnsi="Times New Roman"/>
          <w:sz w:val="24"/>
          <w:szCs w:val="24"/>
        </w:rPr>
        <w:t xml:space="preserve">inlet/outlet </w:t>
      </w:r>
      <w:r>
        <w:rPr>
          <w:rFonts w:ascii="Times New Roman" w:hAnsi="Times New Roman"/>
          <w:sz w:val="24"/>
          <w:szCs w:val="24"/>
        </w:rPr>
        <w:t>section management</w:t>
      </w:r>
      <w:r w:rsidR="009917C3">
        <w:rPr>
          <w:rFonts w:ascii="Times New Roman" w:hAnsi="Times New Roman"/>
          <w:sz w:val="24"/>
          <w:szCs w:val="24"/>
        </w:rPr>
        <w:t>, the result printing, the erosion criterion</w:t>
      </w:r>
      <w:r w:rsidR="00651294" w:rsidRPr="009917C3">
        <w:rPr>
          <w:rFonts w:ascii="Times New Roman" w:hAnsi="Times New Roman"/>
          <w:sz w:val="24"/>
          <w:szCs w:val="24"/>
        </w:rPr>
        <w:t>).</w:t>
      </w:r>
    </w:p>
    <w:p w:rsidR="00171F14" w:rsidRDefault="00850B0A" w:rsidP="00171F14">
      <w:pPr>
        <w:pStyle w:val="Normale1"/>
        <w:spacing w:line="240" w:lineRule="auto"/>
        <w:jc w:val="both"/>
        <w:rPr>
          <w:rFonts w:ascii="Times New Roman" w:hAnsi="Times New Roman"/>
          <w:lang w:val="en-GB"/>
        </w:rPr>
      </w:pPr>
      <w:r>
        <w:rPr>
          <w:rFonts w:ascii="Times New Roman" w:hAnsi="Times New Roman"/>
          <w:lang w:val="en-GB"/>
        </w:rPr>
        <w:t>T</w:t>
      </w:r>
      <w:r w:rsidR="00171F14" w:rsidRPr="003D4BAE">
        <w:rPr>
          <w:rFonts w:ascii="Times New Roman" w:hAnsi="Times New Roman"/>
          <w:lang w:val="en-GB"/>
        </w:rPr>
        <w:t xml:space="preserve">ime integration is constrained </w:t>
      </w:r>
      <w:r w:rsidR="00171F14">
        <w:rPr>
          <w:rFonts w:ascii="Times New Roman" w:hAnsi="Times New Roman"/>
          <w:lang w:val="en-GB"/>
        </w:rPr>
        <w:t>by</w:t>
      </w:r>
      <w:r w:rsidR="00171F14" w:rsidRPr="003D4BAE">
        <w:rPr>
          <w:rFonts w:ascii="Times New Roman" w:hAnsi="Times New Roman"/>
          <w:lang w:val="en-GB"/>
        </w:rPr>
        <w:t xml:space="preserve"> the</w:t>
      </w:r>
      <w:r w:rsidR="00171F14">
        <w:rPr>
          <w:rFonts w:ascii="Times New Roman" w:hAnsi="Times New Roman"/>
          <w:lang w:val="en-GB"/>
        </w:rPr>
        <w:t xml:space="preserve"> following</w:t>
      </w:r>
      <w:r w:rsidR="00171F14" w:rsidRPr="003D4BAE">
        <w:rPr>
          <w:rFonts w:ascii="Times New Roman" w:hAnsi="Times New Roman"/>
          <w:lang w:val="en-GB"/>
        </w:rPr>
        <w:t xml:space="preserve"> stability criteria:</w:t>
      </w:r>
    </w:p>
    <w:tbl>
      <w:tblPr>
        <w:tblW w:w="5192" w:type="pct"/>
        <w:tblLayout w:type="fixed"/>
        <w:tblLook w:val="01E0" w:firstRow="1" w:lastRow="1" w:firstColumn="1" w:lastColumn="1" w:noHBand="0" w:noVBand="0"/>
      </w:tblPr>
      <w:tblGrid>
        <w:gridCol w:w="9289"/>
        <w:gridCol w:w="943"/>
      </w:tblGrid>
      <w:tr w:rsidR="00171F14" w:rsidRPr="00276BBF" w:rsidTr="00585F46">
        <w:tc>
          <w:tcPr>
            <w:tcW w:w="4539" w:type="pct"/>
            <w:vAlign w:val="center"/>
          </w:tcPr>
          <w:commentRangeStart w:id="349"/>
          <w:p w:rsidR="00850B0A" w:rsidRPr="00276BBF" w:rsidRDefault="00FD3639" w:rsidP="00585F46">
            <w:pPr>
              <w:spacing w:after="0" w:line="240" w:lineRule="auto"/>
              <w:jc w:val="center"/>
              <w:rPr>
                <w:rFonts w:ascii="Times New Roman" w:eastAsia="Times New Roman" w:hAnsi="Times New Roman"/>
                <w:position w:val="-34"/>
                <w:sz w:val="24"/>
                <w:szCs w:val="24"/>
                <w:lang w:eastAsia="it-IT"/>
              </w:rPr>
            </w:pPr>
            <w:r w:rsidRPr="003A306D">
              <w:rPr>
                <w:position w:val="-34"/>
              </w:rPr>
              <w:object w:dxaOrig="3980" w:dyaOrig="800">
                <v:shape id="_x0000_i1237" type="#_x0000_t75" style="width:172.4pt;height:37.85pt" o:ole="">
                  <v:imagedata r:id="rId450" o:title=""/>
                </v:shape>
                <o:OLEObject Type="Embed" ProgID="Equation.3" ShapeID="_x0000_i1237" DrawAspect="Content" ObjectID="_1658221518" r:id="rId451"/>
              </w:object>
            </w:r>
          </w:p>
        </w:tc>
        <w:tc>
          <w:tcPr>
            <w:tcW w:w="461" w:type="pct"/>
            <w:vAlign w:val="center"/>
          </w:tcPr>
          <w:p w:rsidR="00171F14" w:rsidRPr="003D504A" w:rsidRDefault="00171F14"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49"/>
            <w:r w:rsidR="00E41549">
              <w:rPr>
                <w:rStyle w:val="Rimandocommento"/>
                <w:rFonts w:ascii="Times New Roman" w:eastAsia="Times New Roman" w:hAnsi="Times New Roman"/>
                <w:b w:val="0"/>
                <w:bCs w:val="0"/>
                <w:color w:val="auto"/>
                <w:szCs w:val="20"/>
                <w:lang w:val="it-IT" w:eastAsia="it-IT"/>
              </w:rPr>
              <w:commentReference w:id="349"/>
            </w:r>
          </w:p>
        </w:tc>
      </w:tr>
    </w:tbl>
    <w:p w:rsidR="00171F14" w:rsidRDefault="00171F14" w:rsidP="00171F14">
      <w:pPr>
        <w:pStyle w:val="Normale1"/>
        <w:spacing w:line="240" w:lineRule="auto"/>
        <w:jc w:val="both"/>
        <w:rPr>
          <w:rFonts w:ascii="Times New Roman" w:hAnsi="Times New Roman"/>
          <w:lang w:val="en-GB"/>
        </w:rPr>
      </w:pPr>
    </w:p>
    <w:p w:rsidR="00171F14" w:rsidRDefault="00171F14" w:rsidP="00171F14">
      <w:pPr>
        <w:pStyle w:val="Normale1"/>
        <w:spacing w:line="240" w:lineRule="auto"/>
        <w:jc w:val="both"/>
        <w:rPr>
          <w:rFonts w:ascii="Times New Roman" w:hAnsi="Times New Roman"/>
          <w:lang w:val="en-GB"/>
        </w:rPr>
      </w:pPr>
      <w:r>
        <w:rPr>
          <w:rFonts w:ascii="Times New Roman" w:hAnsi="Times New Roman"/>
          <w:lang w:val="en-GB"/>
        </w:rPr>
        <w:t>w</w:t>
      </w:r>
      <w:r w:rsidRPr="003D4BAE">
        <w:rPr>
          <w:rFonts w:ascii="Times New Roman" w:hAnsi="Times New Roman"/>
          <w:lang w:val="en-GB"/>
        </w:rPr>
        <w:t>here</w:t>
      </w:r>
      <w:r>
        <w:rPr>
          <w:rFonts w:ascii="Times New Roman" w:hAnsi="Times New Roman"/>
          <w:lang w:val="en-GB"/>
        </w:rPr>
        <w:t xml:space="preserve"> </w:t>
      </w:r>
      <w:r w:rsidRPr="00D473A4">
        <w:rPr>
          <w:rFonts w:ascii="Times New Roman" w:hAnsi="Times New Roman"/>
          <w:i/>
          <w:lang w:val="en-GB"/>
        </w:rPr>
        <w:t>dt</w:t>
      </w:r>
      <w:r w:rsidRPr="00834919">
        <w:rPr>
          <w:rFonts w:ascii="Times New Roman" w:hAnsi="Times New Roman"/>
          <w:lang w:val="en-GB"/>
        </w:rPr>
        <w:t xml:space="preserve"> </w:t>
      </w:r>
      <w:r>
        <w:rPr>
          <w:rFonts w:ascii="Times New Roman" w:hAnsi="Times New Roman"/>
          <w:lang w:val="en-GB"/>
        </w:rPr>
        <w:t xml:space="preserve">(s) is the time step duration and </w:t>
      </w:r>
      <w:r w:rsidR="005920E5" w:rsidRPr="00515052">
        <w:rPr>
          <w:rFonts w:ascii="Times New Roman" w:hAnsi="Times New Roman"/>
          <w:i/>
          <w:lang w:val="en-GB"/>
        </w:rPr>
        <w:t>CFL</w:t>
      </w:r>
      <w:r w:rsidR="00694057">
        <w:rPr>
          <w:rFonts w:ascii="Times New Roman" w:hAnsi="Times New Roman"/>
          <w:lang w:val="en-GB"/>
        </w:rPr>
        <w:t xml:space="preserve"> </w:t>
      </w:r>
      <w:r w:rsidR="005920E5">
        <w:rPr>
          <w:rFonts w:ascii="Times New Roman" w:hAnsi="Times New Roman"/>
          <w:lang w:val="en-GB"/>
        </w:rPr>
        <w:t xml:space="preserve">the </w:t>
      </w:r>
      <w:r w:rsidRPr="003D4BAE">
        <w:rPr>
          <w:rFonts w:ascii="Times New Roman" w:hAnsi="Times New Roman"/>
          <w:lang w:val="en-GB"/>
        </w:rPr>
        <w:t>Courant-Friedrichs-Lewy number</w:t>
      </w:r>
      <w:r>
        <w:rPr>
          <w:rFonts w:ascii="Times New Roman" w:hAnsi="Times New Roman"/>
          <w:lang w:val="en-GB"/>
        </w:rPr>
        <w:t>. Following</w:t>
      </w:r>
      <w:r w:rsidRPr="003D4BAE">
        <w:rPr>
          <w:rFonts w:ascii="Times New Roman" w:hAnsi="Times New Roman"/>
          <w:lang w:val="en-GB"/>
        </w:rPr>
        <w:t xml:space="preserve"> </w:t>
      </w:r>
      <w:r>
        <w:rPr>
          <w:rFonts w:ascii="Times New Roman" w:hAnsi="Times New Roman"/>
          <w:lang w:val="en-GB"/>
        </w:rPr>
        <w:t>[</w:t>
      </w:r>
      <w:r>
        <w:rPr>
          <w:rFonts w:ascii="Times New Roman" w:hAnsi="Times New Roman"/>
          <w:lang w:val="en-GB"/>
        </w:rPr>
        <w:fldChar w:fldCharType="begin"/>
      </w:r>
      <w:r>
        <w:rPr>
          <w:rFonts w:ascii="Times New Roman" w:hAnsi="Times New Roman"/>
          <w:lang w:val="en-GB"/>
        </w:rPr>
        <w:instrText xml:space="preserve"> REF _Ref355092535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1</w:t>
      </w:r>
      <w:r>
        <w:rPr>
          <w:rFonts w:ascii="Times New Roman" w:hAnsi="Times New Roman"/>
          <w:lang w:val="en-GB"/>
        </w:rPr>
        <w:fldChar w:fldCharType="end"/>
      </w:r>
      <w:r>
        <w:rPr>
          <w:rFonts w:ascii="Times New Roman" w:hAnsi="Times New Roman"/>
          <w:lang w:val="en-GB"/>
        </w:rPr>
        <w:t xml:space="preserve">], the viscous term stability parameter is set to </w:t>
      </w:r>
      <w:r w:rsidRPr="00515052">
        <w:rPr>
          <w:rFonts w:ascii="Times New Roman" w:hAnsi="Times New Roman"/>
          <w:i/>
          <w:lang w:val="en-GB"/>
        </w:rPr>
        <w:t>C</w:t>
      </w:r>
      <w:r w:rsidRPr="00515052">
        <w:rPr>
          <w:rFonts w:ascii="Symbol" w:hAnsi="Symbol"/>
          <w:i/>
          <w:vertAlign w:val="subscript"/>
          <w:lang w:val="en-GB"/>
        </w:rPr>
        <w:t></w:t>
      </w:r>
      <w:r w:rsidRPr="003D4BAE">
        <w:rPr>
          <w:rFonts w:ascii="Times New Roman" w:hAnsi="Times New Roman"/>
          <w:lang w:val="en-GB"/>
        </w:rPr>
        <w:t>=0.05</w:t>
      </w:r>
      <w:r>
        <w:rPr>
          <w:rFonts w:ascii="Times New Roman" w:hAnsi="Times New Roman"/>
          <w:lang w:val="en-GB"/>
        </w:rPr>
        <w:t xml:space="preserve">. </w:t>
      </w:r>
      <w:r w:rsidRPr="003D4BAE">
        <w:rPr>
          <w:rFonts w:ascii="Times New Roman" w:hAnsi="Times New Roman"/>
          <w:lang w:val="en-GB"/>
        </w:rPr>
        <w:t xml:space="preserve"> </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An a-priori estimation of the elapsed time (</w:t>
      </w:r>
      <w:r w:rsidRPr="00F816D5">
        <w:rPr>
          <w:rFonts w:ascii="Times New Roman" w:hAnsi="Times New Roman"/>
          <w:i/>
          <w:sz w:val="24"/>
          <w:szCs w:val="24"/>
        </w:rPr>
        <w:t>t</w:t>
      </w:r>
      <w:r w:rsidRPr="00F816D5">
        <w:rPr>
          <w:rFonts w:ascii="Times New Roman" w:hAnsi="Times New Roman"/>
          <w:i/>
          <w:sz w:val="24"/>
          <w:szCs w:val="24"/>
          <w:vertAlign w:val="subscript"/>
        </w:rPr>
        <w:t>e</w:t>
      </w:r>
      <w:r>
        <w:rPr>
          <w:rFonts w:ascii="Times New Roman" w:hAnsi="Times New Roman"/>
          <w:sz w:val="24"/>
          <w:szCs w:val="24"/>
        </w:rPr>
        <w:t>) can assume the following form</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2"/>
              </w:rPr>
              <w:object w:dxaOrig="3700" w:dyaOrig="800">
                <v:shape id="_x0000_i1238" type="#_x0000_t75" style="width:184.45pt;height:43.6pt" o:ole="">
                  <v:imagedata r:id="rId452" o:title=""/>
                </v:shape>
                <o:OLEObject Type="Embed" ProgID="Equation.3" ShapeID="_x0000_i1238" DrawAspect="Content" ObjectID="_1658221519" r:id="rId453"/>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F816D5">
        <w:rPr>
          <w:rFonts w:ascii="Times New Roman" w:hAnsi="Times New Roman"/>
          <w:i/>
          <w:sz w:val="24"/>
          <w:szCs w:val="24"/>
        </w:rPr>
        <w:t>D</w:t>
      </w:r>
      <w:r>
        <w:rPr>
          <w:rFonts w:ascii="Times New Roman" w:hAnsi="Times New Roman"/>
          <w:i/>
          <w:sz w:val="24"/>
          <w:szCs w:val="24"/>
        </w:rPr>
        <w:t xml:space="preserve"> </w:t>
      </w:r>
      <w:r w:rsidRPr="00F816D5">
        <w:rPr>
          <w:rFonts w:ascii="Times New Roman" w:hAnsi="Times New Roman"/>
          <w:sz w:val="24"/>
          <w:szCs w:val="24"/>
        </w:rPr>
        <w:t>is the</w:t>
      </w:r>
      <w:r>
        <w:rPr>
          <w:rFonts w:ascii="Times New Roman" w:hAnsi="Times New Roman"/>
          <w:i/>
          <w:sz w:val="24"/>
          <w:szCs w:val="24"/>
        </w:rPr>
        <w:t xml:space="preserve"> </w:t>
      </w:r>
      <w:r w:rsidRPr="00F816D5">
        <w:rPr>
          <w:rFonts w:ascii="Times New Roman" w:hAnsi="Times New Roman"/>
          <w:sz w:val="24"/>
          <w:szCs w:val="24"/>
        </w:rPr>
        <w:t>domain dimensionality</w:t>
      </w:r>
      <w:r>
        <w:rPr>
          <w:rFonts w:ascii="Times New Roman" w:hAnsi="Times New Roman"/>
          <w:sz w:val="24"/>
          <w:szCs w:val="24"/>
        </w:rPr>
        <w:t xml:space="preserve"> and </w:t>
      </w:r>
      <w:r w:rsidRPr="00F816D5">
        <w:rPr>
          <w:rFonts w:ascii="Times New Roman" w:hAnsi="Times New Roman"/>
          <w:i/>
          <w:sz w:val="24"/>
          <w:szCs w:val="24"/>
        </w:rPr>
        <w:t>A</w:t>
      </w:r>
      <w:r w:rsidRPr="00F816D5">
        <w:rPr>
          <w:rFonts w:ascii="Times New Roman" w:hAnsi="Times New Roman"/>
          <w:sz w:val="24"/>
          <w:szCs w:val="24"/>
        </w:rPr>
        <w:t xml:space="preserve"> varies from 1 to 2.</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Under the s</w:t>
      </w:r>
      <w:r w:rsidRPr="00F816D5">
        <w:rPr>
          <w:rFonts w:ascii="Times New Roman" w:hAnsi="Times New Roman"/>
          <w:sz w:val="24"/>
          <w:szCs w:val="24"/>
        </w:rPr>
        <w:t>implifying hypothesis</w:t>
      </w:r>
      <w:r>
        <w:rPr>
          <w:rFonts w:ascii="Times New Roman" w:hAnsi="Times New Roman"/>
          <w:sz w:val="24"/>
          <w:szCs w:val="24"/>
        </w:rPr>
        <w:t xml:space="preserve"> that the </w:t>
      </w:r>
      <w:r w:rsidRPr="00F816D5">
        <w:rPr>
          <w:rFonts w:ascii="Times New Roman" w:hAnsi="Times New Roman"/>
          <w:sz w:val="24"/>
          <w:szCs w:val="24"/>
        </w:rPr>
        <w:t>particle system of equations are independent</w:t>
      </w:r>
      <w:r>
        <w:rPr>
          <w:rFonts w:ascii="Times New Roman" w:hAnsi="Times New Roman"/>
          <w:sz w:val="24"/>
          <w:szCs w:val="24"/>
        </w:rPr>
        <w:t>, one obtains (at a fixed time step duration)</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0"/>
              </w:rPr>
              <w:object w:dxaOrig="1820" w:dyaOrig="700">
                <v:shape id="_x0000_i1239" type="#_x0000_t75" style="width:91.45pt;height:37.85pt" o:ole="">
                  <v:imagedata r:id="rId454" o:title=""/>
                </v:shape>
                <o:OLEObject Type="Embed" ProgID="Equation.3" ShapeID="_x0000_i1239" DrawAspect="Content" ObjectID="_1658221520" r:id="rId45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w:t>
      </w:r>
      <w:r w:rsidRPr="00F816D5">
        <w:rPr>
          <w:rFonts w:ascii="Times New Roman" w:hAnsi="Times New Roman"/>
          <w:i/>
          <w:sz w:val="24"/>
          <w:szCs w:val="24"/>
        </w:rPr>
        <w:t>CFL</w:t>
      </w:r>
      <w:r w:rsidRPr="00F816D5">
        <w:rPr>
          <w:rFonts w:ascii="Times New Roman" w:hAnsi="Times New Roman"/>
          <w:sz w:val="24"/>
          <w:szCs w:val="24"/>
        </w:rPr>
        <w:t xml:space="preserve"> criterion</w:t>
      </w:r>
      <w:r>
        <w:rPr>
          <w:rFonts w:ascii="Times New Roman" w:hAnsi="Times New Roman"/>
          <w:sz w:val="24"/>
          <w:szCs w:val="24"/>
        </w:rPr>
        <w:t xml:space="preserve">, then </w:t>
      </w:r>
      <w:r w:rsidRPr="00F816D5">
        <w:rPr>
          <w:rFonts w:ascii="Times New Roman" w:hAnsi="Times New Roman"/>
          <w:i/>
          <w:sz w:val="24"/>
          <w:szCs w:val="24"/>
        </w:rPr>
        <w:t>A</w:t>
      </w:r>
      <w:r w:rsidRPr="00F816D5">
        <w:rPr>
          <w:rFonts w:ascii="Times New Roman" w:hAnsi="Times New Roman"/>
          <w:sz w:val="24"/>
          <w:szCs w:val="24"/>
        </w:rPr>
        <w:t>=1</w:t>
      </w:r>
      <w:r>
        <w:rPr>
          <w:rFonts w:ascii="Times New Roman" w:hAnsi="Times New Roman"/>
          <w:sz w:val="24"/>
          <w:szCs w:val="24"/>
        </w:rPr>
        <w:t xml:space="preserve">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200" w:dyaOrig="279">
                <v:shape id="_x0000_i1240" type="#_x0000_t75" style="width:60.45pt;height:15.25pt" o:ole="">
                  <v:imagedata r:id="rId456" o:title=""/>
                </v:shape>
                <o:OLEObject Type="Embed" ProgID="Equation.3" ShapeID="_x0000_i1240" DrawAspect="Content" ObjectID="_1658221521" r:id="rId457"/>
              </w:object>
            </w:r>
            <w:r>
              <w:t xml:space="preserve"> thus </w:t>
            </w:r>
            <w:r w:rsidRPr="007463C6">
              <w:rPr>
                <w:position w:val="-30"/>
              </w:rPr>
              <w:object w:dxaOrig="1140" w:dyaOrig="700">
                <v:shape id="_x0000_i1241" type="#_x0000_t75" style="width:56.75pt;height:37.85pt" o:ole="">
                  <v:imagedata r:id="rId458" o:title=""/>
                </v:shape>
                <o:OLEObject Type="Embed" ProgID="Equation.3" ShapeID="_x0000_i1241" DrawAspect="Content" ObjectID="_1658221522" r:id="rId459"/>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stability criterion on the viscous term, then </w:t>
      </w:r>
      <w:r w:rsidRPr="00F816D5">
        <w:rPr>
          <w:rFonts w:ascii="Times New Roman" w:hAnsi="Times New Roman"/>
          <w:i/>
          <w:sz w:val="24"/>
          <w:szCs w:val="24"/>
        </w:rPr>
        <w:t>A</w:t>
      </w:r>
      <w:r w:rsidRPr="00F816D5">
        <w:rPr>
          <w:rFonts w:ascii="Times New Roman" w:hAnsi="Times New Roman"/>
          <w:sz w:val="24"/>
          <w:szCs w:val="24"/>
        </w:rPr>
        <w:t>=2</w:t>
      </w:r>
      <w:r>
        <w:rPr>
          <w:rFonts w:ascii="Times New Roman" w:hAnsi="Times New Roman"/>
          <w:sz w:val="24"/>
          <w:szCs w:val="24"/>
        </w:rPr>
        <w:t xml:space="preserve"> and the following relationships are valid (at a fixed number of particles)</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380" w:dyaOrig="320">
                <v:shape id="_x0000_i1242" type="#_x0000_t75" style="width:68.85pt;height:17.35pt" o:ole="">
                  <v:imagedata r:id="rId460" o:title=""/>
                </v:shape>
                <o:OLEObject Type="Embed" ProgID="Equation.3" ShapeID="_x0000_i1242" DrawAspect="Content" ObjectID="_1658221523" r:id="rId461"/>
              </w:object>
            </w:r>
            <w:r>
              <w:t xml:space="preserve"> thus </w:t>
            </w:r>
            <w:r w:rsidRPr="007463C6">
              <w:rPr>
                <w:position w:val="-30"/>
              </w:rPr>
              <w:object w:dxaOrig="1260" w:dyaOrig="700">
                <v:shape id="_x0000_i1243" type="#_x0000_t75" style="width:63.05pt;height:37.85pt" o:ole="">
                  <v:imagedata r:id="rId462" o:title=""/>
                </v:shape>
                <o:OLEObject Type="Embed" ProgID="Equation.3" ShapeID="_x0000_i1243" DrawAspect="Content" ObjectID="_1658221524" r:id="rId463"/>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In order t</w:t>
      </w:r>
      <w:r w:rsidRPr="00F816D5">
        <w:rPr>
          <w:rFonts w:ascii="Times New Roman" w:hAnsi="Times New Roman"/>
          <w:sz w:val="24"/>
          <w:szCs w:val="24"/>
        </w:rPr>
        <w:t xml:space="preserve">o understand which stability criterion dominates, </w:t>
      </w:r>
      <w:r>
        <w:rPr>
          <w:rFonts w:ascii="Times New Roman" w:hAnsi="Times New Roman"/>
          <w:sz w:val="24"/>
          <w:szCs w:val="24"/>
        </w:rPr>
        <w:t xml:space="preserve">one </w:t>
      </w:r>
      <w:r w:rsidRPr="00F816D5">
        <w:rPr>
          <w:rFonts w:ascii="Times New Roman" w:hAnsi="Times New Roman"/>
          <w:sz w:val="24"/>
          <w:szCs w:val="24"/>
        </w:rPr>
        <w:t>consider</w:t>
      </w:r>
      <w:r>
        <w:rPr>
          <w:rFonts w:ascii="Times New Roman" w:hAnsi="Times New Roman"/>
          <w:sz w:val="24"/>
          <w:szCs w:val="24"/>
        </w:rPr>
        <w:t>s</w:t>
      </w:r>
      <w:r w:rsidRPr="00F816D5">
        <w:rPr>
          <w:rFonts w:ascii="Times New Roman" w:hAnsi="Times New Roman"/>
          <w:sz w:val="24"/>
          <w:szCs w:val="24"/>
        </w:rPr>
        <w:t xml:space="preserve"> the following ratio:</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394CC6">
              <w:rPr>
                <w:position w:val="-30"/>
              </w:rPr>
              <w:object w:dxaOrig="2240" w:dyaOrig="740">
                <v:shape id="_x0000_i1244" type="#_x0000_t75" style="width:82.5pt;height:28.9pt" o:ole="">
                  <v:imagedata r:id="rId464" o:title=""/>
                </v:shape>
                <o:OLEObject Type="Embed" ProgID="Equation.3" ShapeID="_x0000_i1244" DrawAspect="Content" ObjectID="_1658221525" r:id="rId46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350" w:name="_Ref52097441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50"/>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Provided a time step, if </w:t>
      </w:r>
      <w:r w:rsidRPr="00F816D5">
        <w:rPr>
          <w:rFonts w:ascii="Times New Roman" w:hAnsi="Times New Roman"/>
          <w:sz w:val="24"/>
          <w:szCs w:val="24"/>
        </w:rPr>
        <w:t xml:space="preserve">the ratio </w:t>
      </w:r>
      <w:r w:rsidRPr="00F816D5">
        <w:rPr>
          <w:rFonts w:ascii="Times New Roman" w:hAnsi="Times New Roman"/>
          <w:sz w:val="24"/>
          <w:szCs w:val="24"/>
        </w:rPr>
        <w:fldChar w:fldCharType="begin"/>
      </w:r>
      <w:r w:rsidRPr="00F816D5">
        <w:rPr>
          <w:rFonts w:ascii="Times New Roman" w:hAnsi="Times New Roman"/>
          <w:sz w:val="24"/>
          <w:szCs w:val="24"/>
        </w:rPr>
        <w:instrText xml:space="preserve"> REF _Ref520974413 \h  \* MERGEFORMAT </w:instrText>
      </w:r>
      <w:r w:rsidRPr="00F816D5">
        <w:rPr>
          <w:rFonts w:ascii="Times New Roman" w:hAnsi="Times New Roman"/>
          <w:sz w:val="24"/>
          <w:szCs w:val="24"/>
        </w:rPr>
      </w:r>
      <w:r w:rsidRPr="00F816D5">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9.10</w:t>
      </w:r>
      <w:r w:rsidR="00A32296" w:rsidRPr="00A32296">
        <w:rPr>
          <w:rFonts w:ascii="Times New Roman" w:eastAsia="Times New Roman" w:hAnsi="Times New Roman"/>
          <w:sz w:val="24"/>
          <w:szCs w:val="24"/>
          <w:lang w:eastAsia="it-IT"/>
        </w:rPr>
        <w:t>)</w:t>
      </w:r>
      <w:r w:rsidRPr="00F816D5">
        <w:rPr>
          <w:rFonts w:ascii="Times New Roman" w:hAnsi="Times New Roman"/>
          <w:sz w:val="24"/>
          <w:szCs w:val="24"/>
        </w:rPr>
        <w:fldChar w:fldCharType="end"/>
      </w:r>
      <w:r>
        <w:rPr>
          <w:rFonts w:ascii="Times New Roman" w:hAnsi="Times New Roman"/>
          <w:sz w:val="24"/>
          <w:szCs w:val="24"/>
        </w:rPr>
        <w:t xml:space="preserve"> </w:t>
      </w:r>
      <w:r w:rsidRPr="00F816D5">
        <w:rPr>
          <w:rFonts w:ascii="Times New Roman" w:hAnsi="Times New Roman"/>
          <w:sz w:val="24"/>
          <w:szCs w:val="24"/>
        </w:rPr>
        <w:t xml:space="preserve">is </w:t>
      </w:r>
      <w:r>
        <w:rPr>
          <w:rFonts w:ascii="Times New Roman" w:hAnsi="Times New Roman"/>
          <w:sz w:val="24"/>
          <w:szCs w:val="24"/>
        </w:rPr>
        <w:t xml:space="preserve">greater </w:t>
      </w:r>
      <w:r w:rsidRPr="00F816D5">
        <w:rPr>
          <w:rFonts w:ascii="Times New Roman" w:hAnsi="Times New Roman"/>
          <w:sz w:val="24"/>
          <w:szCs w:val="24"/>
        </w:rPr>
        <w:t xml:space="preserve">than 1, then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Otherwise</w:t>
      </w:r>
      <w:r>
        <w:rPr>
          <w:rFonts w:ascii="Times New Roman" w:hAnsi="Times New Roman"/>
          <w:sz w:val="24"/>
          <w:szCs w:val="24"/>
        </w:rPr>
        <w:t>,</w:t>
      </w:r>
      <w:r w:rsidRPr="00F816D5">
        <w:rPr>
          <w:rFonts w:ascii="Times New Roman" w:hAnsi="Times New Roman"/>
          <w:sz w:val="24"/>
          <w:szCs w:val="24"/>
        </w:rPr>
        <w:t xml:space="preserve"> the viscosity stability criterion dominates.</w:t>
      </w: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When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the maximum viscosity has </w:t>
      </w:r>
      <w:r>
        <w:rPr>
          <w:rFonts w:ascii="Times New Roman" w:hAnsi="Times New Roman"/>
          <w:sz w:val="24"/>
          <w:szCs w:val="24"/>
        </w:rPr>
        <w:t xml:space="preserve">never any </w:t>
      </w:r>
      <w:r w:rsidRPr="00F816D5">
        <w:rPr>
          <w:rFonts w:ascii="Times New Roman" w:hAnsi="Times New Roman"/>
          <w:sz w:val="24"/>
          <w:szCs w:val="24"/>
        </w:rPr>
        <w:t xml:space="preserve">effect on </w:t>
      </w:r>
      <w:r w:rsidRPr="00F816D5">
        <w:rPr>
          <w:rFonts w:ascii="Times New Roman" w:hAnsi="Times New Roman"/>
          <w:i/>
          <w:sz w:val="24"/>
          <w:szCs w:val="24"/>
        </w:rPr>
        <w:t>dt</w:t>
      </w:r>
      <w:r w:rsidRPr="00F816D5">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1C784E">
              <w:rPr>
                <w:position w:val="-24"/>
              </w:rPr>
              <w:object w:dxaOrig="3540" w:dyaOrig="620">
                <v:shape id="_x0000_i1245" type="#_x0000_t75" style="width:130.85pt;height:24.7pt" o:ole="">
                  <v:imagedata r:id="rId466" o:title=""/>
                </v:shape>
                <o:OLEObject Type="Embed" ProgID="Equation.3" ShapeID="_x0000_i1245" DrawAspect="Content" ObjectID="_1658221526" r:id="rId467"/>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The elapsed time </w:t>
      </w:r>
      <w:r w:rsidRPr="00F816D5">
        <w:rPr>
          <w:rFonts w:ascii="Times New Roman" w:hAnsi="Times New Roman"/>
          <w:sz w:val="24"/>
          <w:szCs w:val="24"/>
        </w:rPr>
        <w:t>also depends on the global specific surface of the fluid domain. The highest the latter, the lowest the first</w:t>
      </w:r>
      <w:r>
        <w:rPr>
          <w:rFonts w:ascii="Times New Roman" w:hAnsi="Times New Roman"/>
          <w:sz w:val="24"/>
          <w:szCs w:val="24"/>
        </w:rPr>
        <w:t>. The</w:t>
      </w:r>
      <w:r w:rsidRPr="00F816D5">
        <w:rPr>
          <w:rFonts w:ascii="Times New Roman" w:hAnsi="Times New Roman"/>
          <w:sz w:val="24"/>
          <w:szCs w:val="24"/>
        </w:rPr>
        <w:t xml:space="preserve"> global specific surface of the fluid domain</w:t>
      </w:r>
      <w:r>
        <w:rPr>
          <w:rFonts w:ascii="Times New Roman" w:hAnsi="Times New Roman"/>
          <w:sz w:val="24"/>
          <w:szCs w:val="24"/>
        </w:rPr>
        <w:t xml:space="preserve"> is related to the </w:t>
      </w:r>
      <w:r w:rsidRPr="00F816D5">
        <w:rPr>
          <w:rFonts w:ascii="Times New Roman" w:hAnsi="Times New Roman"/>
          <w:sz w:val="24"/>
          <w:szCs w:val="24"/>
        </w:rPr>
        <w:t>mean number of neighbouring particles.</w:t>
      </w:r>
    </w:p>
    <w:p w:rsidR="00651294" w:rsidRPr="009917C3" w:rsidRDefault="00651294" w:rsidP="00F816D5">
      <w:pPr>
        <w:spacing w:after="0" w:line="240" w:lineRule="auto"/>
        <w:jc w:val="both"/>
        <w:rPr>
          <w:rFonts w:ascii="Times New Roman" w:hAnsi="Times New Roman"/>
          <w:sz w:val="24"/>
          <w:szCs w:val="24"/>
        </w:rPr>
      </w:pPr>
    </w:p>
    <w:p w:rsidR="00433AD1" w:rsidRPr="003A5C36"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51" w:name="_Toc42155299"/>
      <w:bookmarkStart w:id="352" w:name="_Toc447794701"/>
      <w:bookmarkStart w:id="353" w:name="_Toc447794780"/>
      <w:bookmarkStart w:id="354" w:name="_Toc447794865"/>
      <w:bookmarkStart w:id="355" w:name="_Toc447794947"/>
      <w:bookmarkStart w:id="356" w:name="_Toc447795350"/>
      <w:bookmarkStart w:id="357" w:name="_Toc447795457"/>
      <w:r>
        <w:rPr>
          <w:rFonts w:ascii="Book Antiqua" w:hAnsi="Book Antiqua"/>
          <w:caps/>
          <w:kern w:val="0"/>
          <w:sz w:val="24"/>
          <w:szCs w:val="24"/>
        </w:rPr>
        <w:lastRenderedPageBreak/>
        <w:t>The s</w:t>
      </w:r>
      <w:r w:rsidR="00433AD1">
        <w:rPr>
          <w:rFonts w:ascii="Book Antiqua" w:hAnsi="Book Antiqua"/>
          <w:caps/>
          <w:kern w:val="0"/>
          <w:sz w:val="24"/>
          <w:szCs w:val="24"/>
        </w:rPr>
        <w:t>ubstation-flooding damage</w:t>
      </w:r>
      <w:r w:rsidR="00433AD1" w:rsidRPr="003A5C36">
        <w:rPr>
          <w:rFonts w:ascii="Book Antiqua" w:hAnsi="Book Antiqua"/>
          <w:caps/>
          <w:kern w:val="0"/>
          <w:sz w:val="24"/>
          <w:szCs w:val="24"/>
        </w:rPr>
        <w:t xml:space="preserve"> </w:t>
      </w:r>
      <w:r w:rsidR="00433AD1">
        <w:rPr>
          <w:rFonts w:ascii="Book Antiqua" w:hAnsi="Book Antiqua"/>
          <w:caps/>
          <w:kern w:val="0"/>
          <w:sz w:val="24"/>
          <w:szCs w:val="24"/>
        </w:rPr>
        <w:t>scheme</w:t>
      </w:r>
      <w:bookmarkEnd w:id="351"/>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A substation-flooding damage model</w:t>
      </w:r>
      <w:r w:rsidR="00AA07AE">
        <w:rPr>
          <w:rFonts w:ascii="Times New Roman" w:hAnsi="Times New Roman"/>
          <w:sz w:val="24"/>
          <w:szCs w:val="24"/>
        </w:rPr>
        <w:t xml:space="preserve"> is</w:t>
      </w:r>
      <w:r w:rsidRPr="001546AB">
        <w:rPr>
          <w:rFonts w:ascii="Times New Roman" w:hAnsi="Times New Roman"/>
          <w:sz w:val="24"/>
          <w:szCs w:val="24"/>
        </w:rPr>
        <w:t xml:space="preserve"> presented </w:t>
      </w:r>
      <w:r w:rsidR="00AA07AE">
        <w:rPr>
          <w:rFonts w:ascii="Times New Roman" w:hAnsi="Times New Roman"/>
          <w:sz w:val="24"/>
          <w:szCs w:val="24"/>
        </w:rPr>
        <w:t xml:space="preserve">and </w:t>
      </w:r>
      <w:r w:rsidRPr="001546AB">
        <w:rPr>
          <w:rFonts w:ascii="Times New Roman" w:hAnsi="Times New Roman"/>
          <w:sz w:val="24"/>
          <w:szCs w:val="24"/>
        </w:rPr>
        <w:t>integrated in SPHERA</w:t>
      </w:r>
      <w:r w:rsidR="00C84361">
        <w:rPr>
          <w:rFonts w:ascii="Times New Roman" w:hAnsi="Times New Roman"/>
          <w:sz w:val="24"/>
          <w:szCs w:val="24"/>
        </w:rPr>
        <w:t xml:space="preserve"> (Amicarelli et al., 2018, [</w:t>
      </w:r>
      <w:r w:rsidR="00197935">
        <w:rPr>
          <w:rFonts w:ascii="Times New Roman" w:hAnsi="Times New Roman"/>
          <w:sz w:val="24"/>
          <w:szCs w:val="24"/>
        </w:rPr>
        <w:fldChar w:fldCharType="begin"/>
      </w:r>
      <w:r w:rsidR="00197935">
        <w:rPr>
          <w:rFonts w:ascii="Times New Roman" w:hAnsi="Times New Roman"/>
          <w:sz w:val="24"/>
          <w:szCs w:val="24"/>
        </w:rPr>
        <w:instrText xml:space="preserve"> REF _Ref520967512 \r \h </w:instrText>
      </w:r>
      <w:r w:rsidR="00197935">
        <w:rPr>
          <w:rFonts w:ascii="Times New Roman" w:hAnsi="Times New Roman"/>
          <w:sz w:val="24"/>
          <w:szCs w:val="24"/>
        </w:rPr>
      </w:r>
      <w:r w:rsidR="00197935">
        <w:rPr>
          <w:rFonts w:ascii="Times New Roman" w:hAnsi="Times New Roman"/>
          <w:sz w:val="24"/>
          <w:szCs w:val="24"/>
        </w:rPr>
        <w:fldChar w:fldCharType="separate"/>
      </w:r>
      <w:r w:rsidR="00A32296">
        <w:rPr>
          <w:rFonts w:ascii="Times New Roman" w:hAnsi="Times New Roman"/>
          <w:sz w:val="24"/>
          <w:szCs w:val="24"/>
        </w:rPr>
        <w:t>3</w:t>
      </w:r>
      <w:r w:rsidR="00197935">
        <w:rPr>
          <w:rFonts w:ascii="Times New Roman" w:hAnsi="Times New Roman"/>
          <w:sz w:val="24"/>
          <w:szCs w:val="24"/>
        </w:rPr>
        <w:fldChar w:fldCharType="end"/>
      </w:r>
      <w:r w:rsidR="00C84361">
        <w:rPr>
          <w:rFonts w:ascii="Times New Roman" w:hAnsi="Times New Roman"/>
          <w:sz w:val="24"/>
          <w:szCs w:val="24"/>
        </w:rPr>
        <w:t>])</w:t>
      </w:r>
      <w:r w:rsidRPr="001546AB">
        <w:rPr>
          <w:rFonts w:ascii="Times New Roman" w:hAnsi="Times New Roman"/>
          <w:sz w:val="24"/>
          <w:szCs w:val="24"/>
        </w:rPr>
        <w:t>. The model distinguishes the damage due to power outages from the damage to the components of the electrical substations.</w:t>
      </w:r>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Pr>
          <w:rFonts w:ascii="Times New Roman" w:hAnsi="Times New Roman"/>
          <w:sz w:val="24"/>
          <w:szCs w:val="24"/>
        </w:rPr>
        <w:t xml:space="preserve">code version </w:t>
      </w:r>
      <w:r w:rsidRPr="001546AB">
        <w:rPr>
          <w:rFonts w:ascii="Times New Roman" w:hAnsi="Times New Roman"/>
          <w:sz w:val="24"/>
          <w:szCs w:val="24"/>
        </w:rPr>
        <w:t>and needs</w:t>
      </w:r>
      <w:r w:rsidR="00CE689E">
        <w:rPr>
          <w:rFonts w:ascii="Times New Roman" w:hAnsi="Times New Roman"/>
          <w:sz w:val="24"/>
          <w:szCs w:val="24"/>
        </w:rPr>
        <w:t xml:space="preserve"> the following elements</w:t>
      </w:r>
      <w:r w:rsidRPr="001546AB">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The substation-flooding damage model estimates the following physical quantities, at every electrical substation: the Probability of a power Outage Start (</w:t>
      </w:r>
      <w:r w:rsidRPr="00AA07AE">
        <w:rPr>
          <w:rFonts w:ascii="Times New Roman" w:hAnsi="Times New Roman"/>
          <w:i/>
          <w:sz w:val="24"/>
          <w:szCs w:val="24"/>
        </w:rPr>
        <w:t>POS</w:t>
      </w:r>
      <w:r w:rsidRPr="001546AB">
        <w:rPr>
          <w:rFonts w:ascii="Times New Roman" w:hAnsi="Times New Roman"/>
          <w:sz w:val="24"/>
          <w:szCs w:val="24"/>
        </w:rPr>
        <w:t>) as function of the maximum substation water depth; the Expected power Outage Status (</w:t>
      </w:r>
      <w:r w:rsidRPr="00AA07AE">
        <w:rPr>
          <w:rFonts w:ascii="Times New Roman" w:hAnsi="Times New Roman"/>
          <w:i/>
          <w:sz w:val="24"/>
          <w:szCs w:val="24"/>
        </w:rPr>
        <w:t>EOS</w:t>
      </w:r>
      <w:r w:rsidRPr="001546AB">
        <w:rPr>
          <w:rFonts w:ascii="Times New Roman" w:hAnsi="Times New Roman"/>
          <w:sz w:val="24"/>
          <w:szCs w:val="24"/>
        </w:rPr>
        <w:t>), at the level of the single electrical substations (in the absence of power grid redundancy); Expected Outage Time/duration (</w:t>
      </w:r>
      <w:r w:rsidRPr="00AA07AE">
        <w:rPr>
          <w:rFonts w:ascii="Times New Roman" w:hAnsi="Times New Roman"/>
          <w:i/>
          <w:sz w:val="24"/>
          <w:szCs w:val="24"/>
        </w:rPr>
        <w:t>EOT</w:t>
      </w:r>
      <w:r w:rsidRPr="001546AB">
        <w:rPr>
          <w:rFonts w:ascii="Times New Roman" w:hAnsi="Times New Roman"/>
          <w:sz w:val="24"/>
          <w:szCs w:val="24"/>
        </w:rPr>
        <w:t>, s); the flood-related vulnerability and damage (euros) limited to the components of the electrical substations.</w:t>
      </w:r>
    </w:p>
    <w:p w:rsidR="001546AB" w:rsidRPr="001546AB" w:rsidRDefault="001546AB" w:rsidP="001546AB">
      <w:pPr>
        <w:spacing w:after="0" w:line="240" w:lineRule="auto"/>
        <w:jc w:val="both"/>
        <w:rPr>
          <w:rFonts w:ascii="Times New Roman" w:hAnsi="Times New Roman"/>
          <w:sz w:val="24"/>
          <w:szCs w:val="24"/>
        </w:rPr>
      </w:pPr>
    </w:p>
    <w:p w:rsidR="0059425D" w:rsidRPr="004F0A7F" w:rsidRDefault="0059425D" w:rsidP="0059425D">
      <w:pPr>
        <w:pStyle w:val="Amicarellititle2"/>
      </w:pPr>
      <w:bookmarkStart w:id="358" w:name="_Ref520964364"/>
      <w:bookmarkStart w:id="359" w:name="_Toc42155300"/>
      <w:r>
        <w:t>Mathematical model</w:t>
      </w:r>
      <w:r w:rsidR="007822A9">
        <w:t>s</w:t>
      </w:r>
      <w:bookmarkEnd w:id="358"/>
      <w:bookmarkEnd w:id="359"/>
    </w:p>
    <w:p w:rsidR="001546AB" w:rsidRDefault="00AA07AE" w:rsidP="00AA07AE">
      <w:pPr>
        <w:spacing w:after="0" w:line="240" w:lineRule="auto"/>
        <w:jc w:val="both"/>
        <w:rPr>
          <w:rFonts w:ascii="Times New Roman" w:hAnsi="Times New Roman"/>
          <w:sz w:val="24"/>
          <w:szCs w:val="24"/>
        </w:rPr>
      </w:pPr>
      <w:r>
        <w:rPr>
          <w:rFonts w:ascii="Times New Roman" w:hAnsi="Times New Roman"/>
          <w:sz w:val="24"/>
          <w:szCs w:val="24"/>
        </w:rPr>
        <w:t xml:space="preserve">The mathematical </w:t>
      </w:r>
      <w:proofErr w:type="gramStart"/>
      <w:r>
        <w:rPr>
          <w:rFonts w:ascii="Times New Roman" w:hAnsi="Times New Roman"/>
          <w:sz w:val="24"/>
          <w:szCs w:val="24"/>
        </w:rPr>
        <w:t>model</w:t>
      </w:r>
      <w:r w:rsidR="007822A9">
        <w:rPr>
          <w:rFonts w:ascii="Times New Roman" w:hAnsi="Times New Roman"/>
          <w:sz w:val="24"/>
          <w:szCs w:val="24"/>
        </w:rPr>
        <w:t>s</w:t>
      </w:r>
      <w:r>
        <w:rPr>
          <w:rFonts w:ascii="Times New Roman" w:hAnsi="Times New Roman"/>
          <w:sz w:val="24"/>
          <w:szCs w:val="24"/>
        </w:rPr>
        <w:t xml:space="preserve"> of the substation-flooding damage scheme separately considers</w:t>
      </w:r>
      <w:proofErr w:type="gramEnd"/>
      <w:r>
        <w:rPr>
          <w:rFonts w:ascii="Times New Roman" w:hAnsi="Times New Roman"/>
          <w:sz w:val="24"/>
          <w:szCs w:val="24"/>
        </w:rPr>
        <w:t xml:space="preserve"> both blackout events (Sec.</w:t>
      </w:r>
      <w:r>
        <w:rPr>
          <w:rFonts w:ascii="Times New Roman" w:hAnsi="Times New Roman"/>
          <w:sz w:val="24"/>
          <w:szCs w:val="24"/>
        </w:rPr>
        <w:fldChar w:fldCharType="begin"/>
      </w:r>
      <w:r>
        <w:rPr>
          <w:rFonts w:ascii="Times New Roman" w:hAnsi="Times New Roman"/>
          <w:sz w:val="24"/>
          <w:szCs w:val="24"/>
        </w:rPr>
        <w:instrText xml:space="preserve"> REF _Ref509397676 \r \h </w:instrText>
      </w:r>
      <w:r>
        <w:rPr>
          <w:rFonts w:ascii="Times New Roman" w:hAnsi="Times New Roman"/>
          <w:sz w:val="24"/>
          <w:szCs w:val="24"/>
        </w:rPr>
      </w:r>
      <w:r>
        <w:rPr>
          <w:rFonts w:ascii="Times New Roman" w:hAnsi="Times New Roman"/>
          <w:sz w:val="24"/>
          <w:szCs w:val="24"/>
        </w:rPr>
        <w:fldChar w:fldCharType="separate"/>
      </w:r>
      <w:proofErr w:type="gramStart"/>
      <w:r w:rsidR="00A32296">
        <w:rPr>
          <w:rFonts w:ascii="Times New Roman" w:hAnsi="Times New Roman"/>
          <w:sz w:val="24"/>
          <w:szCs w:val="24"/>
        </w:rPr>
        <w:t>10.1.1</w:t>
      </w:r>
      <w:r>
        <w:rPr>
          <w:rFonts w:ascii="Times New Roman" w:hAnsi="Times New Roman"/>
          <w:sz w:val="24"/>
          <w:szCs w:val="24"/>
        </w:rPr>
        <w:fldChar w:fldCharType="end"/>
      </w:r>
      <w:r>
        <w:rPr>
          <w:rFonts w:ascii="Times New Roman" w:hAnsi="Times New Roman"/>
          <w:sz w:val="24"/>
          <w:szCs w:val="24"/>
        </w:rPr>
        <w:t>) and the components of the electrical substations (Sec.</w:t>
      </w:r>
      <w:proofErr w:type="gramEnd"/>
      <w:r w:rsidR="00CE689E">
        <w:rPr>
          <w:rFonts w:ascii="Times New Roman" w:hAnsi="Times New Roman"/>
          <w:sz w:val="24"/>
          <w:szCs w:val="24"/>
        </w:rPr>
        <w:fldChar w:fldCharType="begin"/>
      </w:r>
      <w:r w:rsidR="00CE689E">
        <w:rPr>
          <w:rFonts w:ascii="Times New Roman" w:hAnsi="Times New Roman"/>
          <w:sz w:val="24"/>
          <w:szCs w:val="24"/>
        </w:rPr>
        <w:instrText xml:space="preserve"> REF _Ref520966784 \r \h </w:instrText>
      </w:r>
      <w:r w:rsidR="00CE689E">
        <w:rPr>
          <w:rFonts w:ascii="Times New Roman" w:hAnsi="Times New Roman"/>
          <w:sz w:val="24"/>
          <w:szCs w:val="24"/>
        </w:rPr>
      </w:r>
      <w:r w:rsidR="00CE689E">
        <w:rPr>
          <w:rFonts w:ascii="Times New Roman" w:hAnsi="Times New Roman"/>
          <w:sz w:val="24"/>
          <w:szCs w:val="24"/>
        </w:rPr>
        <w:fldChar w:fldCharType="separate"/>
      </w:r>
      <w:proofErr w:type="gramStart"/>
      <w:r w:rsidR="00A32296">
        <w:rPr>
          <w:rFonts w:ascii="Times New Roman" w:hAnsi="Times New Roman"/>
          <w:sz w:val="24"/>
          <w:szCs w:val="24"/>
        </w:rPr>
        <w:t>10.1.2</w:t>
      </w:r>
      <w:r w:rsidR="00CE689E">
        <w:rPr>
          <w:rFonts w:ascii="Times New Roman" w:hAnsi="Times New Roman"/>
          <w:sz w:val="24"/>
          <w:szCs w:val="24"/>
        </w:rPr>
        <w:fldChar w:fldCharType="end"/>
      </w:r>
      <w:r>
        <w:rPr>
          <w:rFonts w:ascii="Times New Roman" w:hAnsi="Times New Roman"/>
          <w:sz w:val="24"/>
          <w:szCs w:val="24"/>
        </w:rPr>
        <w:t>).</w:t>
      </w:r>
      <w:proofErr w:type="gramEnd"/>
    </w:p>
    <w:p w:rsidR="001546AB" w:rsidRPr="001546AB" w:rsidRDefault="001546AB" w:rsidP="001546AB">
      <w:pPr>
        <w:spacing w:after="0" w:line="240" w:lineRule="auto"/>
        <w:jc w:val="both"/>
        <w:rPr>
          <w:rFonts w:ascii="Times New Roman" w:hAnsi="Times New Roman"/>
          <w:sz w:val="24"/>
          <w:szCs w:val="24"/>
        </w:rPr>
      </w:pPr>
    </w:p>
    <w:p w:rsidR="001546AB" w:rsidRPr="001546AB" w:rsidRDefault="00D20C5E" w:rsidP="001546AB">
      <w:pPr>
        <w:pStyle w:val="Amicarellititle3"/>
        <w:rPr>
          <w:lang w:val="en-GB"/>
        </w:rPr>
      </w:pPr>
      <w:bookmarkStart w:id="360" w:name="_Ref509397676"/>
      <w:bookmarkStart w:id="361" w:name="_Toc513184144"/>
      <w:bookmarkStart w:id="362" w:name="_Toc42155301"/>
      <w:r>
        <w:rPr>
          <w:lang w:val="en-GB"/>
        </w:rPr>
        <w:t>Proxy damage and vulnerability to flood-</w:t>
      </w:r>
      <w:r w:rsidR="009A741C">
        <w:rPr>
          <w:lang w:val="en-GB"/>
        </w:rPr>
        <w:t>induced</w:t>
      </w:r>
      <w:r>
        <w:rPr>
          <w:lang w:val="en-GB"/>
        </w:rPr>
        <w:t xml:space="preserve"> blackout events</w:t>
      </w:r>
      <w:r w:rsidR="001546AB" w:rsidRPr="001546AB">
        <w:rPr>
          <w:lang w:val="en-GB"/>
        </w:rPr>
        <w:t xml:space="preserve">, in </w:t>
      </w:r>
      <w:r>
        <w:rPr>
          <w:lang w:val="en-GB"/>
        </w:rPr>
        <w:t xml:space="preserve">the absence of redundancy </w:t>
      </w:r>
      <w:r w:rsidR="001546AB" w:rsidRPr="001546AB">
        <w:rPr>
          <w:lang w:val="en-GB"/>
        </w:rPr>
        <w:t>(</w:t>
      </w:r>
      <w:r>
        <w:rPr>
          <w:lang w:val="en-GB"/>
        </w:rPr>
        <w:t>at the level of the single electrical substations</w:t>
      </w:r>
      <w:r w:rsidR="001546AB" w:rsidRPr="001546AB">
        <w:rPr>
          <w:lang w:val="en-GB"/>
        </w:rPr>
        <w:t>)</w:t>
      </w:r>
      <w:bookmarkEnd w:id="360"/>
      <w:bookmarkEnd w:id="361"/>
      <w:bookmarkEnd w:id="362"/>
    </w:p>
    <w:p w:rsidR="00D20C5E" w:rsidRDefault="009A741C" w:rsidP="001546AB">
      <w:pPr>
        <w:spacing w:after="0" w:line="240" w:lineRule="auto"/>
        <w:jc w:val="both"/>
        <w:rPr>
          <w:rFonts w:ascii="Times New Roman" w:hAnsi="Times New Roman"/>
          <w:sz w:val="24"/>
          <w:szCs w:val="24"/>
        </w:rPr>
      </w:pPr>
      <w:r>
        <w:rPr>
          <w:rFonts w:ascii="Times New Roman" w:hAnsi="Times New Roman"/>
          <w:sz w:val="24"/>
          <w:szCs w:val="24"/>
        </w:rPr>
        <w:t>A</w:t>
      </w:r>
      <w:r w:rsidR="00D20C5E">
        <w:rPr>
          <w:rFonts w:ascii="Times New Roman" w:hAnsi="Times New Roman"/>
          <w:sz w:val="24"/>
          <w:szCs w:val="24"/>
        </w:rPr>
        <w:t xml:space="preserve"> proxy damage quantifies in time units (not in monetary units) </w:t>
      </w:r>
      <w:r>
        <w:rPr>
          <w:rFonts w:ascii="Times New Roman" w:hAnsi="Times New Roman"/>
          <w:sz w:val="24"/>
          <w:szCs w:val="24"/>
        </w:rPr>
        <w:t xml:space="preserve">the damage due to </w:t>
      </w:r>
      <w:r w:rsidR="00D20C5E">
        <w:rPr>
          <w:rFonts w:ascii="Times New Roman" w:hAnsi="Times New Roman"/>
          <w:sz w:val="24"/>
          <w:szCs w:val="24"/>
        </w:rPr>
        <w:t>blackout events triggered by substation flooding. One assume</w:t>
      </w:r>
      <w:r w:rsidR="00FE5CD6">
        <w:rPr>
          <w:rFonts w:ascii="Times New Roman" w:hAnsi="Times New Roman"/>
          <w:sz w:val="24"/>
          <w:szCs w:val="24"/>
        </w:rPr>
        <w:t>s that the malfunction of a substation determines a blackout event in a branch of the power grid (simplifying hypothesis of no redundancy).</w:t>
      </w:r>
    </w:p>
    <w:p w:rsidR="001546AB" w:rsidRPr="001546AB" w:rsidRDefault="00FE5CD6" w:rsidP="00FE5CD6">
      <w:pPr>
        <w:spacing w:after="0" w:line="240" w:lineRule="auto"/>
        <w:jc w:val="both"/>
        <w:rPr>
          <w:rFonts w:ascii="Times New Roman" w:hAnsi="Times New Roman"/>
          <w:sz w:val="24"/>
          <w:szCs w:val="24"/>
        </w:rPr>
      </w:pPr>
      <w:r>
        <w:rPr>
          <w:rFonts w:ascii="Times New Roman" w:hAnsi="Times New Roman"/>
          <w:sz w:val="24"/>
          <w:szCs w:val="24"/>
        </w:rPr>
        <w:t xml:space="preserve">The breakdown in the electrical energy </w:t>
      </w:r>
      <w:r w:rsidR="009A741C">
        <w:rPr>
          <w:rFonts w:ascii="Times New Roman" w:hAnsi="Times New Roman"/>
          <w:sz w:val="24"/>
          <w:szCs w:val="24"/>
        </w:rPr>
        <w:t xml:space="preserve">supply </w:t>
      </w:r>
      <w:r>
        <w:rPr>
          <w:rFonts w:ascii="Times New Roman" w:hAnsi="Times New Roman"/>
          <w:sz w:val="24"/>
          <w:szCs w:val="24"/>
        </w:rPr>
        <w:t xml:space="preserve">is analysed only considering the </w:t>
      </w:r>
      <w:r w:rsidR="001546AB" w:rsidRPr="001546AB">
        <w:rPr>
          <w:rFonts w:ascii="Times New Roman" w:hAnsi="Times New Roman"/>
          <w:sz w:val="24"/>
          <w:szCs w:val="24"/>
        </w:rPr>
        <w:t>power outage</w:t>
      </w:r>
      <w:r>
        <w:rPr>
          <w:rFonts w:ascii="Times New Roman" w:hAnsi="Times New Roman"/>
          <w:sz w:val="24"/>
          <w:szCs w:val="24"/>
        </w:rPr>
        <w:t xml:space="preserve"> events and neglecting the damage</w:t>
      </w:r>
      <w:r w:rsidRPr="001546AB">
        <w:rPr>
          <w:rFonts w:ascii="Times New Roman" w:hAnsi="Times New Roman"/>
          <w:sz w:val="24"/>
          <w:szCs w:val="24"/>
        </w:rPr>
        <w:t xml:space="preserve"> </w:t>
      </w:r>
      <w:r>
        <w:rPr>
          <w:rFonts w:ascii="Times New Roman" w:hAnsi="Times New Roman"/>
          <w:sz w:val="24"/>
          <w:szCs w:val="24"/>
        </w:rPr>
        <w:t xml:space="preserve">due to </w:t>
      </w:r>
      <w:r w:rsidR="001546AB" w:rsidRPr="001546AB">
        <w:rPr>
          <w:rFonts w:ascii="Times New Roman" w:hAnsi="Times New Roman"/>
          <w:sz w:val="24"/>
          <w:szCs w:val="24"/>
        </w:rPr>
        <w:t>brownout</w:t>
      </w:r>
      <w:r w:rsidR="009A741C">
        <w:rPr>
          <w:rFonts w:ascii="Times New Roman" w:hAnsi="Times New Roman"/>
          <w:sz w:val="24"/>
          <w:szCs w:val="24"/>
        </w:rPr>
        <w:t>s</w:t>
      </w:r>
      <w:r>
        <w:rPr>
          <w:rFonts w:ascii="Times New Roman" w:hAnsi="Times New Roman"/>
          <w:sz w:val="24"/>
          <w:szCs w:val="24"/>
        </w:rPr>
        <w:t xml:space="preserve"> </w:t>
      </w:r>
      <w:r w:rsidR="001546AB" w:rsidRPr="001546AB">
        <w:rPr>
          <w:rFonts w:ascii="Times New Roman" w:hAnsi="Times New Roman"/>
          <w:sz w:val="24"/>
          <w:szCs w:val="24"/>
        </w:rPr>
        <w:t>(</w:t>
      </w:r>
      <w:r w:rsidR="009A741C">
        <w:rPr>
          <w:rFonts w:ascii="Times New Roman" w:hAnsi="Times New Roman"/>
          <w:sz w:val="24"/>
          <w:szCs w:val="24"/>
        </w:rPr>
        <w:t>voltage drops</w:t>
      </w:r>
      <w:r w:rsidR="001546AB" w:rsidRPr="001546AB">
        <w:rPr>
          <w:rFonts w:ascii="Times New Roman" w:hAnsi="Times New Roman"/>
          <w:sz w:val="24"/>
          <w:szCs w:val="24"/>
        </w:rPr>
        <w:t>).</w:t>
      </w:r>
    </w:p>
    <w:p w:rsidR="001546AB" w:rsidRPr="001546AB" w:rsidRDefault="00FE5CD6" w:rsidP="001546AB">
      <w:pPr>
        <w:spacing w:after="0" w:line="240" w:lineRule="auto"/>
        <w:jc w:val="both"/>
        <w:rPr>
          <w:rFonts w:ascii="Times New Roman" w:hAnsi="Times New Roman"/>
          <w:sz w:val="24"/>
          <w:szCs w:val="24"/>
        </w:rPr>
      </w:pPr>
      <w:r>
        <w:rPr>
          <w:rFonts w:ascii="Times New Roman" w:hAnsi="Times New Roman"/>
          <w:sz w:val="24"/>
          <w:szCs w:val="24"/>
        </w:rPr>
        <w:t xml:space="preserve">The Probability of an Outage Start </w:t>
      </w:r>
      <w:r w:rsidR="009A2FD1">
        <w:rPr>
          <w:rFonts w:ascii="Times New Roman" w:hAnsi="Times New Roman"/>
          <w:sz w:val="24"/>
          <w:szCs w:val="24"/>
        </w:rPr>
        <w:t>(</w:t>
      </w:r>
      <w:r w:rsidR="009A2FD1" w:rsidRPr="009A2FD1">
        <w:rPr>
          <w:rFonts w:ascii="Times New Roman" w:hAnsi="Times New Roman"/>
          <w:i/>
          <w:sz w:val="24"/>
          <w:szCs w:val="24"/>
        </w:rPr>
        <w:t>POS</w:t>
      </w:r>
      <w:r w:rsidR="009A2FD1" w:rsidRPr="009A2FD1">
        <w:rPr>
          <w:rFonts w:ascii="Times New Roman" w:hAnsi="Times New Roman"/>
          <w:sz w:val="24"/>
          <w:szCs w:val="24"/>
        </w:rPr>
        <w:t>)</w:t>
      </w:r>
      <w:r w:rsidR="009A2FD1">
        <w:rPr>
          <w:rFonts w:ascii="Times New Roman" w:hAnsi="Times New Roman"/>
          <w:sz w:val="24"/>
          <w:szCs w:val="24"/>
        </w:rPr>
        <w:t xml:space="preserve"> </w:t>
      </w:r>
      <w:r>
        <w:rPr>
          <w:rFonts w:ascii="Times New Roman" w:hAnsi="Times New Roman"/>
          <w:sz w:val="24"/>
          <w:szCs w:val="24"/>
        </w:rPr>
        <w:t xml:space="preserve">(i.e. </w:t>
      </w:r>
      <w:r w:rsidR="009A2FD1">
        <w:rPr>
          <w:rFonts w:ascii="Times New Roman" w:hAnsi="Times New Roman"/>
          <w:sz w:val="24"/>
          <w:szCs w:val="24"/>
        </w:rPr>
        <w:t xml:space="preserve">the probability </w:t>
      </w:r>
      <w:r>
        <w:rPr>
          <w:rFonts w:ascii="Times New Roman" w:hAnsi="Times New Roman"/>
          <w:sz w:val="24"/>
          <w:szCs w:val="24"/>
        </w:rPr>
        <w:t xml:space="preserve">of triggering a blackout event) at a fixed time </w:t>
      </w:r>
      <w:r w:rsidR="009A2FD1">
        <w:rPr>
          <w:rFonts w:ascii="Times New Roman" w:hAnsi="Times New Roman"/>
          <w:sz w:val="24"/>
          <w:szCs w:val="24"/>
        </w:rPr>
        <w:t xml:space="preserve">is </w:t>
      </w:r>
      <w:r w:rsidR="001D17BE">
        <w:rPr>
          <w:rFonts w:ascii="Times New Roman" w:hAnsi="Times New Roman"/>
          <w:sz w:val="24"/>
          <w:szCs w:val="24"/>
        </w:rPr>
        <w:t>smaller th</w:t>
      </w:r>
      <w:r w:rsidR="009A741C">
        <w:rPr>
          <w:rFonts w:ascii="Times New Roman" w:hAnsi="Times New Roman"/>
          <w:sz w:val="24"/>
          <w:szCs w:val="24"/>
        </w:rPr>
        <w:t>a</w:t>
      </w:r>
      <w:r w:rsidR="001D17BE">
        <w:rPr>
          <w:rFonts w:ascii="Times New Roman" w:hAnsi="Times New Roman"/>
          <w:sz w:val="24"/>
          <w:szCs w:val="24"/>
        </w:rPr>
        <w:t xml:space="preserve">n (or equal to) the probability of </w:t>
      </w:r>
      <w:r w:rsidR="009A741C">
        <w:rPr>
          <w:rFonts w:ascii="Times New Roman" w:hAnsi="Times New Roman"/>
          <w:sz w:val="24"/>
          <w:szCs w:val="24"/>
        </w:rPr>
        <w:t xml:space="preserve">occurrence </w:t>
      </w:r>
      <w:r w:rsidR="001D17BE">
        <w:rPr>
          <w:rFonts w:ascii="Times New Roman" w:hAnsi="Times New Roman"/>
          <w:sz w:val="24"/>
          <w:szCs w:val="24"/>
        </w:rPr>
        <w:t xml:space="preserve">of a blackout event at the same time </w:t>
      </w:r>
      <w:r w:rsidR="001546AB" w:rsidRPr="001546AB">
        <w:rPr>
          <w:rFonts w:ascii="Times New Roman" w:hAnsi="Times New Roman"/>
          <w:sz w:val="24"/>
          <w:szCs w:val="24"/>
        </w:rPr>
        <w:t>(</w:t>
      </w:r>
      <w:r w:rsidR="001546AB" w:rsidRPr="001D17BE">
        <w:rPr>
          <w:rFonts w:ascii="Times New Roman" w:hAnsi="Times New Roman"/>
          <w:i/>
          <w:sz w:val="24"/>
          <w:szCs w:val="24"/>
        </w:rPr>
        <w:t>EOS</w:t>
      </w:r>
      <w:r w:rsidR="001546AB" w:rsidRPr="001546AB">
        <w:rPr>
          <w:rFonts w:ascii="Times New Roman" w:hAnsi="Times New Roman"/>
          <w:sz w:val="24"/>
          <w:szCs w:val="24"/>
        </w:rPr>
        <w:t xml:space="preserve">, “Expected Outage Status”) </w:t>
      </w:r>
      <w:r w:rsidR="001D17BE">
        <w:rPr>
          <w:rFonts w:ascii="Times New Roman" w:hAnsi="Times New Roman"/>
          <w:sz w:val="24"/>
          <w:szCs w:val="24"/>
        </w:rPr>
        <w:t xml:space="preserve">because the latter also depends on the blackout events which </w:t>
      </w:r>
      <w:r w:rsidR="009A741C">
        <w:rPr>
          <w:rFonts w:ascii="Times New Roman" w:hAnsi="Times New Roman"/>
          <w:sz w:val="24"/>
          <w:szCs w:val="24"/>
        </w:rPr>
        <w:t xml:space="preserve">might </w:t>
      </w:r>
      <w:r w:rsidR="001D17BE">
        <w:rPr>
          <w:rFonts w:ascii="Times New Roman" w:hAnsi="Times New Roman"/>
          <w:sz w:val="24"/>
          <w:szCs w:val="24"/>
        </w:rPr>
        <w:t>start previously</w:t>
      </w:r>
      <w:r w:rsidR="001546AB" w:rsidRPr="001546AB">
        <w:rPr>
          <w:rFonts w:ascii="Times New Roman" w:hAnsi="Times New Roman"/>
          <w:sz w:val="24"/>
          <w:szCs w:val="24"/>
        </w:rPr>
        <w:t>.</w:t>
      </w:r>
    </w:p>
    <w:p w:rsidR="001546AB" w:rsidRDefault="001D17BE" w:rsidP="001D17BE">
      <w:pPr>
        <w:spacing w:after="0" w:line="240" w:lineRule="auto"/>
        <w:jc w:val="both"/>
        <w:rPr>
          <w:rFonts w:ascii="Times New Roman" w:hAnsi="Times New Roman"/>
          <w:sz w:val="24"/>
          <w:szCs w:val="24"/>
        </w:rPr>
      </w:pPr>
      <w:r>
        <w:rPr>
          <w:rFonts w:ascii="Times New Roman" w:hAnsi="Times New Roman"/>
          <w:sz w:val="24"/>
          <w:szCs w:val="24"/>
        </w:rPr>
        <w:t xml:space="preserve">The procedure of </w:t>
      </w:r>
      <w:r w:rsidR="001546AB" w:rsidRPr="001546AB">
        <w:rPr>
          <w:rFonts w:ascii="Times New Roman" w:hAnsi="Times New Roman"/>
          <w:sz w:val="24"/>
          <w:szCs w:val="24"/>
        </w:rPr>
        <w:t xml:space="preserve">HAZUS-MH (2011, </w:t>
      </w:r>
      <w:r w:rsidR="003101E5">
        <w:rPr>
          <w:rFonts w:ascii="Times New Roman" w:hAnsi="Times New Roman"/>
          <w:sz w:val="24"/>
          <w:szCs w:val="24"/>
        </w:rPr>
        <w:t>[</w:t>
      </w:r>
      <w:r w:rsidR="003101E5">
        <w:rPr>
          <w:rFonts w:ascii="Times New Roman" w:hAnsi="Times New Roman"/>
          <w:sz w:val="24"/>
          <w:szCs w:val="24"/>
        </w:rPr>
        <w:fldChar w:fldCharType="begin"/>
      </w:r>
      <w:r w:rsidR="003101E5">
        <w:rPr>
          <w:rFonts w:ascii="Times New Roman" w:hAnsi="Times New Roman"/>
          <w:sz w:val="24"/>
          <w:szCs w:val="24"/>
        </w:rPr>
        <w:instrText xml:space="preserve"> REF _Ref520905115 \r \h </w:instrText>
      </w:r>
      <w:r w:rsidR="003101E5">
        <w:rPr>
          <w:rFonts w:ascii="Times New Roman" w:hAnsi="Times New Roman"/>
          <w:sz w:val="24"/>
          <w:szCs w:val="24"/>
        </w:rPr>
      </w:r>
      <w:r w:rsidR="003101E5">
        <w:rPr>
          <w:rFonts w:ascii="Times New Roman" w:hAnsi="Times New Roman"/>
          <w:sz w:val="24"/>
          <w:szCs w:val="24"/>
        </w:rPr>
        <w:fldChar w:fldCharType="separate"/>
      </w:r>
      <w:r w:rsidR="00A32296">
        <w:rPr>
          <w:rFonts w:ascii="Times New Roman" w:hAnsi="Times New Roman"/>
          <w:sz w:val="24"/>
          <w:szCs w:val="24"/>
        </w:rPr>
        <w:t>86</w:t>
      </w:r>
      <w:r w:rsidR="003101E5">
        <w:rPr>
          <w:rFonts w:ascii="Times New Roman" w:hAnsi="Times New Roman"/>
          <w:sz w:val="24"/>
          <w:szCs w:val="24"/>
        </w:rPr>
        <w:fldChar w:fldCharType="end"/>
      </w:r>
      <w:r w:rsidR="003101E5">
        <w:rPr>
          <w:rFonts w:ascii="Times New Roman" w:hAnsi="Times New Roman"/>
          <w:sz w:val="24"/>
          <w:szCs w:val="24"/>
        </w:rPr>
        <w:t>]</w:t>
      </w:r>
      <w:r w:rsidR="001546AB" w:rsidRPr="001546AB">
        <w:rPr>
          <w:rFonts w:ascii="Times New Roman" w:hAnsi="Times New Roman"/>
          <w:sz w:val="24"/>
          <w:szCs w:val="24"/>
        </w:rPr>
        <w:t xml:space="preserve">) </w:t>
      </w:r>
      <w:r w:rsidR="003101E5">
        <w:rPr>
          <w:rFonts w:ascii="Times New Roman" w:hAnsi="Times New Roman"/>
          <w:sz w:val="24"/>
          <w:szCs w:val="24"/>
        </w:rPr>
        <w:t xml:space="preserve">considers a threshold water depth of </w:t>
      </w:r>
      <w:r w:rsidR="001546AB" w:rsidRPr="003101E5">
        <w:rPr>
          <w:rFonts w:ascii="Times New Roman" w:hAnsi="Times New Roman"/>
          <w:i/>
          <w:sz w:val="24"/>
          <w:szCs w:val="24"/>
        </w:rPr>
        <w:t>Y</w:t>
      </w:r>
      <w:r w:rsidR="001546AB" w:rsidRPr="00D76D68">
        <w:rPr>
          <w:rFonts w:ascii="Times New Roman" w:hAnsi="Times New Roman"/>
          <w:i/>
          <w:sz w:val="24"/>
          <w:szCs w:val="24"/>
          <w:vertAlign w:val="subscript"/>
        </w:rPr>
        <w:t>th</w:t>
      </w:r>
      <w:r w:rsidR="001546AB" w:rsidRPr="001546AB">
        <w:rPr>
          <w:rFonts w:ascii="Times New Roman" w:hAnsi="Times New Roman"/>
          <w:sz w:val="24"/>
          <w:szCs w:val="24"/>
        </w:rPr>
        <w:t xml:space="preserve">=1.2m </w:t>
      </w:r>
      <w:r w:rsidR="003101E5">
        <w:rPr>
          <w:rFonts w:ascii="Times New Roman" w:hAnsi="Times New Roman"/>
          <w:sz w:val="24"/>
          <w:szCs w:val="24"/>
        </w:rPr>
        <w:t xml:space="preserve">for blackout events associated with </w:t>
      </w:r>
      <w:r w:rsidR="00D76D68">
        <w:rPr>
          <w:rFonts w:ascii="Times New Roman" w:hAnsi="Times New Roman"/>
          <w:sz w:val="24"/>
          <w:szCs w:val="24"/>
        </w:rPr>
        <w:t xml:space="preserve">the flooding of </w:t>
      </w:r>
      <w:r w:rsidR="003101E5">
        <w:rPr>
          <w:rFonts w:ascii="Times New Roman" w:hAnsi="Times New Roman"/>
          <w:sz w:val="24"/>
          <w:szCs w:val="24"/>
        </w:rPr>
        <w:t>electrical substation</w:t>
      </w:r>
      <w:r w:rsidR="001546AB" w:rsidRPr="001546AB">
        <w:rPr>
          <w:rFonts w:ascii="Times New Roman" w:hAnsi="Times New Roman"/>
          <w:sz w:val="24"/>
          <w:szCs w:val="24"/>
        </w:rPr>
        <w:t xml:space="preserve">. </w:t>
      </w:r>
      <w:r w:rsidR="003101E5">
        <w:rPr>
          <w:rFonts w:ascii="Times New Roman" w:hAnsi="Times New Roman"/>
          <w:sz w:val="24"/>
          <w:szCs w:val="24"/>
        </w:rPr>
        <w:t xml:space="preserve">However, </w:t>
      </w:r>
      <w:r w:rsidR="009A741C">
        <w:rPr>
          <w:rFonts w:ascii="Times New Roman" w:hAnsi="Times New Roman"/>
          <w:sz w:val="24"/>
          <w:szCs w:val="24"/>
        </w:rPr>
        <w:t xml:space="preserve">the above procedure does not mention neither data nor the method to elaborate them. </w:t>
      </w:r>
      <w:r w:rsidR="00D76D68" w:rsidRPr="001546AB">
        <w:rPr>
          <w:rFonts w:ascii="Times New Roman" w:hAnsi="Times New Roman"/>
          <w:sz w:val="24"/>
          <w:szCs w:val="24"/>
        </w:rPr>
        <w:t>Holmes</w:t>
      </w:r>
      <w:r w:rsidR="00D76D68">
        <w:rPr>
          <w:rFonts w:ascii="Times New Roman" w:hAnsi="Times New Roman"/>
          <w:sz w:val="24"/>
          <w:szCs w:val="24"/>
        </w:rPr>
        <w:t xml:space="preserve"> (</w:t>
      </w:r>
      <w:r w:rsidR="00D76D68" w:rsidRPr="001546AB">
        <w:rPr>
          <w:rFonts w:ascii="Times New Roman" w:hAnsi="Times New Roman"/>
          <w:sz w:val="24"/>
          <w:szCs w:val="24"/>
        </w:rPr>
        <w:t xml:space="preserve">2015, </w:t>
      </w:r>
      <w:r w:rsidR="00D76D68">
        <w:rPr>
          <w:rFonts w:ascii="Times New Roman" w:hAnsi="Times New Roman"/>
          <w:sz w:val="24"/>
          <w:szCs w:val="24"/>
        </w:rPr>
        <w:t>[</w:t>
      </w:r>
      <w:r w:rsidR="00D76D68">
        <w:rPr>
          <w:rFonts w:ascii="Times New Roman" w:hAnsi="Times New Roman"/>
          <w:sz w:val="24"/>
          <w:szCs w:val="24"/>
        </w:rPr>
        <w:fldChar w:fldCharType="begin"/>
      </w:r>
      <w:r w:rsidR="00D76D68">
        <w:rPr>
          <w:rFonts w:ascii="Times New Roman" w:hAnsi="Times New Roman"/>
          <w:sz w:val="24"/>
          <w:szCs w:val="24"/>
        </w:rPr>
        <w:instrText xml:space="preserve"> REF _Ref520905322 \r \h </w:instrText>
      </w:r>
      <w:r w:rsidR="00D76D68">
        <w:rPr>
          <w:rFonts w:ascii="Times New Roman" w:hAnsi="Times New Roman"/>
          <w:sz w:val="24"/>
          <w:szCs w:val="24"/>
        </w:rPr>
      </w:r>
      <w:r w:rsidR="00D76D68">
        <w:rPr>
          <w:rFonts w:ascii="Times New Roman" w:hAnsi="Times New Roman"/>
          <w:sz w:val="24"/>
          <w:szCs w:val="24"/>
        </w:rPr>
        <w:fldChar w:fldCharType="separate"/>
      </w:r>
      <w:r w:rsidR="00A32296">
        <w:rPr>
          <w:rFonts w:ascii="Times New Roman" w:hAnsi="Times New Roman"/>
          <w:sz w:val="24"/>
          <w:szCs w:val="24"/>
        </w:rPr>
        <w:t>88</w:t>
      </w:r>
      <w:r w:rsidR="00D76D68">
        <w:rPr>
          <w:rFonts w:ascii="Times New Roman" w:hAnsi="Times New Roman"/>
          <w:sz w:val="24"/>
          <w:szCs w:val="24"/>
        </w:rPr>
        <w:fldChar w:fldCharType="end"/>
      </w:r>
      <w:r w:rsidR="00D76D68">
        <w:rPr>
          <w:rFonts w:ascii="Times New Roman" w:hAnsi="Times New Roman"/>
          <w:sz w:val="24"/>
          <w:szCs w:val="24"/>
        </w:rPr>
        <w:t xml:space="preserve">]) explains </w:t>
      </w:r>
      <w:r w:rsidR="003101E5">
        <w:rPr>
          <w:rFonts w:ascii="Times New Roman" w:hAnsi="Times New Roman"/>
          <w:sz w:val="24"/>
          <w:szCs w:val="24"/>
        </w:rPr>
        <w:t xml:space="preserve">that </w:t>
      </w:r>
      <w:r w:rsidR="009A741C">
        <w:rPr>
          <w:rFonts w:ascii="Times New Roman" w:hAnsi="Times New Roman"/>
          <w:sz w:val="24"/>
          <w:szCs w:val="24"/>
        </w:rPr>
        <w:t xml:space="preserve">the above threshold value </w:t>
      </w:r>
      <w:r w:rsidR="003101E5">
        <w:rPr>
          <w:rFonts w:ascii="Times New Roman" w:hAnsi="Times New Roman"/>
          <w:sz w:val="24"/>
          <w:szCs w:val="24"/>
        </w:rPr>
        <w:t>is overestimated</w:t>
      </w:r>
      <w:r w:rsidR="001546AB" w:rsidRPr="001546AB">
        <w:rPr>
          <w:rFonts w:ascii="Times New Roman" w:hAnsi="Times New Roman"/>
          <w:sz w:val="24"/>
          <w:szCs w:val="24"/>
        </w:rPr>
        <w:t xml:space="preserve">. </w:t>
      </w:r>
      <w:r w:rsidR="00D76D68">
        <w:rPr>
          <w:rFonts w:ascii="Times New Roman" w:hAnsi="Times New Roman"/>
          <w:sz w:val="24"/>
          <w:szCs w:val="24"/>
        </w:rPr>
        <w:t>In particular, t</w:t>
      </w:r>
      <w:r w:rsidR="006A2E7E">
        <w:rPr>
          <w:rFonts w:ascii="Times New Roman" w:hAnsi="Times New Roman"/>
          <w:sz w:val="24"/>
          <w:szCs w:val="24"/>
        </w:rPr>
        <w:t>he majority of the UK electrical subst</w:t>
      </w:r>
      <w:r w:rsidR="009A741C">
        <w:rPr>
          <w:rFonts w:ascii="Times New Roman" w:hAnsi="Times New Roman"/>
          <w:sz w:val="24"/>
          <w:szCs w:val="24"/>
        </w:rPr>
        <w:t>at</w:t>
      </w:r>
      <w:r w:rsidR="006A2E7E">
        <w:rPr>
          <w:rFonts w:ascii="Times New Roman" w:hAnsi="Times New Roman"/>
          <w:sz w:val="24"/>
          <w:szCs w:val="24"/>
        </w:rPr>
        <w:t xml:space="preserve">ions has shown a threshold of </w:t>
      </w:r>
      <w:r w:rsidR="001546AB" w:rsidRPr="006A2E7E">
        <w:rPr>
          <w:rFonts w:ascii="Times New Roman" w:hAnsi="Times New Roman"/>
          <w:i/>
          <w:sz w:val="24"/>
          <w:szCs w:val="24"/>
        </w:rPr>
        <w:t>Y</w:t>
      </w:r>
      <w:r w:rsidR="001546AB" w:rsidRPr="006A2E7E">
        <w:rPr>
          <w:rFonts w:ascii="Times New Roman" w:hAnsi="Times New Roman"/>
          <w:i/>
          <w:sz w:val="24"/>
          <w:szCs w:val="24"/>
          <w:vertAlign w:val="subscript"/>
        </w:rPr>
        <w:t>th</w:t>
      </w:r>
      <w:r w:rsidR="001546AB" w:rsidRPr="001546AB">
        <w:rPr>
          <w:rFonts w:ascii="Times New Roman" w:hAnsi="Times New Roman"/>
          <w:sz w:val="24"/>
          <w:szCs w:val="24"/>
        </w:rPr>
        <w:t>=0.30m (Crawford &amp; Seidel, 2013</w:t>
      </w:r>
      <w:proofErr w:type="gramStart"/>
      <w:r w:rsidR="001546AB" w:rsidRPr="001546AB">
        <w:rPr>
          <w:rFonts w:ascii="Times New Roman" w:hAnsi="Times New Roman"/>
          <w:sz w:val="24"/>
          <w:szCs w:val="24"/>
        </w:rPr>
        <w:t>,</w:t>
      </w:r>
      <w:r w:rsidR="00242D54">
        <w:rPr>
          <w:rFonts w:ascii="Times New Roman" w:hAnsi="Times New Roman"/>
          <w:sz w:val="24"/>
          <w:szCs w:val="24"/>
        </w:rPr>
        <w:t>[</w:t>
      </w:r>
      <w:proofErr w:type="gramEnd"/>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_Ref520905439 \r \h </w:instrText>
      </w:r>
      <w:r w:rsidR="00242D54">
        <w:rPr>
          <w:rFonts w:ascii="Times New Roman" w:hAnsi="Times New Roman"/>
          <w:sz w:val="24"/>
          <w:szCs w:val="24"/>
        </w:rPr>
      </w:r>
      <w:r w:rsidR="00242D54">
        <w:rPr>
          <w:rFonts w:ascii="Times New Roman" w:hAnsi="Times New Roman"/>
          <w:sz w:val="24"/>
          <w:szCs w:val="24"/>
        </w:rPr>
        <w:fldChar w:fldCharType="separate"/>
      </w:r>
      <w:r w:rsidR="00A32296">
        <w:rPr>
          <w:rFonts w:ascii="Times New Roman" w:hAnsi="Times New Roman"/>
          <w:sz w:val="24"/>
          <w:szCs w:val="24"/>
        </w:rPr>
        <w:t>39</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 xml:space="preserve">Considering this value and a maximum threshold of </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th,max</w:t>
      </w:r>
      <w:r w:rsidR="001546AB" w:rsidRPr="001546AB">
        <w:rPr>
          <w:rFonts w:ascii="Times New Roman" w:hAnsi="Times New Roman"/>
          <w:sz w:val="24"/>
          <w:szCs w:val="24"/>
        </w:rPr>
        <w:t>=0.50m, Holmes (2015,</w:t>
      </w:r>
      <w:r w:rsidR="00242D54" w:rsidRPr="00242D54">
        <w:rPr>
          <w:rFonts w:ascii="Times New Roman" w:hAnsi="Times New Roman"/>
          <w:sz w:val="24"/>
          <w:szCs w:val="24"/>
        </w:rPr>
        <w:t xml:space="preserve"> </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_Ref520905322 \r \h </w:instrText>
      </w:r>
      <w:r w:rsidR="00242D54">
        <w:rPr>
          <w:rFonts w:ascii="Times New Roman" w:hAnsi="Times New Roman"/>
          <w:sz w:val="24"/>
          <w:szCs w:val="24"/>
        </w:rPr>
      </w:r>
      <w:r w:rsidR="00242D54">
        <w:rPr>
          <w:rFonts w:ascii="Times New Roman" w:hAnsi="Times New Roman"/>
          <w:sz w:val="24"/>
          <w:szCs w:val="24"/>
        </w:rPr>
        <w:fldChar w:fldCharType="separate"/>
      </w:r>
      <w:r w:rsidR="00A32296">
        <w:rPr>
          <w:rFonts w:ascii="Times New Roman" w:hAnsi="Times New Roman"/>
          <w:sz w:val="24"/>
          <w:szCs w:val="24"/>
        </w:rPr>
        <w:t>88</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provides a linear relationship between the probability of an Outage Start and water depth</w:t>
      </w:r>
      <w:r w:rsidR="001546AB" w:rsidRPr="001546AB">
        <w:rPr>
          <w:rFonts w:ascii="Times New Roman" w:hAnsi="Times New Roman"/>
          <w:sz w:val="24"/>
          <w:szCs w:val="24"/>
        </w:rPr>
        <w:t xml:space="preserve">, </w:t>
      </w:r>
      <w:r w:rsidR="00242D54">
        <w:rPr>
          <w:rFonts w:ascii="Times New Roman" w:hAnsi="Times New Roman"/>
          <w:sz w:val="24"/>
          <w:szCs w:val="24"/>
        </w:rPr>
        <w:t xml:space="preserve">here assumed as </w:t>
      </w:r>
      <w:r w:rsidR="009A741C">
        <w:rPr>
          <w:rFonts w:ascii="Times New Roman" w:hAnsi="Times New Roman"/>
          <w:sz w:val="24"/>
          <w:szCs w:val="24"/>
        </w:rPr>
        <w:t>spatial</w:t>
      </w:r>
      <w:r w:rsidR="00242D54">
        <w:rPr>
          <w:rFonts w:ascii="Times New Roman" w:hAnsi="Times New Roman"/>
          <w:sz w:val="24"/>
          <w:szCs w:val="24"/>
        </w:rPr>
        <w:t xml:space="preserve"> average over the territory belonging to the electrical substation </w:t>
      </w:r>
      <w:r w:rsidR="001546AB" w:rsidRPr="001546AB">
        <w:rPr>
          <w:rFonts w:ascii="Times New Roman" w:hAnsi="Times New Roman"/>
          <w:sz w:val="24"/>
          <w:szCs w:val="24"/>
        </w:rPr>
        <w:t>(</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sub</w:t>
      </w:r>
      <w:r w:rsidR="001546AB" w:rsidRPr="001546AB">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44583E">
              <w:rPr>
                <w:position w:val="-58"/>
              </w:rPr>
              <w:object w:dxaOrig="3980" w:dyaOrig="1280">
                <v:shape id="_x0000_i1246" type="#_x0000_t75" style="width:185.5pt;height:63.05pt" o:ole="">
                  <v:imagedata r:id="rId468" o:title=""/>
                </v:shape>
                <o:OLEObject Type="Embed" ProgID="Equation.3" ShapeID="_x0000_i1246" DrawAspect="Content" ObjectID="_1658221527" r:id="rId46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63" w:name="_Ref52090660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3"/>
          </w:p>
        </w:tc>
      </w:tr>
    </w:tbl>
    <w:p w:rsidR="001546AB" w:rsidRDefault="001546AB" w:rsidP="001546AB">
      <w:pPr>
        <w:spacing w:after="0" w:line="240" w:lineRule="auto"/>
        <w:jc w:val="both"/>
        <w:rPr>
          <w:rFonts w:ascii="Times New Roman" w:hAnsi="Times New Roman"/>
          <w:sz w:val="24"/>
          <w:szCs w:val="24"/>
        </w:rPr>
      </w:pPr>
    </w:p>
    <w:p w:rsidR="001546AB" w:rsidRPr="001546AB" w:rsidRDefault="00242D54" w:rsidP="00242D54">
      <w:pPr>
        <w:spacing w:after="0" w:line="240" w:lineRule="auto"/>
        <w:jc w:val="both"/>
        <w:rPr>
          <w:rFonts w:ascii="Times New Roman" w:hAnsi="Times New Roman"/>
          <w:sz w:val="24"/>
          <w:szCs w:val="24"/>
        </w:rPr>
      </w:pPr>
      <w:r>
        <w:rPr>
          <w:rFonts w:ascii="Times New Roman" w:hAnsi="Times New Roman"/>
          <w:sz w:val="24"/>
          <w:szCs w:val="24"/>
        </w:rPr>
        <w:t xml:space="preserve">The above relationship has been validated on other open-field data </w:t>
      </w:r>
      <w:r w:rsidR="001546AB" w:rsidRPr="001546AB">
        <w:rPr>
          <w:rFonts w:ascii="Times New Roman" w:hAnsi="Times New Roman"/>
          <w:sz w:val="24"/>
          <w:szCs w:val="24"/>
        </w:rPr>
        <w:t>(Holmes, 2015,</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_Ref520905322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p w:rsidR="001546AB" w:rsidRDefault="00242D54" w:rsidP="001546AB">
      <w:pPr>
        <w:spacing w:after="0" w:line="240" w:lineRule="auto"/>
        <w:jc w:val="both"/>
        <w:rPr>
          <w:rFonts w:ascii="Times New Roman" w:hAnsi="Times New Roman"/>
          <w:sz w:val="24"/>
          <w:szCs w:val="24"/>
        </w:rPr>
      </w:pPr>
      <w:r>
        <w:rPr>
          <w:rFonts w:ascii="Times New Roman" w:hAnsi="Times New Roman"/>
          <w:sz w:val="24"/>
          <w:szCs w:val="24"/>
        </w:rPr>
        <w:lastRenderedPageBreak/>
        <w:t>The “</w:t>
      </w:r>
      <w:r w:rsidRPr="001546AB">
        <w:rPr>
          <w:rFonts w:ascii="Times New Roman" w:hAnsi="Times New Roman"/>
          <w:sz w:val="24"/>
          <w:szCs w:val="24"/>
        </w:rPr>
        <w:t>Expected Outage Status</w:t>
      </w:r>
      <w:r>
        <w:rPr>
          <w:rFonts w:ascii="Times New Roman" w:hAnsi="Times New Roman"/>
          <w:sz w:val="24"/>
          <w:szCs w:val="24"/>
        </w:rPr>
        <w:t>”</w:t>
      </w:r>
      <w:r w:rsidRPr="001546AB">
        <w:rPr>
          <w:rFonts w:ascii="Times New Roman" w:hAnsi="Times New Roman"/>
          <w:sz w:val="24"/>
          <w:szCs w:val="24"/>
        </w:rPr>
        <w:t xml:space="preserve"> </w:t>
      </w:r>
      <w:r>
        <w:rPr>
          <w:rFonts w:ascii="Times New Roman" w:hAnsi="Times New Roman"/>
          <w:sz w:val="24"/>
          <w:szCs w:val="24"/>
        </w:rPr>
        <w:t xml:space="preserve">is defined as a binary variable which represents </w:t>
      </w:r>
      <w:r w:rsidR="00D76D68">
        <w:rPr>
          <w:rFonts w:ascii="Times New Roman" w:hAnsi="Times New Roman"/>
          <w:sz w:val="24"/>
          <w:szCs w:val="24"/>
        </w:rPr>
        <w:t xml:space="preserve">either </w:t>
      </w:r>
      <w:r>
        <w:rPr>
          <w:rFonts w:ascii="Times New Roman" w:hAnsi="Times New Roman"/>
          <w:sz w:val="24"/>
          <w:szCs w:val="24"/>
        </w:rPr>
        <w:t xml:space="preserve">the expected presence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=1) </w:t>
      </w:r>
      <w:r>
        <w:rPr>
          <w:rFonts w:ascii="Times New Roman" w:hAnsi="Times New Roman"/>
          <w:sz w:val="24"/>
          <w:szCs w:val="24"/>
        </w:rPr>
        <w:t xml:space="preserve">or </w:t>
      </w:r>
      <w:r w:rsidR="00D76D68">
        <w:rPr>
          <w:rFonts w:ascii="Times New Roman" w:hAnsi="Times New Roman"/>
          <w:sz w:val="24"/>
          <w:szCs w:val="24"/>
        </w:rPr>
        <w:t xml:space="preserve">the expected </w:t>
      </w:r>
      <w:r>
        <w:rPr>
          <w:rFonts w:ascii="Times New Roman" w:hAnsi="Times New Roman"/>
          <w:sz w:val="24"/>
          <w:szCs w:val="24"/>
        </w:rPr>
        <w:t xml:space="preserve">absence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=0) </w:t>
      </w:r>
      <w:r>
        <w:rPr>
          <w:rFonts w:ascii="Times New Roman" w:hAnsi="Times New Roman"/>
          <w:sz w:val="24"/>
          <w:szCs w:val="24"/>
        </w:rPr>
        <w:t>of a blackout event at a fixed time</w:t>
      </w:r>
      <w:r w:rsidR="001546AB" w:rsidRPr="001546AB">
        <w:rPr>
          <w:rFonts w:ascii="Times New Roman" w:hAnsi="Times New Roman"/>
          <w:sz w:val="24"/>
          <w:szCs w:val="24"/>
        </w:rPr>
        <w:t xml:space="preserve">, </w:t>
      </w:r>
      <w:r>
        <w:rPr>
          <w:rFonts w:ascii="Times New Roman" w:hAnsi="Times New Roman"/>
          <w:sz w:val="24"/>
          <w:szCs w:val="24"/>
        </w:rPr>
        <w:t>at the level of t</w:t>
      </w:r>
      <w:r w:rsidR="00D76D68">
        <w:rPr>
          <w:rFonts w:ascii="Times New Roman" w:hAnsi="Times New Roman"/>
          <w:sz w:val="24"/>
          <w:szCs w:val="24"/>
        </w:rPr>
        <w:t>he single electrical substation</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92500E">
              <w:rPr>
                <w:position w:val="-50"/>
              </w:rPr>
              <w:object w:dxaOrig="6840" w:dyaOrig="1100">
                <v:shape id="_x0000_i1247" type="#_x0000_t75" style="width:323.2pt;height:53.1pt" o:ole="">
                  <v:imagedata r:id="rId470" o:title=""/>
                </v:shape>
                <o:OLEObject Type="Embed" ProgID="Equation.3" ShapeID="_x0000_i1247" DrawAspect="Content" ObjectID="_1658221528" r:id="rId47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64" w:name="_Ref52090660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4"/>
          </w:p>
        </w:tc>
      </w:tr>
    </w:tbl>
    <w:p w:rsidR="001546AB" w:rsidRDefault="001546AB" w:rsidP="001546AB">
      <w:pPr>
        <w:spacing w:after="0" w:line="240" w:lineRule="auto"/>
        <w:jc w:val="both"/>
        <w:rPr>
          <w:rFonts w:ascii="Times New Roman" w:hAnsi="Times New Roman"/>
          <w:sz w:val="24"/>
          <w:szCs w:val="24"/>
        </w:rPr>
      </w:pPr>
    </w:p>
    <w:p w:rsidR="007423D1" w:rsidRDefault="001546AB" w:rsidP="001546AB">
      <w:pPr>
        <w:spacing w:after="0" w:line="240" w:lineRule="auto"/>
        <w:jc w:val="both"/>
        <w:rPr>
          <w:rFonts w:ascii="Times New Roman" w:hAnsi="Times New Roman"/>
          <w:sz w:val="24"/>
          <w:szCs w:val="24"/>
        </w:rPr>
      </w:pPr>
      <w:r w:rsidRPr="00242D54">
        <w:rPr>
          <w:rFonts w:ascii="Times New Roman" w:hAnsi="Times New Roman"/>
          <w:i/>
          <w:sz w:val="24"/>
          <w:szCs w:val="24"/>
        </w:rPr>
        <w:t>EOS</w:t>
      </w:r>
      <w:r w:rsidRPr="001546AB">
        <w:rPr>
          <w:rFonts w:ascii="Times New Roman" w:hAnsi="Times New Roman"/>
          <w:sz w:val="24"/>
          <w:szCs w:val="24"/>
        </w:rPr>
        <w:t xml:space="preserve"> </w:t>
      </w:r>
      <w:r w:rsidR="00242D54">
        <w:rPr>
          <w:rFonts w:ascii="Times New Roman" w:hAnsi="Times New Roman"/>
          <w:sz w:val="24"/>
          <w:szCs w:val="24"/>
        </w:rPr>
        <w:t>is unity if at least once</w:t>
      </w:r>
      <w:r w:rsidRPr="001546AB">
        <w:rPr>
          <w:rFonts w:ascii="Times New Roman" w:hAnsi="Times New Roman"/>
          <w:sz w:val="24"/>
          <w:szCs w:val="24"/>
        </w:rPr>
        <w:t xml:space="preserve">, </w:t>
      </w:r>
      <w:r w:rsidR="00D76D68">
        <w:rPr>
          <w:rFonts w:ascii="Times New Roman" w:hAnsi="Times New Roman"/>
          <w:sz w:val="24"/>
          <w:szCs w:val="24"/>
        </w:rPr>
        <w:t>during</w:t>
      </w:r>
      <w:r w:rsidR="00242D54">
        <w:rPr>
          <w:rFonts w:ascii="Times New Roman" w:hAnsi="Times New Roman"/>
          <w:sz w:val="24"/>
          <w:szCs w:val="24"/>
        </w:rPr>
        <w:t xml:space="preserve"> the </w:t>
      </w:r>
      <w:r w:rsidR="007423D1">
        <w:rPr>
          <w:rFonts w:ascii="Times New Roman" w:hAnsi="Times New Roman"/>
          <w:sz w:val="24"/>
          <w:szCs w:val="24"/>
        </w:rPr>
        <w:t xml:space="preserve">period before the on-going time </w:t>
      </w:r>
      <w:r w:rsidRPr="001546AB">
        <w:rPr>
          <w:rFonts w:ascii="Times New Roman" w:hAnsi="Times New Roman"/>
          <w:sz w:val="24"/>
          <w:szCs w:val="24"/>
        </w:rPr>
        <w:t>(</w:t>
      </w:r>
      <w:r w:rsidRPr="00D76D68">
        <w:rPr>
          <w:rFonts w:ascii="Times New Roman" w:hAnsi="Times New Roman"/>
          <w:i/>
          <w:sz w:val="24"/>
          <w:szCs w:val="24"/>
        </w:rPr>
        <w:t>t</w:t>
      </w:r>
      <w:r w:rsidRPr="001546AB">
        <w:rPr>
          <w:rFonts w:ascii="Times New Roman" w:hAnsi="Times New Roman"/>
          <w:sz w:val="24"/>
          <w:szCs w:val="24"/>
        </w:rPr>
        <w:t>=</w:t>
      </w:r>
      <w:r w:rsidRPr="007423D1">
        <w:rPr>
          <w:rFonts w:ascii="Times New Roman" w:hAnsi="Times New Roman"/>
          <w:i/>
          <w:sz w:val="24"/>
          <w:szCs w:val="24"/>
        </w:rPr>
        <w:t>t*</w:t>
      </w:r>
      <w:r w:rsidRPr="001546AB">
        <w:rPr>
          <w:rFonts w:ascii="Times New Roman" w:hAnsi="Times New Roman"/>
          <w:sz w:val="24"/>
          <w:szCs w:val="24"/>
        </w:rPr>
        <w:t>)</w:t>
      </w:r>
      <w:r w:rsidR="00D76D68">
        <w:rPr>
          <w:rFonts w:ascii="Times New Roman" w:hAnsi="Times New Roman"/>
          <w:sz w:val="24"/>
          <w:szCs w:val="24"/>
        </w:rPr>
        <w:t xml:space="preserve"> lasting the restoration time of the electrical infrastructures (</w:t>
      </w:r>
      <w:r w:rsidR="00D76D68" w:rsidRPr="001546AB">
        <w:rPr>
          <w:rFonts w:ascii="Times New Roman" w:hAnsi="Times New Roman"/>
          <w:sz w:val="24"/>
          <w:szCs w:val="24"/>
        </w:rPr>
        <w:t>t</w:t>
      </w:r>
      <w:r w:rsidR="00D76D68" w:rsidRPr="007423D1">
        <w:rPr>
          <w:rFonts w:ascii="Times New Roman" w:hAnsi="Times New Roman"/>
          <w:i/>
          <w:sz w:val="24"/>
          <w:szCs w:val="24"/>
          <w:vertAlign w:val="subscript"/>
        </w:rPr>
        <w:t>rei,e</w:t>
      </w:r>
      <w:r w:rsidR="00D76D68">
        <w:rPr>
          <w:rFonts w:ascii="Times New Roman" w:hAnsi="Times New Roman"/>
          <w:sz w:val="24"/>
          <w:szCs w:val="24"/>
        </w:rPr>
        <w:t>)</w:t>
      </w:r>
      <w:r w:rsidRPr="001546AB">
        <w:rPr>
          <w:rFonts w:ascii="Times New Roman" w:hAnsi="Times New Roman"/>
          <w:sz w:val="24"/>
          <w:szCs w:val="24"/>
        </w:rPr>
        <w:t xml:space="preserve">, </w:t>
      </w:r>
      <w:r w:rsidRPr="007423D1">
        <w:rPr>
          <w:rFonts w:ascii="Times New Roman" w:hAnsi="Times New Roman"/>
          <w:i/>
          <w:sz w:val="24"/>
          <w:szCs w:val="24"/>
        </w:rPr>
        <w:t>POS</w:t>
      </w:r>
      <w:r w:rsidRPr="001546AB">
        <w:rPr>
          <w:rFonts w:ascii="Times New Roman" w:hAnsi="Times New Roman"/>
          <w:sz w:val="24"/>
          <w:szCs w:val="24"/>
        </w:rPr>
        <w:t xml:space="preserve"> </w:t>
      </w:r>
      <w:r w:rsidR="007423D1">
        <w:rPr>
          <w:rFonts w:ascii="Times New Roman" w:hAnsi="Times New Roman"/>
          <w:sz w:val="24"/>
          <w:szCs w:val="24"/>
        </w:rPr>
        <w:t xml:space="preserve">is greater than </w:t>
      </w:r>
      <w:r w:rsidRPr="001546AB">
        <w:rPr>
          <w:rFonts w:ascii="Times New Roman" w:hAnsi="Times New Roman"/>
          <w:sz w:val="24"/>
          <w:szCs w:val="24"/>
        </w:rPr>
        <w:t>0.5.</w:t>
      </w:r>
      <w:r w:rsidR="007423D1">
        <w:rPr>
          <w:rFonts w:ascii="Times New Roman" w:hAnsi="Times New Roman"/>
          <w:sz w:val="24"/>
          <w:szCs w:val="24"/>
        </w:rPr>
        <w:t xml:space="preserve"> </w:t>
      </w:r>
    </w:p>
    <w:p w:rsidR="002E52A9" w:rsidRDefault="007423D1" w:rsidP="001546AB">
      <w:pPr>
        <w:spacing w:after="0" w:line="240" w:lineRule="auto"/>
        <w:jc w:val="both"/>
        <w:rPr>
          <w:rFonts w:ascii="Times New Roman" w:hAnsi="Times New Roman"/>
          <w:sz w:val="24"/>
          <w:szCs w:val="24"/>
        </w:rPr>
      </w:pPr>
      <w:r>
        <w:rPr>
          <w:rFonts w:ascii="Times New Roman" w:hAnsi="Times New Roman"/>
          <w:sz w:val="24"/>
          <w:szCs w:val="24"/>
        </w:rPr>
        <w:t xml:space="preserve">The values of </w:t>
      </w:r>
      <w:r w:rsidRPr="001546AB">
        <w:rPr>
          <w:rFonts w:ascii="Times New Roman" w:hAnsi="Times New Roman"/>
          <w:sz w:val="24"/>
          <w:szCs w:val="24"/>
        </w:rPr>
        <w:t>t</w:t>
      </w:r>
      <w:r w:rsidRPr="007423D1">
        <w:rPr>
          <w:rFonts w:ascii="Times New Roman" w:hAnsi="Times New Roman"/>
          <w:i/>
          <w:sz w:val="24"/>
          <w:szCs w:val="24"/>
          <w:vertAlign w:val="subscript"/>
        </w:rPr>
        <w:t>rei,e</w:t>
      </w:r>
      <w:r>
        <w:rPr>
          <w:rFonts w:ascii="Times New Roman" w:hAnsi="Times New Roman"/>
          <w:sz w:val="24"/>
          <w:szCs w:val="24"/>
        </w:rPr>
        <w:t xml:space="preserve"> are commonly </w:t>
      </w:r>
      <w:r w:rsidR="00D76D68">
        <w:rPr>
          <w:rFonts w:ascii="Times New Roman" w:hAnsi="Times New Roman"/>
          <w:sz w:val="24"/>
          <w:szCs w:val="24"/>
        </w:rPr>
        <w:t xml:space="preserve">greater </w:t>
      </w:r>
      <w:r>
        <w:rPr>
          <w:rFonts w:ascii="Times New Roman" w:hAnsi="Times New Roman"/>
          <w:sz w:val="24"/>
          <w:szCs w:val="24"/>
        </w:rPr>
        <w:t xml:space="preserve">for smaller substations with less redundancy. This characteristic time has been quantified by several authors: </w:t>
      </w:r>
      <w:r w:rsidR="001546AB" w:rsidRPr="001546AB">
        <w:rPr>
          <w:rFonts w:ascii="Times New Roman" w:hAnsi="Times New Roman"/>
          <w:sz w:val="24"/>
          <w:szCs w:val="24"/>
        </w:rPr>
        <w:t xml:space="preserve">Chow et al. (1996, </w:t>
      </w:r>
      <w:r>
        <w:rPr>
          <w:rFonts w:ascii="Times New Roman" w:hAnsi="Times New Roman"/>
          <w:sz w:val="24"/>
          <w:szCs w:val="24"/>
        </w:rPr>
        <w:t>[</w:t>
      </w:r>
      <w:r w:rsidR="0070405D">
        <w:rPr>
          <w:rFonts w:ascii="Times New Roman" w:hAnsi="Times New Roman"/>
          <w:sz w:val="24"/>
          <w:szCs w:val="24"/>
        </w:rPr>
        <w:fldChar w:fldCharType="begin"/>
      </w:r>
      <w:r w:rsidR="0070405D">
        <w:rPr>
          <w:rFonts w:ascii="Times New Roman" w:hAnsi="Times New Roman"/>
          <w:sz w:val="24"/>
          <w:szCs w:val="24"/>
        </w:rPr>
        <w:instrText xml:space="preserve"> REF _Ref520906114 \r \h </w:instrText>
      </w:r>
      <w:r w:rsidR="0070405D">
        <w:rPr>
          <w:rFonts w:ascii="Times New Roman" w:hAnsi="Times New Roman"/>
          <w:sz w:val="24"/>
          <w:szCs w:val="24"/>
        </w:rPr>
      </w:r>
      <w:r w:rsidR="0070405D">
        <w:rPr>
          <w:rFonts w:ascii="Times New Roman" w:hAnsi="Times New Roman"/>
          <w:sz w:val="24"/>
          <w:szCs w:val="24"/>
        </w:rPr>
        <w:fldChar w:fldCharType="separate"/>
      </w:r>
      <w:r w:rsidR="00A32296">
        <w:rPr>
          <w:rFonts w:ascii="Times New Roman" w:hAnsi="Times New Roman"/>
          <w:sz w:val="24"/>
          <w:szCs w:val="24"/>
        </w:rPr>
        <w:t>35</w:t>
      </w:r>
      <w:r w:rsidR="0070405D">
        <w:rPr>
          <w:rFonts w:ascii="Times New Roman" w:hAnsi="Times New Roman"/>
          <w:sz w:val="24"/>
          <w:szCs w:val="24"/>
        </w:rPr>
        <w:fldChar w:fldCharType="end"/>
      </w:r>
      <w:r w:rsidR="0070405D">
        <w:rPr>
          <w:rFonts w:ascii="Times New Roman" w:hAnsi="Times New Roman"/>
          <w:sz w:val="24"/>
          <w:szCs w:val="24"/>
        </w:rPr>
        <w:t>]</w:t>
      </w:r>
      <w:r w:rsidR="001546AB" w:rsidRPr="001546AB">
        <w:rPr>
          <w:rFonts w:ascii="Times New Roman" w:hAnsi="Times New Roman"/>
          <w:sz w:val="24"/>
          <w:szCs w:val="24"/>
        </w:rPr>
        <w:t xml:space="preserve">) </w:t>
      </w:r>
      <w:r w:rsidR="0070405D">
        <w:rPr>
          <w:rFonts w:ascii="Times New Roman" w:hAnsi="Times New Roman"/>
          <w:sz w:val="24"/>
          <w:szCs w:val="24"/>
        </w:rPr>
        <w:t xml:space="preserve">report the interval </w:t>
      </w:r>
      <w:r w:rsidR="001546AB" w:rsidRPr="0070405D">
        <w:rPr>
          <w:rFonts w:ascii="Times New Roman" w:hAnsi="Times New Roman"/>
          <w:i/>
          <w:sz w:val="24"/>
          <w:szCs w:val="24"/>
        </w:rPr>
        <w:t>t</w:t>
      </w:r>
      <w:r w:rsidR="001546AB" w:rsidRPr="0070405D">
        <w:rPr>
          <w:rFonts w:ascii="Times New Roman" w:hAnsi="Times New Roman"/>
          <w:i/>
          <w:sz w:val="24"/>
          <w:szCs w:val="24"/>
          <w:vertAlign w:val="subscript"/>
        </w:rPr>
        <w:t>rei</w:t>
      </w:r>
      <w:r w:rsidR="001546AB" w:rsidRPr="001546AB">
        <w:rPr>
          <w:rFonts w:ascii="Times New Roman" w:hAnsi="Times New Roman"/>
          <w:sz w:val="24"/>
          <w:szCs w:val="24"/>
        </w:rPr>
        <w:t xml:space="preserve">=0’-500’; Maliszewski &amp; Perrings (2012, </w:t>
      </w:r>
      <w:r w:rsidR="0070405D">
        <w:rPr>
          <w:rFonts w:ascii="Times New Roman" w:hAnsi="Times New Roman"/>
          <w:sz w:val="24"/>
          <w:szCs w:val="24"/>
        </w:rPr>
        <w:t>[</w:t>
      </w:r>
      <w:r w:rsidR="0093217A">
        <w:rPr>
          <w:rFonts w:ascii="Times New Roman" w:hAnsi="Times New Roman"/>
          <w:sz w:val="24"/>
          <w:szCs w:val="24"/>
        </w:rPr>
        <w:fldChar w:fldCharType="begin"/>
      </w:r>
      <w:r w:rsidR="0093217A">
        <w:rPr>
          <w:rFonts w:ascii="Times New Roman" w:hAnsi="Times New Roman"/>
          <w:sz w:val="24"/>
          <w:szCs w:val="24"/>
        </w:rPr>
        <w:instrText xml:space="preserve"> REF _Ref520906215 \r \h </w:instrText>
      </w:r>
      <w:r w:rsidR="0093217A">
        <w:rPr>
          <w:rFonts w:ascii="Times New Roman" w:hAnsi="Times New Roman"/>
          <w:sz w:val="24"/>
          <w:szCs w:val="24"/>
        </w:rPr>
      </w:r>
      <w:r w:rsidR="0093217A">
        <w:rPr>
          <w:rFonts w:ascii="Times New Roman" w:hAnsi="Times New Roman"/>
          <w:sz w:val="24"/>
          <w:szCs w:val="24"/>
        </w:rPr>
        <w:fldChar w:fldCharType="separate"/>
      </w:r>
      <w:r w:rsidR="00A32296">
        <w:rPr>
          <w:rFonts w:ascii="Times New Roman" w:hAnsi="Times New Roman"/>
          <w:sz w:val="24"/>
          <w:szCs w:val="24"/>
        </w:rPr>
        <w:t>122</w:t>
      </w:r>
      <w:r w:rsidR="0093217A">
        <w:rPr>
          <w:rFonts w:ascii="Times New Roman" w:hAnsi="Times New Roman"/>
          <w:sz w:val="24"/>
          <w:szCs w:val="24"/>
        </w:rPr>
        <w:fldChar w:fldCharType="end"/>
      </w:r>
      <w:r w:rsidR="0093217A">
        <w:rPr>
          <w:rFonts w:ascii="Times New Roman" w:hAnsi="Times New Roman"/>
          <w:sz w:val="24"/>
          <w:szCs w:val="24"/>
        </w:rPr>
        <w:t>]</w:t>
      </w:r>
      <w:r w:rsidR="001546AB" w:rsidRPr="001546AB">
        <w:rPr>
          <w:rFonts w:ascii="Times New Roman" w:hAnsi="Times New Roman"/>
          <w:sz w:val="24"/>
          <w:szCs w:val="24"/>
        </w:rPr>
        <w:t xml:space="preserve">) </w:t>
      </w:r>
      <w:r w:rsidR="0093217A">
        <w:rPr>
          <w:rFonts w:ascii="Times New Roman" w:hAnsi="Times New Roman"/>
          <w:sz w:val="24"/>
          <w:szCs w:val="24"/>
        </w:rPr>
        <w:t xml:space="preserve">suggest an average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proofErr w:type="gramStart"/>
      <w:r w:rsidR="001546AB" w:rsidRPr="0093217A">
        <w:rPr>
          <w:rFonts w:ascii="Times New Roman" w:hAnsi="Times New Roman"/>
          <w:i/>
          <w:sz w:val="24"/>
          <w:szCs w:val="24"/>
          <w:vertAlign w:val="subscript"/>
        </w:rPr>
        <w:t>,e</w:t>
      </w:r>
      <w:proofErr w:type="gramEnd"/>
      <w:r w:rsidR="001546AB" w:rsidRPr="001546AB">
        <w:rPr>
          <w:rFonts w:ascii="Times New Roman" w:hAnsi="Times New Roman"/>
          <w:sz w:val="24"/>
          <w:szCs w:val="24"/>
        </w:rPr>
        <w:t xml:space="preserve">=99’ </w:t>
      </w:r>
      <w:r w:rsidR="0093217A">
        <w:rPr>
          <w:rFonts w:ascii="Times New Roman" w:hAnsi="Times New Roman"/>
          <w:sz w:val="24"/>
          <w:szCs w:val="24"/>
        </w:rPr>
        <w:t xml:space="preserve">and a maximum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rei,max</w:t>
      </w:r>
      <w:r w:rsidR="001546AB" w:rsidRPr="001546AB">
        <w:rPr>
          <w:rFonts w:ascii="Times New Roman" w:hAnsi="Times New Roman"/>
          <w:sz w:val="24"/>
          <w:szCs w:val="24"/>
        </w:rPr>
        <w:t xml:space="preserve">=330’. </w:t>
      </w:r>
      <w:r w:rsidR="0093217A">
        <w:rPr>
          <w:rFonts w:ascii="Times New Roman" w:hAnsi="Times New Roman"/>
          <w:sz w:val="24"/>
          <w:szCs w:val="24"/>
        </w:rPr>
        <w:t>Both the above</w:t>
      </w:r>
      <w:r w:rsidR="00D76D68">
        <w:rPr>
          <w:rFonts w:ascii="Times New Roman" w:hAnsi="Times New Roman"/>
          <w:sz w:val="24"/>
          <w:szCs w:val="24"/>
        </w:rPr>
        <w:t xml:space="preserve"> references consider a typical v</w:t>
      </w:r>
      <w:r w:rsidR="0093217A">
        <w:rPr>
          <w:rFonts w:ascii="Times New Roman" w:hAnsi="Times New Roman"/>
          <w:sz w:val="24"/>
          <w:szCs w:val="24"/>
        </w:rPr>
        <w:t xml:space="preserve">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r w:rsidR="001546AB" w:rsidRPr="001546AB">
        <w:rPr>
          <w:rFonts w:ascii="Times New Roman" w:hAnsi="Times New Roman"/>
          <w:sz w:val="24"/>
          <w:szCs w:val="24"/>
        </w:rPr>
        <w:t xml:space="preserve"> </w:t>
      </w:r>
      <w:r w:rsidR="0093217A">
        <w:rPr>
          <w:rFonts w:ascii="Times New Roman" w:hAnsi="Times New Roman"/>
          <w:sz w:val="24"/>
          <w:szCs w:val="24"/>
        </w:rPr>
        <w:t>smaller than two hours</w:t>
      </w:r>
      <w:r w:rsidR="001546AB" w:rsidRPr="001546AB">
        <w:rPr>
          <w:rFonts w:ascii="Times New Roman" w:hAnsi="Times New Roman"/>
          <w:sz w:val="24"/>
          <w:szCs w:val="24"/>
        </w:rPr>
        <w:t xml:space="preserve">. </w:t>
      </w:r>
      <w:r w:rsidR="0093217A">
        <w:rPr>
          <w:rFonts w:ascii="Times New Roman" w:hAnsi="Times New Roman"/>
          <w:sz w:val="24"/>
          <w:szCs w:val="24"/>
        </w:rPr>
        <w:t>However</w:t>
      </w:r>
      <w:r w:rsidR="001546AB" w:rsidRPr="001546AB">
        <w:rPr>
          <w:rFonts w:ascii="Times New Roman" w:hAnsi="Times New Roman"/>
          <w:sz w:val="24"/>
          <w:szCs w:val="24"/>
        </w:rPr>
        <w:t xml:space="preserve">, </w:t>
      </w:r>
      <w:r w:rsidR="00D76D68">
        <w:rPr>
          <w:rFonts w:ascii="Times New Roman" w:hAnsi="Times New Roman"/>
          <w:sz w:val="24"/>
          <w:szCs w:val="24"/>
        </w:rPr>
        <w:t>their analyses only consider</w:t>
      </w:r>
      <w:r w:rsidR="0093217A">
        <w:rPr>
          <w:rFonts w:ascii="Times New Roman" w:hAnsi="Times New Roman"/>
          <w:sz w:val="24"/>
          <w:szCs w:val="24"/>
        </w:rPr>
        <w:t xml:space="preserve"> blackout events under normal (non-extreme) environmental conditions. </w:t>
      </w:r>
      <w:r w:rsidR="001546AB" w:rsidRPr="001546AB">
        <w:rPr>
          <w:rFonts w:ascii="Times New Roman" w:hAnsi="Times New Roman"/>
          <w:sz w:val="24"/>
          <w:szCs w:val="24"/>
        </w:rPr>
        <w:t xml:space="preserve">Reed (2008, </w:t>
      </w:r>
      <w:r w:rsidR="0093217A">
        <w:rPr>
          <w:rFonts w:ascii="Times New Roman" w:hAnsi="Times New Roman"/>
          <w:sz w:val="24"/>
          <w:szCs w:val="24"/>
        </w:rPr>
        <w:t>[</w:t>
      </w:r>
      <w:r w:rsidR="002E52A9">
        <w:rPr>
          <w:rFonts w:ascii="Times New Roman" w:hAnsi="Times New Roman"/>
          <w:sz w:val="24"/>
          <w:szCs w:val="24"/>
        </w:rPr>
        <w:fldChar w:fldCharType="begin"/>
      </w:r>
      <w:r w:rsidR="002E52A9">
        <w:rPr>
          <w:rFonts w:ascii="Times New Roman" w:hAnsi="Times New Roman"/>
          <w:sz w:val="24"/>
          <w:szCs w:val="24"/>
        </w:rPr>
        <w:instrText xml:space="preserve"> REF _Ref520906464 \r \h </w:instrText>
      </w:r>
      <w:r w:rsidR="002E52A9">
        <w:rPr>
          <w:rFonts w:ascii="Times New Roman" w:hAnsi="Times New Roman"/>
          <w:sz w:val="24"/>
          <w:szCs w:val="24"/>
        </w:rPr>
      </w:r>
      <w:r w:rsidR="002E52A9">
        <w:rPr>
          <w:rFonts w:ascii="Times New Roman" w:hAnsi="Times New Roman"/>
          <w:sz w:val="24"/>
          <w:szCs w:val="24"/>
        </w:rPr>
        <w:fldChar w:fldCharType="separate"/>
      </w:r>
      <w:r w:rsidR="00A32296">
        <w:rPr>
          <w:rFonts w:ascii="Times New Roman" w:hAnsi="Times New Roman"/>
          <w:sz w:val="24"/>
          <w:szCs w:val="24"/>
        </w:rPr>
        <w:t>168</w:t>
      </w:r>
      <w:r w:rsidR="002E52A9">
        <w:rPr>
          <w:rFonts w:ascii="Times New Roman" w:hAnsi="Times New Roman"/>
          <w:sz w:val="24"/>
          <w:szCs w:val="24"/>
        </w:rPr>
        <w:fldChar w:fldCharType="end"/>
      </w:r>
      <w:r w:rsidR="002E52A9">
        <w:rPr>
          <w:rFonts w:ascii="Times New Roman" w:hAnsi="Times New Roman"/>
          <w:sz w:val="24"/>
          <w:szCs w:val="24"/>
        </w:rPr>
        <w:t>]</w:t>
      </w:r>
      <w:r w:rsidR="001546AB" w:rsidRPr="001546AB">
        <w:rPr>
          <w:rFonts w:ascii="Times New Roman" w:hAnsi="Times New Roman"/>
          <w:sz w:val="24"/>
          <w:szCs w:val="24"/>
        </w:rPr>
        <w:t xml:space="preserve">) </w:t>
      </w:r>
      <w:r w:rsidR="002E52A9">
        <w:rPr>
          <w:rFonts w:ascii="Times New Roman" w:hAnsi="Times New Roman"/>
          <w:sz w:val="24"/>
          <w:szCs w:val="24"/>
        </w:rPr>
        <w:t xml:space="preserve">proposes to use a particular realization of the </w:t>
      </w:r>
      <w:r w:rsidR="00D76D68">
        <w:rPr>
          <w:rFonts w:ascii="Times New Roman" w:hAnsi="Times New Roman"/>
          <w:sz w:val="24"/>
          <w:szCs w:val="24"/>
        </w:rPr>
        <w:t xml:space="preserve">“gamma” </w:t>
      </w:r>
      <w:r w:rsidR="002E52A9">
        <w:rPr>
          <w:rFonts w:ascii="Times New Roman" w:hAnsi="Times New Roman"/>
          <w:sz w:val="24"/>
          <w:szCs w:val="24"/>
        </w:rPr>
        <w:t xml:space="preserve">probability density function, for </w:t>
      </w:r>
      <w:r w:rsidR="002E52A9" w:rsidRPr="00D76D68">
        <w:rPr>
          <w:rFonts w:ascii="Times New Roman" w:hAnsi="Times New Roman"/>
          <w:i/>
          <w:sz w:val="24"/>
          <w:szCs w:val="24"/>
        </w:rPr>
        <w:t>t</w:t>
      </w:r>
      <w:r w:rsidR="002E52A9" w:rsidRPr="00D76D68">
        <w:rPr>
          <w:rFonts w:ascii="Times New Roman" w:hAnsi="Times New Roman"/>
          <w:i/>
          <w:sz w:val="24"/>
          <w:szCs w:val="24"/>
          <w:vertAlign w:val="subscript"/>
        </w:rPr>
        <w:t>rei</w:t>
      </w:r>
      <w:r w:rsidR="00D76D68">
        <w:rPr>
          <w:rFonts w:ascii="Times New Roman" w:hAnsi="Times New Roman"/>
          <w:sz w:val="24"/>
          <w:szCs w:val="24"/>
        </w:rPr>
        <w:t xml:space="preserve"> on blackouts induced</w:t>
      </w:r>
      <w:r w:rsidR="002E52A9">
        <w:rPr>
          <w:rFonts w:ascii="Times New Roman" w:hAnsi="Times New Roman"/>
          <w:sz w:val="24"/>
          <w:szCs w:val="24"/>
        </w:rPr>
        <w:t xml:space="preserve"> by intense meteorological </w:t>
      </w:r>
      <w:r w:rsidR="00D76D68">
        <w:rPr>
          <w:rFonts w:ascii="Times New Roman" w:hAnsi="Times New Roman"/>
          <w:sz w:val="24"/>
          <w:szCs w:val="24"/>
        </w:rPr>
        <w:t xml:space="preserve">and flood </w:t>
      </w:r>
      <w:r w:rsidR="002E52A9">
        <w:rPr>
          <w:rFonts w:ascii="Times New Roman" w:hAnsi="Times New Roman"/>
          <w:sz w:val="24"/>
          <w:szCs w:val="24"/>
        </w:rPr>
        <w:t>events.</w:t>
      </w:r>
    </w:p>
    <w:p w:rsidR="001546AB" w:rsidRP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Considering a null minimum value and a maximum value </w:t>
      </w:r>
      <w:r w:rsidR="001546AB" w:rsidRPr="001546AB">
        <w:rPr>
          <w:rFonts w:ascii="Times New Roman" w:hAnsi="Times New Roman"/>
          <w:sz w:val="24"/>
          <w:szCs w:val="24"/>
        </w:rPr>
        <w:t>(</w:t>
      </w:r>
      <w:r>
        <w:rPr>
          <w:rFonts w:ascii="Times New Roman" w:hAnsi="Times New Roman"/>
          <w:sz w:val="24"/>
          <w:szCs w:val="24"/>
        </w:rPr>
        <w:t>under the worst hypothesis</w:t>
      </w:r>
      <w:r w:rsidR="001546AB" w:rsidRPr="001546AB">
        <w:rPr>
          <w:rFonts w:ascii="Times New Roman" w:hAnsi="Times New Roman"/>
          <w:sz w:val="24"/>
          <w:szCs w:val="24"/>
        </w:rPr>
        <w:t xml:space="preserve">) </w:t>
      </w:r>
      <w:r>
        <w:rPr>
          <w:rFonts w:ascii="Times New Roman" w:hAnsi="Times New Roman"/>
          <w:sz w:val="24"/>
          <w:szCs w:val="24"/>
        </w:rPr>
        <w:t xml:space="preserve">of 22 hours </w:t>
      </w:r>
      <w:r w:rsidR="001546AB" w:rsidRPr="001546AB">
        <w:rPr>
          <w:rFonts w:ascii="Times New Roman" w:hAnsi="Times New Roman"/>
          <w:sz w:val="24"/>
          <w:szCs w:val="24"/>
        </w:rPr>
        <w:t>(95</w:t>
      </w:r>
      <w:r>
        <w:rPr>
          <w:rFonts w:ascii="Times New Roman" w:hAnsi="Times New Roman"/>
          <w:sz w:val="24"/>
          <w:szCs w:val="24"/>
        </w:rPr>
        <w:t>th</w:t>
      </w:r>
      <w:r w:rsidR="001546AB" w:rsidRPr="001546AB">
        <w:rPr>
          <w:rFonts w:ascii="Times New Roman" w:hAnsi="Times New Roman"/>
          <w:sz w:val="24"/>
          <w:szCs w:val="24"/>
        </w:rPr>
        <w:t xml:space="preserve"> percentile </w:t>
      </w:r>
      <w:r>
        <w:rPr>
          <w:rFonts w:ascii="Times New Roman" w:hAnsi="Times New Roman"/>
          <w:sz w:val="24"/>
          <w:szCs w:val="24"/>
        </w:rPr>
        <w:t xml:space="preserve">of the </w:t>
      </w:r>
      <w:r w:rsidR="001546AB" w:rsidRPr="001546AB">
        <w:rPr>
          <w:rFonts w:ascii="Times New Roman" w:hAnsi="Times New Roman"/>
          <w:sz w:val="24"/>
          <w:szCs w:val="24"/>
        </w:rPr>
        <w:t xml:space="preserve">“gamma” </w:t>
      </w:r>
      <w:r>
        <w:rPr>
          <w:rFonts w:ascii="Times New Roman" w:hAnsi="Times New Roman"/>
          <w:sz w:val="24"/>
          <w:szCs w:val="24"/>
        </w:rPr>
        <w:t xml:space="preserve">distribution of </w:t>
      </w:r>
      <w:r w:rsidR="001546AB" w:rsidRPr="001546AB">
        <w:rPr>
          <w:rFonts w:ascii="Times New Roman" w:hAnsi="Times New Roman"/>
          <w:sz w:val="24"/>
          <w:szCs w:val="24"/>
        </w:rPr>
        <w:t xml:space="preserve">Reed -2008,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_Ref520906464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168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 xml:space="preserve">-), </w:t>
      </w:r>
      <w:r w:rsidR="00D76D68">
        <w:rPr>
          <w:rFonts w:ascii="Times New Roman" w:hAnsi="Times New Roman"/>
          <w:sz w:val="24"/>
          <w:szCs w:val="24"/>
        </w:rPr>
        <w:t xml:space="preserve">the present model </w:t>
      </w:r>
      <w:r>
        <w:rPr>
          <w:rFonts w:ascii="Times New Roman" w:hAnsi="Times New Roman"/>
          <w:sz w:val="24"/>
          <w:szCs w:val="24"/>
        </w:rPr>
        <w:t>assumes</w:t>
      </w:r>
      <w:r w:rsidR="00D76D68">
        <w:rPr>
          <w:rFonts w:ascii="Times New Roman" w:hAnsi="Times New Roman"/>
          <w:sz w:val="24"/>
          <w:szCs w:val="24"/>
        </w:rPr>
        <w:t xml:space="preserve"> an expected restoration</w:t>
      </w:r>
      <w:r>
        <w:rPr>
          <w:rFonts w:ascii="Times New Roman" w:hAnsi="Times New Roman"/>
          <w:sz w:val="24"/>
          <w:szCs w:val="24"/>
        </w:rPr>
        <w:t xml:space="preserve"> time of 11 hours </w:t>
      </w:r>
      <w:r w:rsidR="001546AB" w:rsidRPr="001546AB">
        <w:rPr>
          <w:rFonts w:ascii="Times New Roman" w:hAnsi="Times New Roman"/>
          <w:sz w:val="24"/>
          <w:szCs w:val="24"/>
        </w:rPr>
        <w:t>(</w:t>
      </w:r>
      <w:r w:rsidR="001546AB" w:rsidRPr="002E52A9">
        <w:rPr>
          <w:rFonts w:ascii="Times New Roman" w:hAnsi="Times New Roman"/>
          <w:i/>
          <w:sz w:val="24"/>
          <w:szCs w:val="24"/>
        </w:rPr>
        <w:t>t</w:t>
      </w:r>
      <w:r w:rsidR="001546AB" w:rsidRPr="002E52A9">
        <w:rPr>
          <w:rFonts w:ascii="Times New Roman" w:hAnsi="Times New Roman"/>
          <w:i/>
          <w:sz w:val="24"/>
          <w:szCs w:val="24"/>
          <w:vertAlign w:val="subscript"/>
        </w:rPr>
        <w:t>rei</w:t>
      </w:r>
      <w:proofErr w:type="gramStart"/>
      <w:r w:rsidR="001546AB" w:rsidRPr="002E52A9">
        <w:rPr>
          <w:rFonts w:ascii="Times New Roman" w:hAnsi="Times New Roman"/>
          <w:i/>
          <w:sz w:val="24"/>
          <w:szCs w:val="24"/>
          <w:vertAlign w:val="subscript"/>
        </w:rPr>
        <w:t>,e</w:t>
      </w:r>
      <w:proofErr w:type="gramEnd"/>
      <w:r w:rsidR="001546AB" w:rsidRPr="001546AB">
        <w:rPr>
          <w:rFonts w:ascii="Times New Roman" w:hAnsi="Times New Roman"/>
          <w:sz w:val="24"/>
          <w:szCs w:val="24"/>
        </w:rPr>
        <w:t>=39’600s)</w:t>
      </w:r>
      <w:r w:rsidR="00D76D68">
        <w:rPr>
          <w:rFonts w:ascii="Times New Roman" w:hAnsi="Times New Roman"/>
          <w:sz w:val="24"/>
          <w:szCs w:val="24"/>
        </w:rPr>
        <w:t>, in the absence of further data and in favour of safety</w:t>
      </w:r>
      <w:r w:rsidR="001546AB" w:rsidRPr="001546AB">
        <w:rPr>
          <w:rFonts w:ascii="Times New Roman" w:hAnsi="Times New Roman"/>
          <w:sz w:val="24"/>
          <w:szCs w:val="24"/>
        </w:rPr>
        <w:t>.</w:t>
      </w:r>
    </w:p>
    <w:p w:rsid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The system </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_Ref520906607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10.1</w:t>
      </w:r>
      <w:r w:rsidR="00A32296" w:rsidRPr="00A32296">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sidRPr="003362B9">
        <w:rPr>
          <w:rFonts w:ascii="Times New Roman" w:hAnsi="Times New Roman"/>
          <w:sz w:val="24"/>
          <w:szCs w:val="24"/>
        </w:rPr>
        <w:t>-</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_Ref520906608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10.2</w:t>
      </w:r>
      <w:r w:rsidR="00A32296" w:rsidRPr="00A32296">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Pr>
          <w:rFonts w:ascii="Times New Roman" w:hAnsi="Times New Roman"/>
          <w:sz w:val="24"/>
          <w:szCs w:val="24"/>
        </w:rPr>
        <w:t xml:space="preserve"> represents a formulation of the vulnerability </w:t>
      </w:r>
      <w:r w:rsidR="00D76D68">
        <w:rPr>
          <w:rFonts w:ascii="Times New Roman" w:hAnsi="Times New Roman"/>
          <w:sz w:val="24"/>
          <w:szCs w:val="24"/>
        </w:rPr>
        <w:t xml:space="preserve">of the single electrical substation </w:t>
      </w:r>
      <w:r w:rsidR="003362B9">
        <w:rPr>
          <w:rFonts w:ascii="Times New Roman" w:hAnsi="Times New Roman"/>
          <w:sz w:val="24"/>
          <w:szCs w:val="24"/>
        </w:rPr>
        <w:t>to the flood-induced blackout events</w:t>
      </w:r>
      <w:r w:rsidR="001546AB" w:rsidRPr="001546AB">
        <w:rPr>
          <w:rFonts w:ascii="Times New Roman" w:hAnsi="Times New Roman"/>
          <w:sz w:val="24"/>
          <w:szCs w:val="24"/>
        </w:rPr>
        <w:t xml:space="preserve">, </w:t>
      </w:r>
      <w:r w:rsidR="00D76D68">
        <w:rPr>
          <w:rFonts w:ascii="Times New Roman" w:hAnsi="Times New Roman"/>
          <w:sz w:val="24"/>
          <w:szCs w:val="24"/>
        </w:rPr>
        <w:t>in the abse</w:t>
      </w:r>
      <w:r w:rsidR="003362B9">
        <w:rPr>
          <w:rFonts w:ascii="Times New Roman" w:hAnsi="Times New Roman"/>
          <w:sz w:val="24"/>
          <w:szCs w:val="24"/>
        </w:rPr>
        <w:t>nce of redundancy</w:t>
      </w:r>
      <w:r w:rsidR="001546AB" w:rsidRPr="001546AB">
        <w:rPr>
          <w:rFonts w:ascii="Times New Roman" w:hAnsi="Times New Roman"/>
          <w:sz w:val="24"/>
          <w:szCs w:val="24"/>
        </w:rPr>
        <w:t>.</w:t>
      </w:r>
    </w:p>
    <w:p w:rsidR="00DB3D66" w:rsidRDefault="003362B9" w:rsidP="001546AB">
      <w:pPr>
        <w:spacing w:after="0" w:line="240" w:lineRule="auto"/>
        <w:jc w:val="both"/>
        <w:rPr>
          <w:rFonts w:ascii="Times New Roman" w:hAnsi="Times New Roman"/>
          <w:sz w:val="24"/>
          <w:szCs w:val="24"/>
        </w:rPr>
      </w:pPr>
      <w:r>
        <w:rPr>
          <w:rFonts w:ascii="Times New Roman" w:hAnsi="Times New Roman"/>
          <w:sz w:val="24"/>
          <w:szCs w:val="24"/>
        </w:rPr>
        <w:t xml:space="preserve">The </w:t>
      </w:r>
      <w:r w:rsidRPr="001546AB">
        <w:rPr>
          <w:rFonts w:ascii="Times New Roman" w:hAnsi="Times New Roman"/>
          <w:sz w:val="24"/>
          <w:szCs w:val="24"/>
        </w:rPr>
        <w:t>“Expected Outage Time”</w:t>
      </w:r>
      <w:r>
        <w:rPr>
          <w:rFonts w:ascii="Times New Roman" w:hAnsi="Times New Roman"/>
          <w:sz w:val="24"/>
          <w:szCs w:val="24"/>
        </w:rPr>
        <w:t xml:space="preserve"> </w:t>
      </w:r>
      <w:r w:rsidR="001546AB" w:rsidRPr="001546AB">
        <w:rPr>
          <w:rFonts w:ascii="Times New Roman" w:hAnsi="Times New Roman"/>
          <w:sz w:val="24"/>
          <w:szCs w:val="24"/>
        </w:rPr>
        <w:t>(</w:t>
      </w:r>
      <w:r w:rsidR="001546AB" w:rsidRPr="003362B9">
        <w:rPr>
          <w:rFonts w:ascii="Times New Roman" w:hAnsi="Times New Roman"/>
          <w:i/>
          <w:sz w:val="24"/>
          <w:szCs w:val="24"/>
        </w:rPr>
        <w:t>EOT</w:t>
      </w:r>
      <w:r w:rsidR="001546AB" w:rsidRPr="001546AB">
        <w:rPr>
          <w:rFonts w:ascii="Times New Roman" w:hAnsi="Times New Roman"/>
          <w:sz w:val="24"/>
          <w:szCs w:val="24"/>
        </w:rPr>
        <w:t>,</w:t>
      </w:r>
      <w:r>
        <w:rPr>
          <w:rFonts w:ascii="Times New Roman" w:hAnsi="Times New Roman"/>
          <w:sz w:val="24"/>
          <w:szCs w:val="24"/>
        </w:rPr>
        <w:t xml:space="preserve"> s</w:t>
      </w:r>
      <w:r w:rsidR="001546AB" w:rsidRPr="001546AB">
        <w:rPr>
          <w:rFonts w:ascii="Times New Roman" w:hAnsi="Times New Roman"/>
          <w:sz w:val="24"/>
          <w:szCs w:val="24"/>
        </w:rPr>
        <w:t xml:space="preserve">) </w:t>
      </w:r>
      <w:r w:rsidR="00DB3D66">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F14B6F">
              <w:rPr>
                <w:position w:val="-28"/>
              </w:rPr>
              <w:object w:dxaOrig="4099" w:dyaOrig="680">
                <v:shape id="_x0000_i1248" type="#_x0000_t75" style="width:191.8pt;height:33.65pt" o:ole="">
                  <v:imagedata r:id="rId472" o:title=""/>
                </v:shape>
                <o:OLEObject Type="Embed" ProgID="Equation.3" ShapeID="_x0000_i1248" DrawAspect="Content" ObjectID="_1658221529" r:id="rId473"/>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65" w:name="_Ref52090694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5"/>
          </w:p>
        </w:tc>
      </w:tr>
    </w:tbl>
    <w:p w:rsidR="001546AB" w:rsidRDefault="001546AB" w:rsidP="001546AB">
      <w:pPr>
        <w:spacing w:after="0" w:line="240" w:lineRule="auto"/>
        <w:jc w:val="both"/>
        <w:rPr>
          <w:rFonts w:ascii="Times New Roman" w:hAnsi="Times New Roman"/>
          <w:sz w:val="24"/>
          <w:szCs w:val="24"/>
        </w:rPr>
      </w:pPr>
    </w:p>
    <w:p w:rsidR="001546AB" w:rsidRPr="001F3C55" w:rsidRDefault="00DB3D66" w:rsidP="00DB3D66">
      <w:pPr>
        <w:spacing w:after="0" w:line="240" w:lineRule="auto"/>
        <w:jc w:val="both"/>
        <w:rPr>
          <w:rFonts w:ascii="Times New Roman" w:hAnsi="Times New Roman"/>
          <w:sz w:val="24"/>
          <w:szCs w:val="24"/>
        </w:rPr>
      </w:pPr>
      <w:r>
        <w:rPr>
          <w:rFonts w:ascii="Times New Roman" w:hAnsi="Times New Roman"/>
          <w:sz w:val="24"/>
          <w:szCs w:val="24"/>
        </w:rPr>
        <w:t xml:space="preserve">where </w:t>
      </w:r>
      <w:r w:rsidR="001546AB" w:rsidRPr="00DB3D66">
        <w:rPr>
          <w:rFonts w:ascii="Times New Roman" w:hAnsi="Times New Roman"/>
          <w:i/>
          <w:sz w:val="24"/>
          <w:szCs w:val="24"/>
        </w:rPr>
        <w:t>∆t</w:t>
      </w:r>
      <w:r w:rsidR="001546AB" w:rsidRPr="001546AB">
        <w:rPr>
          <w:rFonts w:ascii="Times New Roman" w:hAnsi="Times New Roman"/>
          <w:sz w:val="24"/>
          <w:szCs w:val="24"/>
        </w:rPr>
        <w:t xml:space="preserve"> </w:t>
      </w:r>
      <w:r>
        <w:rPr>
          <w:rFonts w:ascii="Times New Roman" w:hAnsi="Times New Roman"/>
          <w:sz w:val="24"/>
          <w:szCs w:val="24"/>
        </w:rPr>
        <w:t xml:space="preserve">is the model time step duration. The subscripts </w:t>
      </w:r>
      <w:r w:rsidR="001546AB" w:rsidRPr="001546AB">
        <w:rPr>
          <w:rFonts w:ascii="Times New Roman" w:hAnsi="Times New Roman"/>
          <w:sz w:val="24"/>
          <w:szCs w:val="24"/>
        </w:rPr>
        <w:t>“</w:t>
      </w:r>
      <w:r w:rsidR="001546AB" w:rsidRPr="00DB3D66">
        <w:rPr>
          <w:rFonts w:ascii="Times New Roman" w:hAnsi="Times New Roman"/>
          <w:i/>
          <w:sz w:val="24"/>
          <w:szCs w:val="24"/>
          <w:vertAlign w:val="subscript"/>
        </w:rPr>
        <w:t>0</w:t>
      </w:r>
      <w:r w:rsidR="001546AB" w:rsidRPr="001546AB">
        <w:rPr>
          <w:rFonts w:ascii="Times New Roman" w:hAnsi="Times New Roman"/>
          <w:sz w:val="24"/>
          <w:szCs w:val="24"/>
        </w:rPr>
        <w:t>”, “</w:t>
      </w:r>
      <w:r w:rsidR="001546AB" w:rsidRPr="00DB3D66">
        <w:rPr>
          <w:rFonts w:ascii="Times New Roman" w:hAnsi="Times New Roman"/>
          <w:i/>
          <w:sz w:val="24"/>
          <w:szCs w:val="24"/>
          <w:vertAlign w:val="subscript"/>
        </w:rPr>
        <w:t>f</w:t>
      </w:r>
      <w:r>
        <w:rPr>
          <w:rFonts w:ascii="Times New Roman" w:hAnsi="Times New Roman"/>
          <w:sz w:val="24"/>
          <w:szCs w:val="24"/>
        </w:rPr>
        <w:t>” and</w:t>
      </w:r>
      <w:r w:rsidR="001546AB" w:rsidRPr="001546AB">
        <w:rPr>
          <w:rFonts w:ascii="Times New Roman" w:hAnsi="Times New Roman"/>
          <w:sz w:val="24"/>
          <w:szCs w:val="24"/>
        </w:rPr>
        <w:t xml:space="preserve"> “</w:t>
      </w:r>
      <w:r w:rsidR="001546AB" w:rsidRPr="00DB3D66">
        <w:rPr>
          <w:rFonts w:ascii="Times New Roman" w:hAnsi="Times New Roman"/>
          <w:i/>
          <w:sz w:val="24"/>
          <w:szCs w:val="24"/>
          <w:vertAlign w:val="subscript"/>
        </w:rPr>
        <w:t>i</w:t>
      </w:r>
      <w:r w:rsidR="001546AB" w:rsidRPr="001546AB">
        <w:rPr>
          <w:rFonts w:ascii="Times New Roman" w:hAnsi="Times New Roman"/>
          <w:sz w:val="24"/>
          <w:szCs w:val="24"/>
        </w:rPr>
        <w:t xml:space="preserve">” </w:t>
      </w:r>
      <w:r w:rsidR="00D76D68">
        <w:rPr>
          <w:rFonts w:ascii="Times New Roman" w:hAnsi="Times New Roman"/>
          <w:sz w:val="24"/>
          <w:szCs w:val="24"/>
        </w:rPr>
        <w:t>represent</w:t>
      </w:r>
      <w:r>
        <w:rPr>
          <w:rFonts w:ascii="Times New Roman" w:hAnsi="Times New Roman"/>
          <w:sz w:val="24"/>
          <w:szCs w:val="24"/>
        </w:rPr>
        <w:t xml:space="preserve"> initial conditions, final conditions and a generic time step, respectively</w:t>
      </w:r>
      <w:r w:rsidR="001546AB" w:rsidRPr="001546AB">
        <w:rPr>
          <w:rFonts w:ascii="Times New Roman" w:hAnsi="Times New Roman"/>
          <w:sz w:val="24"/>
          <w:szCs w:val="24"/>
        </w:rPr>
        <w:t xml:space="preserve">. </w:t>
      </w:r>
      <w:r>
        <w:rPr>
          <w:rFonts w:ascii="Times New Roman" w:hAnsi="Times New Roman"/>
          <w:sz w:val="24"/>
          <w:szCs w:val="24"/>
        </w:rPr>
        <w:t xml:space="preserve">A blackout event can involve several interruptions and the following relationship is assumed: </w:t>
      </w:r>
      <w:r w:rsidR="001546AB" w:rsidRPr="00DB3D66">
        <w:rPr>
          <w:rFonts w:ascii="Times New Roman" w:hAnsi="Times New Roman"/>
          <w:i/>
          <w:sz w:val="24"/>
          <w:szCs w:val="24"/>
        </w:rPr>
        <w:t>EOT</w:t>
      </w:r>
      <w:r w:rsidR="001546AB" w:rsidRPr="001546AB">
        <w:rPr>
          <w:rFonts w:ascii="Times New Roman" w:hAnsi="Times New Roman"/>
          <w:sz w:val="24"/>
          <w:szCs w:val="24"/>
        </w:rPr>
        <w:t>≥</w:t>
      </w:r>
      <w:r w:rsidR="001546AB" w:rsidRPr="00DB3D66">
        <w:rPr>
          <w:rFonts w:ascii="Times New Roman" w:hAnsi="Times New Roman"/>
          <w:i/>
          <w:sz w:val="24"/>
          <w:szCs w:val="24"/>
        </w:rPr>
        <w:t>t</w:t>
      </w:r>
      <w:r w:rsidR="001546AB" w:rsidRPr="00DB3D66">
        <w:rPr>
          <w:rFonts w:ascii="Times New Roman" w:hAnsi="Times New Roman"/>
          <w:i/>
          <w:sz w:val="24"/>
          <w:szCs w:val="24"/>
          <w:vertAlign w:val="subscript"/>
        </w:rPr>
        <w:t>rei</w:t>
      </w:r>
      <w:proofErr w:type="gramStart"/>
      <w:r w:rsidR="001546AB" w:rsidRPr="00DB3D66">
        <w:rPr>
          <w:rFonts w:ascii="Times New Roman" w:hAnsi="Times New Roman"/>
          <w:i/>
          <w:sz w:val="24"/>
          <w:szCs w:val="24"/>
          <w:vertAlign w:val="subscript"/>
        </w:rPr>
        <w:t>,e</w:t>
      </w:r>
      <w:proofErr w:type="gramEnd"/>
      <w:r w:rsidR="001546AB" w:rsidRPr="001546AB">
        <w:rPr>
          <w:rFonts w:ascii="Times New Roman" w:hAnsi="Times New Roman"/>
          <w:sz w:val="24"/>
          <w:szCs w:val="24"/>
        </w:rPr>
        <w:t>. Eq.</w:t>
      </w:r>
      <w:r w:rsidR="009A741C" w:rsidRPr="009A741C">
        <w:rPr>
          <w:rFonts w:ascii="Times New Roman" w:hAnsi="Times New Roman"/>
          <w:sz w:val="24"/>
          <w:szCs w:val="24"/>
        </w:rPr>
        <w:fldChar w:fldCharType="begin"/>
      </w:r>
      <w:r w:rsidR="009A741C" w:rsidRPr="009A741C">
        <w:rPr>
          <w:rFonts w:ascii="Times New Roman" w:hAnsi="Times New Roman"/>
          <w:sz w:val="24"/>
          <w:szCs w:val="24"/>
        </w:rPr>
        <w:instrText xml:space="preserve"> REF _Ref520906948 \h  \* MERGEFORMAT </w:instrText>
      </w:r>
      <w:r w:rsidR="009A741C" w:rsidRPr="009A741C">
        <w:rPr>
          <w:rFonts w:ascii="Times New Roman" w:hAnsi="Times New Roman"/>
          <w:sz w:val="24"/>
          <w:szCs w:val="24"/>
        </w:rPr>
      </w:r>
      <w:r w:rsidR="009A741C" w:rsidRPr="009A741C">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10.3</w:t>
      </w:r>
      <w:r w:rsidR="00A32296" w:rsidRPr="00A32296">
        <w:rPr>
          <w:rFonts w:ascii="Times New Roman" w:eastAsia="Times New Roman" w:hAnsi="Times New Roman"/>
          <w:sz w:val="24"/>
          <w:szCs w:val="24"/>
          <w:lang w:eastAsia="it-IT"/>
        </w:rPr>
        <w:t>)</w:t>
      </w:r>
      <w:r w:rsidR="009A741C" w:rsidRPr="009A741C">
        <w:rPr>
          <w:rFonts w:ascii="Times New Roman" w:hAnsi="Times New Roman"/>
          <w:sz w:val="24"/>
          <w:szCs w:val="24"/>
        </w:rPr>
        <w:fldChar w:fldCharType="end"/>
      </w:r>
      <w:r w:rsidR="009A741C">
        <w:rPr>
          <w:rFonts w:ascii="Times New Roman" w:hAnsi="Times New Roman"/>
          <w:sz w:val="24"/>
          <w:szCs w:val="24"/>
        </w:rPr>
        <w:t xml:space="preserve"> represents a formulation of </w:t>
      </w:r>
      <w:r w:rsidR="00D76D68">
        <w:rPr>
          <w:rFonts w:ascii="Times New Roman" w:hAnsi="Times New Roman"/>
          <w:sz w:val="24"/>
          <w:szCs w:val="24"/>
        </w:rPr>
        <w:t xml:space="preserve">the </w:t>
      </w:r>
      <w:r w:rsidR="009A741C">
        <w:rPr>
          <w:rFonts w:ascii="Times New Roman" w:hAnsi="Times New Roman"/>
          <w:sz w:val="24"/>
          <w:szCs w:val="24"/>
        </w:rPr>
        <w:t xml:space="preserve">“proxy” damage </w:t>
      </w:r>
      <w:r w:rsidR="001546AB" w:rsidRPr="001546AB">
        <w:rPr>
          <w:rFonts w:ascii="Times New Roman" w:hAnsi="Times New Roman"/>
          <w:sz w:val="24"/>
          <w:szCs w:val="24"/>
        </w:rPr>
        <w:t>(</w:t>
      </w:r>
      <w:r w:rsidR="009A741C">
        <w:rPr>
          <w:rFonts w:ascii="Times New Roman" w:hAnsi="Times New Roman"/>
          <w:sz w:val="24"/>
          <w:szCs w:val="24"/>
        </w:rPr>
        <w:t>quantified in time units</w:t>
      </w:r>
      <w:r w:rsidR="001546AB" w:rsidRPr="001546AB">
        <w:rPr>
          <w:rFonts w:ascii="Times New Roman" w:hAnsi="Times New Roman"/>
          <w:sz w:val="24"/>
          <w:szCs w:val="24"/>
        </w:rPr>
        <w:t xml:space="preserve">) </w:t>
      </w:r>
      <w:r w:rsidR="009A741C">
        <w:rPr>
          <w:rFonts w:ascii="Times New Roman" w:hAnsi="Times New Roman"/>
          <w:sz w:val="24"/>
          <w:szCs w:val="24"/>
        </w:rPr>
        <w:t>due to flood-induced blackout events</w:t>
      </w:r>
      <w:r w:rsidR="001546AB" w:rsidRPr="001546AB">
        <w:rPr>
          <w:rFonts w:ascii="Times New Roman" w:hAnsi="Times New Roman"/>
          <w:sz w:val="24"/>
          <w:szCs w:val="24"/>
        </w:rPr>
        <w:t xml:space="preserve">, </w:t>
      </w:r>
      <w:r w:rsidR="009A741C">
        <w:rPr>
          <w:rFonts w:ascii="Times New Roman" w:hAnsi="Times New Roman"/>
          <w:sz w:val="24"/>
          <w:szCs w:val="24"/>
        </w:rPr>
        <w:t xml:space="preserve">in the absence of </w:t>
      </w:r>
      <w:proofErr w:type="gramStart"/>
      <w:r w:rsidR="009A741C">
        <w:rPr>
          <w:rFonts w:ascii="Times New Roman" w:hAnsi="Times New Roman"/>
          <w:sz w:val="24"/>
          <w:szCs w:val="24"/>
        </w:rPr>
        <w:t>redundancy</w:t>
      </w:r>
      <w:r w:rsidR="001546AB" w:rsidRPr="001546AB">
        <w:rPr>
          <w:rFonts w:ascii="Times New Roman" w:hAnsi="Times New Roman"/>
          <w:sz w:val="24"/>
          <w:szCs w:val="24"/>
        </w:rPr>
        <w:t>(</w:t>
      </w:r>
      <w:proofErr w:type="gramEnd"/>
      <w:r w:rsidR="009A741C">
        <w:rPr>
          <w:rFonts w:ascii="Times New Roman" w:hAnsi="Times New Roman"/>
          <w:sz w:val="24"/>
          <w:szCs w:val="24"/>
        </w:rPr>
        <w:t>at the level of the single substations</w:t>
      </w:r>
      <w:r w:rsidR="001546AB" w:rsidRPr="001546AB">
        <w:rPr>
          <w:rFonts w:ascii="Times New Roman" w:hAnsi="Times New Roman"/>
          <w:sz w:val="24"/>
          <w:szCs w:val="24"/>
        </w:rPr>
        <w:t>).</w:t>
      </w:r>
    </w:p>
    <w:p w:rsidR="001546AB" w:rsidRDefault="001546AB" w:rsidP="0059425D">
      <w:pPr>
        <w:spacing w:after="0" w:line="240" w:lineRule="auto"/>
        <w:jc w:val="both"/>
        <w:rPr>
          <w:rFonts w:ascii="Times New Roman" w:hAnsi="Times New Roman"/>
          <w:sz w:val="24"/>
          <w:szCs w:val="24"/>
        </w:rPr>
      </w:pPr>
    </w:p>
    <w:p w:rsidR="007822A9" w:rsidRPr="001546AB" w:rsidRDefault="007822A9" w:rsidP="007822A9">
      <w:pPr>
        <w:pStyle w:val="Amicarellititle3"/>
        <w:rPr>
          <w:lang w:val="en-GB"/>
        </w:rPr>
      </w:pPr>
      <w:bookmarkStart w:id="366" w:name="_Ref520966784"/>
      <w:bookmarkStart w:id="367" w:name="_Toc42155302"/>
      <w:r>
        <w:rPr>
          <w:lang w:val="en-GB"/>
        </w:rPr>
        <w:t>Flood-induced damage to the components of the electrical substations</w:t>
      </w:r>
      <w:bookmarkEnd w:id="366"/>
      <w:bookmarkEnd w:id="367"/>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This mathematical model assesses the (direct and tangible) damage induced by floods to the components of the electrical substations (</w:t>
      </w:r>
      <w:r w:rsidR="001546AB" w:rsidRPr="007822A9">
        <w:rPr>
          <w:rFonts w:ascii="Times New Roman" w:hAnsi="Times New Roman"/>
          <w:i/>
          <w:sz w:val="24"/>
          <w:szCs w:val="24"/>
        </w:rPr>
        <w:t>D</w:t>
      </w:r>
      <w:r w:rsidR="001546AB" w:rsidRPr="007822A9">
        <w:rPr>
          <w:rFonts w:ascii="Times New Roman" w:hAnsi="Times New Roman"/>
          <w:i/>
          <w:sz w:val="24"/>
          <w:szCs w:val="24"/>
          <w:vertAlign w:val="subscript"/>
        </w:rPr>
        <w:t>sub</w:t>
      </w:r>
      <w:r w:rsidR="001546AB" w:rsidRPr="001546AB">
        <w:rPr>
          <w:rFonts w:ascii="Times New Roman" w:hAnsi="Times New Roman"/>
          <w:sz w:val="24"/>
          <w:szCs w:val="24"/>
        </w:rPr>
        <w:t xml:space="preserve">). </w:t>
      </w:r>
      <w:r>
        <w:rPr>
          <w:rFonts w:ascii="Times New Roman" w:hAnsi="Times New Roman"/>
          <w:sz w:val="24"/>
          <w:szCs w:val="24"/>
        </w:rPr>
        <w:t>This damage model is complete as it quantifies both vulnerability and damage (the latter in monetary units)</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16"/>
              </w:rPr>
              <w:object w:dxaOrig="2299" w:dyaOrig="420">
                <v:shape id="_x0000_i1249" type="#_x0000_t75" style="width:108.8pt;height:20.5pt" o:ole="">
                  <v:imagedata r:id="rId474" o:title=""/>
                </v:shape>
                <o:OLEObject Type="Embed" ProgID="Equation.3" ShapeID="_x0000_i1249" DrawAspect="Content" ObjectID="_1658221530" r:id="rId475"/>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7822A9">
      <w:pPr>
        <w:spacing w:after="0" w:line="240" w:lineRule="auto"/>
        <w:jc w:val="both"/>
        <w:rPr>
          <w:rFonts w:ascii="Times New Roman" w:hAnsi="Times New Roman"/>
          <w:sz w:val="24"/>
          <w:szCs w:val="24"/>
        </w:rPr>
      </w:pPr>
      <w:r>
        <w:rPr>
          <w:rFonts w:ascii="Times New Roman" w:hAnsi="Times New Roman"/>
          <w:sz w:val="24"/>
          <w:szCs w:val="24"/>
        </w:rPr>
        <w:t xml:space="preserve">The value of the electrical substations </w:t>
      </w:r>
      <w:r w:rsidR="001546AB" w:rsidRPr="001546AB">
        <w:rPr>
          <w:rFonts w:ascii="Times New Roman" w:hAnsi="Times New Roman"/>
          <w:sz w:val="24"/>
          <w:szCs w:val="24"/>
        </w:rPr>
        <w:t>(</w:t>
      </w:r>
      <w:r w:rsidR="001546AB" w:rsidRPr="007822A9">
        <w:rPr>
          <w:rFonts w:ascii="Times New Roman" w:hAnsi="Times New Roman"/>
          <w:i/>
          <w:sz w:val="24"/>
          <w:szCs w:val="24"/>
        </w:rPr>
        <w:t>V</w:t>
      </w:r>
      <w:r w:rsidR="001546AB" w:rsidRPr="007822A9">
        <w:rPr>
          <w:rFonts w:ascii="Times New Roman" w:hAnsi="Times New Roman"/>
          <w:i/>
          <w:sz w:val="24"/>
          <w:szCs w:val="24"/>
          <w:vertAlign w:val="subscript"/>
        </w:rPr>
        <w:t>a</w:t>
      </w:r>
      <w:proofErr w:type="gramStart"/>
      <w:r w:rsidR="001546AB" w:rsidRPr="007822A9">
        <w:rPr>
          <w:rFonts w:ascii="Times New Roman" w:hAnsi="Times New Roman"/>
          <w:i/>
          <w:sz w:val="24"/>
          <w:szCs w:val="24"/>
          <w:vertAlign w:val="subscript"/>
        </w:rPr>
        <w:t>,sub</w:t>
      </w:r>
      <w:proofErr w:type="gramEnd"/>
      <w:r w:rsidR="001546AB" w:rsidRPr="001546AB">
        <w:rPr>
          <w:rFonts w:ascii="Times New Roman" w:hAnsi="Times New Roman"/>
          <w:sz w:val="24"/>
          <w:szCs w:val="24"/>
        </w:rPr>
        <w:t xml:space="preserve">) </w:t>
      </w:r>
      <w:r>
        <w:rPr>
          <w:rFonts w:ascii="Times New Roman" w:hAnsi="Times New Roman"/>
          <w:sz w:val="24"/>
          <w:szCs w:val="24"/>
        </w:rPr>
        <w:t xml:space="preserve">can be expressed in US dollars </w:t>
      </w:r>
      <w:r w:rsidR="001546AB" w:rsidRPr="001546AB">
        <w:rPr>
          <w:rFonts w:ascii="Times New Roman" w:hAnsi="Times New Roman"/>
          <w:sz w:val="24"/>
          <w:szCs w:val="24"/>
        </w:rPr>
        <w:t>(HAZUS-MH,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_Ref520905115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86</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BA4524">
              <w:rPr>
                <w:position w:val="-50"/>
              </w:rPr>
              <w:object w:dxaOrig="5080" w:dyaOrig="1120">
                <v:shape id="_x0000_i1250" type="#_x0000_t75" style="width:240.2pt;height:56.75pt" o:ole="">
                  <v:imagedata r:id="rId476" o:title=""/>
                </v:shape>
                <o:OLEObject Type="Embed" ProgID="Equation.3" ShapeID="_x0000_i1250" DrawAspect="Content" ObjectID="_1658221531" r:id="rId477"/>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but SPHERA works in </w:t>
      </w:r>
      <w:r w:rsidR="001546AB" w:rsidRPr="001546AB">
        <w:rPr>
          <w:rFonts w:ascii="Times New Roman" w:hAnsi="Times New Roman"/>
          <w:sz w:val="24"/>
          <w:szCs w:val="24"/>
        </w:rPr>
        <w:t>euro</w:t>
      </w:r>
      <w:r>
        <w:rPr>
          <w:rFonts w:ascii="Times New Roman" w:hAnsi="Times New Roman"/>
          <w:sz w:val="24"/>
          <w:szCs w:val="24"/>
        </w:rPr>
        <w:t>s</w:t>
      </w:r>
      <w:r w:rsidR="001546AB" w:rsidRPr="001546AB">
        <w:rPr>
          <w:rFonts w:ascii="Times New Roman" w:hAnsi="Times New Roman"/>
          <w:sz w:val="24"/>
          <w:szCs w:val="24"/>
        </w:rPr>
        <w:t xml:space="preserve"> (</w:t>
      </w:r>
      <w:r>
        <w:rPr>
          <w:rFonts w:ascii="Times New Roman" w:hAnsi="Times New Roman"/>
          <w:sz w:val="24"/>
          <w:szCs w:val="24"/>
        </w:rPr>
        <w:t>currency exchange rate of</w:t>
      </w:r>
      <w:r w:rsidR="001546AB" w:rsidRPr="001546AB">
        <w:rPr>
          <w:rFonts w:ascii="Times New Roman" w:hAnsi="Times New Roman"/>
          <w:sz w:val="24"/>
          <w:szCs w:val="24"/>
        </w:rPr>
        <w:t xml:space="preserve"> Feb</w:t>
      </w:r>
      <w:r>
        <w:rPr>
          <w:rFonts w:ascii="Times New Roman" w:hAnsi="Times New Roman"/>
          <w:sz w:val="24"/>
          <w:szCs w:val="24"/>
        </w:rPr>
        <w:t xml:space="preserve">ruary </w:t>
      </w:r>
      <w:r w:rsidR="001546AB" w:rsidRPr="001546AB">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A12B0B">
              <w:rPr>
                <w:position w:val="-50"/>
              </w:rPr>
              <w:object w:dxaOrig="5020" w:dyaOrig="1120">
                <v:shape id="_x0000_i1251" type="#_x0000_t75" style="width:235.95pt;height:56.75pt" o:ole="">
                  <v:imagedata r:id="rId478" o:title=""/>
                </v:shape>
                <o:OLEObject Type="Embed" ProgID="Equation.3" ShapeID="_x0000_i1251" DrawAspect="Content" ObjectID="_1658221532" r:id="rId47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1546AB" w:rsidP="007822A9">
      <w:pPr>
        <w:spacing w:after="0" w:line="240" w:lineRule="auto"/>
        <w:jc w:val="both"/>
        <w:rPr>
          <w:rFonts w:ascii="Times New Roman" w:hAnsi="Times New Roman"/>
          <w:sz w:val="24"/>
          <w:szCs w:val="24"/>
        </w:rPr>
      </w:pPr>
      <w:r w:rsidRPr="007822A9">
        <w:rPr>
          <w:rFonts w:ascii="Times New Roman" w:hAnsi="Times New Roman"/>
          <w:i/>
          <w:sz w:val="24"/>
          <w:szCs w:val="24"/>
        </w:rPr>
        <w:t>V</w:t>
      </w:r>
      <w:r w:rsidRPr="007822A9">
        <w:rPr>
          <w:rFonts w:ascii="Times New Roman" w:hAnsi="Times New Roman"/>
          <w:i/>
          <w:sz w:val="24"/>
          <w:szCs w:val="24"/>
          <w:vertAlign w:val="subscript"/>
        </w:rPr>
        <w:t>u,sub</w:t>
      </w:r>
      <w:r w:rsidRPr="001546AB">
        <w:rPr>
          <w:rFonts w:ascii="Times New Roman" w:hAnsi="Times New Roman"/>
          <w:sz w:val="24"/>
          <w:szCs w:val="24"/>
        </w:rPr>
        <w:t xml:space="preserve"> </w:t>
      </w:r>
      <w:r w:rsidR="007822A9">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1546AB">
        <w:rPr>
          <w:rFonts w:ascii="Times New Roman" w:hAnsi="Times New Roman"/>
          <w:sz w:val="24"/>
          <w:szCs w:val="24"/>
        </w:rPr>
        <w:t>6</w:t>
      </w:r>
      <w:r w:rsidR="007822A9">
        <w:rPr>
          <w:rFonts w:ascii="Times New Roman" w:hAnsi="Times New Roman"/>
          <w:sz w:val="24"/>
          <w:szCs w:val="24"/>
        </w:rPr>
        <w:t>th</w:t>
      </w:r>
      <w:r w:rsidRPr="001546AB">
        <w:rPr>
          <w:rFonts w:ascii="Times New Roman" w:hAnsi="Times New Roman"/>
          <w:sz w:val="24"/>
          <w:szCs w:val="24"/>
        </w:rPr>
        <w:t xml:space="preserve"> </w:t>
      </w:r>
      <w:r w:rsidR="007822A9">
        <w:rPr>
          <w:rFonts w:ascii="Times New Roman" w:hAnsi="Times New Roman"/>
          <w:sz w:val="24"/>
          <w:szCs w:val="24"/>
        </w:rPr>
        <w:t>degree polynomial function)</w:t>
      </w:r>
      <w:r w:rsidRPr="001546AB">
        <w:rPr>
          <w:rFonts w:ascii="Times New Roman" w:hAnsi="Times New Roman"/>
          <w:sz w:val="24"/>
          <w:szCs w:val="24"/>
        </w:rPr>
        <w:t xml:space="preserve"> </w:t>
      </w:r>
      <w:r w:rsidR="007822A9">
        <w:rPr>
          <w:rFonts w:ascii="Times New Roman" w:hAnsi="Times New Roman"/>
          <w:sz w:val="24"/>
          <w:szCs w:val="24"/>
        </w:rPr>
        <w:t>for</w:t>
      </w:r>
      <w:r w:rsidRPr="001546AB">
        <w:rPr>
          <w:rFonts w:ascii="Times New Roman" w:hAnsi="Times New Roman"/>
          <w:sz w:val="24"/>
          <w:szCs w:val="24"/>
        </w:rPr>
        <w:t xml:space="preserve"> </w:t>
      </w:r>
      <w:r w:rsidR="007822A9" w:rsidRPr="007822A9">
        <w:rPr>
          <w:rFonts w:ascii="Times New Roman" w:hAnsi="Times New Roman"/>
          <w:i/>
          <w:sz w:val="24"/>
          <w:szCs w:val="24"/>
        </w:rPr>
        <w:t>V</w:t>
      </w:r>
      <w:r w:rsidR="007822A9" w:rsidRPr="007822A9">
        <w:rPr>
          <w:rFonts w:ascii="Times New Roman" w:hAnsi="Times New Roman"/>
          <w:i/>
          <w:sz w:val="24"/>
          <w:szCs w:val="24"/>
          <w:vertAlign w:val="subscript"/>
        </w:rPr>
        <w:t>u</w:t>
      </w:r>
      <w:proofErr w:type="gramStart"/>
      <w:r w:rsidR="007822A9" w:rsidRPr="007822A9">
        <w:rPr>
          <w:rFonts w:ascii="Times New Roman" w:hAnsi="Times New Roman"/>
          <w:i/>
          <w:sz w:val="24"/>
          <w:szCs w:val="24"/>
          <w:vertAlign w:val="subscript"/>
        </w:rPr>
        <w:t>,sub</w:t>
      </w:r>
      <w:proofErr w:type="gramEnd"/>
      <w:r w:rsidR="007822A9">
        <w:rPr>
          <w:rFonts w:ascii="Times New Roman" w:hAnsi="Times New Roman"/>
          <w:sz w:val="24"/>
          <w:szCs w:val="24"/>
        </w:rPr>
        <w:t>,</w:t>
      </w:r>
      <w:r w:rsidRPr="001546AB">
        <w:rPr>
          <w:rFonts w:ascii="Times New Roman" w:hAnsi="Times New Roman"/>
          <w:sz w:val="24"/>
          <w:szCs w:val="24"/>
        </w:rPr>
        <w:t xml:space="preserve"> </w:t>
      </w:r>
      <w:r w:rsidR="007822A9">
        <w:rPr>
          <w:rFonts w:ascii="Times New Roman" w:hAnsi="Times New Roman"/>
          <w:sz w:val="24"/>
          <w:szCs w:val="24"/>
        </w:rPr>
        <w:t xml:space="preserve">after elaboration of the point values reported by </w:t>
      </w:r>
      <w:r w:rsidRPr="001546AB">
        <w:rPr>
          <w:rFonts w:ascii="Times New Roman" w:hAnsi="Times New Roman"/>
          <w:sz w:val="24"/>
          <w:szCs w:val="24"/>
        </w:rPr>
        <w:t>HAZUS-MH (2011,</w:t>
      </w:r>
      <w:r w:rsidR="007822A9">
        <w:rPr>
          <w:rFonts w:ascii="Times New Roman" w:hAnsi="Times New Roman"/>
          <w:sz w:val="24"/>
          <w:szCs w:val="24"/>
        </w:rPr>
        <w:t xml:space="preserve"> [</w:t>
      </w:r>
      <w:r w:rsidR="007822A9">
        <w:rPr>
          <w:rFonts w:ascii="Times New Roman" w:hAnsi="Times New Roman"/>
          <w:sz w:val="24"/>
          <w:szCs w:val="24"/>
        </w:rPr>
        <w:fldChar w:fldCharType="begin"/>
      </w:r>
      <w:r w:rsidR="007822A9">
        <w:rPr>
          <w:rFonts w:ascii="Times New Roman" w:hAnsi="Times New Roman"/>
          <w:sz w:val="24"/>
          <w:szCs w:val="24"/>
        </w:rPr>
        <w:instrText xml:space="preserve"> REF _Ref520905115 \r \h </w:instrText>
      </w:r>
      <w:r w:rsidR="007822A9">
        <w:rPr>
          <w:rFonts w:ascii="Times New Roman" w:hAnsi="Times New Roman"/>
          <w:sz w:val="24"/>
          <w:szCs w:val="24"/>
        </w:rPr>
      </w:r>
      <w:r w:rsidR="007822A9">
        <w:rPr>
          <w:rFonts w:ascii="Times New Roman" w:hAnsi="Times New Roman"/>
          <w:sz w:val="24"/>
          <w:szCs w:val="24"/>
        </w:rPr>
        <w:fldChar w:fldCharType="separate"/>
      </w:r>
      <w:r w:rsidR="00A32296">
        <w:rPr>
          <w:rFonts w:ascii="Times New Roman" w:hAnsi="Times New Roman"/>
          <w:sz w:val="24"/>
          <w:szCs w:val="24"/>
        </w:rPr>
        <w:t>86</w:t>
      </w:r>
      <w:r w:rsidR="007822A9">
        <w:rPr>
          <w:rFonts w:ascii="Times New Roman" w:hAnsi="Times New Roman"/>
          <w:sz w:val="24"/>
          <w:szCs w:val="24"/>
        </w:rPr>
        <w:fldChar w:fldCharType="end"/>
      </w:r>
      <w:r w:rsidR="007822A9">
        <w:rPr>
          <w:rFonts w:ascii="Times New Roman" w:hAnsi="Times New Roman"/>
          <w:sz w:val="24"/>
          <w:szCs w:val="24"/>
        </w:rPr>
        <w:t>]</w:t>
      </w:r>
      <w:r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96"/>
              </w:rPr>
              <w:object w:dxaOrig="8559" w:dyaOrig="2040">
                <v:shape id="_x0000_i1252" type="#_x0000_t75" style="width:370.5pt;height:94.05pt" o:ole="">
                  <v:imagedata r:id="rId480" o:title=""/>
                </v:shape>
                <o:OLEObject Type="Embed" ProgID="Equation.3" ShapeID="_x0000_i1252" DrawAspect="Content" ObjectID="_1658221533" r:id="rId48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where the maximum value of the substation water depth </w:t>
      </w:r>
      <w:r w:rsidR="001546AB" w:rsidRPr="007822A9">
        <w:rPr>
          <w:rFonts w:ascii="Times New Roman" w:hAnsi="Times New Roman"/>
          <w:i/>
          <w:sz w:val="24"/>
          <w:szCs w:val="24"/>
        </w:rPr>
        <w:t>Y</w:t>
      </w:r>
      <w:r w:rsidR="001546AB" w:rsidRPr="007822A9">
        <w:rPr>
          <w:rFonts w:ascii="Times New Roman" w:hAnsi="Times New Roman"/>
          <w:i/>
          <w:sz w:val="24"/>
          <w:szCs w:val="24"/>
          <w:vertAlign w:val="subscript"/>
        </w:rPr>
        <w:t>sub,max</w:t>
      </w:r>
      <w:r w:rsidR="001546AB" w:rsidRPr="001546AB">
        <w:rPr>
          <w:rFonts w:ascii="Times New Roman" w:hAnsi="Times New Roman"/>
          <w:sz w:val="24"/>
          <w:szCs w:val="24"/>
        </w:rPr>
        <w:t xml:space="preserve"> </w:t>
      </w:r>
      <w:r>
        <w:rPr>
          <w:rFonts w:ascii="Times New Roman" w:hAnsi="Times New Roman"/>
          <w:sz w:val="24"/>
          <w:szCs w:val="24"/>
        </w:rPr>
        <w:t xml:space="preserve">refers to the period simulated until the on-going time </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Pr>
          <w:rFonts w:ascii="Times New Roman" w:hAnsi="Times New Roman"/>
          <w:sz w:val="24"/>
          <w:szCs w:val="24"/>
        </w:rPr>
        <w:t xml:space="preserve"> The regression procedure provides the following constants:                     </w:t>
      </w:r>
      <w:r w:rsidR="001546AB" w:rsidRPr="007822A9">
        <w:rPr>
          <w:rFonts w:ascii="Times New Roman" w:hAnsi="Times New Roman"/>
          <w:i/>
          <w:sz w:val="24"/>
          <w:szCs w:val="24"/>
        </w:rPr>
        <w:t>a</w:t>
      </w:r>
      <w:r w:rsidR="001546AB" w:rsidRPr="001546AB">
        <w:rPr>
          <w:rFonts w:ascii="Times New Roman" w:hAnsi="Times New Roman"/>
          <w:sz w:val="24"/>
          <w:szCs w:val="24"/>
        </w:rPr>
        <w:t>=-1.22877·10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 xml:space="preserve">, </w:t>
      </w:r>
      <w:r w:rsidR="001546AB" w:rsidRPr="007822A9">
        <w:rPr>
          <w:rFonts w:ascii="Times New Roman" w:hAnsi="Times New Roman"/>
          <w:i/>
          <w:sz w:val="24"/>
          <w:szCs w:val="24"/>
        </w:rPr>
        <w:t>b</w:t>
      </w:r>
      <w:r w:rsidR="001546AB" w:rsidRPr="001546AB">
        <w:rPr>
          <w:rFonts w:ascii="Times New Roman" w:hAnsi="Times New Roman"/>
          <w:sz w:val="24"/>
          <w:szCs w:val="24"/>
        </w:rPr>
        <w:t>=1.92478·10</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 xml:space="preserve">, </w:t>
      </w:r>
      <w:r w:rsidR="001546AB" w:rsidRPr="007822A9">
        <w:rPr>
          <w:rFonts w:ascii="Times New Roman" w:hAnsi="Times New Roman"/>
          <w:i/>
          <w:sz w:val="24"/>
          <w:szCs w:val="24"/>
        </w:rPr>
        <w:t>c</w:t>
      </w:r>
      <w:r w:rsidR="001546AB" w:rsidRPr="001546AB">
        <w:rPr>
          <w:rFonts w:ascii="Times New Roman" w:hAnsi="Times New Roman"/>
          <w:sz w:val="24"/>
          <w:szCs w:val="24"/>
        </w:rPr>
        <w:t>=8.4216·10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-4</w:t>
      </w:r>
      <w:r w:rsidR="001546AB" w:rsidRPr="001546AB">
        <w:rPr>
          <w:rFonts w:ascii="Times New Roman" w:hAnsi="Times New Roman"/>
          <w:sz w:val="24"/>
          <w:szCs w:val="24"/>
        </w:rPr>
        <w:t xml:space="preserve">, </w:t>
      </w:r>
      <w:r w:rsidR="001546AB" w:rsidRPr="007822A9">
        <w:rPr>
          <w:rFonts w:ascii="Times New Roman" w:hAnsi="Times New Roman"/>
          <w:i/>
          <w:sz w:val="24"/>
          <w:szCs w:val="24"/>
        </w:rPr>
        <w:t>d</w:t>
      </w:r>
      <w:r w:rsidR="001546AB" w:rsidRPr="001546AB">
        <w:rPr>
          <w:rFonts w:ascii="Times New Roman" w:hAnsi="Times New Roman"/>
          <w:sz w:val="24"/>
          <w:szCs w:val="24"/>
        </w:rPr>
        <w:t>=-0.00119121m</w:t>
      </w:r>
      <w:r w:rsidR="001546AB" w:rsidRPr="007822A9">
        <w:rPr>
          <w:rFonts w:ascii="Times New Roman" w:hAnsi="Times New Roman"/>
          <w:sz w:val="24"/>
          <w:szCs w:val="24"/>
          <w:vertAlign w:val="superscript"/>
        </w:rPr>
        <w:t>-3</w:t>
      </w:r>
      <w:r w:rsidR="001546AB" w:rsidRPr="001546AB">
        <w:rPr>
          <w:rFonts w:ascii="Times New Roman" w:hAnsi="Times New Roman"/>
          <w:sz w:val="24"/>
          <w:szCs w:val="24"/>
        </w:rPr>
        <w:t xml:space="preserve">, </w:t>
      </w:r>
      <w:r w:rsidR="001546AB" w:rsidRPr="007822A9">
        <w:rPr>
          <w:rFonts w:ascii="Times New Roman" w:hAnsi="Times New Roman"/>
          <w:i/>
          <w:sz w:val="24"/>
          <w:szCs w:val="24"/>
        </w:rPr>
        <w:t>e</w:t>
      </w:r>
      <w:r w:rsidR="001546AB" w:rsidRPr="001546AB">
        <w:rPr>
          <w:rFonts w:ascii="Times New Roman" w:hAnsi="Times New Roman"/>
          <w:sz w:val="24"/>
          <w:szCs w:val="24"/>
        </w:rPr>
        <w:t>=0.00390726m</w:t>
      </w:r>
      <w:r w:rsidR="001546AB" w:rsidRPr="007822A9">
        <w:rPr>
          <w:rFonts w:ascii="Times New Roman" w:hAnsi="Times New Roman"/>
          <w:sz w:val="24"/>
          <w:szCs w:val="24"/>
          <w:vertAlign w:val="superscript"/>
        </w:rPr>
        <w:t>-2</w:t>
      </w:r>
      <w:r w:rsidR="001546AB" w:rsidRPr="001546AB">
        <w:rPr>
          <w:rFonts w:ascii="Times New Roman" w:hAnsi="Times New Roman"/>
          <w:sz w:val="24"/>
          <w:szCs w:val="24"/>
        </w:rPr>
        <w:t xml:space="preserve">, </w:t>
      </w:r>
      <w:r w:rsidR="001546AB" w:rsidRPr="007822A9">
        <w:rPr>
          <w:rFonts w:ascii="Times New Roman" w:hAnsi="Times New Roman"/>
          <w:i/>
          <w:sz w:val="24"/>
          <w:szCs w:val="24"/>
        </w:rPr>
        <w:t>f</w:t>
      </w:r>
      <w:r w:rsidR="001546AB" w:rsidRPr="001546AB">
        <w:rPr>
          <w:rFonts w:ascii="Times New Roman" w:hAnsi="Times New Roman"/>
          <w:sz w:val="24"/>
          <w:szCs w:val="24"/>
        </w:rPr>
        <w:t>=0.0170243m</w:t>
      </w:r>
      <w:r w:rsidR="001546AB" w:rsidRPr="007822A9">
        <w:rPr>
          <w:rFonts w:ascii="Times New Roman" w:hAnsi="Times New Roman"/>
          <w:sz w:val="24"/>
          <w:szCs w:val="24"/>
          <w:vertAlign w:val="superscript"/>
        </w:rPr>
        <w:t>-1</w:t>
      </w:r>
      <w:r w:rsidR="001546AB" w:rsidRPr="001546AB">
        <w:rPr>
          <w:rFonts w:ascii="Times New Roman" w:hAnsi="Times New Roman"/>
          <w:sz w:val="24"/>
          <w:szCs w:val="24"/>
        </w:rPr>
        <w:t>.</w:t>
      </w:r>
    </w:p>
    <w:p w:rsidR="000B0F66" w:rsidRDefault="000B0F66" w:rsidP="001546AB">
      <w:pPr>
        <w:spacing w:after="0" w:line="240" w:lineRule="auto"/>
        <w:jc w:val="both"/>
        <w:rPr>
          <w:rFonts w:ascii="Times New Roman" w:hAnsi="Times New Roman"/>
          <w:sz w:val="24"/>
          <w:szCs w:val="24"/>
        </w:rPr>
      </w:pPr>
    </w:p>
    <w:p w:rsidR="000B0F66" w:rsidRDefault="00744BD1" w:rsidP="000B0F66">
      <w:pPr>
        <w:pStyle w:val="Amicarellititle2"/>
      </w:pPr>
      <w:bookmarkStart w:id="368" w:name="_Ref509496397"/>
      <w:bookmarkStart w:id="369" w:name="_Toc513184146"/>
      <w:bookmarkStart w:id="370" w:name="_Toc42155303"/>
      <w:r>
        <w:t>The numerical model</w:t>
      </w:r>
      <w:bookmarkEnd w:id="368"/>
      <w:bookmarkEnd w:id="369"/>
      <w:r w:rsidR="00652F0F">
        <w:t>s</w:t>
      </w:r>
      <w:bookmarkEnd w:id="370"/>
    </w:p>
    <w:p w:rsidR="00744BD1" w:rsidRDefault="00744BD1" w:rsidP="000B0F66">
      <w:pPr>
        <w:spacing w:after="0" w:line="240" w:lineRule="auto"/>
        <w:jc w:val="both"/>
        <w:rPr>
          <w:rFonts w:ascii="Times New Roman" w:hAnsi="Times New Roman"/>
          <w:sz w:val="24"/>
          <w:szCs w:val="24"/>
        </w:rPr>
      </w:pPr>
      <w:r>
        <w:rPr>
          <w:rFonts w:ascii="Times New Roman" w:hAnsi="Times New Roman"/>
          <w:sz w:val="24"/>
          <w:szCs w:val="24"/>
        </w:rPr>
        <w:t>The numerical model</w:t>
      </w:r>
      <w:r w:rsidR="00652F0F">
        <w:rPr>
          <w:rFonts w:ascii="Times New Roman" w:hAnsi="Times New Roman"/>
          <w:sz w:val="24"/>
          <w:szCs w:val="24"/>
        </w:rPr>
        <w:t>s</w:t>
      </w:r>
      <w:r>
        <w:rPr>
          <w:rFonts w:ascii="Times New Roman" w:hAnsi="Times New Roman"/>
          <w:sz w:val="24"/>
          <w:szCs w:val="24"/>
        </w:rPr>
        <w:t xml:space="preserve"> of </w:t>
      </w:r>
      <w:r w:rsidR="00CE689E">
        <w:rPr>
          <w:rFonts w:ascii="Times New Roman" w:hAnsi="Times New Roman"/>
          <w:sz w:val="24"/>
          <w:szCs w:val="24"/>
        </w:rPr>
        <w:t xml:space="preserve">the substation-flooding damage scheme </w:t>
      </w:r>
      <w:r w:rsidR="00652F0F">
        <w:rPr>
          <w:rFonts w:ascii="Times New Roman" w:hAnsi="Times New Roman"/>
          <w:sz w:val="24"/>
          <w:szCs w:val="24"/>
        </w:rPr>
        <w:t>discretize</w:t>
      </w:r>
      <w:r>
        <w:rPr>
          <w:rFonts w:ascii="Times New Roman" w:hAnsi="Times New Roman"/>
          <w:sz w:val="24"/>
          <w:szCs w:val="24"/>
        </w:rPr>
        <w:t xml:space="preserve"> the mathematical model</w:t>
      </w:r>
      <w:r w:rsidR="00652F0F">
        <w:rPr>
          <w:rFonts w:ascii="Times New Roman" w:hAnsi="Times New Roman"/>
          <w:sz w:val="24"/>
          <w:szCs w:val="24"/>
        </w:rPr>
        <w:t>s</w:t>
      </w:r>
      <w:r>
        <w:rPr>
          <w:rFonts w:ascii="Times New Roman" w:hAnsi="Times New Roman"/>
          <w:sz w:val="24"/>
          <w:szCs w:val="24"/>
        </w:rPr>
        <w:t xml:space="preserve"> of Sec.</w:t>
      </w:r>
      <w:r>
        <w:rPr>
          <w:rFonts w:ascii="Times New Roman" w:hAnsi="Times New Roman"/>
          <w:sz w:val="24"/>
          <w:szCs w:val="24"/>
        </w:rPr>
        <w:fldChar w:fldCharType="begin"/>
      </w:r>
      <w:r>
        <w:rPr>
          <w:rFonts w:ascii="Times New Roman" w:hAnsi="Times New Roman"/>
          <w:sz w:val="24"/>
          <w:szCs w:val="24"/>
        </w:rPr>
        <w:instrText xml:space="preserve"> REF _Ref520964364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10.1</w:t>
      </w:r>
      <w:r>
        <w:rPr>
          <w:rFonts w:ascii="Times New Roman" w:hAnsi="Times New Roman"/>
          <w:sz w:val="24"/>
          <w:szCs w:val="24"/>
        </w:rPr>
        <w:fldChar w:fldCharType="end"/>
      </w:r>
      <w:r w:rsidR="00CE689E">
        <w:rPr>
          <w:rFonts w:ascii="Times New Roman" w:hAnsi="Times New Roman"/>
          <w:sz w:val="24"/>
          <w:szCs w:val="24"/>
        </w:rPr>
        <w:t xml:space="preserve">. </w:t>
      </w:r>
      <w:r>
        <w:rPr>
          <w:rFonts w:ascii="Times New Roman" w:hAnsi="Times New Roman"/>
          <w:sz w:val="24"/>
          <w:szCs w:val="24"/>
        </w:rPr>
        <w:t>At the beginning of the simulation the following procedures are executed:</w:t>
      </w:r>
    </w:p>
    <w:p w:rsidR="00744BD1" w:rsidRPr="005D00D6" w:rsidRDefault="00CE689E" w:rsidP="00D854B8">
      <w:pPr>
        <w:pStyle w:val="Paragrafoelenco"/>
        <w:numPr>
          <w:ilvl w:val="0"/>
          <w:numId w:val="20"/>
        </w:numPr>
        <w:jc w:val="both"/>
        <w:rPr>
          <w:lang w:val="en-GB"/>
        </w:rPr>
      </w:pPr>
      <w:r w:rsidRPr="005D00D6">
        <w:rPr>
          <w:lang w:val="en-GB"/>
        </w:rPr>
        <w:t>i</w:t>
      </w:r>
      <w:r w:rsidR="00D73522" w:rsidRPr="005D00D6">
        <w:rPr>
          <w:lang w:val="en-GB"/>
        </w:rPr>
        <w:t xml:space="preserve">dentification of the DEM vertices internal to the polygons </w:t>
      </w:r>
      <w:r w:rsidRPr="005D00D6">
        <w:rPr>
          <w:lang w:val="en-GB"/>
        </w:rPr>
        <w:t>(</w:t>
      </w:r>
      <w:r w:rsidR="00D73522" w:rsidRPr="005D00D6">
        <w:rPr>
          <w:lang w:val="en-GB"/>
        </w:rPr>
        <w:t>represent</w:t>
      </w:r>
      <w:r w:rsidRPr="005D00D6">
        <w:rPr>
          <w:lang w:val="en-GB"/>
        </w:rPr>
        <w:t xml:space="preserve">ing the electrical substations </w:t>
      </w:r>
      <w:r w:rsidR="00D73522" w:rsidRPr="005D00D6">
        <w:rPr>
          <w:lang w:val="en-GB"/>
        </w:rPr>
        <w:t>in plan view);</w:t>
      </w:r>
    </w:p>
    <w:p w:rsidR="00744BD1" w:rsidRPr="005D00D6" w:rsidRDefault="00CE689E" w:rsidP="00D854B8">
      <w:pPr>
        <w:pStyle w:val="Paragrafoelenco"/>
        <w:numPr>
          <w:ilvl w:val="0"/>
          <w:numId w:val="20"/>
        </w:numPr>
        <w:jc w:val="both"/>
        <w:rPr>
          <w:lang w:val="en-GB"/>
        </w:rPr>
      </w:pPr>
      <w:r w:rsidRPr="005D00D6">
        <w:rPr>
          <w:lang w:val="en-GB"/>
        </w:rPr>
        <w:t>a</w:t>
      </w:r>
      <w:r w:rsidR="00D73522" w:rsidRPr="005D00D6">
        <w:rPr>
          <w:lang w:val="en-GB"/>
        </w:rPr>
        <w:t>ssessment of the areas of the above polygon</w:t>
      </w:r>
      <w:r w:rsidR="00FD1519" w:rsidRPr="005D00D6">
        <w:rPr>
          <w:lang w:val="en-GB"/>
        </w:rPr>
        <w:t>s (represented by triangles, quadrilaterals, pentagons and hexagons);</w:t>
      </w:r>
    </w:p>
    <w:p w:rsidR="00FD1519" w:rsidRPr="005D00D6" w:rsidRDefault="00CE689E" w:rsidP="00D854B8">
      <w:pPr>
        <w:pStyle w:val="Paragrafoelenco"/>
        <w:numPr>
          <w:ilvl w:val="0"/>
          <w:numId w:val="20"/>
        </w:numPr>
        <w:jc w:val="both"/>
        <w:rPr>
          <w:lang w:val="en-GB"/>
        </w:rPr>
      </w:pPr>
      <w:r w:rsidRPr="005D00D6">
        <w:rPr>
          <w:lang w:val="en-GB"/>
        </w:rPr>
        <w:t>i</w:t>
      </w:r>
      <w:r w:rsidR="00FD1519" w:rsidRPr="005D00D6">
        <w:rPr>
          <w:lang w:val="en-GB"/>
        </w:rPr>
        <w:t xml:space="preserve">nitializations </w:t>
      </w:r>
      <w:r w:rsidRPr="005D00D6">
        <w:rPr>
          <w:lang w:val="en-GB"/>
        </w:rPr>
        <w:t>of th</w:t>
      </w:r>
      <w:r w:rsidR="00FD1519" w:rsidRPr="005D00D6">
        <w:rPr>
          <w:lang w:val="en-GB"/>
        </w:rPr>
        <w:t>e variables of the electrical substations.</w:t>
      </w:r>
    </w:p>
    <w:p w:rsidR="000B0F66" w:rsidRDefault="00FD1519" w:rsidP="000B0F66">
      <w:pPr>
        <w:spacing w:after="0" w:line="240" w:lineRule="auto"/>
        <w:jc w:val="both"/>
        <w:rPr>
          <w:rFonts w:ascii="Times New Roman" w:hAnsi="Times New Roman"/>
          <w:sz w:val="24"/>
          <w:szCs w:val="24"/>
        </w:rPr>
      </w:pPr>
      <w:r>
        <w:rPr>
          <w:rFonts w:ascii="Times New Roman" w:hAnsi="Times New Roman"/>
          <w:sz w:val="24"/>
          <w:szCs w:val="24"/>
        </w:rPr>
        <w:t>At the end of each output writing time step of the damage model, the following procedures are executed for every electrical substation:</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 xml:space="preserve">ssessment of the variable </w:t>
      </w:r>
      <w:r w:rsidR="000B0F66" w:rsidRPr="005D00D6">
        <w:rPr>
          <w:i/>
          <w:lang w:val="en-GB"/>
        </w:rPr>
        <w:t>Y</w:t>
      </w:r>
      <w:r w:rsidR="000B0F66" w:rsidRPr="005D00D6">
        <w:rPr>
          <w:i/>
          <w:vertAlign w:val="subscript"/>
          <w:lang w:val="en-GB"/>
        </w:rPr>
        <w:t>sub</w:t>
      </w:r>
      <w:r w:rsidR="000B0F66" w:rsidRPr="005D00D6">
        <w:rPr>
          <w:lang w:val="en-GB"/>
        </w:rPr>
        <w:t xml:space="preserve"> </w:t>
      </w:r>
      <w:r w:rsidR="00FD1519" w:rsidRPr="005D00D6">
        <w:rPr>
          <w:lang w:val="en-GB"/>
        </w:rPr>
        <w:t>as spatial average of the water depth values at the DEM vertices within the polygon of the electrical substation</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 xml:space="preserve">pdate of the variable </w:t>
      </w:r>
      <w:r w:rsidR="000B0F66" w:rsidRPr="005D00D6">
        <w:rPr>
          <w:i/>
          <w:lang w:val="en-GB"/>
        </w:rPr>
        <w:t>Y</w:t>
      </w:r>
      <w:r w:rsidR="000B0F66" w:rsidRPr="005D00D6">
        <w:rPr>
          <w:i/>
          <w:vertAlign w:val="subscript"/>
          <w:lang w:val="en-GB"/>
        </w:rPr>
        <w:t>sub,max</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ssessment of the variable</w:t>
      </w:r>
      <w:r w:rsidRPr="005D00D6">
        <w:rPr>
          <w:lang w:val="en-GB"/>
        </w:rPr>
        <w:t>s</w:t>
      </w:r>
      <w:r w:rsidR="00FD1519" w:rsidRPr="005D00D6">
        <w:rPr>
          <w:lang w:val="en-GB"/>
        </w:rPr>
        <w:t xml:space="preserve"> </w:t>
      </w:r>
      <w:r w:rsidR="000B0F66" w:rsidRPr="005D00D6">
        <w:rPr>
          <w:i/>
          <w:lang w:val="en-GB"/>
        </w:rPr>
        <w:t>POS</w:t>
      </w:r>
      <w:r w:rsidRPr="005D00D6">
        <w:rPr>
          <w:i/>
          <w:lang w:val="en-GB"/>
        </w:rPr>
        <w:t xml:space="preserve"> </w:t>
      </w:r>
      <w:r w:rsidRPr="005D00D6">
        <w:rPr>
          <w:lang w:val="en-GB"/>
        </w:rPr>
        <w:t xml:space="preserve">and </w:t>
      </w:r>
      <w:r w:rsidR="000B0F66" w:rsidRPr="005D00D6">
        <w:rPr>
          <w:i/>
          <w:lang w:val="en-GB"/>
        </w:rPr>
        <w:t>EOS</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pdate of the variable</w:t>
      </w:r>
      <w:r w:rsidRPr="005D00D6">
        <w:rPr>
          <w:lang w:val="en-GB"/>
        </w:rPr>
        <w:t>s</w:t>
      </w:r>
      <w:r w:rsidR="00FD1519" w:rsidRPr="005D00D6">
        <w:rPr>
          <w:lang w:val="en-GB"/>
        </w:rPr>
        <w:t xml:space="preserve"> </w:t>
      </w:r>
      <w:r w:rsidR="000B0F66" w:rsidRPr="005D00D6">
        <w:rPr>
          <w:i/>
          <w:lang w:val="en-GB"/>
        </w:rPr>
        <w:t>EOT</w:t>
      </w:r>
      <w:r w:rsidRPr="005D00D6">
        <w:rPr>
          <w:lang w:val="en-GB"/>
        </w:rPr>
        <w:t xml:space="preserve">, </w:t>
      </w:r>
      <w:r w:rsidR="000B0F66" w:rsidRPr="005D00D6">
        <w:rPr>
          <w:i/>
          <w:lang w:val="en-GB"/>
        </w:rPr>
        <w:t>D</w:t>
      </w:r>
      <w:r w:rsidR="000B0F66" w:rsidRPr="005D00D6">
        <w:rPr>
          <w:i/>
          <w:vertAlign w:val="subscript"/>
          <w:lang w:val="en-GB"/>
        </w:rPr>
        <w:t>sub</w:t>
      </w:r>
      <w:r w:rsidRPr="005D00D6">
        <w:rPr>
          <w:i/>
          <w:vertAlign w:val="subscript"/>
          <w:lang w:val="en-GB"/>
        </w:rPr>
        <w:t xml:space="preserve"> </w:t>
      </w:r>
      <w:r w:rsidRPr="005D00D6">
        <w:rPr>
          <w:lang w:val="en-GB"/>
        </w:rPr>
        <w:t>and</w:t>
      </w:r>
      <w:r w:rsidRPr="005D00D6">
        <w:rPr>
          <w:i/>
          <w:vertAlign w:val="subscript"/>
          <w:lang w:val="en-GB"/>
        </w:rPr>
        <w:t xml:space="preserve"> </w:t>
      </w:r>
      <w:r w:rsidR="000B0F66" w:rsidRPr="005D00D6">
        <w:rPr>
          <w:i/>
          <w:lang w:val="en-GB"/>
        </w:rPr>
        <w:t>V</w:t>
      </w:r>
      <w:r w:rsidR="000B0F66" w:rsidRPr="005D00D6">
        <w:rPr>
          <w:i/>
          <w:vertAlign w:val="subscript"/>
          <w:lang w:val="en-GB"/>
        </w:rPr>
        <w:t>u,sub</w:t>
      </w:r>
      <w:r w:rsidR="000B0F66" w:rsidRPr="005D00D6">
        <w:rPr>
          <w:lang w:val="en-GB"/>
        </w:rPr>
        <w:t>;</w:t>
      </w:r>
    </w:p>
    <w:p w:rsidR="00FD1519" w:rsidRPr="005D00D6" w:rsidRDefault="00CE689E" w:rsidP="00D854B8">
      <w:pPr>
        <w:pStyle w:val="Paragrafoelenco"/>
        <w:numPr>
          <w:ilvl w:val="0"/>
          <w:numId w:val="21"/>
        </w:numPr>
        <w:jc w:val="both"/>
        <w:rPr>
          <w:lang w:val="en-GB"/>
        </w:rPr>
      </w:pPr>
      <w:r w:rsidRPr="005D00D6">
        <w:rPr>
          <w:lang w:val="en-GB"/>
        </w:rPr>
        <w:t>w</w:t>
      </w:r>
      <w:r w:rsidR="00FD1519" w:rsidRPr="005D00D6">
        <w:rPr>
          <w:lang w:val="en-GB"/>
        </w:rPr>
        <w:t xml:space="preserve">riting </w:t>
      </w:r>
      <w:r w:rsidRPr="005D00D6">
        <w:rPr>
          <w:lang w:val="en-GB"/>
        </w:rPr>
        <w:t xml:space="preserve">of </w:t>
      </w:r>
      <w:r w:rsidR="00FD1519" w:rsidRPr="005D00D6">
        <w:rPr>
          <w:lang w:val="en-GB"/>
        </w:rPr>
        <w:t>the output file for the vulnerability and damage variables.</w:t>
      </w:r>
    </w:p>
    <w:p w:rsidR="00FD1519" w:rsidRDefault="00821958" w:rsidP="000B0F66">
      <w:pPr>
        <w:spacing w:after="0" w:line="240" w:lineRule="auto"/>
        <w:jc w:val="both"/>
        <w:rPr>
          <w:rFonts w:ascii="Times New Roman" w:hAnsi="Times New Roman"/>
          <w:sz w:val="24"/>
          <w:szCs w:val="24"/>
        </w:rPr>
      </w:pPr>
      <w:r>
        <w:rPr>
          <w:rFonts w:ascii="Times New Roman" w:hAnsi="Times New Roman"/>
          <w:sz w:val="24"/>
          <w:szCs w:val="24"/>
        </w:rPr>
        <w:t>The water depth</w:t>
      </w:r>
      <w:r w:rsidR="00CE689E">
        <w:rPr>
          <w:rFonts w:ascii="Times New Roman" w:hAnsi="Times New Roman"/>
          <w:sz w:val="24"/>
          <w:szCs w:val="24"/>
        </w:rPr>
        <w:t xml:space="preserve">s at the DEM points are saved and stored </w:t>
      </w:r>
      <w:r>
        <w:rPr>
          <w:rFonts w:ascii="Times New Roman" w:hAnsi="Times New Roman"/>
          <w:sz w:val="24"/>
          <w:szCs w:val="24"/>
        </w:rPr>
        <w:t>until the following time step.</w:t>
      </w:r>
    </w:p>
    <w:p w:rsidR="000B0F66" w:rsidRDefault="003B63B4" w:rsidP="000B0F66">
      <w:pPr>
        <w:spacing w:after="0" w:line="240" w:lineRule="auto"/>
        <w:jc w:val="both"/>
        <w:rPr>
          <w:rFonts w:ascii="Times New Roman" w:hAnsi="Times New Roman"/>
          <w:sz w:val="24"/>
          <w:szCs w:val="24"/>
        </w:rPr>
      </w:pPr>
      <w:r>
        <w:rPr>
          <w:rFonts w:ascii="Times New Roman" w:hAnsi="Times New Roman"/>
          <w:sz w:val="24"/>
          <w:szCs w:val="24"/>
        </w:rPr>
        <w:t xml:space="preserve">As an example, the map of the Italian electrical stations, substations </w:t>
      </w:r>
      <w:r w:rsidR="00CE689E">
        <w:rPr>
          <w:rFonts w:ascii="Times New Roman" w:hAnsi="Times New Roman"/>
          <w:sz w:val="24"/>
          <w:szCs w:val="24"/>
        </w:rPr>
        <w:t>and transmission lines is av</w:t>
      </w:r>
      <w:r>
        <w:rPr>
          <w:rFonts w:ascii="Times New Roman" w:hAnsi="Times New Roman"/>
          <w:sz w:val="24"/>
          <w:szCs w:val="24"/>
        </w:rPr>
        <w:t>a</w:t>
      </w:r>
      <w:r w:rsidR="00CE689E">
        <w:rPr>
          <w:rFonts w:ascii="Times New Roman" w:hAnsi="Times New Roman"/>
          <w:sz w:val="24"/>
          <w:szCs w:val="24"/>
        </w:rPr>
        <w:t>i</w:t>
      </w:r>
      <w:r>
        <w:rPr>
          <w:rFonts w:ascii="Times New Roman" w:hAnsi="Times New Roman"/>
          <w:sz w:val="24"/>
          <w:szCs w:val="24"/>
        </w:rPr>
        <w:t xml:space="preserve">lable at </w:t>
      </w:r>
      <w:r w:rsidR="000B0F66" w:rsidRPr="000B0F66">
        <w:rPr>
          <w:rFonts w:ascii="Times New Roman" w:hAnsi="Times New Roman"/>
          <w:sz w:val="24"/>
          <w:szCs w:val="24"/>
        </w:rPr>
        <w:t>MATTM (2018,</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_Ref510167128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133</w:t>
      </w:r>
      <w:r>
        <w:rPr>
          <w:rFonts w:ascii="Times New Roman" w:hAnsi="Times New Roman"/>
          <w:sz w:val="24"/>
          <w:szCs w:val="24"/>
        </w:rPr>
        <w:fldChar w:fldCharType="end"/>
      </w:r>
      <w:r>
        <w:rPr>
          <w:rFonts w:ascii="Times New Roman" w:hAnsi="Times New Roman"/>
          <w:sz w:val="24"/>
          <w:szCs w:val="24"/>
        </w:rPr>
        <w:t>]</w:t>
      </w:r>
      <w:r w:rsidR="000B0F66" w:rsidRPr="000B0F66">
        <w:rPr>
          <w:rFonts w:ascii="Times New Roman" w:hAnsi="Times New Roman"/>
          <w:sz w:val="24"/>
          <w:szCs w:val="24"/>
        </w:rPr>
        <w:t xml:space="preserve">). </w:t>
      </w:r>
      <w:r>
        <w:rPr>
          <w:rFonts w:ascii="Times New Roman" w:hAnsi="Times New Roman"/>
          <w:sz w:val="24"/>
          <w:szCs w:val="24"/>
        </w:rPr>
        <w:t xml:space="preserve">It is useful to activate the </w:t>
      </w:r>
      <w:r w:rsidR="000B0F66" w:rsidRPr="000B0F66">
        <w:rPr>
          <w:rFonts w:ascii="Times New Roman" w:hAnsi="Times New Roman"/>
          <w:sz w:val="24"/>
          <w:szCs w:val="24"/>
        </w:rPr>
        <w:t xml:space="preserve">layer </w:t>
      </w:r>
      <w:r>
        <w:rPr>
          <w:rFonts w:ascii="Times New Roman" w:hAnsi="Times New Roman"/>
          <w:sz w:val="24"/>
          <w:szCs w:val="24"/>
        </w:rPr>
        <w:t>of</w:t>
      </w:r>
      <w:r w:rsidR="000B0F66" w:rsidRPr="000B0F66">
        <w:rPr>
          <w:rFonts w:ascii="Times New Roman" w:hAnsi="Times New Roman"/>
          <w:sz w:val="24"/>
          <w:szCs w:val="24"/>
        </w:rPr>
        <w:t xml:space="preserve"> OpenStreetMap </w:t>
      </w:r>
      <w:r>
        <w:rPr>
          <w:rFonts w:ascii="Times New Roman" w:hAnsi="Times New Roman"/>
          <w:sz w:val="24"/>
          <w:szCs w:val="24"/>
        </w:rPr>
        <w:t xml:space="preserve">and the “aerial view” of </w:t>
      </w:r>
      <w:r w:rsidR="000B0F66" w:rsidRPr="000B0F66">
        <w:rPr>
          <w:rFonts w:ascii="Times New Roman" w:hAnsi="Times New Roman"/>
          <w:sz w:val="24"/>
          <w:szCs w:val="24"/>
        </w:rPr>
        <w:t xml:space="preserve">Bing </w:t>
      </w:r>
      <w:r>
        <w:rPr>
          <w:rFonts w:ascii="Times New Roman" w:hAnsi="Times New Roman"/>
          <w:sz w:val="24"/>
          <w:szCs w:val="24"/>
        </w:rPr>
        <w:t xml:space="preserve">to detect the electrical stations </w:t>
      </w:r>
      <w:r w:rsidR="000B0F66" w:rsidRPr="000B0F66">
        <w:rPr>
          <w:rFonts w:ascii="Times New Roman" w:hAnsi="Times New Roman"/>
          <w:sz w:val="24"/>
          <w:szCs w:val="24"/>
        </w:rPr>
        <w:t>(</w:t>
      </w:r>
      <w:r>
        <w:rPr>
          <w:rFonts w:ascii="Times New Roman" w:hAnsi="Times New Roman"/>
          <w:sz w:val="24"/>
          <w:szCs w:val="24"/>
        </w:rPr>
        <w:t>squares</w:t>
      </w:r>
      <w:r w:rsidR="000B0F66" w:rsidRPr="000B0F66">
        <w:rPr>
          <w:rFonts w:ascii="Times New Roman" w:hAnsi="Times New Roman"/>
          <w:sz w:val="24"/>
          <w:szCs w:val="24"/>
        </w:rPr>
        <w:t xml:space="preserve">), </w:t>
      </w:r>
      <w:r>
        <w:rPr>
          <w:rFonts w:ascii="Times New Roman" w:hAnsi="Times New Roman"/>
          <w:sz w:val="24"/>
          <w:szCs w:val="24"/>
        </w:rPr>
        <w:t xml:space="preserve">substations </w:t>
      </w:r>
      <w:r w:rsidR="000B0F66" w:rsidRPr="000B0F66">
        <w:rPr>
          <w:rFonts w:ascii="Times New Roman" w:hAnsi="Times New Roman"/>
          <w:sz w:val="24"/>
          <w:szCs w:val="24"/>
        </w:rPr>
        <w:t>(</w:t>
      </w:r>
      <w:r>
        <w:rPr>
          <w:rFonts w:ascii="Times New Roman" w:hAnsi="Times New Roman"/>
          <w:sz w:val="24"/>
          <w:szCs w:val="24"/>
        </w:rPr>
        <w:t>polygons</w:t>
      </w:r>
      <w:r w:rsidR="000B0F66" w:rsidRPr="000B0F66">
        <w:rPr>
          <w:rFonts w:ascii="Times New Roman" w:hAnsi="Times New Roman"/>
          <w:sz w:val="24"/>
          <w:szCs w:val="24"/>
        </w:rPr>
        <w:t>)</w:t>
      </w:r>
      <w:r>
        <w:rPr>
          <w:rFonts w:ascii="Times New Roman" w:hAnsi="Times New Roman"/>
          <w:sz w:val="24"/>
          <w:szCs w:val="24"/>
        </w:rPr>
        <w:t xml:space="preserve"> and  transmission lines </w:t>
      </w:r>
      <w:r w:rsidR="000B0F66" w:rsidRPr="000B0F66">
        <w:rPr>
          <w:rFonts w:ascii="Times New Roman" w:hAnsi="Times New Roman"/>
          <w:sz w:val="24"/>
          <w:szCs w:val="24"/>
        </w:rPr>
        <w:t>(</w:t>
      </w:r>
      <w:r>
        <w:rPr>
          <w:rFonts w:ascii="Times New Roman" w:hAnsi="Times New Roman"/>
          <w:sz w:val="24"/>
          <w:szCs w:val="24"/>
        </w:rPr>
        <w:t>lines</w:t>
      </w:r>
      <w:r w:rsidR="000B0F66" w:rsidRPr="000B0F66">
        <w:rPr>
          <w:rFonts w:ascii="Times New Roman" w:hAnsi="Times New Roman"/>
          <w:sz w:val="24"/>
          <w:szCs w:val="24"/>
        </w:rPr>
        <w:t>)</w:t>
      </w:r>
      <w:r w:rsidR="00CE689E">
        <w:rPr>
          <w:rFonts w:ascii="Times New Roman" w:hAnsi="Times New Roman"/>
          <w:sz w:val="24"/>
          <w:szCs w:val="24"/>
        </w:rPr>
        <w:t xml:space="preserve">, as well as </w:t>
      </w:r>
      <w:r>
        <w:rPr>
          <w:rFonts w:ascii="Times New Roman" w:hAnsi="Times New Roman"/>
          <w:sz w:val="24"/>
          <w:szCs w:val="24"/>
        </w:rPr>
        <w:t xml:space="preserve">the electricity pylons </w:t>
      </w:r>
      <w:r w:rsidR="000B0F66" w:rsidRPr="000B0F66">
        <w:rPr>
          <w:rFonts w:ascii="Times New Roman" w:hAnsi="Times New Roman"/>
          <w:sz w:val="24"/>
          <w:szCs w:val="24"/>
        </w:rPr>
        <w:t>(</w:t>
      </w:r>
      <w:r>
        <w:rPr>
          <w:rFonts w:ascii="Times New Roman" w:hAnsi="Times New Roman"/>
          <w:sz w:val="24"/>
          <w:szCs w:val="24"/>
        </w:rPr>
        <w:t>nodes/points</w:t>
      </w:r>
      <w:r w:rsidR="000B0F66" w:rsidRPr="000B0F66">
        <w:rPr>
          <w:rFonts w:ascii="Times New Roman" w:hAnsi="Times New Roman"/>
          <w:sz w:val="24"/>
          <w:szCs w:val="24"/>
        </w:rPr>
        <w:t xml:space="preserve">). </w:t>
      </w:r>
      <w:r>
        <w:rPr>
          <w:rFonts w:ascii="Times New Roman" w:hAnsi="Times New Roman"/>
          <w:sz w:val="24"/>
          <w:szCs w:val="24"/>
        </w:rPr>
        <w:t>Contrarily</w:t>
      </w:r>
      <w:r w:rsidR="000B0F66" w:rsidRPr="000B0F66">
        <w:rPr>
          <w:rFonts w:ascii="Times New Roman" w:hAnsi="Times New Roman"/>
          <w:sz w:val="24"/>
          <w:szCs w:val="24"/>
        </w:rPr>
        <w:t xml:space="preserve">, </w:t>
      </w:r>
      <w:r>
        <w:rPr>
          <w:rFonts w:ascii="Times New Roman" w:hAnsi="Times New Roman"/>
          <w:sz w:val="24"/>
          <w:szCs w:val="24"/>
        </w:rPr>
        <w:t xml:space="preserve">the feature </w:t>
      </w:r>
      <w:r w:rsidR="000B0F66" w:rsidRPr="000B0F66">
        <w:rPr>
          <w:rFonts w:ascii="Times New Roman" w:hAnsi="Times New Roman"/>
          <w:sz w:val="24"/>
          <w:szCs w:val="24"/>
        </w:rPr>
        <w:t xml:space="preserve">“Atlarete Linee” </w:t>
      </w:r>
      <w:r>
        <w:rPr>
          <w:rFonts w:ascii="Times New Roman" w:hAnsi="Times New Roman"/>
          <w:sz w:val="24"/>
          <w:szCs w:val="24"/>
        </w:rPr>
        <w:t xml:space="preserve">seems more imprecise </w:t>
      </w:r>
      <w:r w:rsidR="000B0F66" w:rsidRPr="000B0F66">
        <w:rPr>
          <w:rFonts w:ascii="Times New Roman" w:hAnsi="Times New Roman"/>
          <w:sz w:val="24"/>
          <w:szCs w:val="24"/>
        </w:rPr>
        <w:t>(</w:t>
      </w:r>
      <w:r>
        <w:rPr>
          <w:rFonts w:ascii="Times New Roman" w:hAnsi="Times New Roman"/>
          <w:sz w:val="24"/>
          <w:szCs w:val="24"/>
        </w:rPr>
        <w:t xml:space="preserve">some symbols of the electrical stations </w:t>
      </w:r>
      <w:r w:rsidR="00CE689E">
        <w:rPr>
          <w:rFonts w:ascii="Times New Roman" w:hAnsi="Times New Roman"/>
          <w:sz w:val="24"/>
          <w:szCs w:val="24"/>
        </w:rPr>
        <w:t xml:space="preserve">would </w:t>
      </w:r>
      <w:r>
        <w:rPr>
          <w:rFonts w:ascii="Times New Roman" w:hAnsi="Times New Roman"/>
          <w:sz w:val="24"/>
          <w:szCs w:val="24"/>
        </w:rPr>
        <w:t>represent electricity pylons</w:t>
      </w:r>
      <w:r w:rsidR="000B0F66" w:rsidRPr="000B0F66">
        <w:rPr>
          <w:rFonts w:ascii="Times New Roman" w:hAnsi="Times New Roman"/>
          <w:sz w:val="24"/>
          <w:szCs w:val="24"/>
        </w:rPr>
        <w:t xml:space="preserve">; </w:t>
      </w:r>
      <w:r>
        <w:rPr>
          <w:rFonts w:ascii="Times New Roman" w:hAnsi="Times New Roman"/>
          <w:sz w:val="24"/>
          <w:szCs w:val="24"/>
        </w:rPr>
        <w:t>the electrical substati</w:t>
      </w:r>
      <w:r w:rsidR="00CE689E">
        <w:rPr>
          <w:rFonts w:ascii="Times New Roman" w:hAnsi="Times New Roman"/>
          <w:sz w:val="24"/>
          <w:szCs w:val="24"/>
        </w:rPr>
        <w:t>ons do not seem to represent the nodes of the transmission power grid</w:t>
      </w:r>
      <w:r w:rsidR="000B0F66" w:rsidRPr="000B0F66">
        <w:rPr>
          <w:rFonts w:ascii="Times New Roman" w:hAnsi="Times New Roman"/>
          <w:sz w:val="24"/>
          <w:szCs w:val="24"/>
        </w:rPr>
        <w:t>).</w:t>
      </w:r>
    </w:p>
    <w:p w:rsidR="000B0F66" w:rsidRDefault="000B0F66" w:rsidP="000B0F66">
      <w:pPr>
        <w:spacing w:after="0" w:line="240" w:lineRule="auto"/>
        <w:jc w:val="both"/>
        <w:rPr>
          <w:rFonts w:ascii="Times New Roman" w:hAnsi="Times New Roman"/>
          <w:sz w:val="24"/>
          <w:szCs w:val="24"/>
        </w:rPr>
      </w:pPr>
    </w:p>
    <w:p w:rsidR="00DB37FC" w:rsidRPr="003A5C36" w:rsidRDefault="00DB37FC"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1" w:name="_Toc42155304"/>
      <w:r w:rsidRPr="003A5C36">
        <w:rPr>
          <w:rFonts w:ascii="Book Antiqua" w:hAnsi="Book Antiqua"/>
          <w:caps/>
          <w:kern w:val="0"/>
          <w:sz w:val="24"/>
          <w:szCs w:val="24"/>
        </w:rPr>
        <w:lastRenderedPageBreak/>
        <w:t xml:space="preserve">The </w:t>
      </w:r>
      <w:r w:rsidR="0026738A">
        <w:rPr>
          <w:rFonts w:ascii="Book Antiqua" w:hAnsi="Book Antiqua"/>
          <w:caps/>
          <w:kern w:val="0"/>
          <w:sz w:val="24"/>
          <w:szCs w:val="24"/>
        </w:rPr>
        <w:t xml:space="preserve">modelling </w:t>
      </w:r>
      <w:r>
        <w:rPr>
          <w:rFonts w:ascii="Book Antiqua" w:hAnsi="Book Antiqua"/>
          <w:caps/>
          <w:kern w:val="0"/>
          <w:sz w:val="24"/>
          <w:szCs w:val="24"/>
        </w:rPr>
        <w:t>chain</w:t>
      </w:r>
      <w:bookmarkEnd w:id="371"/>
      <w:r w:rsidRPr="003A5C36">
        <w:rPr>
          <w:rFonts w:ascii="Book Antiqua" w:hAnsi="Book Antiqua"/>
          <w:caps/>
          <w:kern w:val="0"/>
          <w:sz w:val="24"/>
          <w:szCs w:val="24"/>
        </w:rPr>
        <w:t xml:space="preserve"> </w:t>
      </w:r>
    </w:p>
    <w:p w:rsidR="00DB37FC" w:rsidRPr="003A5C36" w:rsidRDefault="00DB37FC" w:rsidP="00DB37FC">
      <w:pPr>
        <w:spacing w:after="0" w:line="240" w:lineRule="auto"/>
        <w:jc w:val="both"/>
        <w:rPr>
          <w:rFonts w:ascii="Times New Roman" w:hAnsi="Times New Roman"/>
          <w:sz w:val="24"/>
          <w:szCs w:val="24"/>
        </w:rPr>
      </w:pPr>
    </w:p>
    <w:p w:rsidR="00A20D8F" w:rsidRPr="00A20D8F" w:rsidRDefault="002F25A0" w:rsidP="002F25A0">
      <w:pPr>
        <w:pStyle w:val="Normale1"/>
        <w:spacing w:line="240" w:lineRule="auto"/>
        <w:jc w:val="both"/>
        <w:rPr>
          <w:rFonts w:ascii="Times New Roman" w:eastAsia="Calibri" w:hAnsi="Times New Roman"/>
          <w:lang w:val="en-GB" w:eastAsia="en-US"/>
        </w:rPr>
      </w:pPr>
      <w:r>
        <w:rPr>
          <w:rFonts w:ascii="Times New Roman" w:hAnsi="Times New Roman"/>
          <w:lang w:val="en-GB"/>
        </w:rPr>
        <w:t xml:space="preserve">An overview of the numerical modelling chain of SPHERA is reported in </w:t>
      </w:r>
      <w:r>
        <w:rPr>
          <w:rFonts w:ascii="Times New Roman" w:hAnsi="Times New Roman"/>
          <w:lang w:val="en-GB"/>
        </w:rPr>
        <w:fldChar w:fldCharType="begin"/>
      </w:r>
      <w:r>
        <w:rPr>
          <w:rFonts w:ascii="Times New Roman" w:hAnsi="Times New Roman"/>
          <w:lang w:val="en-GB"/>
        </w:rPr>
        <w:instrText xml:space="preserve"> REF _Ref520279197 \h </w:instrText>
      </w:r>
      <w:r>
        <w:rPr>
          <w:rFonts w:ascii="Times New Roman" w:hAnsi="Times New Roman"/>
          <w:lang w:val="en-GB"/>
        </w:rPr>
      </w:r>
      <w:r>
        <w:rPr>
          <w:rFonts w:ascii="Times New Roman" w:hAnsi="Times New Roman"/>
          <w:lang w:val="en-GB"/>
        </w:rPr>
        <w:fldChar w:fldCharType="separate"/>
      </w:r>
      <w:r w:rsidR="00A32296" w:rsidRPr="00B2376C">
        <w:rPr>
          <w:rFonts w:ascii="Times New Roman" w:hAnsi="Times New Roman"/>
        </w:rPr>
        <w:t xml:space="preserve">Figure </w:t>
      </w:r>
      <w:r w:rsidR="00A32296">
        <w:rPr>
          <w:rFonts w:ascii="Times New Roman" w:hAnsi="Times New Roman"/>
          <w:noProof/>
        </w:rPr>
        <w:t>11</w:t>
      </w:r>
      <w:r w:rsidR="00A32296" w:rsidRPr="00B2376C">
        <w:rPr>
          <w:rFonts w:ascii="Times New Roman" w:hAnsi="Times New Roman"/>
        </w:rPr>
        <w:t>.</w:t>
      </w:r>
      <w:r w:rsidR="00A32296">
        <w:rPr>
          <w:rFonts w:ascii="Times New Roman" w:hAnsi="Times New Roman"/>
          <w:noProof/>
        </w:rPr>
        <w:t>1</w:t>
      </w:r>
      <w:r>
        <w:rPr>
          <w:rFonts w:ascii="Times New Roman" w:hAnsi="Times New Roman"/>
          <w:lang w:val="en-GB"/>
        </w:rPr>
        <w:fldChar w:fldCharType="end"/>
      </w:r>
      <w:r w:rsidR="00A20D8F" w:rsidRPr="00A20D8F">
        <w:rPr>
          <w:rFonts w:ascii="Times New Roman" w:eastAsia="Calibri" w:hAnsi="Times New Roman"/>
          <w:lang w:val="en-GB" w:eastAsia="en-US"/>
        </w:rPr>
        <w:t>.</w:t>
      </w:r>
    </w:p>
    <w:p w:rsidR="00A20D8F" w:rsidRPr="00126070" w:rsidRDefault="002F25A0" w:rsidP="002F25A0">
      <w:pPr>
        <w:spacing w:after="0" w:line="240" w:lineRule="auto"/>
        <w:jc w:val="both"/>
        <w:rPr>
          <w:rFonts w:ascii="Times New Roman" w:hAnsi="Times New Roman"/>
          <w:sz w:val="24"/>
          <w:szCs w:val="24"/>
        </w:rPr>
      </w:pPr>
      <w:r w:rsidRPr="005C72CA">
        <w:rPr>
          <w:rFonts w:ascii="Times New Roman" w:hAnsi="Times New Roman"/>
          <w:sz w:val="24"/>
          <w:szCs w:val="24"/>
        </w:rPr>
        <w:t xml:space="preserve">Published at the end of </w:t>
      </w:r>
      <w:r w:rsidR="00A20D8F" w:rsidRPr="005C72CA">
        <w:rPr>
          <w:rFonts w:ascii="Times New Roman" w:hAnsi="Times New Roman"/>
          <w:sz w:val="24"/>
          <w:szCs w:val="24"/>
        </w:rPr>
        <w:t xml:space="preserve">2014, </w:t>
      </w:r>
      <w:r w:rsidRPr="005C72CA">
        <w:rPr>
          <w:rFonts w:ascii="Times New Roman" w:hAnsi="Times New Roman"/>
          <w:sz w:val="24"/>
          <w:szCs w:val="24"/>
        </w:rPr>
        <w:t xml:space="preserve">the dataset </w:t>
      </w:r>
      <w:r w:rsidR="00A20D8F" w:rsidRPr="005C72CA">
        <w:rPr>
          <w:rFonts w:ascii="Times New Roman" w:hAnsi="Times New Roman"/>
          <w:sz w:val="24"/>
          <w:szCs w:val="24"/>
        </w:rPr>
        <w:t>SRTM3 (USGS,</w:t>
      </w:r>
      <w:r w:rsidR="00665FCE" w:rsidRPr="005C72CA">
        <w:rPr>
          <w:rFonts w:ascii="Times New Roman" w:hAnsi="Times New Roman"/>
          <w:sz w:val="24"/>
          <w:szCs w:val="24"/>
        </w:rPr>
        <w:t xml:space="preserve"> [</w:t>
      </w:r>
      <w:r w:rsidR="00665FCE">
        <w:rPr>
          <w:rFonts w:ascii="Times New Roman" w:hAnsi="Times New Roman"/>
          <w:sz w:val="24"/>
          <w:szCs w:val="24"/>
          <w:lang w:val="it-IT"/>
        </w:rPr>
        <w:fldChar w:fldCharType="begin"/>
      </w:r>
      <w:r w:rsidR="00665FCE" w:rsidRPr="005C72CA">
        <w:rPr>
          <w:rFonts w:ascii="Times New Roman" w:hAnsi="Times New Roman"/>
          <w:sz w:val="24"/>
          <w:szCs w:val="24"/>
        </w:rPr>
        <w:instrText xml:space="preserve"> REF _Ref520279298 \r \h </w:instrText>
      </w:r>
      <w:r w:rsidR="00665FCE">
        <w:rPr>
          <w:rFonts w:ascii="Times New Roman" w:hAnsi="Times New Roman"/>
          <w:sz w:val="24"/>
          <w:szCs w:val="24"/>
          <w:lang w:val="it-IT"/>
        </w:rPr>
      </w:r>
      <w:r w:rsidR="00665FCE">
        <w:rPr>
          <w:rFonts w:ascii="Times New Roman" w:hAnsi="Times New Roman"/>
          <w:sz w:val="24"/>
          <w:szCs w:val="24"/>
          <w:lang w:val="it-IT"/>
        </w:rPr>
        <w:fldChar w:fldCharType="separate"/>
      </w:r>
      <w:r w:rsidR="00A32296">
        <w:rPr>
          <w:rFonts w:ascii="Times New Roman" w:hAnsi="Times New Roman"/>
          <w:sz w:val="24"/>
          <w:szCs w:val="24"/>
        </w:rPr>
        <w:t>192</w:t>
      </w:r>
      <w:r w:rsidR="00665FCE">
        <w:rPr>
          <w:rFonts w:ascii="Times New Roman" w:hAnsi="Times New Roman"/>
          <w:sz w:val="24"/>
          <w:szCs w:val="24"/>
          <w:lang w:val="it-IT"/>
        </w:rPr>
        <w:fldChar w:fldCharType="end"/>
      </w:r>
      <w:r w:rsidR="00665FCE" w:rsidRPr="005C72CA">
        <w:rPr>
          <w:rFonts w:ascii="Times New Roman" w:hAnsi="Times New Roman"/>
          <w:sz w:val="24"/>
          <w:szCs w:val="24"/>
        </w:rPr>
        <w:t>]</w:t>
      </w:r>
      <w:r w:rsidR="00A20D8F" w:rsidRPr="005C72CA">
        <w:rPr>
          <w:rFonts w:ascii="Times New Roman" w:hAnsi="Times New Roman"/>
          <w:sz w:val="24"/>
          <w:szCs w:val="24"/>
        </w:rPr>
        <w:t xml:space="preserve">) </w:t>
      </w:r>
      <w:r w:rsidR="00AA5D0A">
        <w:rPr>
          <w:rFonts w:ascii="Times New Roman" w:hAnsi="Times New Roman"/>
          <w:sz w:val="24"/>
          <w:szCs w:val="24"/>
        </w:rPr>
        <w:t>provides</w:t>
      </w:r>
      <w:r w:rsidR="00665FCE" w:rsidRPr="005C72CA">
        <w:rPr>
          <w:rFonts w:ascii="Times New Roman" w:hAnsi="Times New Roman"/>
          <w:sz w:val="24"/>
          <w:szCs w:val="24"/>
        </w:rPr>
        <w:t xml:space="preserve"> a repository of DEM </w:t>
      </w:r>
      <w:r w:rsidR="00A20D8F" w:rsidRPr="005C72CA">
        <w:rPr>
          <w:rFonts w:ascii="Times New Roman" w:hAnsi="Times New Roman"/>
          <w:sz w:val="24"/>
          <w:szCs w:val="24"/>
        </w:rPr>
        <w:t xml:space="preserve">(“Digital Elevation Models”) </w:t>
      </w:r>
      <w:r w:rsidR="005C72CA" w:rsidRPr="005C72CA">
        <w:rPr>
          <w:rFonts w:ascii="Times New Roman" w:hAnsi="Times New Roman"/>
          <w:sz w:val="24"/>
          <w:szCs w:val="24"/>
        </w:rPr>
        <w:t xml:space="preserve">with an almost global cover and spatial resolution of </w:t>
      </w:r>
      <w:r w:rsidR="00A20D8F" w:rsidRPr="005C72CA">
        <w:rPr>
          <w:rFonts w:ascii="Times New Roman" w:hAnsi="Times New Roman"/>
          <w:sz w:val="24"/>
          <w:szCs w:val="24"/>
        </w:rPr>
        <w:t>1” (</w:t>
      </w:r>
      <w:r w:rsidR="005C72CA">
        <w:rPr>
          <w:rFonts w:ascii="Times New Roman" w:hAnsi="Times New Roman"/>
          <w:sz w:val="24"/>
          <w:szCs w:val="24"/>
        </w:rPr>
        <w:t>in terms of geographical coordinates</w:t>
      </w:r>
      <w:r w:rsidR="00A20D8F" w:rsidRPr="005C72CA">
        <w:rPr>
          <w:rFonts w:ascii="Times New Roman" w:hAnsi="Times New Roman"/>
          <w:sz w:val="24"/>
          <w:szCs w:val="24"/>
        </w:rPr>
        <w:t>) o</w:t>
      </w:r>
      <w:r w:rsidR="005C72CA">
        <w:rPr>
          <w:rFonts w:ascii="Times New Roman" w:hAnsi="Times New Roman"/>
          <w:sz w:val="24"/>
          <w:szCs w:val="24"/>
        </w:rPr>
        <w:t>r</w:t>
      </w:r>
      <w:r w:rsidR="00A20D8F" w:rsidRPr="005C72CA">
        <w:rPr>
          <w:rFonts w:ascii="Times New Roman" w:hAnsi="Times New Roman"/>
          <w:sz w:val="24"/>
          <w:szCs w:val="24"/>
        </w:rPr>
        <w:t xml:space="preserve"> ca.31m (</w:t>
      </w:r>
      <w:r w:rsidR="005C72CA">
        <w:rPr>
          <w:rFonts w:ascii="Times New Roman" w:hAnsi="Times New Roman"/>
          <w:sz w:val="24"/>
          <w:szCs w:val="24"/>
        </w:rPr>
        <w:t>maximum/coarser spatial resolution in terms of cartographic coordinates</w:t>
      </w:r>
      <w:r w:rsidR="00A20D8F" w:rsidRPr="005C72CA">
        <w:rPr>
          <w:rFonts w:ascii="Times New Roman" w:hAnsi="Times New Roman"/>
          <w:sz w:val="24"/>
          <w:szCs w:val="24"/>
        </w:rPr>
        <w:t xml:space="preserve">). </w:t>
      </w:r>
      <w:r w:rsidR="005C72CA" w:rsidRPr="005C72CA">
        <w:rPr>
          <w:rFonts w:ascii="Times New Roman" w:hAnsi="Times New Roman"/>
          <w:sz w:val="24"/>
          <w:szCs w:val="24"/>
        </w:rPr>
        <w:t xml:space="preserve">With respect to the </w:t>
      </w:r>
      <w:r w:rsidR="00AA5D0A">
        <w:rPr>
          <w:rFonts w:ascii="Times New Roman" w:hAnsi="Times New Roman"/>
          <w:sz w:val="24"/>
          <w:szCs w:val="24"/>
        </w:rPr>
        <w:t xml:space="preserve">former </w:t>
      </w:r>
      <w:r w:rsidR="005C72CA" w:rsidRPr="005C72CA">
        <w:rPr>
          <w:rFonts w:ascii="Times New Roman" w:hAnsi="Times New Roman"/>
          <w:sz w:val="24"/>
          <w:szCs w:val="24"/>
        </w:rPr>
        <w:t xml:space="preserve">free </w:t>
      </w:r>
      <w:r w:rsidR="00AA5D0A">
        <w:rPr>
          <w:rFonts w:ascii="Times New Roman" w:hAnsi="Times New Roman"/>
          <w:sz w:val="24"/>
          <w:szCs w:val="24"/>
        </w:rPr>
        <w:t xml:space="preserve">DEM </w:t>
      </w:r>
      <w:r w:rsidR="005C72CA" w:rsidRPr="005C72CA">
        <w:rPr>
          <w:rFonts w:ascii="Times New Roman" w:hAnsi="Times New Roman"/>
          <w:sz w:val="24"/>
          <w:szCs w:val="24"/>
        </w:rPr>
        <w:t xml:space="preserve">datasets </w:t>
      </w:r>
      <w:r w:rsidR="00AA5D0A">
        <w:rPr>
          <w:rFonts w:ascii="Times New Roman" w:hAnsi="Times New Roman"/>
          <w:sz w:val="24"/>
          <w:szCs w:val="24"/>
        </w:rPr>
        <w:t xml:space="preserve">(finest </w:t>
      </w:r>
      <w:r w:rsidR="005C72CA" w:rsidRPr="005C72CA">
        <w:rPr>
          <w:rFonts w:ascii="Times New Roman" w:hAnsi="Times New Roman"/>
          <w:sz w:val="24"/>
          <w:szCs w:val="24"/>
        </w:rPr>
        <w:t xml:space="preserve">spatial resolution </w:t>
      </w:r>
      <w:r w:rsidR="00AA5D0A">
        <w:rPr>
          <w:rFonts w:ascii="Times New Roman" w:hAnsi="Times New Roman"/>
          <w:sz w:val="24"/>
          <w:szCs w:val="24"/>
        </w:rPr>
        <w:t xml:space="preserve">of </w:t>
      </w:r>
      <w:r w:rsidR="00A20D8F" w:rsidRPr="005C72CA">
        <w:rPr>
          <w:rFonts w:ascii="Times New Roman" w:hAnsi="Times New Roman"/>
          <w:sz w:val="24"/>
          <w:szCs w:val="24"/>
        </w:rPr>
        <w:t>3”</w:t>
      </w:r>
      <w:r w:rsidR="00AA5D0A">
        <w:rPr>
          <w:rFonts w:ascii="Times New Roman" w:hAnsi="Times New Roman"/>
          <w:sz w:val="24"/>
          <w:szCs w:val="24"/>
        </w:rPr>
        <w:t>)</w:t>
      </w:r>
      <w:r w:rsidR="00A20D8F" w:rsidRPr="005C72CA">
        <w:rPr>
          <w:rFonts w:ascii="Times New Roman" w:hAnsi="Times New Roman"/>
          <w:sz w:val="24"/>
          <w:szCs w:val="24"/>
        </w:rPr>
        <w:t xml:space="preserve">, SRTM3 </w:t>
      </w:r>
      <w:r w:rsidR="005C72CA" w:rsidRPr="005C72CA">
        <w:rPr>
          <w:rFonts w:ascii="Times New Roman" w:hAnsi="Times New Roman"/>
          <w:sz w:val="24"/>
          <w:szCs w:val="24"/>
        </w:rPr>
        <w:t xml:space="preserve">has permitted a </w:t>
      </w:r>
      <w:r w:rsidR="005C72CA">
        <w:rPr>
          <w:rFonts w:ascii="Times New Roman" w:hAnsi="Times New Roman"/>
          <w:sz w:val="24"/>
          <w:szCs w:val="24"/>
        </w:rPr>
        <w:t xml:space="preserve">relevant improvement in using Open-Access </w:t>
      </w:r>
      <w:r w:rsidR="00A20D8F" w:rsidRPr="005C72CA">
        <w:rPr>
          <w:rFonts w:ascii="Times New Roman" w:hAnsi="Times New Roman"/>
          <w:sz w:val="24"/>
          <w:szCs w:val="24"/>
        </w:rPr>
        <w:t xml:space="preserve">DEM. </w:t>
      </w:r>
      <w:r w:rsidR="005C72CA" w:rsidRPr="005C72CA">
        <w:rPr>
          <w:rFonts w:ascii="Times New Roman" w:hAnsi="Times New Roman"/>
          <w:sz w:val="24"/>
          <w:szCs w:val="24"/>
        </w:rPr>
        <w:t xml:space="preserve">The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 xml:space="preserve">products are available in the format </w:t>
      </w:r>
      <w:r w:rsidR="00A20D8F" w:rsidRPr="005C72CA">
        <w:rPr>
          <w:rFonts w:ascii="Times New Roman" w:hAnsi="Times New Roman"/>
          <w:sz w:val="24"/>
          <w:szCs w:val="24"/>
        </w:rPr>
        <w:t xml:space="preserve">“.tif”. </w:t>
      </w:r>
      <w:r w:rsidR="005C72CA" w:rsidRPr="005C72CA">
        <w:rPr>
          <w:rFonts w:ascii="Times New Roman" w:hAnsi="Times New Roman"/>
          <w:sz w:val="24"/>
          <w:szCs w:val="24"/>
        </w:rPr>
        <w:t xml:space="preserve">Considering its global coverage,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provides a root-</w:t>
      </w:r>
      <w:r w:rsidR="00AA5D0A">
        <w:rPr>
          <w:rFonts w:ascii="Times New Roman" w:hAnsi="Times New Roman"/>
          <w:sz w:val="24"/>
          <w:szCs w:val="24"/>
        </w:rPr>
        <w:t>mean-square error on height</w:t>
      </w:r>
      <w:r w:rsidR="005C72CA" w:rsidRPr="005C72CA">
        <w:rPr>
          <w:rFonts w:ascii="Times New Roman" w:hAnsi="Times New Roman"/>
          <w:sz w:val="24"/>
          <w:szCs w:val="24"/>
        </w:rPr>
        <w:t>s of ca.</w:t>
      </w:r>
      <w:r w:rsidR="00A20D8F" w:rsidRPr="005C72CA">
        <w:rPr>
          <w:rFonts w:ascii="Times New Roman" w:hAnsi="Times New Roman"/>
          <w:sz w:val="24"/>
          <w:szCs w:val="24"/>
        </w:rPr>
        <w:t xml:space="preserve">6m, </w:t>
      </w:r>
      <w:r w:rsidR="005C72CA" w:rsidRPr="005C72CA">
        <w:rPr>
          <w:rFonts w:ascii="Times New Roman" w:hAnsi="Times New Roman"/>
          <w:sz w:val="24"/>
          <w:szCs w:val="24"/>
        </w:rPr>
        <w:t xml:space="preserve">even though the error kurtosis is very high </w:t>
      </w:r>
      <w:r w:rsidR="00A20D8F" w:rsidRPr="005C72CA">
        <w:rPr>
          <w:rFonts w:ascii="Times New Roman" w:hAnsi="Times New Roman"/>
          <w:sz w:val="24"/>
          <w:szCs w:val="24"/>
        </w:rPr>
        <w:t>(</w:t>
      </w:r>
      <w:r w:rsidR="005C72CA">
        <w:rPr>
          <w:rFonts w:ascii="Times New Roman" w:hAnsi="Times New Roman"/>
          <w:sz w:val="24"/>
          <w:szCs w:val="24"/>
        </w:rPr>
        <w:t>[</w:t>
      </w:r>
      <w:r w:rsidR="005C72CA">
        <w:rPr>
          <w:rFonts w:ascii="Times New Roman" w:hAnsi="Times New Roman"/>
          <w:sz w:val="24"/>
          <w:szCs w:val="24"/>
        </w:rPr>
        <w:fldChar w:fldCharType="begin"/>
      </w:r>
      <w:r w:rsidR="005C72CA">
        <w:rPr>
          <w:rFonts w:ascii="Times New Roman" w:hAnsi="Times New Roman"/>
          <w:sz w:val="24"/>
          <w:szCs w:val="24"/>
        </w:rPr>
        <w:instrText xml:space="preserve"> REF _Ref520282493 \r \h </w:instrText>
      </w:r>
      <w:r w:rsidR="005C72CA">
        <w:rPr>
          <w:rFonts w:ascii="Times New Roman" w:hAnsi="Times New Roman"/>
          <w:sz w:val="24"/>
          <w:szCs w:val="24"/>
        </w:rPr>
      </w:r>
      <w:r w:rsidR="005C72CA">
        <w:rPr>
          <w:rFonts w:ascii="Times New Roman" w:hAnsi="Times New Roman"/>
          <w:sz w:val="24"/>
          <w:szCs w:val="24"/>
        </w:rPr>
        <w:fldChar w:fldCharType="separate"/>
      </w:r>
      <w:r w:rsidR="00A32296">
        <w:rPr>
          <w:rFonts w:ascii="Times New Roman" w:hAnsi="Times New Roman"/>
          <w:sz w:val="24"/>
          <w:szCs w:val="24"/>
        </w:rPr>
        <w:t>170</w:t>
      </w:r>
      <w:r w:rsidR="005C72CA">
        <w:rPr>
          <w:rFonts w:ascii="Times New Roman" w:hAnsi="Times New Roman"/>
          <w:sz w:val="24"/>
          <w:szCs w:val="24"/>
        </w:rPr>
        <w:fldChar w:fldCharType="end"/>
      </w:r>
      <w:r w:rsidR="005C72CA">
        <w:rPr>
          <w:rFonts w:ascii="Times New Roman" w:hAnsi="Times New Roman"/>
          <w:sz w:val="24"/>
          <w:szCs w:val="24"/>
        </w:rPr>
        <w:t>]</w:t>
      </w:r>
      <w:r w:rsidR="00A20D8F" w:rsidRPr="005C72CA">
        <w:rPr>
          <w:rFonts w:ascii="Times New Roman" w:hAnsi="Times New Roman"/>
          <w:sz w:val="24"/>
          <w:szCs w:val="24"/>
        </w:rPr>
        <w:t xml:space="preserve">). </w:t>
      </w:r>
      <w:r w:rsidR="00EE4026" w:rsidRPr="00EE4026">
        <w:rPr>
          <w:rFonts w:ascii="Times New Roman" w:hAnsi="Times New Roman"/>
          <w:sz w:val="24"/>
          <w:szCs w:val="24"/>
        </w:rPr>
        <w:t>However, these estimations refer to almost the whole terrestrial surface, included the high-latitude regions whe</w:t>
      </w:r>
      <w:r w:rsidR="00126070">
        <w:rPr>
          <w:rFonts w:ascii="Times New Roman" w:hAnsi="Times New Roman"/>
          <w:sz w:val="24"/>
          <w:szCs w:val="24"/>
        </w:rPr>
        <w:t>r</w:t>
      </w:r>
      <w:r w:rsidR="00EE4026" w:rsidRPr="00EE4026">
        <w:rPr>
          <w:rFonts w:ascii="Times New Roman" w:hAnsi="Times New Roman"/>
          <w:sz w:val="24"/>
          <w:szCs w:val="24"/>
        </w:rPr>
        <w:t xml:space="preserve">e </w:t>
      </w:r>
      <w:r w:rsidR="00126070">
        <w:rPr>
          <w:rFonts w:ascii="Times New Roman" w:hAnsi="Times New Roman"/>
          <w:sz w:val="24"/>
          <w:szCs w:val="24"/>
        </w:rPr>
        <w:t>errors are defin</w:t>
      </w:r>
      <w:r w:rsidR="00AA5D0A">
        <w:rPr>
          <w:rFonts w:ascii="Times New Roman" w:hAnsi="Times New Roman"/>
          <w:sz w:val="24"/>
          <w:szCs w:val="24"/>
        </w:rPr>
        <w:t>i</w:t>
      </w:r>
      <w:r w:rsidR="00126070">
        <w:rPr>
          <w:rFonts w:ascii="Times New Roman" w:hAnsi="Times New Roman"/>
          <w:sz w:val="24"/>
          <w:szCs w:val="24"/>
        </w:rPr>
        <w:t>t</w:t>
      </w:r>
      <w:r w:rsidR="00AA5D0A">
        <w:rPr>
          <w:rFonts w:ascii="Times New Roman" w:hAnsi="Times New Roman"/>
          <w:sz w:val="24"/>
          <w:szCs w:val="24"/>
        </w:rPr>
        <w:t>e</w:t>
      </w:r>
      <w:r w:rsidR="00126070">
        <w:rPr>
          <w:rFonts w:ascii="Times New Roman" w:hAnsi="Times New Roman"/>
          <w:sz w:val="24"/>
          <w:szCs w:val="24"/>
        </w:rPr>
        <w:t>ly higher</w:t>
      </w:r>
      <w:r w:rsidR="00A20D8F" w:rsidRPr="00126070">
        <w:rPr>
          <w:rFonts w:ascii="Times New Roman" w:hAnsi="Times New Roman"/>
          <w:sz w:val="24"/>
          <w:szCs w:val="24"/>
        </w:rPr>
        <w:t>.</w:t>
      </w:r>
    </w:p>
    <w:p w:rsidR="00A20D8F" w:rsidRPr="00126070" w:rsidRDefault="00126070" w:rsidP="00A20D8F">
      <w:pPr>
        <w:spacing w:after="0" w:line="240" w:lineRule="auto"/>
        <w:jc w:val="both"/>
        <w:rPr>
          <w:rFonts w:ascii="Times New Roman" w:hAnsi="Times New Roman"/>
          <w:sz w:val="24"/>
          <w:szCs w:val="24"/>
        </w:rPr>
      </w:pPr>
      <w:r w:rsidRPr="00126070">
        <w:rPr>
          <w:rFonts w:ascii="Times New Roman" w:hAnsi="Times New Roman"/>
          <w:sz w:val="24"/>
          <w:szCs w:val="24"/>
        </w:rPr>
        <w:t xml:space="preserve">The </w:t>
      </w:r>
      <w:r w:rsidR="00A20D8F" w:rsidRPr="00126070">
        <w:rPr>
          <w:rFonts w:ascii="Times New Roman" w:hAnsi="Times New Roman"/>
          <w:sz w:val="24"/>
          <w:szCs w:val="24"/>
        </w:rPr>
        <w:t xml:space="preserve">software </w:t>
      </w:r>
      <w:r w:rsidRPr="00126070">
        <w:rPr>
          <w:rFonts w:ascii="Times New Roman" w:hAnsi="Times New Roman"/>
          <w:sz w:val="24"/>
          <w:szCs w:val="24"/>
        </w:rPr>
        <w:t xml:space="preserve">tool </w:t>
      </w:r>
      <w:r w:rsidR="00A20D8F" w:rsidRPr="00126070">
        <w:rPr>
          <w:rFonts w:ascii="Times New Roman" w:hAnsi="Times New Roman"/>
          <w:sz w:val="24"/>
          <w:szCs w:val="24"/>
        </w:rPr>
        <w:t>GDAL (OSGEO,</w:t>
      </w:r>
      <w:r w:rsidRPr="00126070">
        <w:rPr>
          <w:rFonts w:ascii="Times New Roman" w:hAnsi="Times New Roman"/>
          <w:sz w:val="24"/>
          <w:szCs w:val="24"/>
        </w:rPr>
        <w:t xml:space="preserve"> [</w:t>
      </w:r>
      <w:r>
        <w:rPr>
          <w:rFonts w:ascii="Times New Roman" w:hAnsi="Times New Roman"/>
          <w:sz w:val="24"/>
          <w:szCs w:val="24"/>
          <w:lang w:val="it-IT"/>
        </w:rPr>
        <w:fldChar w:fldCharType="begin"/>
      </w:r>
      <w:r w:rsidRPr="00126070">
        <w:rPr>
          <w:rFonts w:ascii="Times New Roman" w:hAnsi="Times New Roman"/>
          <w:sz w:val="24"/>
          <w:szCs w:val="24"/>
        </w:rPr>
        <w:instrText xml:space="preserve"> REF _Ref520292018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65</w:t>
      </w:r>
      <w:r>
        <w:rPr>
          <w:rFonts w:ascii="Times New Roman" w:hAnsi="Times New Roman"/>
          <w:sz w:val="24"/>
          <w:szCs w:val="24"/>
          <w:lang w:val="it-IT"/>
        </w:rPr>
        <w:fldChar w:fldCharType="end"/>
      </w:r>
      <w:r w:rsidRPr="00126070">
        <w:rPr>
          <w:rFonts w:ascii="Times New Roman" w:hAnsi="Times New Roman"/>
          <w:sz w:val="24"/>
          <w:szCs w:val="24"/>
        </w:rPr>
        <w:t>]</w:t>
      </w:r>
      <w:r w:rsidR="00A20D8F" w:rsidRPr="00126070">
        <w:rPr>
          <w:rFonts w:ascii="Times New Roman" w:hAnsi="Times New Roman"/>
          <w:sz w:val="24"/>
          <w:szCs w:val="24"/>
        </w:rPr>
        <w:t xml:space="preserve">), </w:t>
      </w:r>
      <w:r w:rsidRPr="00126070">
        <w:rPr>
          <w:rFonts w:ascii="Times New Roman" w:hAnsi="Times New Roman"/>
          <w:sz w:val="24"/>
          <w:szCs w:val="24"/>
        </w:rPr>
        <w:t xml:space="preserve">the main </w:t>
      </w:r>
      <w:r w:rsidR="00A20D8F" w:rsidRPr="00126070">
        <w:rPr>
          <w:rFonts w:ascii="Times New Roman" w:hAnsi="Times New Roman"/>
          <w:sz w:val="24"/>
          <w:szCs w:val="24"/>
        </w:rPr>
        <w:t>QGIS</w:t>
      </w:r>
      <w:r w:rsidRPr="00126070">
        <w:rPr>
          <w:rFonts w:ascii="Times New Roman" w:hAnsi="Times New Roman"/>
          <w:sz w:val="24"/>
          <w:szCs w:val="24"/>
        </w:rPr>
        <w:t xml:space="preserve"> library</w:t>
      </w:r>
      <w:r w:rsidR="00A20D8F" w:rsidRPr="00126070">
        <w:rPr>
          <w:rFonts w:ascii="Times New Roman" w:hAnsi="Times New Roman"/>
          <w:sz w:val="24"/>
          <w:szCs w:val="24"/>
        </w:rPr>
        <w:t xml:space="preserve">, </w:t>
      </w:r>
      <w:r w:rsidRPr="00126070">
        <w:rPr>
          <w:rFonts w:ascii="Times New Roman" w:hAnsi="Times New Roman"/>
          <w:sz w:val="24"/>
          <w:szCs w:val="24"/>
        </w:rPr>
        <w:t>can be used as an independent code</w:t>
      </w:r>
      <w:r w:rsidR="00A20D8F" w:rsidRPr="00126070">
        <w:rPr>
          <w:rFonts w:ascii="Times New Roman" w:hAnsi="Times New Roman"/>
          <w:sz w:val="24"/>
          <w:szCs w:val="24"/>
        </w:rPr>
        <w:t xml:space="preserve">. </w:t>
      </w:r>
      <w:r w:rsidRPr="00126070">
        <w:rPr>
          <w:rFonts w:ascii="Times New Roman" w:hAnsi="Times New Roman"/>
          <w:sz w:val="24"/>
          <w:szCs w:val="24"/>
        </w:rPr>
        <w:t xml:space="preserve">In the frame of the present </w:t>
      </w:r>
      <w:r w:rsidR="00AA5D0A">
        <w:rPr>
          <w:rFonts w:ascii="Times New Roman" w:hAnsi="Times New Roman"/>
          <w:sz w:val="24"/>
          <w:szCs w:val="24"/>
        </w:rPr>
        <w:t xml:space="preserve">modelling </w:t>
      </w:r>
      <w:r w:rsidRPr="00126070">
        <w:rPr>
          <w:rFonts w:ascii="Times New Roman" w:hAnsi="Times New Roman"/>
          <w:sz w:val="24"/>
          <w:szCs w:val="24"/>
        </w:rPr>
        <w:t xml:space="preserve">chain, </w:t>
      </w:r>
      <w:r w:rsidR="00A20D8F" w:rsidRPr="00126070">
        <w:rPr>
          <w:rFonts w:ascii="Times New Roman" w:hAnsi="Times New Roman"/>
          <w:sz w:val="24"/>
          <w:szCs w:val="24"/>
        </w:rPr>
        <w:t xml:space="preserve">GDAL </w:t>
      </w:r>
      <w:r w:rsidRPr="00126070">
        <w:rPr>
          <w:rFonts w:ascii="Times New Roman" w:hAnsi="Times New Roman"/>
          <w:sz w:val="24"/>
          <w:szCs w:val="24"/>
        </w:rPr>
        <w:t xml:space="preserve">allows to convert </w:t>
      </w:r>
      <w:r>
        <w:rPr>
          <w:rFonts w:ascii="Times New Roman" w:hAnsi="Times New Roman"/>
          <w:sz w:val="24"/>
          <w:szCs w:val="24"/>
        </w:rPr>
        <w:t xml:space="preserve">the </w:t>
      </w:r>
      <w:r w:rsidR="00A20D8F" w:rsidRPr="00126070">
        <w:rPr>
          <w:rFonts w:ascii="Times New Roman" w:hAnsi="Times New Roman"/>
          <w:sz w:val="24"/>
          <w:szCs w:val="24"/>
        </w:rPr>
        <w:t xml:space="preserve">DEM </w:t>
      </w:r>
      <w:r>
        <w:rPr>
          <w:rFonts w:ascii="Times New Roman" w:hAnsi="Times New Roman"/>
          <w:sz w:val="24"/>
          <w:szCs w:val="24"/>
        </w:rPr>
        <w:t xml:space="preserve">file format </w:t>
      </w:r>
      <w:r w:rsidR="00A20D8F" w:rsidRPr="00126070">
        <w:rPr>
          <w:rFonts w:ascii="Times New Roman" w:hAnsi="Times New Roman"/>
          <w:sz w:val="24"/>
          <w:szCs w:val="24"/>
        </w:rPr>
        <w:t xml:space="preserve">“.tif” </w:t>
      </w:r>
      <w:r>
        <w:rPr>
          <w:rFonts w:ascii="Times New Roman" w:hAnsi="Times New Roman"/>
          <w:sz w:val="24"/>
          <w:szCs w:val="24"/>
        </w:rPr>
        <w:t>in the alternative format</w:t>
      </w:r>
      <w:r w:rsidR="00A20D8F" w:rsidRPr="00126070">
        <w:rPr>
          <w:rFonts w:ascii="Times New Roman" w:hAnsi="Times New Roman"/>
          <w:sz w:val="24"/>
          <w:szCs w:val="24"/>
        </w:rPr>
        <w:t xml:space="preserve"> “.dem”.</w:t>
      </w:r>
    </w:p>
    <w:p w:rsidR="00A20D8F" w:rsidRPr="003B7F5A" w:rsidRDefault="00A20D8F" w:rsidP="00A20D8F">
      <w:pPr>
        <w:spacing w:after="0" w:line="240" w:lineRule="auto"/>
        <w:jc w:val="both"/>
        <w:rPr>
          <w:rFonts w:ascii="Times New Roman" w:hAnsi="Times New Roman"/>
          <w:sz w:val="24"/>
          <w:szCs w:val="24"/>
        </w:rPr>
      </w:pPr>
      <w:r w:rsidRPr="003B7F5A">
        <w:rPr>
          <w:rFonts w:ascii="Times New Roman" w:hAnsi="Times New Roman"/>
          <w:sz w:val="24"/>
          <w:szCs w:val="24"/>
        </w:rPr>
        <w:t xml:space="preserve">DEM2xyz (RSE SpA, </w:t>
      </w:r>
      <w:r w:rsidR="00126070" w:rsidRPr="003B7F5A">
        <w:rPr>
          <w:rFonts w:ascii="Times New Roman" w:hAnsi="Times New Roman"/>
          <w:sz w:val="24"/>
          <w:szCs w:val="24"/>
        </w:rPr>
        <w:t>[</w:t>
      </w:r>
      <w:r w:rsidR="003B7F5A">
        <w:rPr>
          <w:rFonts w:ascii="Times New Roman" w:hAnsi="Times New Roman"/>
          <w:sz w:val="24"/>
          <w:szCs w:val="24"/>
          <w:lang w:val="it-IT"/>
        </w:rPr>
        <w:fldChar w:fldCharType="begin"/>
      </w:r>
      <w:r w:rsidR="003B7F5A" w:rsidRPr="003B7F5A">
        <w:rPr>
          <w:rFonts w:ascii="Times New Roman" w:hAnsi="Times New Roman"/>
          <w:sz w:val="24"/>
          <w:szCs w:val="24"/>
        </w:rPr>
        <w:instrText xml:space="preserve"> REF _Ref520292351 \r \h </w:instrText>
      </w:r>
      <w:r w:rsidR="003B7F5A">
        <w:rPr>
          <w:rFonts w:ascii="Times New Roman" w:hAnsi="Times New Roman"/>
          <w:sz w:val="24"/>
          <w:szCs w:val="24"/>
          <w:lang w:val="it-IT"/>
        </w:rPr>
      </w:r>
      <w:r w:rsidR="003B7F5A">
        <w:rPr>
          <w:rFonts w:ascii="Times New Roman" w:hAnsi="Times New Roman"/>
          <w:sz w:val="24"/>
          <w:szCs w:val="24"/>
          <w:lang w:val="it-IT"/>
        </w:rPr>
        <w:fldChar w:fldCharType="separate"/>
      </w:r>
      <w:r w:rsidR="00A32296">
        <w:rPr>
          <w:rFonts w:ascii="Times New Roman" w:hAnsi="Times New Roman"/>
          <w:sz w:val="24"/>
          <w:szCs w:val="24"/>
        </w:rPr>
        <w:t>39</w:t>
      </w:r>
      <w:r w:rsidR="003B7F5A">
        <w:rPr>
          <w:rFonts w:ascii="Times New Roman" w:hAnsi="Times New Roman"/>
          <w:sz w:val="24"/>
          <w:szCs w:val="24"/>
          <w:lang w:val="it-IT"/>
        </w:rPr>
        <w:fldChar w:fldCharType="end"/>
      </w:r>
      <w:r w:rsidR="003B7F5A" w:rsidRPr="003B7F5A">
        <w:rPr>
          <w:rFonts w:ascii="Times New Roman" w:hAnsi="Times New Roman"/>
          <w:sz w:val="24"/>
          <w:szCs w:val="24"/>
        </w:rPr>
        <w:t>]</w:t>
      </w:r>
      <w:r w:rsidRPr="003B7F5A">
        <w:rPr>
          <w:rFonts w:ascii="Times New Roman" w:hAnsi="Times New Roman"/>
          <w:sz w:val="24"/>
          <w:szCs w:val="24"/>
        </w:rPr>
        <w:t xml:space="preserve">) </w:t>
      </w:r>
      <w:r w:rsidR="003B7F5A" w:rsidRPr="003B7F5A">
        <w:rPr>
          <w:rFonts w:ascii="Times New Roman" w:hAnsi="Times New Roman"/>
          <w:sz w:val="24"/>
          <w:szCs w:val="24"/>
        </w:rPr>
        <w:t xml:space="preserve">reads the </w:t>
      </w:r>
      <w:r w:rsidRPr="003B7F5A">
        <w:rPr>
          <w:rFonts w:ascii="Times New Roman" w:hAnsi="Times New Roman"/>
          <w:sz w:val="24"/>
          <w:szCs w:val="24"/>
        </w:rPr>
        <w:t xml:space="preserve">DEM </w:t>
      </w:r>
      <w:r w:rsidR="003B7F5A" w:rsidRPr="003B7F5A">
        <w:rPr>
          <w:rFonts w:ascii="Times New Roman" w:hAnsi="Times New Roman"/>
          <w:sz w:val="24"/>
          <w:szCs w:val="24"/>
        </w:rPr>
        <w:t>file (</w:t>
      </w:r>
      <w:r w:rsidRPr="003B7F5A">
        <w:rPr>
          <w:rFonts w:ascii="Times New Roman" w:hAnsi="Times New Roman"/>
          <w:sz w:val="24"/>
          <w:szCs w:val="24"/>
        </w:rPr>
        <w:t>“.dem”</w:t>
      </w:r>
      <w:r w:rsidR="003B7F5A" w:rsidRPr="003B7F5A">
        <w:rPr>
          <w:rFonts w:ascii="Times New Roman" w:hAnsi="Times New Roman"/>
          <w:sz w:val="24"/>
          <w:szCs w:val="24"/>
        </w:rPr>
        <w:t xml:space="preserve"> format), converts the geographic coor</w:t>
      </w:r>
      <w:r w:rsidR="00AA5D0A">
        <w:rPr>
          <w:rFonts w:ascii="Times New Roman" w:hAnsi="Times New Roman"/>
          <w:sz w:val="24"/>
          <w:szCs w:val="24"/>
        </w:rPr>
        <w:t>d</w:t>
      </w:r>
      <w:r w:rsidR="003B7F5A" w:rsidRPr="003B7F5A">
        <w:rPr>
          <w:rFonts w:ascii="Times New Roman" w:hAnsi="Times New Roman"/>
          <w:sz w:val="24"/>
          <w:szCs w:val="24"/>
        </w:rPr>
        <w:t>inates in Cartesian coordinates over a regular grid and writes the resulting DEM on an output file (</w:t>
      </w:r>
      <w:r w:rsidRPr="003B7F5A">
        <w:rPr>
          <w:rFonts w:ascii="Times New Roman" w:hAnsi="Times New Roman"/>
          <w:sz w:val="24"/>
          <w:szCs w:val="24"/>
        </w:rPr>
        <w:t>“.xyz”</w:t>
      </w:r>
      <w:r w:rsidR="003B7F5A" w:rsidRPr="003B7F5A">
        <w:rPr>
          <w:rFonts w:ascii="Times New Roman" w:hAnsi="Times New Roman"/>
          <w:sz w:val="24"/>
          <w:szCs w:val="24"/>
        </w:rPr>
        <w:t xml:space="preserve"> format)</w:t>
      </w:r>
      <w:r w:rsidRPr="003B7F5A">
        <w:rPr>
          <w:rFonts w:ascii="Times New Roman" w:hAnsi="Times New Roman"/>
          <w:sz w:val="24"/>
          <w:szCs w:val="24"/>
        </w:rPr>
        <w:t xml:space="preserve">, </w:t>
      </w:r>
      <w:r w:rsidR="003B7F5A">
        <w:rPr>
          <w:rFonts w:ascii="Times New Roman" w:hAnsi="Times New Roman"/>
          <w:sz w:val="24"/>
          <w:szCs w:val="24"/>
        </w:rPr>
        <w:t>possibly coarsening the spatial resolution</w:t>
      </w:r>
      <w:r w:rsidRPr="003B7F5A">
        <w:rPr>
          <w:rFonts w:ascii="Times New Roman" w:hAnsi="Times New Roman"/>
          <w:sz w:val="24"/>
          <w:szCs w:val="24"/>
        </w:rPr>
        <w:t>.</w:t>
      </w:r>
    </w:p>
    <w:p w:rsidR="00A67356" w:rsidRPr="00F701A7" w:rsidRDefault="00A20D8F" w:rsidP="00A20D8F">
      <w:pPr>
        <w:spacing w:after="0" w:line="240" w:lineRule="auto"/>
        <w:jc w:val="both"/>
        <w:rPr>
          <w:rFonts w:ascii="Times New Roman" w:hAnsi="Times New Roman"/>
          <w:sz w:val="24"/>
          <w:szCs w:val="24"/>
        </w:rPr>
      </w:pPr>
      <w:r w:rsidRPr="0079794E">
        <w:rPr>
          <w:rFonts w:ascii="Times New Roman" w:hAnsi="Times New Roman"/>
          <w:sz w:val="24"/>
          <w:szCs w:val="24"/>
        </w:rPr>
        <w:t xml:space="preserve">Paraview (Kitware, </w:t>
      </w:r>
      <w:r w:rsidR="005F709E" w:rsidRPr="0079794E">
        <w:rPr>
          <w:rFonts w:ascii="Times New Roman" w:hAnsi="Times New Roman"/>
          <w:sz w:val="24"/>
          <w:szCs w:val="24"/>
        </w:rPr>
        <w:t>[</w:t>
      </w:r>
      <w:r w:rsidR="0079794E">
        <w:rPr>
          <w:rFonts w:ascii="Times New Roman" w:hAnsi="Times New Roman"/>
          <w:sz w:val="24"/>
          <w:szCs w:val="24"/>
          <w:lang w:val="it-IT"/>
        </w:rPr>
        <w:fldChar w:fldCharType="begin"/>
      </w:r>
      <w:r w:rsidR="0079794E" w:rsidRPr="0079794E">
        <w:rPr>
          <w:rFonts w:ascii="Times New Roman" w:hAnsi="Times New Roman"/>
          <w:sz w:val="24"/>
          <w:szCs w:val="24"/>
        </w:rPr>
        <w:instrText xml:space="preserve"> REF _Ref520292527 \r \h </w:instrText>
      </w:r>
      <w:r w:rsidR="0079794E">
        <w:rPr>
          <w:rFonts w:ascii="Times New Roman" w:hAnsi="Times New Roman"/>
          <w:sz w:val="24"/>
          <w:szCs w:val="24"/>
          <w:lang w:val="it-IT"/>
        </w:rPr>
      </w:r>
      <w:r w:rsidR="0079794E">
        <w:rPr>
          <w:rFonts w:ascii="Times New Roman" w:hAnsi="Times New Roman"/>
          <w:sz w:val="24"/>
          <w:szCs w:val="24"/>
          <w:lang w:val="it-IT"/>
        </w:rPr>
        <w:fldChar w:fldCharType="separate"/>
      </w:r>
      <w:r w:rsidR="00A32296">
        <w:rPr>
          <w:rFonts w:ascii="Times New Roman" w:hAnsi="Times New Roman"/>
          <w:sz w:val="24"/>
          <w:szCs w:val="24"/>
        </w:rPr>
        <w:t>153</w:t>
      </w:r>
      <w:r w:rsidR="0079794E">
        <w:rPr>
          <w:rFonts w:ascii="Times New Roman" w:hAnsi="Times New Roman"/>
          <w:sz w:val="24"/>
          <w:szCs w:val="24"/>
          <w:lang w:val="it-IT"/>
        </w:rPr>
        <w:fldChar w:fldCharType="end"/>
      </w:r>
      <w:r w:rsidR="0079794E" w:rsidRPr="0079794E">
        <w:rPr>
          <w:rFonts w:ascii="Times New Roman" w:hAnsi="Times New Roman"/>
          <w:sz w:val="24"/>
          <w:szCs w:val="24"/>
        </w:rPr>
        <w:t>]</w:t>
      </w:r>
      <w:r w:rsidRPr="0079794E">
        <w:rPr>
          <w:rFonts w:ascii="Times New Roman" w:hAnsi="Times New Roman"/>
          <w:sz w:val="24"/>
          <w:szCs w:val="24"/>
        </w:rPr>
        <w:t xml:space="preserve">) </w:t>
      </w:r>
      <w:r w:rsidR="0079794E" w:rsidRPr="0079794E">
        <w:rPr>
          <w:rFonts w:ascii="Times New Roman" w:hAnsi="Times New Roman"/>
          <w:sz w:val="24"/>
          <w:szCs w:val="24"/>
        </w:rPr>
        <w:t xml:space="preserve">reads the </w:t>
      </w:r>
      <w:r w:rsidRPr="0079794E">
        <w:rPr>
          <w:rFonts w:ascii="Times New Roman" w:hAnsi="Times New Roman"/>
          <w:sz w:val="24"/>
          <w:szCs w:val="24"/>
        </w:rPr>
        <w:t xml:space="preserve">“.xyz” </w:t>
      </w:r>
      <w:r w:rsidR="0079794E" w:rsidRPr="0079794E">
        <w:rPr>
          <w:rFonts w:ascii="Times New Roman" w:hAnsi="Times New Roman"/>
          <w:sz w:val="24"/>
          <w:szCs w:val="24"/>
        </w:rPr>
        <w:t xml:space="preserve">output file of </w:t>
      </w:r>
      <w:r w:rsidRPr="0079794E">
        <w:rPr>
          <w:rFonts w:ascii="Times New Roman" w:hAnsi="Times New Roman"/>
          <w:sz w:val="24"/>
          <w:szCs w:val="24"/>
        </w:rPr>
        <w:t xml:space="preserve">DEM2xyz </w:t>
      </w:r>
      <w:r w:rsidR="0079794E" w:rsidRPr="0079794E">
        <w:rPr>
          <w:rFonts w:ascii="Times New Roman" w:hAnsi="Times New Roman"/>
          <w:sz w:val="24"/>
          <w:szCs w:val="24"/>
        </w:rPr>
        <w:t xml:space="preserve">and elaborates a 2D </w:t>
      </w:r>
      <w:r w:rsidRPr="0079794E">
        <w:rPr>
          <w:rFonts w:ascii="Times New Roman" w:hAnsi="Times New Roman"/>
          <w:sz w:val="24"/>
          <w:szCs w:val="24"/>
        </w:rPr>
        <w:t xml:space="preserve">Delaunay </w:t>
      </w:r>
      <w:r w:rsidR="0079794E" w:rsidRPr="0079794E">
        <w:rPr>
          <w:rFonts w:ascii="Times New Roman" w:hAnsi="Times New Roman"/>
          <w:sz w:val="24"/>
          <w:szCs w:val="24"/>
        </w:rPr>
        <w:t>g</w:t>
      </w:r>
      <w:r w:rsidR="0079794E">
        <w:rPr>
          <w:rFonts w:ascii="Times New Roman" w:hAnsi="Times New Roman"/>
          <w:sz w:val="24"/>
          <w:szCs w:val="24"/>
        </w:rPr>
        <w:t>rid starting from the DEM vertices.</w:t>
      </w:r>
      <w:r w:rsidRPr="0079794E">
        <w:rPr>
          <w:rFonts w:ascii="Times New Roman" w:hAnsi="Times New Roman"/>
          <w:sz w:val="24"/>
          <w:szCs w:val="24"/>
        </w:rPr>
        <w:t xml:space="preserve"> </w:t>
      </w:r>
      <w:r w:rsidRPr="00F701A7">
        <w:rPr>
          <w:rFonts w:ascii="Times New Roman" w:hAnsi="Times New Roman"/>
          <w:sz w:val="24"/>
          <w:szCs w:val="24"/>
        </w:rPr>
        <w:t xml:space="preserve">Paraview </w:t>
      </w:r>
      <w:r w:rsidR="0079794E" w:rsidRPr="00F701A7">
        <w:rPr>
          <w:rFonts w:ascii="Times New Roman" w:hAnsi="Times New Roman"/>
          <w:sz w:val="24"/>
          <w:szCs w:val="24"/>
        </w:rPr>
        <w:t xml:space="preserve">also allows </w:t>
      </w:r>
      <w:r w:rsidR="00A67356" w:rsidRPr="00F701A7">
        <w:rPr>
          <w:rFonts w:ascii="Times New Roman" w:hAnsi="Times New Roman"/>
          <w:sz w:val="24"/>
          <w:szCs w:val="24"/>
        </w:rPr>
        <w:t xml:space="preserve">to cut </w:t>
      </w:r>
      <w:r w:rsidR="00F701A7" w:rsidRPr="00F701A7">
        <w:rPr>
          <w:rFonts w:ascii="Times New Roman" w:hAnsi="Times New Roman"/>
          <w:sz w:val="24"/>
          <w:szCs w:val="24"/>
        </w:rPr>
        <w:t>the numerical domain (the cuts have to be far enough from the water bodies not to disable the procedures to extrude the water b</w:t>
      </w:r>
      <w:r w:rsidR="00AA5D0A">
        <w:rPr>
          <w:rFonts w:ascii="Times New Roman" w:hAnsi="Times New Roman"/>
          <w:sz w:val="24"/>
          <w:szCs w:val="24"/>
        </w:rPr>
        <w:t>o</w:t>
      </w:r>
      <w:r w:rsidR="00F701A7" w:rsidRPr="00F701A7">
        <w:rPr>
          <w:rFonts w:ascii="Times New Roman" w:hAnsi="Times New Roman"/>
          <w:sz w:val="24"/>
          <w:szCs w:val="24"/>
        </w:rPr>
        <w:t>d</w:t>
      </w:r>
      <w:r w:rsidR="00AA5D0A">
        <w:rPr>
          <w:rFonts w:ascii="Times New Roman" w:hAnsi="Times New Roman"/>
          <w:sz w:val="24"/>
          <w:szCs w:val="24"/>
        </w:rPr>
        <w:t>i</w:t>
      </w:r>
      <w:r w:rsidR="00F701A7" w:rsidRPr="00F701A7">
        <w:rPr>
          <w:rFonts w:ascii="Times New Roman" w:hAnsi="Times New Roman"/>
          <w:sz w:val="24"/>
          <w:szCs w:val="24"/>
        </w:rPr>
        <w:t>es from the DEM</w:t>
      </w:r>
      <w:r w:rsidR="00F701A7">
        <w:rPr>
          <w:rFonts w:ascii="Times New Roman" w:hAnsi="Times New Roman"/>
          <w:sz w:val="24"/>
          <w:szCs w:val="24"/>
        </w:rPr>
        <w:t>),</w:t>
      </w:r>
      <w:r w:rsidR="00AA5D0A">
        <w:rPr>
          <w:rFonts w:ascii="Times New Roman" w:hAnsi="Times New Roman"/>
          <w:sz w:val="24"/>
          <w:szCs w:val="24"/>
        </w:rPr>
        <w:t xml:space="preserve"> </w:t>
      </w:r>
      <w:r w:rsidR="00F701A7">
        <w:rPr>
          <w:rFonts w:ascii="Times New Roman" w:hAnsi="Times New Roman"/>
          <w:sz w:val="24"/>
          <w:szCs w:val="24"/>
        </w:rPr>
        <w:t>circumscribe</w:t>
      </w:r>
      <w:r w:rsidR="00AA5D0A">
        <w:rPr>
          <w:rFonts w:ascii="Times New Roman" w:hAnsi="Times New Roman"/>
          <w:sz w:val="24"/>
          <w:szCs w:val="24"/>
        </w:rPr>
        <w:t>s</w:t>
      </w:r>
      <w:r w:rsidR="00F701A7">
        <w:rPr>
          <w:rFonts w:ascii="Times New Roman" w:hAnsi="Times New Roman"/>
          <w:sz w:val="24"/>
          <w:szCs w:val="24"/>
        </w:rPr>
        <w:t xml:space="preserve"> the water bod</w:t>
      </w:r>
      <w:r w:rsidR="00AA5D0A">
        <w:rPr>
          <w:rFonts w:ascii="Times New Roman" w:hAnsi="Times New Roman"/>
          <w:sz w:val="24"/>
          <w:szCs w:val="24"/>
        </w:rPr>
        <w:t>i</w:t>
      </w:r>
      <w:r w:rsidR="00F701A7">
        <w:rPr>
          <w:rFonts w:ascii="Times New Roman" w:hAnsi="Times New Roman"/>
          <w:sz w:val="24"/>
          <w:szCs w:val="24"/>
        </w:rPr>
        <w:t>es</w:t>
      </w:r>
      <w:r w:rsidR="00AA5D0A">
        <w:rPr>
          <w:rFonts w:ascii="Times New Roman" w:hAnsi="Times New Roman"/>
          <w:sz w:val="24"/>
          <w:szCs w:val="24"/>
        </w:rPr>
        <w:t xml:space="preserve">, draws the </w:t>
      </w:r>
      <w:r w:rsidR="00F701A7">
        <w:rPr>
          <w:rFonts w:ascii="Times New Roman" w:hAnsi="Times New Roman"/>
          <w:sz w:val="24"/>
          <w:szCs w:val="24"/>
        </w:rPr>
        <w:t>possible filing/digging regions, detect</w:t>
      </w:r>
      <w:r w:rsidR="00AA5D0A">
        <w:rPr>
          <w:rFonts w:ascii="Times New Roman" w:hAnsi="Times New Roman"/>
          <w:sz w:val="24"/>
          <w:szCs w:val="24"/>
        </w:rPr>
        <w:t>s</w:t>
      </w:r>
      <w:r w:rsidR="00F701A7">
        <w:rPr>
          <w:rFonts w:ascii="Times New Roman" w:hAnsi="Times New Roman"/>
          <w:sz w:val="24"/>
          <w:szCs w:val="24"/>
        </w:rPr>
        <w:t xml:space="preserve"> the dam toe and the most upstream point over the c</w:t>
      </w:r>
      <w:r w:rsidR="00AA5D0A">
        <w:rPr>
          <w:rFonts w:ascii="Times New Roman" w:hAnsi="Times New Roman"/>
          <w:sz w:val="24"/>
          <w:szCs w:val="24"/>
        </w:rPr>
        <w:t>o</w:t>
      </w:r>
      <w:r w:rsidR="00F701A7">
        <w:rPr>
          <w:rFonts w:ascii="Times New Roman" w:hAnsi="Times New Roman"/>
          <w:sz w:val="24"/>
          <w:szCs w:val="24"/>
        </w:rPr>
        <w:t xml:space="preserve">astline of the </w:t>
      </w:r>
      <w:r w:rsidR="00AA5D0A">
        <w:rPr>
          <w:rFonts w:ascii="Times New Roman" w:hAnsi="Times New Roman"/>
          <w:sz w:val="24"/>
          <w:szCs w:val="24"/>
        </w:rPr>
        <w:t>water bodies</w:t>
      </w:r>
      <w:r w:rsidR="00F701A7">
        <w:rPr>
          <w:rFonts w:ascii="Times New Roman" w:hAnsi="Times New Roman"/>
          <w:sz w:val="24"/>
          <w:szCs w:val="24"/>
        </w:rPr>
        <w:t>.</w:t>
      </w:r>
    </w:p>
    <w:p w:rsidR="00D616DA" w:rsidRPr="00D616DA" w:rsidRDefault="00F701A7" w:rsidP="00AA5D0A">
      <w:pPr>
        <w:spacing w:after="0" w:line="240" w:lineRule="auto"/>
        <w:jc w:val="both"/>
        <w:rPr>
          <w:rFonts w:ascii="Times New Roman" w:hAnsi="Times New Roman"/>
          <w:sz w:val="24"/>
          <w:szCs w:val="24"/>
        </w:rPr>
      </w:pPr>
      <w:r w:rsidRPr="00F701A7">
        <w:rPr>
          <w:rFonts w:ascii="Times New Roman" w:hAnsi="Times New Roman"/>
          <w:sz w:val="24"/>
          <w:szCs w:val="24"/>
        </w:rPr>
        <w:t>The above information, derived b</w:t>
      </w:r>
      <w:r w:rsidR="00AA5D0A">
        <w:rPr>
          <w:rFonts w:ascii="Times New Roman" w:hAnsi="Times New Roman"/>
          <w:sz w:val="24"/>
          <w:szCs w:val="24"/>
        </w:rPr>
        <w:t>y</w:t>
      </w:r>
      <w:r w:rsidRPr="00F701A7">
        <w:rPr>
          <w:rFonts w:ascii="Times New Roman" w:hAnsi="Times New Roman"/>
          <w:sz w:val="24"/>
          <w:szCs w:val="24"/>
        </w:rPr>
        <w:t xml:space="preserve"> Paraview, </w:t>
      </w:r>
      <w:r w:rsidR="00B91873">
        <w:rPr>
          <w:rFonts w:ascii="Times New Roman" w:hAnsi="Times New Roman"/>
          <w:sz w:val="24"/>
          <w:szCs w:val="24"/>
        </w:rPr>
        <w:t>is</w:t>
      </w:r>
      <w:r w:rsidRPr="00F701A7">
        <w:rPr>
          <w:rFonts w:ascii="Times New Roman" w:hAnsi="Times New Roman"/>
          <w:sz w:val="24"/>
          <w:szCs w:val="24"/>
        </w:rPr>
        <w:t xml:space="preserve"> transferred over the main input file of </w:t>
      </w:r>
      <w:r w:rsidR="00A20D8F" w:rsidRPr="00F701A7">
        <w:rPr>
          <w:rFonts w:ascii="Times New Roman" w:hAnsi="Times New Roman"/>
          <w:sz w:val="24"/>
          <w:szCs w:val="24"/>
        </w:rPr>
        <w:t xml:space="preserve">DEM2xyz, </w:t>
      </w:r>
      <w:r w:rsidRPr="00F701A7">
        <w:rPr>
          <w:rFonts w:ascii="Times New Roman" w:hAnsi="Times New Roman"/>
          <w:sz w:val="24"/>
          <w:szCs w:val="24"/>
        </w:rPr>
        <w:t>which is executed again to modify the already co</w:t>
      </w:r>
      <w:r w:rsidR="00AA5D0A">
        <w:rPr>
          <w:rFonts w:ascii="Times New Roman" w:hAnsi="Times New Roman"/>
          <w:sz w:val="24"/>
          <w:szCs w:val="24"/>
        </w:rPr>
        <w:t>m</w:t>
      </w:r>
      <w:r w:rsidRPr="00F701A7">
        <w:rPr>
          <w:rFonts w:ascii="Times New Roman" w:hAnsi="Times New Roman"/>
          <w:sz w:val="24"/>
          <w:szCs w:val="24"/>
        </w:rPr>
        <w:t>puted DEM</w:t>
      </w:r>
      <w:r w:rsidR="00A20D8F" w:rsidRPr="00F701A7">
        <w:rPr>
          <w:rFonts w:ascii="Times New Roman" w:hAnsi="Times New Roman"/>
          <w:sz w:val="24"/>
          <w:szCs w:val="24"/>
        </w:rPr>
        <w:t xml:space="preserve">, </w:t>
      </w:r>
      <w:r w:rsidRPr="00F701A7">
        <w:rPr>
          <w:rFonts w:ascii="Times New Roman" w:hAnsi="Times New Roman"/>
          <w:sz w:val="24"/>
          <w:szCs w:val="24"/>
        </w:rPr>
        <w:t xml:space="preserve">by reconstructing the bathimetry </w:t>
      </w:r>
      <w:r w:rsidR="00AA5D0A">
        <w:rPr>
          <w:rFonts w:ascii="Times New Roman" w:hAnsi="Times New Roman"/>
          <w:sz w:val="24"/>
          <w:szCs w:val="24"/>
        </w:rPr>
        <w:t xml:space="preserve">below </w:t>
      </w:r>
      <w:r>
        <w:rPr>
          <w:rFonts w:ascii="Times New Roman" w:hAnsi="Times New Roman"/>
          <w:sz w:val="24"/>
          <w:szCs w:val="24"/>
        </w:rPr>
        <w:t>the water bodies and the possible assignation of the digging/filling regions (uniform</w:t>
      </w:r>
      <w:r w:rsidR="00AA5D0A">
        <w:rPr>
          <w:rFonts w:ascii="Times New Roman" w:hAnsi="Times New Roman"/>
          <w:sz w:val="24"/>
          <w:szCs w:val="24"/>
        </w:rPr>
        <w:t xml:space="preserve"> </w:t>
      </w:r>
      <w:r w:rsidRPr="00F701A7">
        <w:rPr>
          <w:rFonts w:ascii="Times New Roman" w:hAnsi="Times New Roman"/>
          <w:sz w:val="24"/>
          <w:szCs w:val="24"/>
        </w:rPr>
        <w:t xml:space="preserve">height within the same region), after a verification/modification on the normal vectors to the surface elements of the DEM. </w:t>
      </w:r>
      <w:r w:rsidRPr="00D616DA">
        <w:rPr>
          <w:rFonts w:ascii="Times New Roman" w:hAnsi="Times New Roman"/>
          <w:sz w:val="24"/>
          <w:szCs w:val="24"/>
        </w:rPr>
        <w:t xml:space="preserve">At this point, </w:t>
      </w:r>
      <w:r w:rsidR="00A20D8F" w:rsidRPr="00D616DA">
        <w:rPr>
          <w:rFonts w:ascii="Times New Roman" w:hAnsi="Times New Roman"/>
          <w:sz w:val="24"/>
          <w:szCs w:val="24"/>
        </w:rPr>
        <w:t xml:space="preserve">Paraview </w:t>
      </w:r>
      <w:r w:rsidRPr="00D616DA">
        <w:rPr>
          <w:rFonts w:ascii="Times New Roman" w:hAnsi="Times New Roman"/>
          <w:sz w:val="24"/>
          <w:szCs w:val="24"/>
        </w:rPr>
        <w:t xml:space="preserve">is used </w:t>
      </w:r>
      <w:r w:rsidR="00B91873">
        <w:rPr>
          <w:rFonts w:ascii="Times New Roman" w:hAnsi="Times New Roman"/>
          <w:sz w:val="24"/>
          <w:szCs w:val="24"/>
        </w:rPr>
        <w:t xml:space="preserve">again </w:t>
      </w:r>
      <w:r w:rsidRPr="00D616DA">
        <w:rPr>
          <w:rFonts w:ascii="Times New Roman" w:hAnsi="Times New Roman"/>
          <w:sz w:val="24"/>
          <w:szCs w:val="24"/>
        </w:rPr>
        <w:t xml:space="preserve">to </w:t>
      </w:r>
      <w:r w:rsidR="00AF1D43" w:rsidRPr="00D616DA">
        <w:rPr>
          <w:rFonts w:ascii="Times New Roman" w:hAnsi="Times New Roman"/>
          <w:sz w:val="24"/>
          <w:szCs w:val="24"/>
        </w:rPr>
        <w:t xml:space="preserve">draw those geometrical figures </w:t>
      </w:r>
      <w:r w:rsidR="00D616DA" w:rsidRPr="00D616DA">
        <w:rPr>
          <w:rFonts w:ascii="Times New Roman" w:hAnsi="Times New Roman"/>
          <w:sz w:val="24"/>
          <w:szCs w:val="24"/>
        </w:rPr>
        <w:t xml:space="preserve">which are necessary to initialize some variables in the main input file of </w:t>
      </w:r>
      <w:r w:rsidR="00A20D8F" w:rsidRPr="00D616DA">
        <w:rPr>
          <w:rFonts w:ascii="Times New Roman" w:hAnsi="Times New Roman"/>
          <w:sz w:val="24"/>
          <w:szCs w:val="24"/>
        </w:rPr>
        <w:t xml:space="preserve">SPHERA, </w:t>
      </w:r>
      <w:r w:rsidR="00D616DA" w:rsidRPr="00D616DA">
        <w:rPr>
          <w:rFonts w:ascii="Times New Roman" w:hAnsi="Times New Roman"/>
          <w:sz w:val="24"/>
          <w:szCs w:val="24"/>
        </w:rPr>
        <w:t>in order</w:t>
      </w:r>
      <w:r w:rsidR="00D616DA">
        <w:rPr>
          <w:rFonts w:ascii="Times New Roman" w:hAnsi="Times New Roman"/>
          <w:sz w:val="24"/>
          <w:szCs w:val="24"/>
        </w:rPr>
        <w:t xml:space="preserve"> to detect water bodies, earth-filled dams and monitoring elements.</w:t>
      </w:r>
    </w:p>
    <w:p w:rsidR="00A20D8F" w:rsidRPr="00EC7AD1" w:rsidRDefault="00D616DA" w:rsidP="00A20D8F">
      <w:pPr>
        <w:spacing w:after="0" w:line="240" w:lineRule="auto"/>
        <w:jc w:val="both"/>
        <w:rPr>
          <w:rFonts w:ascii="Times New Roman" w:hAnsi="Times New Roman"/>
          <w:sz w:val="24"/>
          <w:szCs w:val="24"/>
        </w:rPr>
      </w:pPr>
      <w:r w:rsidRPr="00EC7AD1">
        <w:rPr>
          <w:rFonts w:ascii="Times New Roman" w:hAnsi="Times New Roman"/>
          <w:sz w:val="24"/>
          <w:szCs w:val="24"/>
        </w:rPr>
        <w:t xml:space="preserve">The numerical tool </w:t>
      </w:r>
      <w:r w:rsidR="00A20D8F" w:rsidRPr="00EC7AD1">
        <w:rPr>
          <w:rFonts w:ascii="Times New Roman" w:hAnsi="Times New Roman"/>
          <w:sz w:val="24"/>
          <w:szCs w:val="24"/>
        </w:rPr>
        <w:t xml:space="preserve">ply2SPHERA_perimeter (RSE SpA, </w:t>
      </w:r>
      <w:r w:rsidRPr="00EC7AD1">
        <w:rPr>
          <w:rFonts w:ascii="Times New Roman" w:hAnsi="Times New Roman"/>
          <w:sz w:val="24"/>
          <w:szCs w:val="24"/>
        </w:rPr>
        <w:t>[</w:t>
      </w:r>
      <w:r w:rsidR="00EC7AD1">
        <w:rPr>
          <w:rFonts w:ascii="Times New Roman" w:hAnsi="Times New Roman"/>
          <w:sz w:val="24"/>
          <w:szCs w:val="24"/>
        </w:rPr>
        <w:fldChar w:fldCharType="begin"/>
      </w:r>
      <w:r w:rsidR="00EC7AD1" w:rsidRPr="00EC7AD1">
        <w:rPr>
          <w:rFonts w:ascii="Times New Roman" w:hAnsi="Times New Roman"/>
          <w:sz w:val="24"/>
          <w:szCs w:val="24"/>
        </w:rPr>
        <w:instrText xml:space="preserve"> REF _Ref520295993 \r \h </w:instrText>
      </w:r>
      <w:r w:rsidR="00EC7AD1">
        <w:rPr>
          <w:rFonts w:ascii="Times New Roman" w:hAnsi="Times New Roman"/>
          <w:sz w:val="24"/>
          <w:szCs w:val="24"/>
        </w:rPr>
      </w:r>
      <w:r w:rsidR="00EC7AD1">
        <w:rPr>
          <w:rFonts w:ascii="Times New Roman" w:hAnsi="Times New Roman"/>
          <w:sz w:val="24"/>
          <w:szCs w:val="24"/>
        </w:rPr>
        <w:fldChar w:fldCharType="separate"/>
      </w:r>
      <w:r w:rsidR="00A32296">
        <w:rPr>
          <w:rFonts w:ascii="Times New Roman" w:hAnsi="Times New Roman"/>
          <w:sz w:val="24"/>
          <w:szCs w:val="24"/>
        </w:rPr>
        <w:t>160</w:t>
      </w:r>
      <w:r w:rsidR="00EC7AD1">
        <w:rPr>
          <w:rFonts w:ascii="Times New Roman" w:hAnsi="Times New Roman"/>
          <w:sz w:val="24"/>
          <w:szCs w:val="24"/>
        </w:rPr>
        <w:fldChar w:fldCharType="end"/>
      </w:r>
      <w:r w:rsidR="00EC7AD1" w:rsidRPr="00EC7AD1">
        <w:rPr>
          <w:rFonts w:ascii="Times New Roman" w:hAnsi="Times New Roman"/>
          <w:sz w:val="24"/>
          <w:szCs w:val="24"/>
        </w:rPr>
        <w:t>]</w:t>
      </w:r>
      <w:r w:rsidR="00A20D8F" w:rsidRPr="00EC7AD1">
        <w:rPr>
          <w:rFonts w:ascii="Times New Roman" w:hAnsi="Times New Roman"/>
          <w:sz w:val="24"/>
          <w:szCs w:val="24"/>
        </w:rPr>
        <w:t xml:space="preserve">) </w:t>
      </w:r>
      <w:r w:rsidR="00EC7AD1" w:rsidRPr="00EC7AD1">
        <w:rPr>
          <w:rFonts w:ascii="Times New Roman" w:hAnsi="Times New Roman"/>
          <w:sz w:val="24"/>
          <w:szCs w:val="24"/>
        </w:rPr>
        <w:t xml:space="preserve">converts the DEM </w:t>
      </w:r>
      <w:r w:rsidR="00A20D8F" w:rsidRPr="00EC7AD1">
        <w:rPr>
          <w:rFonts w:ascii="Times New Roman" w:hAnsi="Times New Roman"/>
          <w:sz w:val="24"/>
          <w:szCs w:val="24"/>
        </w:rPr>
        <w:t xml:space="preserve">“.ply” </w:t>
      </w:r>
      <w:r w:rsidR="00EC7AD1" w:rsidRPr="00EC7AD1">
        <w:rPr>
          <w:rFonts w:ascii="Times New Roman" w:hAnsi="Times New Roman"/>
          <w:sz w:val="24"/>
          <w:szCs w:val="24"/>
        </w:rPr>
        <w:t>file in two di</w:t>
      </w:r>
      <w:r w:rsidR="00EC7AD1">
        <w:rPr>
          <w:rFonts w:ascii="Times New Roman" w:hAnsi="Times New Roman"/>
          <w:sz w:val="24"/>
          <w:szCs w:val="24"/>
        </w:rPr>
        <w:t xml:space="preserve">stinct output files. </w:t>
      </w:r>
      <w:r w:rsidR="00EC7AD1" w:rsidRPr="00EC7AD1">
        <w:rPr>
          <w:rFonts w:ascii="Times New Roman" w:hAnsi="Times New Roman"/>
          <w:sz w:val="24"/>
          <w:szCs w:val="24"/>
        </w:rPr>
        <w:t xml:space="preserve">They have the </w:t>
      </w:r>
      <w:r w:rsidR="00680B6B">
        <w:rPr>
          <w:rFonts w:ascii="Times New Roman" w:hAnsi="Times New Roman"/>
          <w:sz w:val="24"/>
          <w:szCs w:val="24"/>
        </w:rPr>
        <w:t xml:space="preserve">same </w:t>
      </w:r>
      <w:r w:rsidR="00EC7AD1" w:rsidRPr="00EC7AD1">
        <w:rPr>
          <w:rFonts w:ascii="Times New Roman" w:hAnsi="Times New Roman"/>
          <w:sz w:val="24"/>
          <w:szCs w:val="24"/>
        </w:rPr>
        <w:t xml:space="preserve">format </w:t>
      </w:r>
      <w:r w:rsidR="00680B6B">
        <w:rPr>
          <w:rFonts w:ascii="Times New Roman" w:hAnsi="Times New Roman"/>
          <w:sz w:val="24"/>
          <w:szCs w:val="24"/>
        </w:rPr>
        <w:t xml:space="preserve">as </w:t>
      </w:r>
      <w:r w:rsidR="00EC7AD1" w:rsidRPr="00EC7AD1">
        <w:rPr>
          <w:rFonts w:ascii="Times New Roman" w:hAnsi="Times New Roman"/>
          <w:sz w:val="24"/>
          <w:szCs w:val="24"/>
        </w:rPr>
        <w:t xml:space="preserve">the sections </w:t>
      </w:r>
      <w:r w:rsidR="00A20D8F" w:rsidRPr="00EC7AD1">
        <w:rPr>
          <w:rFonts w:ascii="Times New Roman" w:hAnsi="Times New Roman"/>
          <w:sz w:val="24"/>
          <w:szCs w:val="24"/>
        </w:rPr>
        <w:t xml:space="preserve">“VERTICES” </w:t>
      </w:r>
      <w:r w:rsidR="00680B6B">
        <w:rPr>
          <w:rFonts w:ascii="Times New Roman" w:hAnsi="Times New Roman"/>
          <w:sz w:val="24"/>
          <w:szCs w:val="24"/>
        </w:rPr>
        <w:t>and</w:t>
      </w:r>
      <w:r w:rsidR="00A20D8F" w:rsidRPr="00EC7AD1">
        <w:rPr>
          <w:rFonts w:ascii="Times New Roman" w:hAnsi="Times New Roman"/>
          <w:sz w:val="24"/>
          <w:szCs w:val="24"/>
        </w:rPr>
        <w:t xml:space="preserve"> “FACES” </w:t>
      </w:r>
      <w:r w:rsidR="00680B6B">
        <w:rPr>
          <w:rFonts w:ascii="Times New Roman" w:hAnsi="Times New Roman"/>
          <w:sz w:val="24"/>
          <w:szCs w:val="24"/>
        </w:rPr>
        <w:t xml:space="preserve">of </w:t>
      </w:r>
      <w:r w:rsidR="00EC7AD1">
        <w:rPr>
          <w:rFonts w:ascii="Times New Roman" w:hAnsi="Times New Roman"/>
          <w:sz w:val="24"/>
          <w:szCs w:val="24"/>
        </w:rPr>
        <w:t xml:space="preserve">the main input file of SPHERA. </w:t>
      </w:r>
      <w:r w:rsidR="00EC7AD1" w:rsidRPr="00EC7AD1">
        <w:rPr>
          <w:rFonts w:ascii="Times New Roman" w:hAnsi="Times New Roman"/>
          <w:sz w:val="24"/>
          <w:szCs w:val="24"/>
        </w:rPr>
        <w:t xml:space="preserve">It is the vertices and faces of the portion of the DEM </w:t>
      </w:r>
      <w:r w:rsidR="00EC7AD1">
        <w:rPr>
          <w:rFonts w:ascii="Times New Roman" w:hAnsi="Times New Roman"/>
          <w:sz w:val="24"/>
          <w:szCs w:val="24"/>
        </w:rPr>
        <w:t xml:space="preserve">within </w:t>
      </w:r>
      <w:r w:rsidR="00EC7AD1" w:rsidRPr="00EC7AD1">
        <w:rPr>
          <w:rFonts w:ascii="Times New Roman" w:hAnsi="Times New Roman"/>
          <w:sz w:val="24"/>
          <w:szCs w:val="24"/>
        </w:rPr>
        <w:t>the numerical domain</w:t>
      </w:r>
      <w:r w:rsidR="00EC7AD1">
        <w:rPr>
          <w:rFonts w:ascii="Times New Roman" w:hAnsi="Times New Roman"/>
          <w:sz w:val="24"/>
          <w:szCs w:val="24"/>
        </w:rPr>
        <w:t xml:space="preserve"> of SPHERA</w:t>
      </w:r>
      <w:r w:rsidR="00EC7AD1" w:rsidRPr="00EC7AD1">
        <w:rPr>
          <w:rFonts w:ascii="Times New Roman" w:hAnsi="Times New Roman"/>
          <w:sz w:val="24"/>
          <w:szCs w:val="24"/>
        </w:rPr>
        <w:t>.</w:t>
      </w:r>
    </w:p>
    <w:p w:rsidR="00A20D8F" w:rsidRPr="00903A00" w:rsidRDefault="00EC7AD1" w:rsidP="00903A00">
      <w:pPr>
        <w:spacing w:after="0" w:line="240" w:lineRule="auto"/>
        <w:jc w:val="both"/>
        <w:rPr>
          <w:rFonts w:ascii="Times New Roman" w:hAnsi="Times New Roman"/>
          <w:sz w:val="24"/>
          <w:szCs w:val="24"/>
        </w:rPr>
      </w:pPr>
      <w:r w:rsidRPr="00EC7AD1">
        <w:rPr>
          <w:rFonts w:ascii="Times New Roman" w:hAnsi="Times New Roman"/>
          <w:sz w:val="24"/>
          <w:szCs w:val="24"/>
        </w:rPr>
        <w:t>In case the boun</w:t>
      </w:r>
      <w:r>
        <w:rPr>
          <w:rFonts w:ascii="Times New Roman" w:hAnsi="Times New Roman"/>
          <w:sz w:val="24"/>
          <w:szCs w:val="24"/>
        </w:rPr>
        <w:t>dary treatment method of Sec.</w:t>
      </w:r>
      <w:r>
        <w:rPr>
          <w:rFonts w:ascii="Times New Roman" w:hAnsi="Times New Roman"/>
          <w:sz w:val="24"/>
          <w:szCs w:val="24"/>
        </w:rPr>
        <w:fldChar w:fldCharType="begin"/>
      </w:r>
      <w:r>
        <w:rPr>
          <w:rFonts w:ascii="Times New Roman" w:hAnsi="Times New Roman"/>
          <w:sz w:val="24"/>
          <w:szCs w:val="24"/>
        </w:rPr>
        <w:instrText xml:space="preserve"> REF _Ref449963223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w:t>
      </w:r>
      <w:r>
        <w:rPr>
          <w:rFonts w:ascii="Times New Roman" w:hAnsi="Times New Roman"/>
          <w:sz w:val="24"/>
          <w:szCs w:val="24"/>
        </w:rPr>
        <w:fldChar w:fldCharType="end"/>
      </w:r>
      <w:r w:rsidRPr="00903A00">
        <w:rPr>
          <w:rFonts w:ascii="Times New Roman" w:hAnsi="Times New Roman"/>
          <w:sz w:val="24"/>
          <w:szCs w:val="24"/>
        </w:rPr>
        <w:t xml:space="preserve"> is used</w:t>
      </w:r>
      <w:r w:rsidR="00A20D8F" w:rsidRPr="00903A00">
        <w:rPr>
          <w:rFonts w:ascii="Times New Roman" w:hAnsi="Times New Roman"/>
          <w:sz w:val="24"/>
          <w:szCs w:val="24"/>
        </w:rPr>
        <w:t xml:space="preserve">, SnappyHexMesh (OpenFOAM, OpenCFD Ltd, </w:t>
      </w:r>
      <w:r w:rsidRPr="00903A00">
        <w:rPr>
          <w:rFonts w:ascii="Times New Roman" w:hAnsi="Times New Roman"/>
          <w:sz w:val="24"/>
          <w:szCs w:val="24"/>
        </w:rPr>
        <w:t>[</w:t>
      </w:r>
      <w:r w:rsidR="00903A00">
        <w:rPr>
          <w:rFonts w:ascii="Times New Roman" w:hAnsi="Times New Roman"/>
          <w:sz w:val="24"/>
          <w:szCs w:val="24"/>
          <w:lang w:val="it-IT"/>
        </w:rPr>
        <w:fldChar w:fldCharType="begin"/>
      </w:r>
      <w:r w:rsidR="00903A00" w:rsidRPr="00903A00">
        <w:rPr>
          <w:rFonts w:ascii="Times New Roman" w:hAnsi="Times New Roman"/>
          <w:sz w:val="24"/>
          <w:szCs w:val="24"/>
        </w:rPr>
        <w:instrText xml:space="preserve"> REF _Ref520296263 \r \h </w:instrText>
      </w:r>
      <w:r w:rsidR="00903A00">
        <w:rPr>
          <w:rFonts w:ascii="Times New Roman" w:hAnsi="Times New Roman"/>
          <w:sz w:val="24"/>
          <w:szCs w:val="24"/>
          <w:lang w:val="it-IT"/>
        </w:rPr>
      </w:r>
      <w:r w:rsidR="00903A00">
        <w:rPr>
          <w:rFonts w:ascii="Times New Roman" w:hAnsi="Times New Roman"/>
          <w:sz w:val="24"/>
          <w:szCs w:val="24"/>
          <w:lang w:val="it-IT"/>
        </w:rPr>
        <w:fldChar w:fldCharType="separate"/>
      </w:r>
      <w:r w:rsidR="00A32296">
        <w:rPr>
          <w:rFonts w:ascii="Times New Roman" w:hAnsi="Times New Roman"/>
          <w:sz w:val="24"/>
          <w:szCs w:val="24"/>
        </w:rPr>
        <w:t>153</w:t>
      </w:r>
      <w:r w:rsidR="00903A00">
        <w:rPr>
          <w:rFonts w:ascii="Times New Roman" w:hAnsi="Times New Roman"/>
          <w:sz w:val="24"/>
          <w:szCs w:val="24"/>
          <w:lang w:val="it-IT"/>
        </w:rPr>
        <w:fldChar w:fldCharType="end"/>
      </w:r>
      <w:r w:rsidR="00903A00" w:rsidRPr="00903A00">
        <w:rPr>
          <w:rFonts w:ascii="Times New Roman" w:hAnsi="Times New Roman"/>
          <w:sz w:val="24"/>
          <w:szCs w:val="24"/>
        </w:rPr>
        <w:t>]</w:t>
      </w:r>
      <w:r w:rsidR="00A20D8F" w:rsidRPr="00903A00">
        <w:rPr>
          <w:rFonts w:ascii="Times New Roman" w:hAnsi="Times New Roman"/>
          <w:sz w:val="24"/>
          <w:szCs w:val="24"/>
        </w:rPr>
        <w:t>)</w:t>
      </w:r>
      <w:r w:rsidR="00903A00" w:rsidRPr="00903A00">
        <w:rPr>
          <w:rFonts w:ascii="Times New Roman" w:hAnsi="Times New Roman"/>
          <w:sz w:val="24"/>
          <w:szCs w:val="24"/>
        </w:rPr>
        <w:t xml:space="preserve"> is used as a s</w:t>
      </w:r>
      <w:r w:rsidR="00903A00">
        <w:rPr>
          <w:rFonts w:ascii="Times New Roman" w:hAnsi="Times New Roman"/>
          <w:sz w:val="24"/>
          <w:szCs w:val="24"/>
        </w:rPr>
        <w:t xml:space="preserve">urface grid generator for the </w:t>
      </w:r>
      <w:r w:rsidR="00680B6B">
        <w:rPr>
          <w:rFonts w:ascii="Times New Roman" w:hAnsi="Times New Roman"/>
          <w:sz w:val="24"/>
          <w:szCs w:val="24"/>
        </w:rPr>
        <w:t>i</w:t>
      </w:r>
      <w:r w:rsidR="00903A00">
        <w:rPr>
          <w:rFonts w:ascii="Times New Roman" w:hAnsi="Times New Roman"/>
          <w:sz w:val="24"/>
          <w:szCs w:val="24"/>
        </w:rPr>
        <w:t xml:space="preserve">nitial positioning </w:t>
      </w:r>
      <w:r w:rsidR="00680B6B">
        <w:rPr>
          <w:rFonts w:ascii="Times New Roman" w:hAnsi="Times New Roman"/>
          <w:sz w:val="24"/>
          <w:szCs w:val="24"/>
        </w:rPr>
        <w:t xml:space="preserve">grid </w:t>
      </w:r>
      <w:r w:rsidR="00903A00">
        <w:rPr>
          <w:rFonts w:ascii="Times New Roman" w:hAnsi="Times New Roman"/>
          <w:sz w:val="24"/>
          <w:szCs w:val="24"/>
        </w:rPr>
        <w:t xml:space="preserve">of the </w:t>
      </w:r>
      <w:r w:rsidR="00A20D8F" w:rsidRPr="00903A00">
        <w:rPr>
          <w:rFonts w:ascii="Times New Roman" w:hAnsi="Times New Roman"/>
          <w:sz w:val="24"/>
          <w:szCs w:val="24"/>
        </w:rPr>
        <w:t>DB-SPH</w:t>
      </w:r>
      <w:r w:rsidR="00903A00" w:rsidRPr="00903A00">
        <w:rPr>
          <w:rFonts w:ascii="Times New Roman" w:hAnsi="Times New Roman"/>
          <w:sz w:val="24"/>
          <w:szCs w:val="24"/>
        </w:rPr>
        <w:t xml:space="preserve"> elements</w:t>
      </w:r>
      <w:r w:rsidR="00A20D8F" w:rsidRPr="00903A00">
        <w:rPr>
          <w:rFonts w:ascii="Times New Roman" w:hAnsi="Times New Roman"/>
          <w:sz w:val="24"/>
          <w:szCs w:val="24"/>
        </w:rPr>
        <w:t>.</w:t>
      </w:r>
    </w:p>
    <w:p w:rsidR="00A20D8F" w:rsidRDefault="00903A00" w:rsidP="00A20D8F">
      <w:pPr>
        <w:spacing w:after="0" w:line="240" w:lineRule="auto"/>
        <w:jc w:val="both"/>
        <w:rPr>
          <w:rFonts w:ascii="Times New Roman" w:hAnsi="Times New Roman"/>
          <w:sz w:val="24"/>
          <w:szCs w:val="24"/>
        </w:rPr>
      </w:pPr>
      <w:r w:rsidRPr="00903A00">
        <w:rPr>
          <w:rFonts w:ascii="Times New Roman" w:hAnsi="Times New Roman"/>
          <w:sz w:val="24"/>
          <w:szCs w:val="24"/>
        </w:rPr>
        <w:t xml:space="preserve">Once the sections </w:t>
      </w:r>
      <w:r w:rsidR="00A20D8F" w:rsidRPr="00903A00">
        <w:rPr>
          <w:rFonts w:ascii="Times New Roman" w:hAnsi="Times New Roman"/>
          <w:sz w:val="24"/>
          <w:szCs w:val="24"/>
        </w:rPr>
        <w:t xml:space="preserve">“VERTICES” </w:t>
      </w:r>
      <w:r w:rsidRPr="00903A00">
        <w:rPr>
          <w:rFonts w:ascii="Times New Roman" w:hAnsi="Times New Roman"/>
          <w:sz w:val="24"/>
          <w:szCs w:val="24"/>
        </w:rPr>
        <w:t>and</w:t>
      </w:r>
      <w:r w:rsidR="00A20D8F" w:rsidRPr="00903A00">
        <w:rPr>
          <w:rFonts w:ascii="Times New Roman" w:hAnsi="Times New Roman"/>
          <w:sz w:val="24"/>
          <w:szCs w:val="24"/>
        </w:rPr>
        <w:t xml:space="preserve"> “FACES” </w:t>
      </w:r>
      <w:r w:rsidRPr="00903A00">
        <w:rPr>
          <w:rFonts w:ascii="Times New Roman" w:hAnsi="Times New Roman"/>
          <w:sz w:val="24"/>
          <w:szCs w:val="24"/>
        </w:rPr>
        <w:t xml:space="preserve">are obtained from </w:t>
      </w:r>
      <w:r w:rsidR="00A20D8F" w:rsidRPr="00903A00">
        <w:rPr>
          <w:rFonts w:ascii="Times New Roman" w:hAnsi="Times New Roman"/>
          <w:sz w:val="24"/>
          <w:szCs w:val="24"/>
        </w:rPr>
        <w:t xml:space="preserve">ply2SPHERA_perimeter </w:t>
      </w:r>
      <w:r w:rsidRPr="00903A00">
        <w:rPr>
          <w:rFonts w:ascii="Times New Roman" w:hAnsi="Times New Roman"/>
          <w:sz w:val="24"/>
          <w:szCs w:val="24"/>
        </w:rPr>
        <w:t xml:space="preserve">and the input file for the positioning surface grid </w:t>
      </w:r>
      <w:r w:rsidR="00B91873">
        <w:rPr>
          <w:rFonts w:ascii="Times New Roman" w:hAnsi="Times New Roman"/>
          <w:sz w:val="24"/>
          <w:szCs w:val="24"/>
        </w:rPr>
        <w:t xml:space="preserve">is produced by </w:t>
      </w:r>
      <w:r w:rsidR="00A20D8F" w:rsidRPr="00903A00">
        <w:rPr>
          <w:rFonts w:ascii="Times New Roman" w:hAnsi="Times New Roman"/>
          <w:sz w:val="24"/>
          <w:szCs w:val="24"/>
        </w:rPr>
        <w:t xml:space="preserve">SnappyHexMesh, </w:t>
      </w:r>
      <w:r>
        <w:rPr>
          <w:rFonts w:ascii="Times New Roman" w:hAnsi="Times New Roman"/>
          <w:sz w:val="24"/>
          <w:szCs w:val="24"/>
        </w:rPr>
        <w:t>one completes the remaining sections o</w:t>
      </w:r>
      <w:r w:rsidR="00680B6B">
        <w:rPr>
          <w:rFonts w:ascii="Times New Roman" w:hAnsi="Times New Roman"/>
          <w:sz w:val="24"/>
          <w:szCs w:val="24"/>
        </w:rPr>
        <w:t>f</w:t>
      </w:r>
      <w:r>
        <w:rPr>
          <w:rFonts w:ascii="Times New Roman" w:hAnsi="Times New Roman"/>
          <w:sz w:val="24"/>
          <w:szCs w:val="24"/>
        </w:rPr>
        <w:t xml:space="preserve"> the main input file of SPHERA</w:t>
      </w:r>
      <w:r w:rsidR="00680B6B">
        <w:rPr>
          <w:rFonts w:ascii="Times New Roman" w:hAnsi="Times New Roman"/>
          <w:sz w:val="24"/>
          <w:szCs w:val="24"/>
        </w:rPr>
        <w:t>.</w:t>
      </w:r>
    </w:p>
    <w:p w:rsidR="00680B6B" w:rsidRPr="00903A00" w:rsidRDefault="00680B6B" w:rsidP="00680B6B">
      <w:pPr>
        <w:spacing w:after="0" w:line="240" w:lineRule="auto"/>
        <w:jc w:val="both"/>
        <w:rPr>
          <w:rFonts w:ascii="Times New Roman" w:hAnsi="Times New Roman"/>
          <w:sz w:val="24"/>
          <w:szCs w:val="24"/>
        </w:rPr>
      </w:pPr>
      <w:r w:rsidRPr="00903A00">
        <w:rPr>
          <w:rFonts w:ascii="Times New Roman" w:hAnsi="Times New Roman"/>
          <w:sz w:val="24"/>
          <w:szCs w:val="24"/>
        </w:rPr>
        <w:t>This 3D CFD-SPH code is executed to simulate the propagation of floods in non-stationary regime with transport o granular material and solid bodies (the other application fi</w:t>
      </w:r>
      <w:r>
        <w:rPr>
          <w:rFonts w:ascii="Times New Roman" w:hAnsi="Times New Roman"/>
          <w:sz w:val="24"/>
          <w:szCs w:val="24"/>
        </w:rPr>
        <w:t>e</w:t>
      </w:r>
      <w:r w:rsidRPr="00903A00">
        <w:rPr>
          <w:rFonts w:ascii="Times New Roman" w:hAnsi="Times New Roman"/>
          <w:sz w:val="24"/>
          <w:szCs w:val="24"/>
        </w:rPr>
        <w:t xml:space="preserve">lds the code has been applied to are: fast landslides, </w:t>
      </w:r>
      <w:r>
        <w:rPr>
          <w:rFonts w:ascii="Times New Roman" w:hAnsi="Times New Roman"/>
          <w:sz w:val="24"/>
          <w:szCs w:val="24"/>
        </w:rPr>
        <w:t xml:space="preserve">sea waves; sloshing fuel tanks; </w:t>
      </w:r>
      <w:del w:id="372" w:author="Amicarelli Andrea (RSE)" w:date="2020-04-13T14:25:00Z">
        <w:r w:rsidDel="00020A50">
          <w:rPr>
            <w:rFonts w:ascii="Times New Roman" w:hAnsi="Times New Roman"/>
            <w:sz w:val="24"/>
            <w:szCs w:val="24"/>
          </w:rPr>
          <w:delText>sediment removal from water reservoirs</w:delText>
        </w:r>
      </w:del>
      <w:ins w:id="373" w:author="Amicarelli Andrea (RSE)" w:date="2020-04-13T14:25:00Z">
        <w:r w:rsidR="00020A50">
          <w:rPr>
            <w:rFonts w:ascii="Times New Roman" w:hAnsi="Times New Roman"/>
            <w:sz w:val="24"/>
            <w:szCs w:val="24"/>
          </w:rPr>
          <w:t>hydroelectric plants</w:t>
        </w:r>
      </w:ins>
      <w:r w:rsidRPr="00903A00">
        <w:rPr>
          <w:rFonts w:ascii="Times New Roman" w:hAnsi="Times New Roman"/>
          <w:sz w:val="24"/>
          <w:szCs w:val="24"/>
        </w:rPr>
        <w:t>).</w:t>
      </w:r>
    </w:p>
    <w:p w:rsidR="00680B6B" w:rsidRPr="00635928" w:rsidRDefault="00680B6B" w:rsidP="00680B6B">
      <w:pPr>
        <w:spacing w:after="0" w:line="240" w:lineRule="auto"/>
        <w:jc w:val="both"/>
        <w:rPr>
          <w:rFonts w:ascii="Times New Roman" w:hAnsi="Times New Roman"/>
          <w:sz w:val="24"/>
          <w:szCs w:val="24"/>
        </w:rPr>
      </w:pPr>
      <w:r w:rsidRPr="001B3B5C">
        <w:rPr>
          <w:rFonts w:ascii="Times New Roman" w:hAnsi="Times New Roman"/>
          <w:sz w:val="24"/>
          <w:szCs w:val="24"/>
        </w:rPr>
        <w:t xml:space="preserve">The output files of SPHERA </w:t>
      </w:r>
      <w:r>
        <w:rPr>
          <w:rFonts w:ascii="Times New Roman" w:hAnsi="Times New Roman"/>
          <w:sz w:val="24"/>
          <w:szCs w:val="24"/>
        </w:rPr>
        <w:t xml:space="preserve">which contain the profiles (1D) of the fluid dynamics variables are visualized by means of Gnuplot </w:t>
      </w:r>
      <w:r w:rsidRPr="001B3B5C">
        <w:rPr>
          <w:rFonts w:ascii="Times New Roman" w:hAnsi="Times New Roman"/>
          <w:sz w:val="24"/>
          <w:szCs w:val="24"/>
        </w:rPr>
        <w:t>(Williams &amp; Kelley, [</w:t>
      </w:r>
      <w:r>
        <w:rPr>
          <w:rFonts w:ascii="Times New Roman" w:hAnsi="Times New Roman"/>
          <w:sz w:val="24"/>
          <w:szCs w:val="24"/>
        </w:rPr>
        <w:fldChar w:fldCharType="begin"/>
      </w:r>
      <w:r>
        <w:rPr>
          <w:rFonts w:ascii="Times New Roman" w:hAnsi="Times New Roman"/>
          <w:sz w:val="24"/>
          <w:szCs w:val="24"/>
        </w:rPr>
        <w:instrText xml:space="preserve"> REF _Ref520297260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r w:rsidRPr="00B2376C">
        <w:rPr>
          <w:rFonts w:ascii="Times New Roman" w:hAnsi="Times New Roman"/>
          <w:sz w:val="24"/>
          <w:szCs w:val="24"/>
        </w:rPr>
        <w:t xml:space="preserve">), </w:t>
      </w:r>
      <w:r>
        <w:rPr>
          <w:rFonts w:ascii="Times New Roman" w:hAnsi="Times New Roman"/>
          <w:sz w:val="24"/>
          <w:szCs w:val="24"/>
        </w:rPr>
        <w:t xml:space="preserve">which returns the output file in the </w:t>
      </w:r>
      <w:r w:rsidRPr="00B2376C">
        <w:rPr>
          <w:rFonts w:ascii="Times New Roman" w:hAnsi="Times New Roman"/>
          <w:sz w:val="24"/>
          <w:szCs w:val="24"/>
        </w:rPr>
        <w:t xml:space="preserve">“.eps” </w:t>
      </w:r>
      <w:r>
        <w:rPr>
          <w:rFonts w:ascii="Times New Roman" w:hAnsi="Times New Roman"/>
          <w:sz w:val="24"/>
          <w:szCs w:val="24"/>
        </w:rPr>
        <w:t>f</w:t>
      </w:r>
      <w:r w:rsidRPr="00B2376C">
        <w:rPr>
          <w:rFonts w:ascii="Times New Roman" w:hAnsi="Times New Roman"/>
          <w:sz w:val="24"/>
          <w:szCs w:val="24"/>
        </w:rPr>
        <w:t xml:space="preserve">ormat.  </w:t>
      </w:r>
      <w:r>
        <w:rPr>
          <w:rFonts w:ascii="Times New Roman" w:hAnsi="Times New Roman"/>
          <w:sz w:val="24"/>
          <w:szCs w:val="24"/>
        </w:rPr>
        <w:t xml:space="preserve">These files are read by </w:t>
      </w:r>
      <w:r w:rsidRPr="00B2376C">
        <w:rPr>
          <w:rFonts w:ascii="Times New Roman" w:hAnsi="Times New Roman"/>
          <w:sz w:val="24"/>
          <w:szCs w:val="24"/>
        </w:rPr>
        <w:t xml:space="preserve">GSView (Ghostgum Software Pty Ltd,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_Ref520297384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79</w:t>
      </w:r>
      <w:r>
        <w:rPr>
          <w:rFonts w:ascii="Times New Roman" w:hAnsi="Times New Roman"/>
          <w:sz w:val="24"/>
          <w:szCs w:val="24"/>
        </w:rPr>
        <w:fldChar w:fldCharType="end"/>
      </w:r>
      <w:r>
        <w:rPr>
          <w:rFonts w:ascii="Times New Roman" w:hAnsi="Times New Roman"/>
          <w:sz w:val="24"/>
          <w:szCs w:val="24"/>
        </w:rPr>
        <w:t>]</w:t>
      </w:r>
      <w:r w:rsidRPr="003D6B50">
        <w:rPr>
          <w:rFonts w:ascii="Times New Roman" w:hAnsi="Times New Roman"/>
          <w:sz w:val="24"/>
          <w:szCs w:val="24"/>
        </w:rPr>
        <w:t>) and convert</w:t>
      </w:r>
      <w:r>
        <w:rPr>
          <w:rFonts w:ascii="Times New Roman" w:hAnsi="Times New Roman"/>
          <w:sz w:val="24"/>
          <w:szCs w:val="24"/>
        </w:rPr>
        <w:t xml:space="preserve">ed in the </w:t>
      </w:r>
      <w:r w:rsidRPr="003D6B50">
        <w:rPr>
          <w:rFonts w:ascii="Times New Roman" w:hAnsi="Times New Roman"/>
          <w:sz w:val="24"/>
          <w:szCs w:val="24"/>
        </w:rPr>
        <w:t>“.png”</w:t>
      </w:r>
      <w:r>
        <w:rPr>
          <w:rFonts w:ascii="Times New Roman" w:hAnsi="Times New Roman"/>
          <w:sz w:val="24"/>
          <w:szCs w:val="24"/>
        </w:rPr>
        <w:t xml:space="preserve"> format</w:t>
      </w:r>
      <w:r w:rsidRPr="003D6B50">
        <w:rPr>
          <w:rFonts w:ascii="Times New Roman" w:hAnsi="Times New Roman"/>
          <w:sz w:val="24"/>
          <w:szCs w:val="24"/>
        </w:rPr>
        <w:t xml:space="preserve">. </w:t>
      </w:r>
      <w:r>
        <w:rPr>
          <w:rFonts w:ascii="Times New Roman" w:hAnsi="Times New Roman"/>
          <w:sz w:val="24"/>
          <w:szCs w:val="24"/>
        </w:rPr>
        <w:t>The profiles simulated are compared with the analogous experimental (or numerical) profiles available from experimental images or the scientific literature (indexed journals; Open-Data archives)</w:t>
      </w:r>
      <w:r w:rsidRPr="003D6B50">
        <w:rPr>
          <w:rFonts w:ascii="Times New Roman" w:hAnsi="Times New Roman"/>
          <w:sz w:val="24"/>
          <w:szCs w:val="24"/>
        </w:rPr>
        <w:t xml:space="preserve">. In these cases it is normally admitted the digitization of experimental </w:t>
      </w:r>
    </w:p>
    <w:p w:rsidR="00680B6B" w:rsidRPr="00903A00" w:rsidRDefault="00680B6B" w:rsidP="00A20D8F">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A20D8F" w:rsidRPr="0063576B" w:rsidTr="00A20D8F">
        <w:trPr>
          <w:jc w:val="center"/>
        </w:trPr>
        <w:tc>
          <w:tcPr>
            <w:tcW w:w="5000" w:type="pct"/>
            <w:vAlign w:val="center"/>
          </w:tcPr>
          <w:p w:rsidR="00A20D8F" w:rsidRPr="0063576B" w:rsidRDefault="001D75EC" w:rsidP="00B91873">
            <w:pPr>
              <w:spacing w:after="0" w:line="240" w:lineRule="auto"/>
              <w:jc w:val="center"/>
              <w:rPr>
                <w:position w:val="-10"/>
                <w:sz w:val="16"/>
                <w:szCs w:val="16"/>
              </w:rPr>
            </w:pPr>
            <w:commentRangeStart w:id="374"/>
            <w:r>
              <w:rPr>
                <w:noProof/>
                <w:position w:val="-10"/>
                <w:sz w:val="16"/>
                <w:szCs w:val="16"/>
                <w:lang w:val="it-IT" w:eastAsia="it-IT"/>
              </w:rPr>
              <w:lastRenderedPageBreak/>
              <w:drawing>
                <wp:inline distT="0" distB="0" distL="0" distR="0" wp14:anchorId="0CF85B29" wp14:editId="2ECDDA8F">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482">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commentRangeEnd w:id="374"/>
            <w:r>
              <w:rPr>
                <w:rStyle w:val="Rimandocommento"/>
                <w:rFonts w:ascii="Times New Roman" w:eastAsia="Times New Roman" w:hAnsi="Times New Roman"/>
                <w:szCs w:val="20"/>
                <w:lang w:val="it-IT" w:eastAsia="it-IT"/>
              </w:rPr>
              <w:commentReference w:id="374"/>
            </w:r>
          </w:p>
        </w:tc>
      </w:tr>
    </w:tbl>
    <w:p w:rsidR="00A20D8F" w:rsidRPr="00903A00" w:rsidRDefault="00A20D8F" w:rsidP="00A20D8F">
      <w:pPr>
        <w:spacing w:after="0" w:line="240" w:lineRule="auto"/>
        <w:jc w:val="center"/>
        <w:rPr>
          <w:rFonts w:ascii="Times New Roman" w:hAnsi="Times New Roman"/>
          <w:szCs w:val="24"/>
        </w:rPr>
      </w:pPr>
      <w:bookmarkStart w:id="375" w:name="_Ref52027919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11</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1</w:t>
      </w:r>
      <w:r w:rsidRPr="00ED6D25">
        <w:rPr>
          <w:rFonts w:ascii="Times New Roman" w:hAnsi="Times New Roman"/>
          <w:szCs w:val="24"/>
          <w:lang w:val="it-IT"/>
        </w:rPr>
        <w:fldChar w:fldCharType="end"/>
      </w:r>
      <w:bookmarkEnd w:id="375"/>
      <w:r w:rsidRPr="00B2376C">
        <w:rPr>
          <w:rFonts w:ascii="Times New Roman" w:hAnsi="Times New Roman"/>
          <w:szCs w:val="24"/>
        </w:rPr>
        <w:t xml:space="preserve">. </w:t>
      </w:r>
      <w:r w:rsidRPr="00903A00">
        <w:rPr>
          <w:rFonts w:ascii="Times New Roman" w:hAnsi="Times New Roman"/>
          <w:szCs w:val="24"/>
        </w:rPr>
        <w:t>FOSS</w:t>
      </w:r>
      <w:r w:rsidR="00903A00" w:rsidRPr="00903A00">
        <w:rPr>
          <w:rFonts w:ascii="Times New Roman" w:hAnsi="Times New Roman"/>
          <w:szCs w:val="24"/>
        </w:rPr>
        <w:t xml:space="preserve"> </w:t>
      </w:r>
      <w:r w:rsidRPr="00903A00">
        <w:rPr>
          <w:rFonts w:ascii="Times New Roman" w:hAnsi="Times New Roman"/>
          <w:szCs w:val="24"/>
        </w:rPr>
        <w:t xml:space="preserve">/ Freeware / Open-Data </w:t>
      </w:r>
      <w:r w:rsidR="00AA5D0A">
        <w:rPr>
          <w:rFonts w:ascii="Times New Roman" w:hAnsi="Times New Roman"/>
          <w:szCs w:val="24"/>
        </w:rPr>
        <w:t xml:space="preserve">tools of the modelling </w:t>
      </w:r>
      <w:r w:rsidR="00903A00" w:rsidRPr="00903A00">
        <w:rPr>
          <w:rFonts w:ascii="Times New Roman" w:hAnsi="Times New Roman"/>
          <w:szCs w:val="24"/>
        </w:rPr>
        <w:t>chain for SPHERA</w:t>
      </w:r>
      <w:r w:rsidRPr="00903A00">
        <w:rPr>
          <w:rFonts w:ascii="Times New Roman" w:hAnsi="Times New Roman"/>
          <w:szCs w:val="24"/>
        </w:rPr>
        <w:t>.</w:t>
      </w:r>
    </w:p>
    <w:p w:rsidR="00903A00" w:rsidRPr="00B2376C" w:rsidRDefault="00903A00" w:rsidP="00A20D8F">
      <w:pPr>
        <w:spacing w:after="0" w:line="240" w:lineRule="auto"/>
        <w:jc w:val="both"/>
        <w:rPr>
          <w:rFonts w:ascii="Times New Roman" w:hAnsi="Times New Roman"/>
          <w:sz w:val="24"/>
          <w:szCs w:val="24"/>
        </w:rPr>
      </w:pPr>
    </w:p>
    <w:p w:rsidR="00680B6B" w:rsidRDefault="00680B6B" w:rsidP="00A20D8F">
      <w:pPr>
        <w:spacing w:after="0" w:line="240" w:lineRule="auto"/>
        <w:jc w:val="both"/>
        <w:rPr>
          <w:rFonts w:ascii="Times New Roman" w:hAnsi="Times New Roman"/>
          <w:sz w:val="24"/>
          <w:szCs w:val="24"/>
        </w:rPr>
      </w:pPr>
      <w:proofErr w:type="gramStart"/>
      <w:r w:rsidRPr="003D6B50">
        <w:rPr>
          <w:rFonts w:ascii="Times New Roman" w:hAnsi="Times New Roman"/>
          <w:sz w:val="24"/>
          <w:szCs w:val="24"/>
        </w:rPr>
        <w:t>and</w:t>
      </w:r>
      <w:proofErr w:type="gramEnd"/>
      <w:r w:rsidRPr="003D6B50">
        <w:rPr>
          <w:rFonts w:ascii="Times New Roman" w:hAnsi="Times New Roman"/>
          <w:sz w:val="24"/>
          <w:szCs w:val="24"/>
        </w:rPr>
        <w:t xml:space="preserve"> numerical profiles from published sources by means of Engage Digitizer (Mitchell et al.,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_Ref520297567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48</w:t>
      </w:r>
      <w:r>
        <w:rPr>
          <w:rFonts w:ascii="Times New Roman" w:hAnsi="Times New Roman"/>
          <w:sz w:val="24"/>
          <w:szCs w:val="24"/>
        </w:rPr>
        <w:fldChar w:fldCharType="end"/>
      </w:r>
      <w:r>
        <w:rPr>
          <w:rFonts w:ascii="Times New Roman" w:hAnsi="Times New Roman"/>
          <w:sz w:val="24"/>
          <w:szCs w:val="24"/>
        </w:rPr>
        <w:t>]</w:t>
      </w:r>
      <w:r w:rsidRPr="00187CC4">
        <w:rPr>
          <w:rFonts w:ascii="Times New Roman" w:hAnsi="Times New Roman"/>
          <w:sz w:val="24"/>
          <w:szCs w:val="24"/>
        </w:rPr>
        <w:t>)</w:t>
      </w:r>
      <w:r w:rsidR="00B91873">
        <w:rPr>
          <w:rFonts w:ascii="Times New Roman" w:hAnsi="Times New Roman"/>
          <w:sz w:val="24"/>
          <w:szCs w:val="24"/>
        </w:rPr>
        <w:t xml:space="preserve">, </w:t>
      </w:r>
      <w:r w:rsidRPr="00187CC4">
        <w:rPr>
          <w:rFonts w:ascii="Times New Roman" w:hAnsi="Times New Roman"/>
          <w:sz w:val="24"/>
          <w:szCs w:val="24"/>
        </w:rPr>
        <w:t>with proper citatio</w:t>
      </w:r>
      <w:r>
        <w:rPr>
          <w:rFonts w:ascii="Times New Roman" w:hAnsi="Times New Roman"/>
          <w:sz w:val="24"/>
          <w:szCs w:val="24"/>
        </w:rPr>
        <w:t>n of the source</w:t>
      </w:r>
      <w:r w:rsidRPr="00187CC4">
        <w:rPr>
          <w:rFonts w:ascii="Times New Roman" w:hAnsi="Times New Roman"/>
          <w:sz w:val="24"/>
          <w:szCs w:val="24"/>
        </w:rPr>
        <w:t xml:space="preserve">, </w:t>
      </w:r>
      <w:r>
        <w:rPr>
          <w:rFonts w:ascii="Times New Roman" w:hAnsi="Times New Roman"/>
          <w:sz w:val="24"/>
          <w:szCs w:val="24"/>
        </w:rPr>
        <w:t>in order to validate the code</w:t>
      </w:r>
      <w:r w:rsidRPr="00187CC4">
        <w:rPr>
          <w:rFonts w:ascii="Times New Roman" w:hAnsi="Times New Roman"/>
          <w:sz w:val="24"/>
          <w:szCs w:val="24"/>
        </w:rPr>
        <w:t>.</w:t>
      </w:r>
    </w:p>
    <w:p w:rsidR="00A20D8F" w:rsidRPr="00635928" w:rsidRDefault="00284955" w:rsidP="00A20D8F">
      <w:pPr>
        <w:spacing w:after="0" w:line="240" w:lineRule="auto"/>
        <w:jc w:val="both"/>
        <w:rPr>
          <w:rFonts w:ascii="Times New Roman" w:hAnsi="Times New Roman"/>
          <w:sz w:val="24"/>
          <w:szCs w:val="24"/>
        </w:rPr>
      </w:pPr>
      <w:r w:rsidRPr="00284955">
        <w:rPr>
          <w:rFonts w:ascii="Times New Roman" w:hAnsi="Times New Roman"/>
          <w:sz w:val="24"/>
          <w:szCs w:val="24"/>
        </w:rPr>
        <w:t xml:space="preserve">The output files of SPHERA which contains </w:t>
      </w:r>
      <w:r>
        <w:rPr>
          <w:rFonts w:ascii="Times New Roman" w:hAnsi="Times New Roman"/>
          <w:sz w:val="24"/>
          <w:szCs w:val="24"/>
        </w:rPr>
        <w:t>the synthetic fluid dynamics fi</w:t>
      </w:r>
      <w:r w:rsidR="00680B6B">
        <w:rPr>
          <w:rFonts w:ascii="Times New Roman" w:hAnsi="Times New Roman"/>
          <w:sz w:val="24"/>
          <w:szCs w:val="24"/>
        </w:rPr>
        <w:t>e</w:t>
      </w:r>
      <w:r>
        <w:rPr>
          <w:rFonts w:ascii="Times New Roman" w:hAnsi="Times New Roman"/>
          <w:sz w:val="24"/>
          <w:szCs w:val="24"/>
        </w:rPr>
        <w:t xml:space="preserve">lds need </w:t>
      </w:r>
      <w:r w:rsidR="00680B6B">
        <w:rPr>
          <w:rFonts w:ascii="Times New Roman" w:hAnsi="Times New Roman"/>
          <w:sz w:val="24"/>
          <w:szCs w:val="24"/>
        </w:rPr>
        <w:t>a following elaboration</w:t>
      </w:r>
      <w:r>
        <w:rPr>
          <w:rFonts w:ascii="Times New Roman" w:hAnsi="Times New Roman"/>
          <w:sz w:val="24"/>
          <w:szCs w:val="24"/>
        </w:rPr>
        <w:t xml:space="preserve"> by means of </w:t>
      </w:r>
      <w:r w:rsidR="00A20D8F" w:rsidRPr="00284955">
        <w:rPr>
          <w:rFonts w:ascii="Times New Roman" w:hAnsi="Times New Roman"/>
          <w:sz w:val="24"/>
          <w:szCs w:val="24"/>
        </w:rPr>
        <w:t xml:space="preserve">Grid Interpolator (RSE SpA, </w:t>
      </w:r>
      <w:r w:rsidRPr="00284955">
        <w:rPr>
          <w:rFonts w:ascii="Times New Roman" w:hAnsi="Times New Roman"/>
          <w:sz w:val="24"/>
          <w:szCs w:val="24"/>
        </w:rPr>
        <w:t>[</w:t>
      </w:r>
      <w:r w:rsidR="00635928">
        <w:rPr>
          <w:rFonts w:ascii="Times New Roman" w:hAnsi="Times New Roman"/>
          <w:sz w:val="24"/>
          <w:szCs w:val="24"/>
        </w:rPr>
        <w:fldChar w:fldCharType="begin"/>
      </w:r>
      <w:r w:rsidR="00635928">
        <w:rPr>
          <w:rFonts w:ascii="Times New Roman" w:hAnsi="Times New Roman"/>
          <w:sz w:val="24"/>
          <w:szCs w:val="24"/>
        </w:rPr>
        <w:instrText xml:space="preserve"> REF _Ref520297992 \r \h </w:instrText>
      </w:r>
      <w:r w:rsidR="00635928">
        <w:rPr>
          <w:rFonts w:ascii="Times New Roman" w:hAnsi="Times New Roman"/>
          <w:sz w:val="24"/>
          <w:szCs w:val="24"/>
        </w:rPr>
      </w:r>
      <w:r w:rsidR="00635928">
        <w:rPr>
          <w:rFonts w:ascii="Times New Roman" w:hAnsi="Times New Roman"/>
          <w:sz w:val="24"/>
          <w:szCs w:val="24"/>
        </w:rPr>
        <w:fldChar w:fldCharType="separate"/>
      </w:r>
      <w:r w:rsidR="00A32296">
        <w:rPr>
          <w:rFonts w:ascii="Times New Roman" w:hAnsi="Times New Roman"/>
          <w:sz w:val="24"/>
          <w:szCs w:val="24"/>
        </w:rPr>
        <w:t>79</w:t>
      </w:r>
      <w:r w:rsidR="00635928">
        <w:rPr>
          <w:rFonts w:ascii="Times New Roman" w:hAnsi="Times New Roman"/>
          <w:sz w:val="24"/>
          <w:szCs w:val="24"/>
        </w:rPr>
        <w:fldChar w:fldCharType="end"/>
      </w:r>
      <w:r w:rsidR="00635928">
        <w:rPr>
          <w:rFonts w:ascii="Times New Roman" w:hAnsi="Times New Roman"/>
          <w:sz w:val="24"/>
          <w:szCs w:val="24"/>
        </w:rPr>
        <w:t>]</w:t>
      </w:r>
      <w:r w:rsidR="00A20D8F" w:rsidRPr="00635928">
        <w:rPr>
          <w:rFonts w:ascii="Times New Roman" w:hAnsi="Times New Roman"/>
          <w:sz w:val="24"/>
          <w:szCs w:val="24"/>
        </w:rPr>
        <w:t>).</w:t>
      </w:r>
    </w:p>
    <w:p w:rsidR="00A20D8F" w:rsidRPr="009B0157" w:rsidRDefault="00A20D8F" w:rsidP="00A20D8F">
      <w:pPr>
        <w:spacing w:after="0" w:line="240" w:lineRule="auto"/>
        <w:jc w:val="both"/>
        <w:rPr>
          <w:rFonts w:ascii="Times New Roman" w:hAnsi="Times New Roman"/>
          <w:sz w:val="24"/>
          <w:szCs w:val="24"/>
        </w:rPr>
      </w:pPr>
      <w:r w:rsidRPr="00635928">
        <w:rPr>
          <w:rFonts w:ascii="Times New Roman" w:hAnsi="Times New Roman"/>
          <w:sz w:val="24"/>
          <w:szCs w:val="24"/>
        </w:rPr>
        <w:t xml:space="preserve">Paraview </w:t>
      </w:r>
      <w:r w:rsidR="00635928" w:rsidRPr="00635928">
        <w:rPr>
          <w:rFonts w:ascii="Times New Roman" w:hAnsi="Times New Roman"/>
          <w:sz w:val="24"/>
          <w:szCs w:val="24"/>
        </w:rPr>
        <w:t>shows the (2D and 3</w:t>
      </w:r>
      <w:r w:rsidR="00635928">
        <w:rPr>
          <w:rFonts w:ascii="Times New Roman" w:hAnsi="Times New Roman"/>
          <w:sz w:val="24"/>
          <w:szCs w:val="24"/>
        </w:rPr>
        <w:t xml:space="preserve">D) fluid dynamics fields produced by SPHERA and returns the associated image files. These are concatenated in “.gif” animations by means of </w:t>
      </w:r>
      <w:r w:rsidRPr="00635928">
        <w:rPr>
          <w:rFonts w:ascii="Times New Roman" w:hAnsi="Times New Roman"/>
          <w:sz w:val="24"/>
          <w:szCs w:val="24"/>
        </w:rPr>
        <w:t xml:space="preserve">Image Magick (ImageMagick Studio LLC, </w:t>
      </w:r>
      <w:r w:rsidR="00635928">
        <w:rPr>
          <w:rFonts w:ascii="Times New Roman" w:hAnsi="Times New Roman"/>
          <w:sz w:val="24"/>
          <w:szCs w:val="24"/>
        </w:rPr>
        <w:t>[</w:t>
      </w:r>
      <w:r w:rsidR="004C6594">
        <w:rPr>
          <w:rFonts w:ascii="Times New Roman" w:hAnsi="Times New Roman"/>
          <w:sz w:val="24"/>
          <w:szCs w:val="24"/>
        </w:rPr>
        <w:fldChar w:fldCharType="begin"/>
      </w:r>
      <w:r w:rsidR="004C6594">
        <w:rPr>
          <w:rFonts w:ascii="Times New Roman" w:hAnsi="Times New Roman"/>
          <w:sz w:val="24"/>
          <w:szCs w:val="24"/>
        </w:rPr>
        <w:instrText xml:space="preserve"> REF _Ref520298107 \r \h </w:instrText>
      </w:r>
      <w:r w:rsidR="004C6594">
        <w:rPr>
          <w:rFonts w:ascii="Times New Roman" w:hAnsi="Times New Roman"/>
          <w:sz w:val="24"/>
          <w:szCs w:val="24"/>
        </w:rPr>
      </w:r>
      <w:r w:rsidR="004C6594">
        <w:rPr>
          <w:rFonts w:ascii="Times New Roman" w:hAnsi="Times New Roman"/>
          <w:sz w:val="24"/>
          <w:szCs w:val="24"/>
        </w:rPr>
        <w:fldChar w:fldCharType="separate"/>
      </w:r>
      <w:r w:rsidR="00A32296">
        <w:rPr>
          <w:rFonts w:ascii="Times New Roman" w:hAnsi="Times New Roman"/>
          <w:sz w:val="24"/>
          <w:szCs w:val="24"/>
        </w:rPr>
        <w:t>90</w:t>
      </w:r>
      <w:r w:rsidR="004C6594">
        <w:rPr>
          <w:rFonts w:ascii="Times New Roman" w:hAnsi="Times New Roman"/>
          <w:sz w:val="24"/>
          <w:szCs w:val="24"/>
        </w:rPr>
        <w:fldChar w:fldCharType="end"/>
      </w:r>
      <w:r w:rsidR="004C6594">
        <w:rPr>
          <w:rFonts w:ascii="Times New Roman" w:hAnsi="Times New Roman"/>
          <w:sz w:val="24"/>
          <w:szCs w:val="24"/>
        </w:rPr>
        <w:t>]</w:t>
      </w:r>
      <w:r w:rsidRPr="004C6594">
        <w:rPr>
          <w:rFonts w:ascii="Times New Roman" w:hAnsi="Times New Roman"/>
          <w:sz w:val="24"/>
          <w:szCs w:val="24"/>
        </w:rPr>
        <w:t xml:space="preserve">). </w:t>
      </w:r>
      <w:r w:rsidR="004C6594">
        <w:rPr>
          <w:rFonts w:ascii="Times New Roman" w:hAnsi="Times New Roman"/>
          <w:sz w:val="24"/>
          <w:szCs w:val="24"/>
        </w:rPr>
        <w:t xml:space="preserve">The compression of these animations, necessary in case the concatenation involves many files, is carried out by means of </w:t>
      </w:r>
      <w:r w:rsidRPr="004C6594">
        <w:rPr>
          <w:rFonts w:ascii="Times New Roman" w:hAnsi="Times New Roman"/>
          <w:sz w:val="24"/>
          <w:szCs w:val="24"/>
        </w:rPr>
        <w:t>Virtual Dub (</w:t>
      </w:r>
      <w:r w:rsidR="004C6594" w:rsidRPr="004C6594">
        <w:rPr>
          <w:rFonts w:ascii="Times New Roman" w:hAnsi="Times New Roman"/>
          <w:sz w:val="24"/>
          <w:szCs w:val="24"/>
        </w:rPr>
        <w:t>[</w:t>
      </w:r>
      <w:r w:rsidR="009B0157">
        <w:rPr>
          <w:rFonts w:ascii="Times New Roman" w:hAnsi="Times New Roman"/>
          <w:sz w:val="24"/>
          <w:szCs w:val="24"/>
        </w:rPr>
        <w:fldChar w:fldCharType="begin"/>
      </w:r>
      <w:r w:rsidR="009B0157">
        <w:rPr>
          <w:rFonts w:ascii="Times New Roman" w:hAnsi="Times New Roman"/>
          <w:sz w:val="24"/>
          <w:szCs w:val="24"/>
        </w:rPr>
        <w:instrText xml:space="preserve"> REF _Ref485728379 \r \h </w:instrText>
      </w:r>
      <w:r w:rsidR="009B0157">
        <w:rPr>
          <w:rFonts w:ascii="Times New Roman" w:hAnsi="Times New Roman"/>
          <w:sz w:val="24"/>
          <w:szCs w:val="24"/>
        </w:rPr>
      </w:r>
      <w:r w:rsidR="009B0157">
        <w:rPr>
          <w:rFonts w:ascii="Times New Roman" w:hAnsi="Times New Roman"/>
          <w:sz w:val="24"/>
          <w:szCs w:val="24"/>
        </w:rPr>
        <w:fldChar w:fldCharType="separate"/>
      </w:r>
      <w:r w:rsidR="00A32296">
        <w:rPr>
          <w:rFonts w:ascii="Times New Roman" w:hAnsi="Times New Roman"/>
          <w:sz w:val="24"/>
          <w:szCs w:val="24"/>
        </w:rPr>
        <w:t>213</w:t>
      </w:r>
      <w:r w:rsidR="009B0157">
        <w:rPr>
          <w:rFonts w:ascii="Times New Roman" w:hAnsi="Times New Roman"/>
          <w:sz w:val="24"/>
          <w:szCs w:val="24"/>
        </w:rPr>
        <w:fldChar w:fldCharType="end"/>
      </w:r>
      <w:r w:rsidR="009B0157">
        <w:rPr>
          <w:rFonts w:ascii="Times New Roman" w:hAnsi="Times New Roman"/>
          <w:sz w:val="24"/>
          <w:szCs w:val="24"/>
        </w:rPr>
        <w:t>]</w:t>
      </w:r>
      <w:r w:rsidRPr="009B0157">
        <w:rPr>
          <w:rFonts w:ascii="Times New Roman" w:hAnsi="Times New Roman"/>
          <w:sz w:val="24"/>
          <w:szCs w:val="24"/>
        </w:rPr>
        <w:t xml:space="preserve">), </w:t>
      </w:r>
      <w:r w:rsidR="009B0157">
        <w:rPr>
          <w:rFonts w:ascii="Times New Roman" w:hAnsi="Times New Roman"/>
          <w:sz w:val="24"/>
          <w:szCs w:val="24"/>
        </w:rPr>
        <w:t xml:space="preserve">which returns an </w:t>
      </w:r>
      <w:r w:rsidRPr="009B0157">
        <w:rPr>
          <w:rFonts w:ascii="Times New Roman" w:hAnsi="Times New Roman"/>
          <w:sz w:val="24"/>
          <w:szCs w:val="24"/>
        </w:rPr>
        <w:t>“.avi”</w:t>
      </w:r>
      <w:r w:rsidR="009B0157">
        <w:rPr>
          <w:rFonts w:ascii="Times New Roman" w:hAnsi="Times New Roman"/>
          <w:sz w:val="24"/>
          <w:szCs w:val="24"/>
        </w:rPr>
        <w:t xml:space="preserve"> video output file</w:t>
      </w:r>
      <w:r w:rsidRPr="009B0157">
        <w:rPr>
          <w:rFonts w:ascii="Times New Roman" w:hAnsi="Times New Roman"/>
          <w:sz w:val="24"/>
          <w:szCs w:val="24"/>
        </w:rPr>
        <w:t>.</w:t>
      </w:r>
    </w:p>
    <w:p w:rsidR="00A20D8F" w:rsidRPr="0026738A" w:rsidRDefault="009B0157" w:rsidP="00A20D8F">
      <w:pPr>
        <w:spacing w:after="0" w:line="240" w:lineRule="auto"/>
        <w:jc w:val="both"/>
        <w:rPr>
          <w:rFonts w:ascii="Times New Roman" w:hAnsi="Times New Roman"/>
          <w:sz w:val="24"/>
          <w:szCs w:val="24"/>
        </w:rPr>
      </w:pPr>
      <w:r w:rsidRPr="009B0157">
        <w:rPr>
          <w:rFonts w:ascii="Times New Roman" w:hAnsi="Times New Roman"/>
          <w:sz w:val="24"/>
          <w:szCs w:val="24"/>
        </w:rPr>
        <w:t xml:space="preserve">The RSE tools of the present numerical chain </w:t>
      </w:r>
      <w:r w:rsidR="00A20D8F" w:rsidRPr="009B0157">
        <w:rPr>
          <w:rFonts w:ascii="Times New Roman" w:hAnsi="Times New Roman"/>
          <w:sz w:val="24"/>
          <w:szCs w:val="24"/>
        </w:rPr>
        <w:t xml:space="preserve">(i.e. SPHERA, DEM2xyz, ply2SPHERA_perimeter, Grid Interpolator) </w:t>
      </w:r>
      <w:r w:rsidRPr="009B0157">
        <w:rPr>
          <w:rFonts w:ascii="Times New Roman" w:hAnsi="Times New Roman"/>
          <w:sz w:val="24"/>
          <w:szCs w:val="24"/>
        </w:rPr>
        <w:t xml:space="preserve">are developed by means of a series </w:t>
      </w:r>
      <w:r>
        <w:rPr>
          <w:rFonts w:ascii="Times New Roman" w:hAnsi="Times New Roman"/>
          <w:sz w:val="24"/>
          <w:szCs w:val="24"/>
        </w:rPr>
        <w:t>of numerical tools</w:t>
      </w:r>
      <w:r w:rsidR="00A20D8F" w:rsidRPr="009B0157">
        <w:rPr>
          <w:rFonts w:ascii="Times New Roman" w:hAnsi="Times New Roman"/>
          <w:sz w:val="24"/>
          <w:szCs w:val="24"/>
        </w:rPr>
        <w:t xml:space="preserve">: gedit (GNOME Foundation,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_Ref520298375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 text editor</w:t>
      </w:r>
      <w:r w:rsidR="00A20D8F" w:rsidRPr="009B0157">
        <w:rPr>
          <w:rFonts w:ascii="Times New Roman" w:hAnsi="Times New Roman"/>
          <w:sz w:val="24"/>
          <w:szCs w:val="24"/>
        </w:rPr>
        <w:t xml:space="preserve">), gfortran (GNU, Free Software Foundation, </w:t>
      </w:r>
      <w:r>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_Ref520298441 \r \h </w:instrText>
      </w:r>
      <w:r w:rsidR="00EF14C3">
        <w:rPr>
          <w:rFonts w:ascii="Times New Roman" w:hAnsi="Times New Roman"/>
          <w:sz w:val="24"/>
          <w:szCs w:val="24"/>
        </w:rPr>
      </w:r>
      <w:r w:rsidR="00EF14C3">
        <w:rPr>
          <w:rFonts w:ascii="Times New Roman" w:hAnsi="Times New Roman"/>
          <w:sz w:val="24"/>
          <w:szCs w:val="24"/>
        </w:rPr>
        <w:fldChar w:fldCharType="separate"/>
      </w:r>
      <w:r w:rsidR="00A32296">
        <w:rPr>
          <w:rFonts w:ascii="Times New Roman" w:hAnsi="Times New Roman"/>
          <w:sz w:val="24"/>
          <w:szCs w:val="24"/>
        </w:rPr>
        <w:t>69</w:t>
      </w:r>
      <w:r w:rsidR="00EF14C3">
        <w:rPr>
          <w:rFonts w:ascii="Times New Roman" w:hAnsi="Times New Roman"/>
          <w:sz w:val="24"/>
          <w:szCs w:val="24"/>
        </w:rPr>
        <w:fldChar w:fldCharType="end"/>
      </w:r>
      <w:r w:rsidR="00EF14C3">
        <w:rPr>
          <w:rFonts w:ascii="Times New Roman" w:hAnsi="Times New Roman"/>
          <w:sz w:val="24"/>
          <w:szCs w:val="24"/>
        </w:rPr>
        <w:t>]</w:t>
      </w:r>
      <w:r w:rsidR="00A20D8F" w:rsidRPr="009B0157">
        <w:rPr>
          <w:rFonts w:ascii="Times New Roman" w:hAnsi="Times New Roman"/>
          <w:sz w:val="24"/>
          <w:szCs w:val="24"/>
        </w:rPr>
        <w:t>; Fortran</w:t>
      </w:r>
      <w:r w:rsidR="00EF14C3">
        <w:rPr>
          <w:rFonts w:ascii="Times New Roman" w:hAnsi="Times New Roman"/>
          <w:sz w:val="24"/>
          <w:szCs w:val="24"/>
        </w:rPr>
        <w:t xml:space="preserve"> compiler</w:t>
      </w:r>
      <w:r w:rsidR="00A20D8F" w:rsidRPr="009B0157">
        <w:rPr>
          <w:rFonts w:ascii="Times New Roman" w:hAnsi="Times New Roman"/>
          <w:sz w:val="24"/>
          <w:szCs w:val="24"/>
        </w:rPr>
        <w:t xml:space="preserve">), gmake (GNU, Free Software Foundation, </w:t>
      </w:r>
      <w:r w:rsidR="00EF14C3">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_Ref520298593 \r \h </w:instrText>
      </w:r>
      <w:r w:rsidR="00EF14C3">
        <w:rPr>
          <w:rFonts w:ascii="Times New Roman" w:hAnsi="Times New Roman"/>
          <w:sz w:val="24"/>
          <w:szCs w:val="24"/>
        </w:rPr>
      </w:r>
      <w:r w:rsidR="00EF14C3">
        <w:rPr>
          <w:rFonts w:ascii="Times New Roman" w:hAnsi="Times New Roman"/>
          <w:sz w:val="24"/>
          <w:szCs w:val="24"/>
        </w:rPr>
        <w:fldChar w:fldCharType="separate"/>
      </w:r>
      <w:r w:rsidR="00A32296">
        <w:rPr>
          <w:rFonts w:ascii="Times New Roman" w:hAnsi="Times New Roman"/>
          <w:sz w:val="24"/>
          <w:szCs w:val="24"/>
        </w:rPr>
        <w:t>72</w:t>
      </w:r>
      <w:r w:rsidR="00EF14C3">
        <w:rPr>
          <w:rFonts w:ascii="Times New Roman" w:hAnsi="Times New Roman"/>
          <w:sz w:val="24"/>
          <w:szCs w:val="24"/>
        </w:rPr>
        <w:fldChar w:fldCharType="end"/>
      </w:r>
      <w:r w:rsidR="00EF14C3">
        <w:rPr>
          <w:rFonts w:ascii="Times New Roman" w:hAnsi="Times New Roman"/>
          <w:sz w:val="24"/>
          <w:szCs w:val="24"/>
        </w:rPr>
        <w:t>]</w:t>
      </w:r>
      <w:r w:rsidR="00A20D8F" w:rsidRPr="00EF14C3">
        <w:rPr>
          <w:rFonts w:ascii="Times New Roman" w:hAnsi="Times New Roman"/>
          <w:sz w:val="24"/>
          <w:szCs w:val="24"/>
        </w:rPr>
        <w:t xml:space="preserve">; </w:t>
      </w:r>
      <w:r w:rsidR="00EF14C3">
        <w:rPr>
          <w:rFonts w:ascii="Times New Roman" w:hAnsi="Times New Roman"/>
          <w:sz w:val="24"/>
          <w:szCs w:val="24"/>
        </w:rPr>
        <w:t xml:space="preserve">for the </w:t>
      </w:r>
      <w:r w:rsidR="00EF14C3" w:rsidRPr="00EF14C3">
        <w:rPr>
          <w:rFonts w:ascii="Times New Roman" w:hAnsi="Times New Roman"/>
          <w:sz w:val="24"/>
          <w:szCs w:val="24"/>
        </w:rPr>
        <w:t>Makefile</w:t>
      </w:r>
      <w:r w:rsidR="00EF14C3">
        <w:rPr>
          <w:rFonts w:ascii="Times New Roman" w:hAnsi="Times New Roman"/>
          <w:sz w:val="24"/>
          <w:szCs w:val="24"/>
        </w:rPr>
        <w:t xml:space="preserve"> execution</w:t>
      </w:r>
      <w:r w:rsidR="00A20D8F" w:rsidRPr="00EF14C3">
        <w:rPr>
          <w:rFonts w:ascii="Times New Roman" w:hAnsi="Times New Roman"/>
          <w:sz w:val="24"/>
          <w:szCs w:val="24"/>
        </w:rPr>
        <w:t xml:space="preserve">), gdb (GNU, Free Software Foundation, </w:t>
      </w:r>
      <w:r w:rsidR="00EF14C3">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_Ref520298700 \r \h </w:instrText>
      </w:r>
      <w:r w:rsidR="00034CDC">
        <w:rPr>
          <w:rFonts w:ascii="Times New Roman" w:hAnsi="Times New Roman"/>
          <w:sz w:val="24"/>
          <w:szCs w:val="24"/>
        </w:rPr>
      </w:r>
      <w:r w:rsidR="00034CDC">
        <w:rPr>
          <w:rFonts w:ascii="Times New Roman" w:hAnsi="Times New Roman"/>
          <w:sz w:val="24"/>
          <w:szCs w:val="24"/>
        </w:rPr>
        <w:fldChar w:fldCharType="separate"/>
      </w:r>
      <w:r w:rsidR="00A32296">
        <w:rPr>
          <w:rFonts w:ascii="Times New Roman" w:hAnsi="Times New Roman"/>
          <w:sz w:val="24"/>
          <w:szCs w:val="24"/>
        </w:rPr>
        <w:t>66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debugger), gprof (GNU, Free Software Foundation,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_Ref520298796 \r \h </w:instrText>
      </w:r>
      <w:r w:rsidR="00034CDC">
        <w:rPr>
          <w:rFonts w:ascii="Times New Roman" w:hAnsi="Times New Roman"/>
          <w:sz w:val="24"/>
          <w:szCs w:val="24"/>
        </w:rPr>
      </w:r>
      <w:r w:rsidR="00034CDC">
        <w:rPr>
          <w:rFonts w:ascii="Times New Roman" w:hAnsi="Times New Roman"/>
          <w:sz w:val="24"/>
          <w:szCs w:val="24"/>
        </w:rPr>
        <w:fldChar w:fldCharType="separate"/>
      </w:r>
      <w:r w:rsidR="00A32296">
        <w:rPr>
          <w:rFonts w:ascii="Times New Roman" w:hAnsi="Times New Roman"/>
          <w:sz w:val="24"/>
          <w:szCs w:val="24"/>
        </w:rPr>
        <w:t>76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profiler for scalar executions</w:t>
      </w:r>
      <w:r w:rsidR="00A20D8F" w:rsidRPr="00034CDC">
        <w:rPr>
          <w:rFonts w:ascii="Times New Roman" w:hAnsi="Times New Roman"/>
          <w:sz w:val="24"/>
          <w:szCs w:val="24"/>
        </w:rPr>
        <w:t xml:space="preserve">), Valgrind (Valgrind Developers,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_Ref520298892 \r \h </w:instrText>
      </w:r>
      <w:r w:rsidR="00034CDC">
        <w:rPr>
          <w:rFonts w:ascii="Times New Roman" w:hAnsi="Times New Roman"/>
          <w:sz w:val="24"/>
          <w:szCs w:val="24"/>
        </w:rPr>
      </w:r>
      <w:r w:rsidR="00034CDC">
        <w:rPr>
          <w:rFonts w:ascii="Times New Roman" w:hAnsi="Times New Roman"/>
          <w:sz w:val="24"/>
          <w:szCs w:val="24"/>
        </w:rPr>
        <w:fldChar w:fldCharType="separate"/>
      </w:r>
      <w:r w:rsidR="00A32296">
        <w:rPr>
          <w:rFonts w:ascii="Times New Roman" w:hAnsi="Times New Roman"/>
          <w:sz w:val="24"/>
          <w:szCs w:val="24"/>
        </w:rPr>
        <w:t>204</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memory management tool</w:t>
      </w:r>
      <w:r w:rsidR="00A20D8F" w:rsidRPr="00034CDC">
        <w:rPr>
          <w:rFonts w:ascii="Times New Roman" w:hAnsi="Times New Roman"/>
          <w:sz w:val="24"/>
          <w:szCs w:val="24"/>
        </w:rPr>
        <w:t xml:space="preserve">), Scalasca (Forschungszentrum Jülich &amp; TU Darmstadt, </w:t>
      </w:r>
      <w:r w:rsidR="00034CDC">
        <w:rPr>
          <w:rFonts w:ascii="Times New Roman" w:hAnsi="Times New Roman"/>
          <w:sz w:val="24"/>
          <w:szCs w:val="24"/>
        </w:rPr>
        <w:t>[</w:t>
      </w:r>
      <w:r w:rsidR="008F6E4C">
        <w:rPr>
          <w:rFonts w:ascii="Times New Roman" w:hAnsi="Times New Roman"/>
          <w:sz w:val="24"/>
          <w:szCs w:val="24"/>
        </w:rPr>
        <w:fldChar w:fldCharType="begin"/>
      </w:r>
      <w:r w:rsidR="008F6E4C">
        <w:rPr>
          <w:rFonts w:ascii="Times New Roman" w:hAnsi="Times New Roman"/>
          <w:sz w:val="24"/>
          <w:szCs w:val="24"/>
        </w:rPr>
        <w:instrText xml:space="preserve"> REF _Ref520368768 \r \h </w:instrText>
      </w:r>
      <w:r w:rsidR="008F6E4C">
        <w:rPr>
          <w:rFonts w:ascii="Times New Roman" w:hAnsi="Times New Roman"/>
          <w:sz w:val="24"/>
          <w:szCs w:val="24"/>
        </w:rPr>
      </w:r>
      <w:r w:rsidR="008F6E4C">
        <w:rPr>
          <w:rFonts w:ascii="Times New Roman" w:hAnsi="Times New Roman"/>
          <w:sz w:val="24"/>
          <w:szCs w:val="24"/>
        </w:rPr>
        <w:fldChar w:fldCharType="separate"/>
      </w:r>
      <w:r w:rsidR="00A32296">
        <w:rPr>
          <w:rFonts w:ascii="Times New Roman" w:hAnsi="Times New Roman"/>
          <w:sz w:val="24"/>
          <w:szCs w:val="24"/>
        </w:rPr>
        <w:t>173</w:t>
      </w:r>
      <w:r w:rsidR="008F6E4C">
        <w:rPr>
          <w:rFonts w:ascii="Times New Roman" w:hAnsi="Times New Roman"/>
          <w:sz w:val="24"/>
          <w:szCs w:val="24"/>
        </w:rPr>
        <w:fldChar w:fldCharType="end"/>
      </w:r>
      <w:r w:rsidR="008F6E4C">
        <w:rPr>
          <w:rFonts w:ascii="Times New Roman" w:hAnsi="Times New Roman"/>
          <w:sz w:val="24"/>
          <w:szCs w:val="24"/>
        </w:rPr>
        <w:t>]</w:t>
      </w:r>
      <w:r w:rsidR="00A20D8F" w:rsidRPr="008F6E4C">
        <w:rPr>
          <w:rFonts w:ascii="Times New Roman" w:hAnsi="Times New Roman"/>
          <w:sz w:val="24"/>
          <w:szCs w:val="24"/>
        </w:rPr>
        <w:t xml:space="preserve">; </w:t>
      </w:r>
      <w:r w:rsidR="008F6E4C">
        <w:rPr>
          <w:rFonts w:ascii="Times New Roman" w:hAnsi="Times New Roman"/>
          <w:sz w:val="24"/>
          <w:szCs w:val="24"/>
        </w:rPr>
        <w:t xml:space="preserve">code profiler for </w:t>
      </w:r>
      <w:r w:rsidR="00A20D8F" w:rsidRPr="008F6E4C">
        <w:rPr>
          <w:rFonts w:ascii="Times New Roman" w:hAnsi="Times New Roman"/>
          <w:sz w:val="24"/>
          <w:szCs w:val="24"/>
        </w:rPr>
        <w:t>OMP</w:t>
      </w:r>
      <w:r w:rsidR="008F6E4C">
        <w:rPr>
          <w:rFonts w:ascii="Times New Roman" w:hAnsi="Times New Roman"/>
          <w:sz w:val="24"/>
          <w:szCs w:val="24"/>
        </w:rPr>
        <w:t xml:space="preserve"> executions</w:t>
      </w:r>
      <w:r w:rsidR="00A20D8F" w:rsidRPr="008F6E4C">
        <w:rPr>
          <w:rFonts w:ascii="Times New Roman" w:hAnsi="Times New Roman"/>
          <w:sz w:val="24"/>
          <w:szCs w:val="24"/>
        </w:rPr>
        <w:t xml:space="preserve">). </w:t>
      </w:r>
      <w:r w:rsidR="008F6E4C" w:rsidRPr="008F6E4C">
        <w:rPr>
          <w:rFonts w:ascii="Times New Roman" w:hAnsi="Times New Roman"/>
          <w:sz w:val="24"/>
          <w:szCs w:val="24"/>
        </w:rPr>
        <w:t xml:space="preserve">The RSE tools are developed and distributed </w:t>
      </w:r>
      <w:r w:rsidR="008F6E4C">
        <w:rPr>
          <w:rFonts w:ascii="Times New Roman" w:hAnsi="Times New Roman"/>
          <w:sz w:val="24"/>
          <w:szCs w:val="24"/>
        </w:rPr>
        <w:t xml:space="preserve">with no charge by means of </w:t>
      </w:r>
      <w:r w:rsidR="00A20D8F" w:rsidRPr="008F6E4C">
        <w:rPr>
          <w:rFonts w:ascii="Times New Roman" w:hAnsi="Times New Roman"/>
          <w:sz w:val="24"/>
          <w:szCs w:val="24"/>
        </w:rPr>
        <w:t xml:space="preserve">Git (Torvalds et al., </w:t>
      </w:r>
      <w:r w:rsidR="008F6E4C">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_Ref520368865 \r \h </w:instrText>
      </w:r>
      <w:r w:rsidR="0026738A">
        <w:rPr>
          <w:rFonts w:ascii="Times New Roman" w:hAnsi="Times New Roman"/>
          <w:sz w:val="24"/>
          <w:szCs w:val="24"/>
        </w:rPr>
      </w:r>
      <w:r w:rsidR="0026738A">
        <w:rPr>
          <w:rFonts w:ascii="Times New Roman" w:hAnsi="Times New Roman"/>
          <w:sz w:val="24"/>
          <w:szCs w:val="24"/>
        </w:rPr>
        <w:fldChar w:fldCharType="separate"/>
      </w:r>
      <w:r w:rsidR="00A32296">
        <w:rPr>
          <w:rFonts w:ascii="Times New Roman" w:hAnsi="Times New Roman"/>
          <w:sz w:val="24"/>
          <w:szCs w:val="24"/>
        </w:rPr>
        <w:t>69</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Pr>
          <w:rFonts w:ascii="Times New Roman" w:hAnsi="Times New Roman"/>
          <w:sz w:val="24"/>
          <w:szCs w:val="24"/>
        </w:rPr>
        <w:t xml:space="preserve">main </w:t>
      </w:r>
      <w:r w:rsidR="00A20D8F" w:rsidRPr="0026738A">
        <w:rPr>
          <w:rFonts w:ascii="Times New Roman" w:hAnsi="Times New Roman"/>
          <w:sz w:val="24"/>
          <w:szCs w:val="24"/>
        </w:rPr>
        <w:t xml:space="preserve">“Distributed Version Control System” -DVCS-) </w:t>
      </w:r>
      <w:r w:rsidR="0026738A">
        <w:rPr>
          <w:rFonts w:ascii="Times New Roman" w:hAnsi="Times New Roman"/>
          <w:sz w:val="24"/>
          <w:szCs w:val="24"/>
        </w:rPr>
        <w:t xml:space="preserve">and </w:t>
      </w:r>
      <w:r w:rsidR="00A20D8F" w:rsidRPr="0026738A">
        <w:rPr>
          <w:rFonts w:ascii="Times New Roman" w:hAnsi="Times New Roman"/>
          <w:sz w:val="24"/>
          <w:szCs w:val="24"/>
        </w:rPr>
        <w:t xml:space="preserve">GitHub (GitHub Inc, </w:t>
      </w:r>
      <w:r w:rsidR="0026738A">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_Ref520368866 \r \h </w:instrText>
      </w:r>
      <w:r w:rsidR="0026738A">
        <w:rPr>
          <w:rFonts w:ascii="Times New Roman" w:hAnsi="Times New Roman"/>
          <w:sz w:val="24"/>
          <w:szCs w:val="24"/>
        </w:rPr>
      </w:r>
      <w:r w:rsidR="0026738A">
        <w:rPr>
          <w:rFonts w:ascii="Times New Roman" w:hAnsi="Times New Roman"/>
          <w:sz w:val="24"/>
          <w:szCs w:val="24"/>
        </w:rPr>
        <w:fldChar w:fldCharType="separate"/>
      </w:r>
      <w:r w:rsidR="00A32296">
        <w:rPr>
          <w:rFonts w:ascii="Times New Roman" w:hAnsi="Times New Roman"/>
          <w:sz w:val="24"/>
          <w:szCs w:val="24"/>
        </w:rPr>
        <w:t>70</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sidRPr="0026738A">
        <w:rPr>
          <w:rFonts w:ascii="Times New Roman" w:hAnsi="Times New Roman"/>
          <w:sz w:val="24"/>
          <w:szCs w:val="24"/>
        </w:rPr>
        <w:t xml:space="preserve">main platform </w:t>
      </w:r>
      <w:r w:rsidR="0026738A">
        <w:rPr>
          <w:rFonts w:ascii="Times New Roman" w:hAnsi="Times New Roman"/>
          <w:sz w:val="24"/>
          <w:szCs w:val="24"/>
        </w:rPr>
        <w:t>for Git-managed software</w:t>
      </w:r>
      <w:r w:rsidR="00A20D8F" w:rsidRPr="0026738A">
        <w:rPr>
          <w:rFonts w:ascii="Times New Roman" w:hAnsi="Times New Roman"/>
          <w:sz w:val="24"/>
          <w:szCs w:val="24"/>
        </w:rPr>
        <w:t>).</w:t>
      </w:r>
    </w:p>
    <w:p w:rsidR="00A20D8F" w:rsidRPr="0026738A" w:rsidRDefault="0026738A"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The numerical modelling chain </w:t>
      </w:r>
      <w:r w:rsidR="00680B6B">
        <w:rPr>
          <w:rFonts w:ascii="Times New Roman" w:hAnsi="Times New Roman"/>
          <w:sz w:val="24"/>
          <w:szCs w:val="24"/>
        </w:rPr>
        <w:t>i</w:t>
      </w:r>
      <w:r w:rsidRPr="0026738A">
        <w:rPr>
          <w:rFonts w:ascii="Times New Roman" w:hAnsi="Times New Roman"/>
          <w:sz w:val="24"/>
          <w:szCs w:val="24"/>
        </w:rPr>
        <w:t xml:space="preserve">s based on free tools: </w:t>
      </w:r>
      <w:r w:rsidR="00A20D8F" w:rsidRPr="0026738A">
        <w:rPr>
          <w:rFonts w:ascii="Times New Roman" w:hAnsi="Times New Roman"/>
          <w:sz w:val="24"/>
          <w:szCs w:val="24"/>
        </w:rPr>
        <w:t>FOSS, freeware o</w:t>
      </w:r>
      <w:r w:rsidRPr="0026738A">
        <w:rPr>
          <w:rFonts w:ascii="Times New Roman" w:hAnsi="Times New Roman"/>
          <w:sz w:val="24"/>
          <w:szCs w:val="24"/>
        </w:rPr>
        <w:t>r</w:t>
      </w:r>
      <w:r w:rsidR="00A20D8F" w:rsidRPr="0026738A">
        <w:rPr>
          <w:rFonts w:ascii="Times New Roman" w:hAnsi="Times New Roman"/>
          <w:sz w:val="24"/>
          <w:szCs w:val="24"/>
        </w:rPr>
        <w:t xml:space="preserve"> OpenData.</w:t>
      </w:r>
    </w:p>
    <w:p w:rsidR="00A20D8F" w:rsidRPr="00BD2AA1" w:rsidRDefault="00A20D8F"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FOSS </w:t>
      </w:r>
      <w:r w:rsidR="0026738A" w:rsidRPr="0026738A">
        <w:rPr>
          <w:rFonts w:ascii="Times New Roman" w:hAnsi="Times New Roman"/>
          <w:sz w:val="24"/>
          <w:szCs w:val="24"/>
        </w:rPr>
        <w:t xml:space="preserve">tools are defined as </w:t>
      </w:r>
      <w:r w:rsidRPr="0026738A">
        <w:rPr>
          <w:rFonts w:ascii="Times New Roman" w:hAnsi="Times New Roman"/>
          <w:sz w:val="24"/>
          <w:szCs w:val="24"/>
        </w:rPr>
        <w:t xml:space="preserve">“Free/Libre and Open-Source Software” </w:t>
      </w:r>
      <w:r w:rsidR="0026738A">
        <w:rPr>
          <w:rFonts w:ascii="Times New Roman" w:hAnsi="Times New Roman"/>
          <w:sz w:val="24"/>
          <w:szCs w:val="24"/>
        </w:rPr>
        <w:t xml:space="preserve">by the </w:t>
      </w:r>
      <w:r w:rsidRPr="0026738A">
        <w:rPr>
          <w:rFonts w:ascii="Times New Roman" w:hAnsi="Times New Roman"/>
          <w:sz w:val="24"/>
          <w:szCs w:val="24"/>
        </w:rPr>
        <w:t>Free Software Foundation (</w:t>
      </w:r>
      <w:r w:rsidR="0026738A">
        <w:rPr>
          <w:rFonts w:ascii="Times New Roman" w:hAnsi="Times New Roman"/>
          <w:sz w:val="24"/>
          <w:szCs w:val="24"/>
        </w:rPr>
        <w:t>[</w:t>
      </w:r>
      <w:r w:rsidR="00BD2AA1">
        <w:rPr>
          <w:rFonts w:ascii="Times New Roman" w:hAnsi="Times New Roman"/>
          <w:sz w:val="24"/>
          <w:szCs w:val="24"/>
        </w:rPr>
        <w:fldChar w:fldCharType="begin"/>
      </w:r>
      <w:r w:rsidR="00BD2AA1">
        <w:rPr>
          <w:rFonts w:ascii="Times New Roman" w:hAnsi="Times New Roman"/>
          <w:sz w:val="24"/>
          <w:szCs w:val="24"/>
        </w:rPr>
        <w:instrText xml:space="preserve"> REF _Ref520369088 \r \h </w:instrText>
      </w:r>
      <w:r w:rsidR="00BD2AA1">
        <w:rPr>
          <w:rFonts w:ascii="Times New Roman" w:hAnsi="Times New Roman"/>
          <w:sz w:val="24"/>
          <w:szCs w:val="24"/>
        </w:rPr>
      </w:r>
      <w:r w:rsidR="00BD2AA1">
        <w:rPr>
          <w:rFonts w:ascii="Times New Roman" w:hAnsi="Times New Roman"/>
          <w:sz w:val="24"/>
          <w:szCs w:val="24"/>
        </w:rPr>
        <w:fldChar w:fldCharType="separate"/>
      </w:r>
      <w:r w:rsidR="00A32296">
        <w:rPr>
          <w:rFonts w:ascii="Times New Roman" w:hAnsi="Times New Roman"/>
          <w:sz w:val="24"/>
          <w:szCs w:val="24"/>
        </w:rPr>
        <w:t>62</w:t>
      </w:r>
      <w:r w:rsidR="00BD2AA1">
        <w:rPr>
          <w:rFonts w:ascii="Times New Roman" w:hAnsi="Times New Roman"/>
          <w:sz w:val="24"/>
          <w:szCs w:val="24"/>
        </w:rPr>
        <w:fldChar w:fldCharType="end"/>
      </w:r>
      <w:r w:rsidR="00BD2AA1">
        <w:rPr>
          <w:rFonts w:ascii="Times New Roman" w:hAnsi="Times New Roman"/>
          <w:sz w:val="24"/>
          <w:szCs w:val="24"/>
        </w:rPr>
        <w:t>]</w:t>
      </w:r>
      <w:r w:rsidRPr="00BD2AA1">
        <w:rPr>
          <w:rFonts w:ascii="Times New Roman" w:hAnsi="Times New Roman"/>
          <w:sz w:val="24"/>
          <w:szCs w:val="24"/>
        </w:rPr>
        <w:t xml:space="preserve">). </w:t>
      </w:r>
      <w:r w:rsidR="00BD2AA1">
        <w:rPr>
          <w:rFonts w:ascii="Times New Roman" w:hAnsi="Times New Roman"/>
          <w:sz w:val="24"/>
          <w:szCs w:val="24"/>
        </w:rPr>
        <w:t xml:space="preserve">The </w:t>
      </w:r>
      <w:r w:rsidRPr="00BD2AA1">
        <w:rPr>
          <w:rFonts w:ascii="Times New Roman" w:hAnsi="Times New Roman"/>
          <w:sz w:val="24"/>
          <w:szCs w:val="24"/>
        </w:rPr>
        <w:t xml:space="preserve">FOSS </w:t>
      </w:r>
      <w:r w:rsidR="00BD2AA1">
        <w:rPr>
          <w:rFonts w:ascii="Times New Roman" w:hAnsi="Times New Roman"/>
          <w:sz w:val="24"/>
          <w:szCs w:val="24"/>
        </w:rPr>
        <w:t>tools of the modelling chain are</w:t>
      </w:r>
      <w:r w:rsidRPr="00BD2AA1">
        <w:rPr>
          <w:rFonts w:ascii="Times New Roman" w:hAnsi="Times New Roman"/>
          <w:sz w:val="24"/>
          <w:szCs w:val="24"/>
        </w:rPr>
        <w:t>: gedit, gfortran, gmake, gdb, gprof, Valgrind, Scalasca, Git, GDAL, Paraview, DEM2xyz, SnappyHexMesh, ply2SPHERA_perimeter, SPHERA, Grid Interpolator, Image Magick, Gnuplot, Engage Digitizer, Virtual Dub.</w:t>
      </w:r>
    </w:p>
    <w:p w:rsidR="00A20D8F" w:rsidRPr="00BD2AA1" w:rsidRDefault="00A20D8F" w:rsidP="00A20D8F">
      <w:pPr>
        <w:spacing w:after="0" w:line="240" w:lineRule="auto"/>
        <w:jc w:val="both"/>
        <w:rPr>
          <w:rFonts w:ascii="Times New Roman" w:hAnsi="Times New Roman"/>
          <w:sz w:val="24"/>
          <w:szCs w:val="24"/>
        </w:rPr>
      </w:pPr>
      <w:r w:rsidRPr="00AA5D0A">
        <w:rPr>
          <w:rFonts w:ascii="Times New Roman" w:hAnsi="Times New Roman"/>
          <w:sz w:val="24"/>
          <w:szCs w:val="24"/>
        </w:rPr>
        <w:t>“</w:t>
      </w:r>
      <w:r w:rsidR="00BD2AA1" w:rsidRPr="00AA5D0A">
        <w:rPr>
          <w:rFonts w:ascii="Times New Roman" w:hAnsi="Times New Roman"/>
          <w:sz w:val="24"/>
          <w:szCs w:val="24"/>
        </w:rPr>
        <w:t>F</w:t>
      </w:r>
      <w:r w:rsidRPr="00AA5D0A">
        <w:rPr>
          <w:rFonts w:ascii="Times New Roman" w:hAnsi="Times New Roman"/>
          <w:sz w:val="24"/>
          <w:szCs w:val="24"/>
        </w:rPr>
        <w:t>reeware”</w:t>
      </w:r>
      <w:r w:rsidR="00BD2AA1" w:rsidRPr="00AA5D0A">
        <w:rPr>
          <w:rFonts w:ascii="Times New Roman" w:hAnsi="Times New Roman"/>
          <w:sz w:val="24"/>
          <w:szCs w:val="24"/>
        </w:rPr>
        <w:t xml:space="preserve"> tools are simply free software. </w:t>
      </w:r>
      <w:r w:rsidR="00BD2AA1" w:rsidRPr="00BD2AA1">
        <w:rPr>
          <w:rFonts w:ascii="Times New Roman" w:hAnsi="Times New Roman"/>
          <w:sz w:val="24"/>
          <w:szCs w:val="24"/>
        </w:rPr>
        <w:t xml:space="preserve">Two freeware </w:t>
      </w:r>
      <w:r w:rsidR="00BD2AA1">
        <w:rPr>
          <w:rFonts w:ascii="Times New Roman" w:hAnsi="Times New Roman"/>
          <w:sz w:val="24"/>
          <w:szCs w:val="24"/>
        </w:rPr>
        <w:t>tools are</w:t>
      </w:r>
      <w:r w:rsidR="00BD2AA1" w:rsidRPr="00BD2AA1">
        <w:rPr>
          <w:rFonts w:ascii="Times New Roman" w:hAnsi="Times New Roman"/>
          <w:sz w:val="24"/>
          <w:szCs w:val="24"/>
        </w:rPr>
        <w:t xml:space="preserve"> </w:t>
      </w:r>
      <w:r w:rsidR="00680B6B">
        <w:rPr>
          <w:rFonts w:ascii="Times New Roman" w:hAnsi="Times New Roman"/>
          <w:sz w:val="24"/>
          <w:szCs w:val="24"/>
        </w:rPr>
        <w:t xml:space="preserve">used </w:t>
      </w:r>
      <w:r w:rsidR="00BD2AA1" w:rsidRPr="00BD2AA1">
        <w:rPr>
          <w:rFonts w:ascii="Times New Roman" w:hAnsi="Times New Roman"/>
          <w:sz w:val="24"/>
          <w:szCs w:val="24"/>
        </w:rPr>
        <w:t xml:space="preserve">in the reference modelling chain: </w:t>
      </w:r>
      <w:r w:rsidRPr="00BD2AA1">
        <w:rPr>
          <w:rFonts w:ascii="Times New Roman" w:hAnsi="Times New Roman"/>
          <w:sz w:val="24"/>
          <w:szCs w:val="24"/>
        </w:rPr>
        <w:t>GitHub (</w:t>
      </w:r>
      <w:r w:rsidR="00BD2AA1">
        <w:rPr>
          <w:rFonts w:ascii="Times New Roman" w:hAnsi="Times New Roman"/>
          <w:sz w:val="24"/>
          <w:szCs w:val="24"/>
        </w:rPr>
        <w:t>for public repositories</w:t>
      </w:r>
      <w:r w:rsidRPr="00BD2AA1">
        <w:rPr>
          <w:rFonts w:ascii="Times New Roman" w:hAnsi="Times New Roman"/>
          <w:sz w:val="24"/>
          <w:szCs w:val="24"/>
        </w:rPr>
        <w:t>)</w:t>
      </w:r>
      <w:r w:rsidR="00BD2AA1">
        <w:rPr>
          <w:rFonts w:ascii="Times New Roman" w:hAnsi="Times New Roman"/>
          <w:sz w:val="24"/>
          <w:szCs w:val="24"/>
        </w:rPr>
        <w:t xml:space="preserve"> and</w:t>
      </w:r>
      <w:r w:rsidRPr="00BD2AA1">
        <w:rPr>
          <w:rFonts w:ascii="Times New Roman" w:hAnsi="Times New Roman"/>
          <w:sz w:val="24"/>
          <w:szCs w:val="24"/>
        </w:rPr>
        <w:t xml:space="preserve"> GSView.</w:t>
      </w:r>
    </w:p>
    <w:p w:rsidR="00A20D8F" w:rsidRPr="00475726" w:rsidRDefault="00A20D8F" w:rsidP="00A20D8F">
      <w:pPr>
        <w:spacing w:after="0" w:line="240" w:lineRule="auto"/>
        <w:jc w:val="both"/>
        <w:rPr>
          <w:rFonts w:ascii="Times New Roman" w:hAnsi="Times New Roman"/>
          <w:sz w:val="24"/>
          <w:szCs w:val="24"/>
        </w:rPr>
      </w:pPr>
      <w:r w:rsidRPr="00475726">
        <w:rPr>
          <w:rFonts w:ascii="Times New Roman" w:hAnsi="Times New Roman"/>
          <w:sz w:val="24"/>
          <w:szCs w:val="24"/>
        </w:rPr>
        <w:t xml:space="preserve">“Open-Data” </w:t>
      </w:r>
      <w:r w:rsidR="00475726" w:rsidRPr="00475726">
        <w:rPr>
          <w:rFonts w:ascii="Times New Roman" w:hAnsi="Times New Roman"/>
          <w:sz w:val="24"/>
          <w:szCs w:val="24"/>
        </w:rPr>
        <w:t xml:space="preserve">tools are databases available </w:t>
      </w:r>
      <w:r w:rsidR="00680B6B">
        <w:rPr>
          <w:rFonts w:ascii="Times New Roman" w:hAnsi="Times New Roman"/>
          <w:sz w:val="24"/>
          <w:szCs w:val="24"/>
        </w:rPr>
        <w:t>up</w:t>
      </w:r>
      <w:r w:rsidR="00475726" w:rsidRPr="00475726">
        <w:rPr>
          <w:rFonts w:ascii="Times New Roman" w:hAnsi="Times New Roman"/>
          <w:sz w:val="24"/>
          <w:szCs w:val="24"/>
        </w:rPr>
        <w:t xml:space="preserve">on public and free access like </w:t>
      </w:r>
      <w:r w:rsidRPr="00475726">
        <w:rPr>
          <w:rFonts w:ascii="Times New Roman" w:hAnsi="Times New Roman"/>
          <w:sz w:val="24"/>
          <w:szCs w:val="24"/>
        </w:rPr>
        <w:t>SRTM3</w:t>
      </w:r>
      <w:r w:rsidR="00475726">
        <w:rPr>
          <w:rFonts w:ascii="Times New Roman" w:hAnsi="Times New Roman"/>
          <w:sz w:val="24"/>
          <w:szCs w:val="24"/>
        </w:rPr>
        <w:t>, which belongs to the modelling chain</w:t>
      </w:r>
      <w:r w:rsidRPr="00475726">
        <w:rPr>
          <w:rFonts w:ascii="Times New Roman" w:hAnsi="Times New Roman"/>
          <w:sz w:val="24"/>
          <w:szCs w:val="24"/>
        </w:rPr>
        <w:t>.</w:t>
      </w:r>
    </w:p>
    <w:p w:rsidR="00AA5D0A" w:rsidRDefault="00475726" w:rsidP="00A20D8F">
      <w:pPr>
        <w:spacing w:after="0" w:line="240" w:lineRule="auto"/>
        <w:jc w:val="both"/>
        <w:rPr>
          <w:rFonts w:ascii="Times New Roman" w:hAnsi="Times New Roman"/>
          <w:sz w:val="24"/>
          <w:szCs w:val="24"/>
        </w:rPr>
      </w:pPr>
      <w:r w:rsidRPr="00475726">
        <w:rPr>
          <w:rFonts w:ascii="Times New Roman" w:hAnsi="Times New Roman"/>
          <w:sz w:val="24"/>
          <w:szCs w:val="24"/>
        </w:rPr>
        <w:lastRenderedPageBreak/>
        <w:t xml:space="preserve">The FOSS tools </w:t>
      </w:r>
      <w:r w:rsidR="00A20D8F" w:rsidRPr="00475726">
        <w:rPr>
          <w:rFonts w:ascii="Times New Roman" w:hAnsi="Times New Roman"/>
          <w:sz w:val="24"/>
          <w:szCs w:val="24"/>
        </w:rPr>
        <w:t xml:space="preserve">gfortran, gprof </w:t>
      </w:r>
      <w:r w:rsidRPr="00475726">
        <w:rPr>
          <w:rFonts w:ascii="Times New Roman" w:hAnsi="Times New Roman"/>
          <w:sz w:val="24"/>
          <w:szCs w:val="24"/>
        </w:rPr>
        <w:t>and</w:t>
      </w:r>
      <w:r w:rsidR="00A20D8F" w:rsidRPr="00475726">
        <w:rPr>
          <w:rFonts w:ascii="Times New Roman" w:hAnsi="Times New Roman"/>
          <w:sz w:val="24"/>
          <w:szCs w:val="24"/>
        </w:rPr>
        <w:t xml:space="preserve"> Scalasca</w:t>
      </w:r>
      <w:r w:rsidRPr="00475726">
        <w:rPr>
          <w:rFonts w:ascii="Times New Roman" w:hAnsi="Times New Roman"/>
          <w:sz w:val="24"/>
          <w:szCs w:val="24"/>
        </w:rPr>
        <w:t xml:space="preserve"> can be possibly replaced with more </w:t>
      </w:r>
      <w:r w:rsidR="00680B6B">
        <w:rPr>
          <w:rFonts w:ascii="Times New Roman" w:hAnsi="Times New Roman"/>
          <w:sz w:val="24"/>
          <w:szCs w:val="24"/>
        </w:rPr>
        <w:t xml:space="preserve">effective </w:t>
      </w:r>
      <w:r w:rsidRPr="00475726">
        <w:rPr>
          <w:rFonts w:ascii="Times New Roman" w:hAnsi="Times New Roman"/>
          <w:sz w:val="24"/>
          <w:szCs w:val="24"/>
        </w:rPr>
        <w:t xml:space="preserve">codes such as: </w:t>
      </w:r>
      <w:r w:rsidR="00A20D8F" w:rsidRPr="00475726">
        <w:rPr>
          <w:rFonts w:ascii="Times New Roman" w:hAnsi="Times New Roman"/>
          <w:sz w:val="24"/>
          <w:szCs w:val="24"/>
        </w:rPr>
        <w:t xml:space="preserve">ifort (Intel Corporation, </w:t>
      </w:r>
      <w:r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Fortran</w:t>
      </w:r>
      <w:r w:rsidR="0041312A">
        <w:rPr>
          <w:rFonts w:ascii="Times New Roman" w:hAnsi="Times New Roman"/>
          <w:sz w:val="24"/>
          <w:szCs w:val="24"/>
        </w:rPr>
        <w:t xml:space="preserve"> compiler</w:t>
      </w:r>
      <w:r w:rsidR="00A20D8F" w:rsidRPr="0041312A">
        <w:rPr>
          <w:rFonts w:ascii="Times New Roman" w:hAnsi="Times New Roman"/>
          <w:sz w:val="24"/>
          <w:szCs w:val="24"/>
        </w:rPr>
        <w:t xml:space="preserve">); idb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680B6B">
        <w:rPr>
          <w:rFonts w:ascii="Times New Roman" w:hAnsi="Times New Roman"/>
          <w:sz w:val="24"/>
          <w:szCs w:val="24"/>
        </w:rPr>
        <w:t>F</w:t>
      </w:r>
      <w:r w:rsidR="0041312A" w:rsidRPr="0041312A">
        <w:rPr>
          <w:rFonts w:ascii="Times New Roman" w:hAnsi="Times New Roman"/>
          <w:sz w:val="24"/>
          <w:szCs w:val="24"/>
        </w:rPr>
        <w:t xml:space="preserve">ortran </w:t>
      </w:r>
      <w:r w:rsidR="00A20D8F" w:rsidRPr="0041312A">
        <w:rPr>
          <w:rFonts w:ascii="Times New Roman" w:hAnsi="Times New Roman"/>
          <w:sz w:val="24"/>
          <w:szCs w:val="24"/>
        </w:rPr>
        <w:t xml:space="preserve">debugger); cpuinfo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 executions</w:t>
      </w:r>
      <w:r w:rsidR="00A20D8F" w:rsidRPr="0041312A">
        <w:rPr>
          <w:rFonts w:ascii="Times New Roman" w:hAnsi="Times New Roman"/>
          <w:sz w:val="24"/>
          <w:szCs w:val="24"/>
        </w:rPr>
        <w:t xml:space="preserve">); ITAC, Trace Analyzer </w:t>
      </w:r>
      <w:r w:rsidR="0041312A">
        <w:rPr>
          <w:rFonts w:ascii="Times New Roman" w:hAnsi="Times New Roman"/>
          <w:sz w:val="24"/>
          <w:szCs w:val="24"/>
        </w:rPr>
        <w:t>and</w:t>
      </w:r>
      <w:r w:rsidR="00A20D8F" w:rsidRPr="0041312A">
        <w:rPr>
          <w:rFonts w:ascii="Times New Roman" w:hAnsi="Times New Roman"/>
          <w:sz w:val="24"/>
          <w:szCs w:val="24"/>
        </w:rPr>
        <w:t xml:space="preserve"> VTUNE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OMP/MPI executions</w:t>
      </w:r>
      <w:r w:rsidR="00A20D8F" w:rsidRPr="0041312A">
        <w:rPr>
          <w:rFonts w:ascii="Times New Roman" w:hAnsi="Times New Roman"/>
          <w:sz w:val="24"/>
          <w:szCs w:val="24"/>
        </w:rPr>
        <w:t>); Advisor (Intel Corporation,</w:t>
      </w:r>
      <w:r w:rsidR="0041312A" w:rsidRPr="0041312A">
        <w:rPr>
          <w:rFonts w:ascii="Times New Roman" w:hAnsi="Times New Roman"/>
          <w:sz w:val="24"/>
          <w:szCs w:val="24"/>
        </w:rPr>
        <w:t xml:space="preserve">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profiler for executions with code vectorization</w:t>
      </w:r>
      <w:r w:rsidR="00A20D8F" w:rsidRPr="0041312A">
        <w:rPr>
          <w:rFonts w:ascii="Times New Roman" w:hAnsi="Times New Roman"/>
          <w:sz w:val="24"/>
          <w:szCs w:val="24"/>
        </w:rPr>
        <w:t xml:space="preserve">); TotalView (Rogue Wave Software, </w:t>
      </w:r>
      <w:r w:rsidR="00AA5D0A">
        <w:rPr>
          <w:rFonts w:ascii="Times New Roman" w:hAnsi="Times New Roman"/>
          <w:sz w:val="24"/>
          <w:szCs w:val="24"/>
        </w:rPr>
        <w:t>[</w:t>
      </w:r>
      <w:r w:rsidR="00AA5D0A">
        <w:rPr>
          <w:rFonts w:ascii="Times New Roman" w:hAnsi="Times New Roman"/>
          <w:sz w:val="24"/>
          <w:szCs w:val="24"/>
        </w:rPr>
        <w:fldChar w:fldCharType="begin"/>
      </w:r>
      <w:r w:rsidR="00AA5D0A">
        <w:rPr>
          <w:rFonts w:ascii="Times New Roman" w:hAnsi="Times New Roman"/>
          <w:sz w:val="24"/>
          <w:szCs w:val="24"/>
        </w:rPr>
        <w:instrText xml:space="preserve"> REF _Ref520371203 \r \h </w:instrText>
      </w:r>
      <w:r w:rsidR="00AA5D0A">
        <w:rPr>
          <w:rFonts w:ascii="Times New Roman" w:hAnsi="Times New Roman"/>
          <w:sz w:val="24"/>
          <w:szCs w:val="24"/>
        </w:rPr>
      </w:r>
      <w:r w:rsidR="00AA5D0A">
        <w:rPr>
          <w:rFonts w:ascii="Times New Roman" w:hAnsi="Times New Roman"/>
          <w:sz w:val="24"/>
          <w:szCs w:val="24"/>
        </w:rPr>
        <w:fldChar w:fldCharType="separate"/>
      </w:r>
      <w:r w:rsidR="00A32296">
        <w:rPr>
          <w:rFonts w:ascii="Times New Roman" w:hAnsi="Times New Roman"/>
          <w:sz w:val="24"/>
          <w:szCs w:val="24"/>
        </w:rPr>
        <w:t>199</w:t>
      </w:r>
      <w:r w:rsidR="00AA5D0A">
        <w:rPr>
          <w:rFonts w:ascii="Times New Roman" w:hAnsi="Times New Roman"/>
          <w:sz w:val="24"/>
          <w:szCs w:val="24"/>
        </w:rPr>
        <w:fldChar w:fldCharType="end"/>
      </w:r>
      <w:r w:rsidR="00AA5D0A">
        <w:rPr>
          <w:rFonts w:ascii="Times New Roman" w:hAnsi="Times New Roman"/>
          <w:sz w:val="24"/>
          <w:szCs w:val="24"/>
        </w:rPr>
        <w:t>]</w:t>
      </w:r>
      <w:r w:rsidR="00A20D8F" w:rsidRPr="00AA5D0A">
        <w:rPr>
          <w:rFonts w:ascii="Times New Roman" w:hAnsi="Times New Roman"/>
          <w:sz w:val="24"/>
          <w:szCs w:val="24"/>
        </w:rPr>
        <w:t xml:space="preserve">; </w:t>
      </w:r>
      <w:r w:rsidR="00AA5D0A">
        <w:rPr>
          <w:rFonts w:ascii="Times New Roman" w:hAnsi="Times New Roman"/>
          <w:sz w:val="24"/>
          <w:szCs w:val="24"/>
        </w:rPr>
        <w:t xml:space="preserve">code </w:t>
      </w:r>
      <w:r w:rsidR="00A20D8F" w:rsidRPr="00AA5D0A">
        <w:rPr>
          <w:rFonts w:ascii="Times New Roman" w:hAnsi="Times New Roman"/>
          <w:sz w:val="24"/>
          <w:szCs w:val="24"/>
        </w:rPr>
        <w:t xml:space="preserve">debugger </w:t>
      </w:r>
      <w:r w:rsidR="00AA5D0A">
        <w:rPr>
          <w:rFonts w:ascii="Times New Roman" w:hAnsi="Times New Roman"/>
          <w:sz w:val="24"/>
          <w:szCs w:val="24"/>
        </w:rPr>
        <w:t>for parallel executions</w:t>
      </w:r>
      <w:r w:rsidR="00A20D8F" w:rsidRPr="00AA5D0A">
        <w:rPr>
          <w:rFonts w:ascii="Times New Roman" w:hAnsi="Times New Roman"/>
          <w:sz w:val="24"/>
          <w:szCs w:val="24"/>
        </w:rPr>
        <w:t xml:space="preserve">). </w:t>
      </w:r>
      <w:r w:rsidR="00AA5D0A">
        <w:rPr>
          <w:rFonts w:ascii="Times New Roman" w:hAnsi="Times New Roman"/>
          <w:sz w:val="24"/>
          <w:szCs w:val="24"/>
        </w:rPr>
        <w:t xml:space="preserve">Analogously, it is possible to support or replace the </w:t>
      </w:r>
      <w:r w:rsidR="00680B6B">
        <w:rPr>
          <w:rFonts w:ascii="Times New Roman" w:hAnsi="Times New Roman"/>
          <w:sz w:val="24"/>
          <w:szCs w:val="24"/>
        </w:rPr>
        <w:t>o</w:t>
      </w:r>
      <w:r w:rsidR="00AA5D0A">
        <w:rPr>
          <w:rFonts w:ascii="Times New Roman" w:hAnsi="Times New Roman"/>
          <w:sz w:val="24"/>
          <w:szCs w:val="24"/>
        </w:rPr>
        <w:t xml:space="preserve">ther </w:t>
      </w:r>
      <w:r w:rsidR="00160AB9">
        <w:rPr>
          <w:rFonts w:ascii="Times New Roman" w:hAnsi="Times New Roman"/>
          <w:sz w:val="24"/>
          <w:szCs w:val="24"/>
        </w:rPr>
        <w:t xml:space="preserve">elements </w:t>
      </w:r>
      <w:r w:rsidR="00AA5D0A">
        <w:rPr>
          <w:rFonts w:ascii="Times New Roman" w:hAnsi="Times New Roman"/>
          <w:sz w:val="24"/>
          <w:szCs w:val="24"/>
        </w:rPr>
        <w:t>of the modelling chain with more effective software</w:t>
      </w:r>
      <w:r w:rsidR="00680B6B">
        <w:rPr>
          <w:rFonts w:ascii="Times New Roman" w:hAnsi="Times New Roman"/>
          <w:sz w:val="24"/>
          <w:szCs w:val="24"/>
        </w:rPr>
        <w:t>, if avail</w:t>
      </w:r>
      <w:r w:rsidR="00AA5D0A">
        <w:rPr>
          <w:rFonts w:ascii="Times New Roman" w:hAnsi="Times New Roman"/>
          <w:sz w:val="24"/>
          <w:szCs w:val="24"/>
        </w:rPr>
        <w:t xml:space="preserve">able (e.g., </w:t>
      </w:r>
      <w:r w:rsidR="00160AB9">
        <w:rPr>
          <w:rFonts w:ascii="Times New Roman" w:hAnsi="Times New Roman"/>
          <w:sz w:val="24"/>
          <w:szCs w:val="24"/>
        </w:rPr>
        <w:t xml:space="preserve">a </w:t>
      </w:r>
      <w:r w:rsidR="00AA5D0A">
        <w:rPr>
          <w:rFonts w:ascii="Times New Roman" w:hAnsi="Times New Roman"/>
          <w:sz w:val="24"/>
          <w:szCs w:val="24"/>
        </w:rPr>
        <w:t>DEM with finer spatial resolu</w:t>
      </w:r>
      <w:r w:rsidR="00680B6B">
        <w:rPr>
          <w:rFonts w:ascii="Times New Roman" w:hAnsi="Times New Roman"/>
          <w:sz w:val="24"/>
          <w:szCs w:val="24"/>
        </w:rPr>
        <w:t>t</w:t>
      </w:r>
      <w:r w:rsidR="00AA5D0A">
        <w:rPr>
          <w:rFonts w:ascii="Times New Roman" w:hAnsi="Times New Roman"/>
          <w:sz w:val="24"/>
          <w:szCs w:val="24"/>
        </w:rPr>
        <w:t>ion).</w:t>
      </w:r>
    </w:p>
    <w:p w:rsidR="00A20D8F" w:rsidRDefault="00AA5D0A" w:rsidP="00A20D8F">
      <w:pPr>
        <w:spacing w:after="0" w:line="240" w:lineRule="auto"/>
        <w:jc w:val="both"/>
        <w:rPr>
          <w:rFonts w:ascii="Times New Roman" w:hAnsi="Times New Roman"/>
          <w:sz w:val="24"/>
          <w:szCs w:val="24"/>
        </w:rPr>
      </w:pPr>
      <w:r>
        <w:rPr>
          <w:rFonts w:ascii="Times New Roman" w:hAnsi="Times New Roman"/>
          <w:sz w:val="24"/>
          <w:szCs w:val="24"/>
        </w:rPr>
        <w:t>The replacement of a free tool with a proprietary tool (available</w:t>
      </w:r>
      <w:r w:rsidR="00680B6B">
        <w:rPr>
          <w:rFonts w:ascii="Times New Roman" w:hAnsi="Times New Roman"/>
          <w:sz w:val="24"/>
          <w:szCs w:val="24"/>
        </w:rPr>
        <w:t xml:space="preserve"> with charge</w:t>
      </w:r>
      <w:r>
        <w:rPr>
          <w:rFonts w:ascii="Times New Roman" w:hAnsi="Times New Roman"/>
          <w:sz w:val="24"/>
          <w:szCs w:val="24"/>
        </w:rPr>
        <w:t>) is normally a reversible procedure which does not alter the functioning of the modelling chain.</w:t>
      </w:r>
    </w:p>
    <w:p w:rsidR="00160AB9" w:rsidRPr="00AA5D0A" w:rsidRDefault="00160AB9"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DB37FC" w:rsidRPr="00680B6B" w:rsidRDefault="00DB37FC" w:rsidP="00A20D8F">
      <w:pPr>
        <w:spacing w:after="0" w:line="240" w:lineRule="auto"/>
        <w:jc w:val="both"/>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6" w:name="_Toc42155305"/>
      <w:r w:rsidRPr="00276BBF">
        <w:rPr>
          <w:rFonts w:ascii="Book Antiqua" w:hAnsi="Book Antiqua"/>
          <w:caps/>
          <w:kern w:val="0"/>
          <w:sz w:val="24"/>
          <w:szCs w:val="24"/>
        </w:rPr>
        <w:lastRenderedPageBreak/>
        <w:t>Developer guide</w:t>
      </w:r>
      <w:bookmarkEnd w:id="352"/>
      <w:bookmarkEnd w:id="353"/>
      <w:bookmarkEnd w:id="354"/>
      <w:bookmarkEnd w:id="355"/>
      <w:bookmarkEnd w:id="356"/>
      <w:bookmarkEnd w:id="357"/>
      <w:bookmarkEnd w:id="376"/>
    </w:p>
    <w:p w:rsidR="00B344B6" w:rsidRDefault="00767275" w:rsidP="00767275">
      <w:pPr>
        <w:spacing w:after="0" w:line="240" w:lineRule="auto"/>
        <w:ind w:left="360"/>
        <w:rPr>
          <w:rFonts w:ascii="Times New Roman" w:hAnsi="Times New Roman"/>
          <w:sz w:val="24"/>
          <w:szCs w:val="24"/>
          <w:lang w:val="it-IT"/>
        </w:rPr>
      </w:pPr>
      <w:r>
        <w:rPr>
          <w:rFonts w:ascii="Times New Roman" w:hAnsi="Times New Roman"/>
          <w:sz w:val="24"/>
          <w:szCs w:val="24"/>
          <w:lang w:val="it-IT"/>
        </w:rPr>
        <w:t xml:space="preserve">The developer guide is represented by </w:t>
      </w:r>
      <w:proofErr w:type="gramStart"/>
      <w:r>
        <w:rPr>
          <w:rFonts w:ascii="Times New Roman" w:hAnsi="Times New Roman"/>
          <w:sz w:val="24"/>
          <w:szCs w:val="24"/>
          <w:lang w:val="it-IT"/>
        </w:rPr>
        <w:t>the</w:t>
      </w:r>
      <w:proofErr w:type="gramEnd"/>
      <w:r>
        <w:rPr>
          <w:rFonts w:ascii="Times New Roman" w:hAnsi="Times New Roman"/>
          <w:sz w:val="24"/>
          <w:szCs w:val="24"/>
          <w:lang w:val="it-IT"/>
        </w:rPr>
        <w:t xml:space="preserve"> following sub-sections: a</w:t>
      </w:r>
      <w:r w:rsidRPr="00767275">
        <w:rPr>
          <w:rFonts w:ascii="Times New Roman" w:hAnsi="Times New Roman"/>
          <w:sz w:val="24"/>
          <w:szCs w:val="24"/>
          <w:lang w:val="it-IT"/>
        </w:rPr>
        <w:t xml:space="preserve"> synthetic description of the program units</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_Ref521064725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12.1</w:t>
      </w:r>
      <w:r>
        <w:rPr>
          <w:rFonts w:ascii="Times New Roman" w:hAnsi="Times New Roman"/>
          <w:sz w:val="24"/>
          <w:szCs w:val="24"/>
          <w:lang w:val="it-IT"/>
        </w:rPr>
        <w:fldChar w:fldCharType="end"/>
      </w:r>
      <w:r>
        <w:rPr>
          <w:rFonts w:ascii="Times New Roman" w:hAnsi="Times New Roman"/>
          <w:sz w:val="24"/>
          <w:szCs w:val="24"/>
          <w:lang w:val="it-IT"/>
        </w:rPr>
        <w:t>); the s</w:t>
      </w:r>
      <w:r w:rsidRPr="00767275">
        <w:rPr>
          <w:rFonts w:ascii="Times New Roman" w:hAnsi="Times New Roman"/>
          <w:sz w:val="24"/>
          <w:szCs w:val="24"/>
          <w:lang w:val="it-IT"/>
        </w:rPr>
        <w:t>tyle formatting</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_Ref521064729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 the m</w:t>
      </w:r>
      <w:r w:rsidRPr="00767275">
        <w:rPr>
          <w:rFonts w:ascii="Times New Roman" w:hAnsi="Times New Roman"/>
          <w:sz w:val="24"/>
          <w:szCs w:val="24"/>
          <w:lang w:val="it-IT"/>
        </w:rPr>
        <w:t>odifications with respect to SPHERA v.8.0</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_Ref521064837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12.3</w:t>
      </w:r>
      <w:r>
        <w:rPr>
          <w:rFonts w:ascii="Times New Roman" w:hAnsi="Times New Roman"/>
          <w:sz w:val="24"/>
          <w:szCs w:val="24"/>
          <w:lang w:val="it-IT"/>
        </w:rPr>
        <w:fldChar w:fldCharType="end"/>
      </w:r>
      <w:r>
        <w:rPr>
          <w:rFonts w:ascii="Times New Roman" w:hAnsi="Times New Roman"/>
          <w:sz w:val="24"/>
          <w:szCs w:val="24"/>
          <w:lang w:val="it-IT"/>
        </w:rPr>
        <w:t>).</w:t>
      </w:r>
    </w:p>
    <w:p w:rsidR="00543509" w:rsidRPr="00276BBF" w:rsidRDefault="00543509" w:rsidP="009C355A">
      <w:pPr>
        <w:spacing w:after="0" w:line="240" w:lineRule="auto"/>
        <w:ind w:left="360"/>
        <w:rPr>
          <w:rFonts w:ascii="Times New Roman" w:hAnsi="Times New Roman"/>
          <w:sz w:val="24"/>
          <w:szCs w:val="24"/>
          <w:lang w:val="it-IT"/>
        </w:rPr>
      </w:pPr>
    </w:p>
    <w:p w:rsidR="00EC217D" w:rsidRPr="00BC142A" w:rsidRDefault="00EC217D" w:rsidP="00547986">
      <w:pPr>
        <w:pStyle w:val="Amicarellititle2"/>
      </w:pPr>
      <w:bookmarkStart w:id="377" w:name="_Toc447005718"/>
      <w:bookmarkStart w:id="378" w:name="_Ref521064725"/>
      <w:bookmarkStart w:id="379" w:name="_Toc42155306"/>
      <w:r w:rsidRPr="00BC142A">
        <w:t>SPHERA v.</w:t>
      </w:r>
      <w:r w:rsidR="00652F0F">
        <w:t>9</w:t>
      </w:r>
      <w:r w:rsidRPr="00BC142A">
        <w:t>.0</w:t>
      </w:r>
      <w:r w:rsidR="00D163B6">
        <w:t>.0</w:t>
      </w:r>
      <w:r w:rsidRPr="00BC142A">
        <w:t xml:space="preserve">: </w:t>
      </w:r>
      <w:r w:rsidR="00BC142A" w:rsidRPr="00BC142A">
        <w:t>synthetic description of the program units</w:t>
      </w:r>
      <w:bookmarkEnd w:id="377"/>
      <w:bookmarkEnd w:id="378"/>
      <w:bookmarkEnd w:id="379"/>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The followin</w:t>
      </w:r>
      <w:r>
        <w:rPr>
          <w:rFonts w:ascii="Times New Roman" w:hAnsi="Times New Roman"/>
          <w:sz w:val="24"/>
          <w:szCs w:val="24"/>
        </w:rPr>
        <w:t>g sub-sections briefly describe</w:t>
      </w:r>
      <w:r w:rsidRPr="00BC142A">
        <w:rPr>
          <w:rFonts w:ascii="Times New Roman" w:hAnsi="Times New Roman"/>
          <w:sz w:val="24"/>
          <w:szCs w:val="24"/>
        </w:rPr>
        <w:t xml:space="preserve"> all the program units of </w:t>
      </w:r>
      <w:r w:rsidR="00EC217D" w:rsidRPr="00BC142A">
        <w:rPr>
          <w:rFonts w:ascii="Times New Roman" w:hAnsi="Times New Roman"/>
          <w:sz w:val="24"/>
          <w:szCs w:val="24"/>
        </w:rPr>
        <w:t>SPHERA v.</w:t>
      </w:r>
      <w:r w:rsidR="00D163B6">
        <w:rPr>
          <w:rFonts w:ascii="Times New Roman" w:hAnsi="Times New Roman"/>
          <w:sz w:val="24"/>
          <w:szCs w:val="24"/>
        </w:rPr>
        <w:t>9</w:t>
      </w:r>
      <w:r w:rsidR="00EC217D" w:rsidRPr="00BC142A">
        <w:rPr>
          <w:rFonts w:ascii="Times New Roman" w:hAnsi="Times New Roman"/>
          <w:sz w:val="24"/>
          <w:szCs w:val="24"/>
        </w:rPr>
        <w:t>.0</w:t>
      </w:r>
      <w:r w:rsidR="00D163B6">
        <w:rPr>
          <w:rFonts w:ascii="Times New Roman" w:hAnsi="Times New Roman"/>
          <w:sz w:val="24"/>
          <w:szCs w:val="24"/>
        </w:rPr>
        <w:t>.0</w:t>
      </w:r>
      <w:r w:rsidR="00EC217D" w:rsidRPr="00BC142A">
        <w:rPr>
          <w:rFonts w:ascii="Times New Roman" w:hAnsi="Times New Roman"/>
          <w:sz w:val="24"/>
          <w:szCs w:val="24"/>
        </w:rPr>
        <w:t xml:space="preserve">, </w:t>
      </w:r>
      <w:r>
        <w:rPr>
          <w:rFonts w:ascii="Times New Roman" w:hAnsi="Times New Roman"/>
          <w:sz w:val="24"/>
          <w:szCs w:val="24"/>
        </w:rPr>
        <w:t xml:space="preserve">according to their </w:t>
      </w:r>
      <w:r w:rsidRPr="00BC142A">
        <w:rPr>
          <w:rFonts w:ascii="Times New Roman" w:hAnsi="Times New Roman"/>
          <w:sz w:val="24"/>
          <w:szCs w:val="24"/>
        </w:rPr>
        <w:t>reference fol</w:t>
      </w:r>
      <w:r>
        <w:rPr>
          <w:rFonts w:ascii="Times New Roman" w:hAnsi="Times New Roman"/>
          <w:sz w:val="24"/>
          <w:szCs w:val="24"/>
        </w:rPr>
        <w:t>d</w:t>
      </w:r>
      <w:r w:rsidRPr="00BC142A">
        <w:rPr>
          <w:rFonts w:ascii="Times New Roman" w:hAnsi="Times New Roman"/>
          <w:sz w:val="24"/>
          <w:szCs w:val="24"/>
        </w:rPr>
        <w:t>er</w:t>
      </w:r>
      <w:r w:rsidR="00EC217D" w:rsidRPr="00BC142A">
        <w:rPr>
          <w:rFonts w:ascii="Times New Roman" w:hAnsi="Times New Roman"/>
          <w:sz w:val="24"/>
          <w:szCs w:val="24"/>
        </w:rPr>
        <w:t>.</w:t>
      </w:r>
    </w:p>
    <w:p w:rsidR="00EC217D" w:rsidRPr="00BC142A" w:rsidRDefault="00EC217D" w:rsidP="00EC217D">
      <w:pPr>
        <w:spacing w:after="0" w:line="240" w:lineRule="auto"/>
        <w:jc w:val="both"/>
        <w:rPr>
          <w:sz w:val="24"/>
          <w:szCs w:val="24"/>
        </w:rPr>
      </w:pPr>
    </w:p>
    <w:p w:rsidR="00EC217D" w:rsidRPr="00BC142A" w:rsidRDefault="00BC142A" w:rsidP="00141A4F">
      <w:pPr>
        <w:pStyle w:val="Amicarellititle3"/>
        <w:rPr>
          <w:lang w:val="en-GB"/>
        </w:rPr>
      </w:pPr>
      <w:bookmarkStart w:id="380" w:name="_Toc447005719"/>
      <w:bookmarkStart w:id="381" w:name="_Toc42155307"/>
      <w:r w:rsidRPr="00BC142A">
        <w:rPr>
          <w:lang w:val="en-GB"/>
        </w:rPr>
        <w:t xml:space="preserve">Program units for the boundary conditions </w:t>
      </w:r>
      <w:r w:rsidR="00EC217D" w:rsidRPr="00BC142A">
        <w:rPr>
          <w:lang w:val="en-GB"/>
        </w:rPr>
        <w:t>(“BC”)</w:t>
      </w:r>
      <w:bookmarkEnd w:id="380"/>
      <w:bookmarkEnd w:id="381"/>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“BC” </w:t>
      </w:r>
      <w:r w:rsidRPr="00BC142A">
        <w:rPr>
          <w:rFonts w:ascii="Times New Roman" w:hAnsi="Times New Roman"/>
          <w:sz w:val="24"/>
          <w:szCs w:val="24"/>
        </w:rPr>
        <w:t xml:space="preserve">contains all the program units for the boundary conditions of the </w:t>
      </w:r>
      <w:r>
        <w:rPr>
          <w:rFonts w:ascii="Times New Roman" w:hAnsi="Times New Roman"/>
          <w:sz w:val="24"/>
          <w:szCs w:val="24"/>
        </w:rPr>
        <w:t xml:space="preserve">inlet and </w:t>
      </w:r>
      <w:r w:rsidRPr="00BC142A">
        <w:rPr>
          <w:rFonts w:ascii="Times New Roman" w:hAnsi="Times New Roman"/>
          <w:sz w:val="24"/>
          <w:szCs w:val="24"/>
        </w:rPr>
        <w:t xml:space="preserve">outlet sections </w:t>
      </w:r>
      <w:r>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BC142A">
        <w:rPr>
          <w:rFonts w:ascii="Times New Roman" w:hAnsi="Times New Roman"/>
          <w:sz w:val="24"/>
          <w:szCs w:val="24"/>
        </w:rPr>
        <w:instrText xml:space="preserve"> REF _Ref447800854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w:t>
      </w:r>
      <w:r w:rsidR="00131662" w:rsidRPr="00276BBF">
        <w:rPr>
          <w:rFonts w:ascii="Times New Roman" w:hAnsi="Times New Roman"/>
          <w:sz w:val="24"/>
          <w:szCs w:val="24"/>
          <w:lang w:val="it-IT"/>
        </w:rPr>
        <w:fldChar w:fldCharType="end"/>
      </w:r>
      <w:r w:rsidR="00EC217D" w:rsidRPr="00BC142A">
        <w:rPr>
          <w:rFonts w:ascii="Times New Roman" w:hAnsi="Times New Roman"/>
          <w:sz w:val="24"/>
          <w:szCs w:val="24"/>
        </w:rPr>
        <w:t xml:space="preserve">). </w:t>
      </w:r>
    </w:p>
    <w:p w:rsidR="005C6B81" w:rsidRPr="00BC142A" w:rsidRDefault="005C6B81"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382" w:name="_Toc447005720"/>
      <w:bookmarkStart w:id="383" w:name="_Toc42155308"/>
      <w:r>
        <w:rPr>
          <w:lang w:val="en-GB"/>
        </w:rPr>
        <w:t>Progr</w:t>
      </w:r>
      <w:r w:rsidRPr="00BC142A">
        <w:rPr>
          <w:lang w:val="en-GB"/>
        </w:rPr>
        <w:t>am units for the continuity equation</w:t>
      </w:r>
      <w:bookmarkEnd w:id="382"/>
      <w:bookmarkEnd w:id="383"/>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“BE_mass” </w:t>
      </w:r>
      <w:r w:rsidRPr="00BC142A">
        <w:rPr>
          <w:rFonts w:ascii="Times New Roman" w:hAnsi="Times New Roman"/>
          <w:sz w:val="24"/>
          <w:szCs w:val="24"/>
        </w:rPr>
        <w:t xml:space="preserve">contains all the program units </w:t>
      </w:r>
      <w:r>
        <w:rPr>
          <w:rFonts w:ascii="Times New Roman" w:hAnsi="Times New Roman"/>
          <w:sz w:val="24"/>
          <w:szCs w:val="24"/>
        </w:rPr>
        <w:t xml:space="preserve">to compute </w:t>
      </w:r>
      <w:r w:rsidRPr="00BC142A">
        <w:rPr>
          <w:rFonts w:ascii="Times New Roman" w:hAnsi="Times New Roman"/>
          <w:sz w:val="24"/>
          <w:szCs w:val="24"/>
        </w:rPr>
        <w:t xml:space="preserve">the Right Hand Side (RHS) of the continuity equation and the procedures </w:t>
      </w:r>
      <w:r>
        <w:rPr>
          <w:rFonts w:ascii="Times New Roman" w:hAnsi="Times New Roman"/>
          <w:sz w:val="24"/>
          <w:szCs w:val="24"/>
        </w:rPr>
        <w:t>of</w:t>
      </w:r>
      <w:r w:rsidRPr="00BC142A">
        <w:rPr>
          <w:rFonts w:ascii="Times New Roman" w:hAnsi="Times New Roman"/>
          <w:sz w:val="24"/>
          <w:szCs w:val="24"/>
        </w:rPr>
        <w:t xml:space="preserve"> </w:t>
      </w:r>
      <w:r>
        <w:rPr>
          <w:rFonts w:ascii="Times New Roman" w:hAnsi="Times New Roman"/>
          <w:sz w:val="24"/>
          <w:szCs w:val="24"/>
        </w:rPr>
        <w:t>“</w:t>
      </w:r>
      <w:r w:rsidRPr="00BC142A">
        <w:rPr>
          <w:rFonts w:ascii="Times New Roman" w:hAnsi="Times New Roman"/>
          <w:sz w:val="24"/>
          <w:szCs w:val="24"/>
        </w:rPr>
        <w:t xml:space="preserve">partial </w:t>
      </w:r>
      <w:r w:rsidR="00EC217D" w:rsidRPr="00BC142A">
        <w:rPr>
          <w:rFonts w:ascii="Times New Roman" w:hAnsi="Times New Roman"/>
          <w:sz w:val="24"/>
          <w:szCs w:val="24"/>
        </w:rPr>
        <w:t xml:space="preserve">smoothing” </w:t>
      </w:r>
      <w:r>
        <w:rPr>
          <w:rFonts w:ascii="Times New Roman" w:hAnsi="Times New Roman"/>
          <w:sz w:val="24"/>
          <w:szCs w:val="24"/>
        </w:rPr>
        <w:t>for pressure</w:t>
      </w:r>
      <w:r w:rsidR="00EC217D" w:rsidRPr="00BC142A">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BC142A">
        <w:rPr>
          <w:rFonts w:ascii="Times New Roman" w:hAnsi="Times New Roman"/>
          <w:sz w:val="24"/>
          <w:szCs w:val="24"/>
        </w:rPr>
        <w:instrText xml:space="preserve"> REF _Ref447800873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12.2</w:t>
      </w:r>
      <w:r w:rsidR="00131662" w:rsidRPr="00276BBF">
        <w:rPr>
          <w:rFonts w:ascii="Times New Roman" w:hAnsi="Times New Roman"/>
          <w:sz w:val="24"/>
          <w:szCs w:val="24"/>
        </w:rPr>
        <w:fldChar w:fldCharType="end"/>
      </w:r>
      <w:r w:rsidR="00EC217D" w:rsidRPr="00BC142A">
        <w:rPr>
          <w:rFonts w:ascii="Times New Roman" w:hAnsi="Times New Roman"/>
          <w:sz w:val="24"/>
          <w:szCs w:val="24"/>
        </w:rPr>
        <w:t xml:space="preserve">). </w:t>
      </w:r>
    </w:p>
    <w:p w:rsidR="005D1DA9" w:rsidRPr="00BC142A" w:rsidRDefault="005D1DA9"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384" w:name="_Toc447005721"/>
      <w:bookmarkStart w:id="385" w:name="_Toc42155309"/>
      <w:r w:rsidRPr="00BC142A">
        <w:rPr>
          <w:lang w:val="en-GB"/>
        </w:rPr>
        <w:t>Program units for the momentum equation</w:t>
      </w:r>
      <w:bookmarkEnd w:id="384"/>
      <w:bookmarkEnd w:id="385"/>
    </w:p>
    <w:p w:rsidR="00EC217D" w:rsidRPr="00724131" w:rsidRDefault="00BC142A" w:rsidP="00EC217D">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EC217D" w:rsidRPr="00724131">
        <w:rPr>
          <w:rFonts w:ascii="Times New Roman" w:hAnsi="Times New Roman"/>
          <w:sz w:val="24"/>
          <w:szCs w:val="24"/>
        </w:rPr>
        <w:t xml:space="preserve">“BE_momentum” </w:t>
      </w:r>
      <w:r w:rsidRPr="00724131">
        <w:rPr>
          <w:rFonts w:ascii="Times New Roman" w:hAnsi="Times New Roman"/>
          <w:sz w:val="24"/>
          <w:szCs w:val="24"/>
        </w:rPr>
        <w:t xml:space="preserve">contains the program units to compute the RHS </w:t>
      </w:r>
      <w:r w:rsidR="00724131" w:rsidRPr="00724131">
        <w:rPr>
          <w:rFonts w:ascii="Times New Roman" w:hAnsi="Times New Roman"/>
          <w:sz w:val="24"/>
          <w:szCs w:val="24"/>
        </w:rPr>
        <w:t xml:space="preserve">of the momentum </w:t>
      </w:r>
      <w:r w:rsidR="00724131">
        <w:rPr>
          <w:rFonts w:ascii="Times New Roman" w:hAnsi="Times New Roman"/>
          <w:sz w:val="24"/>
          <w:szCs w:val="24"/>
        </w:rPr>
        <w:t xml:space="preserve">equation and the procedures of “partial </w:t>
      </w:r>
      <w:r w:rsidR="00EC217D" w:rsidRPr="00724131">
        <w:rPr>
          <w:rFonts w:ascii="Times New Roman" w:hAnsi="Times New Roman"/>
          <w:sz w:val="24"/>
          <w:szCs w:val="24"/>
        </w:rPr>
        <w:t xml:space="preserve">smoothing” </w:t>
      </w:r>
      <w:r w:rsidR="00724131">
        <w:rPr>
          <w:rFonts w:ascii="Times New Roman" w:hAnsi="Times New Roman"/>
          <w:sz w:val="24"/>
          <w:szCs w:val="24"/>
        </w:rPr>
        <w:t xml:space="preserve">for velocity </w:t>
      </w:r>
      <w:r w:rsidR="00EC217D" w:rsidRPr="00724131">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_Ref447800885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12.3</w:t>
      </w:r>
      <w:r w:rsidR="00131662" w:rsidRPr="00276BBF">
        <w:rPr>
          <w:rFonts w:ascii="Times New Roman" w:hAnsi="Times New Roman"/>
          <w:sz w:val="24"/>
          <w:szCs w:val="24"/>
          <w:lang w:val="it-IT"/>
        </w:rPr>
        <w:fldChar w:fldCharType="end"/>
      </w:r>
      <w:r w:rsidR="00EC217D" w:rsidRPr="00724131">
        <w:rPr>
          <w:rFonts w:ascii="Times New Roman" w:hAnsi="Times New Roman"/>
          <w:sz w:val="24"/>
          <w:szCs w:val="24"/>
        </w:rPr>
        <w:t>).</w:t>
      </w:r>
    </w:p>
    <w:p w:rsidR="00131662" w:rsidRPr="00724131" w:rsidRDefault="00131662" w:rsidP="00EC217D">
      <w:pPr>
        <w:spacing w:after="0" w:line="240" w:lineRule="auto"/>
        <w:jc w:val="both"/>
        <w:rPr>
          <w:rFonts w:ascii="Times New Roman" w:hAnsi="Times New Roman"/>
          <w:sz w:val="24"/>
          <w:szCs w:val="24"/>
        </w:rPr>
      </w:pPr>
    </w:p>
    <w:p w:rsidR="00131662" w:rsidRPr="00724131" w:rsidRDefault="00724131" w:rsidP="00863855">
      <w:pPr>
        <w:pStyle w:val="Amicarellititle3"/>
        <w:rPr>
          <w:lang w:val="en-GB"/>
        </w:rPr>
      </w:pPr>
      <w:bookmarkStart w:id="386" w:name="_Toc447005722"/>
      <w:bookmarkStart w:id="387" w:name="_Toc42155310"/>
      <w:r w:rsidRPr="00724131">
        <w:rPr>
          <w:lang w:val="en-GB"/>
        </w:rPr>
        <w:t>Program units for the transport of solid b</w:t>
      </w:r>
      <w:r>
        <w:rPr>
          <w:lang w:val="en-GB"/>
        </w:rPr>
        <w:t>o</w:t>
      </w:r>
      <w:r w:rsidRPr="00724131">
        <w:rPr>
          <w:lang w:val="en-GB"/>
        </w:rPr>
        <w:t>d</w:t>
      </w:r>
      <w:r>
        <w:rPr>
          <w:lang w:val="en-GB"/>
        </w:rPr>
        <w:t>i</w:t>
      </w:r>
      <w:r w:rsidRPr="00724131">
        <w:rPr>
          <w:lang w:val="en-GB"/>
        </w:rPr>
        <w:t>es</w:t>
      </w:r>
      <w:bookmarkEnd w:id="386"/>
      <w:bookmarkEnd w:id="387"/>
    </w:p>
    <w:p w:rsidR="00131662" w:rsidRDefault="00724131" w:rsidP="00131662">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131662" w:rsidRPr="00724131">
        <w:rPr>
          <w:rFonts w:ascii="Times New Roman" w:hAnsi="Times New Roman"/>
          <w:sz w:val="24"/>
          <w:szCs w:val="24"/>
        </w:rPr>
        <w:t xml:space="preserve">“Body_Transport” </w:t>
      </w:r>
      <w:r w:rsidRPr="00724131">
        <w:rPr>
          <w:rFonts w:ascii="Times New Roman" w:hAnsi="Times New Roman"/>
          <w:sz w:val="24"/>
          <w:szCs w:val="24"/>
        </w:rPr>
        <w:t>contains the program units exclusively dedicated to the trans</w:t>
      </w:r>
      <w:r>
        <w:rPr>
          <w:rFonts w:ascii="Times New Roman" w:hAnsi="Times New Roman"/>
          <w:sz w:val="24"/>
          <w:szCs w:val="24"/>
        </w:rPr>
        <w:t xml:space="preserve">port of solid bodies </w:t>
      </w:r>
      <w:r w:rsidR="00131662" w:rsidRPr="00724131">
        <w:rPr>
          <w:rFonts w:ascii="Times New Roman" w:hAnsi="Times New Roman"/>
          <w:sz w:val="24"/>
          <w:szCs w:val="24"/>
        </w:rPr>
        <w:t xml:space="preserve">(Amicarelli et al., 2015,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31662" w:rsidRPr="00724131">
        <w:rPr>
          <w:rFonts w:ascii="Times New Roman" w:hAnsi="Times New Roman"/>
          <w:sz w:val="24"/>
          <w:szCs w:val="24"/>
        </w:rPr>
        <w:t xml:space="preserve">; </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_Ref447800892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12.4</w:t>
      </w:r>
      <w:r w:rsidR="00131662" w:rsidRPr="00276BBF">
        <w:rPr>
          <w:rFonts w:ascii="Times New Roman" w:hAnsi="Times New Roman"/>
          <w:sz w:val="24"/>
          <w:szCs w:val="24"/>
          <w:lang w:val="it-IT"/>
        </w:rPr>
        <w:fldChar w:fldCharType="end"/>
      </w:r>
      <w:r w:rsidR="00131662" w:rsidRPr="00724131">
        <w:rPr>
          <w:rFonts w:ascii="Times New Roman" w:hAnsi="Times New Roman"/>
          <w:sz w:val="24"/>
          <w:szCs w:val="24"/>
        </w:rPr>
        <w:t>).</w:t>
      </w:r>
    </w:p>
    <w:p w:rsidR="00855EEB" w:rsidRDefault="00855EEB" w:rsidP="00131662">
      <w:pPr>
        <w:spacing w:after="0" w:line="240" w:lineRule="auto"/>
        <w:jc w:val="both"/>
        <w:rPr>
          <w:rFonts w:ascii="Times New Roman" w:hAnsi="Times New Roman"/>
          <w:sz w:val="24"/>
          <w:szCs w:val="24"/>
        </w:rPr>
      </w:pPr>
    </w:p>
    <w:p w:rsidR="00855EEB" w:rsidRPr="00855EEB" w:rsidRDefault="00855EEB" w:rsidP="00855EEB">
      <w:pPr>
        <w:pStyle w:val="Amicarellititle3"/>
      </w:pPr>
      <w:bookmarkStart w:id="388" w:name="_Toc447005723"/>
      <w:bookmarkStart w:id="389" w:name="_Toc42155311"/>
      <w:r w:rsidRPr="00855EEB">
        <w:t>Program units for the constitutive equation</w:t>
      </w:r>
      <w:bookmarkEnd w:id="388"/>
      <w:bookmarkEnd w:id="389"/>
    </w:p>
    <w:p w:rsidR="00855EEB" w:rsidRDefault="00855EEB" w:rsidP="00855EEB">
      <w:pPr>
        <w:spacing w:after="0" w:line="240" w:lineRule="auto"/>
        <w:jc w:val="both"/>
        <w:rPr>
          <w:rFonts w:ascii="Times New Roman" w:hAnsi="Times New Roman"/>
          <w:sz w:val="24"/>
          <w:szCs w:val="24"/>
        </w:rPr>
      </w:pPr>
      <w:r w:rsidRPr="00724131">
        <w:rPr>
          <w:rFonts w:ascii="Times New Roman" w:hAnsi="Times New Roman"/>
          <w:sz w:val="24"/>
          <w:szCs w:val="24"/>
        </w:rPr>
        <w:t>The folder “Constitutive_Equation” contains the p</w:t>
      </w:r>
      <w:r>
        <w:rPr>
          <w:rFonts w:ascii="Times New Roman" w:hAnsi="Times New Roman"/>
          <w:sz w:val="24"/>
          <w:szCs w:val="24"/>
        </w:rPr>
        <w:t>r</w:t>
      </w:r>
      <w:r w:rsidRPr="00724131">
        <w:rPr>
          <w:rFonts w:ascii="Times New Roman" w:hAnsi="Times New Roman"/>
          <w:sz w:val="24"/>
          <w:szCs w:val="24"/>
        </w:rPr>
        <w:t>ogram units for the constitutive equation (</w:t>
      </w:r>
      <w:r w:rsidRPr="00276BBF">
        <w:rPr>
          <w:rFonts w:ascii="Times New Roman" w:hAnsi="Times New Roman"/>
          <w:sz w:val="24"/>
          <w:szCs w:val="24"/>
          <w:lang w:val="it-IT"/>
        </w:rPr>
        <w:fldChar w:fldCharType="begin"/>
      </w:r>
      <w:r w:rsidRPr="00724131">
        <w:rPr>
          <w:rFonts w:ascii="Times New Roman" w:hAnsi="Times New Roman"/>
          <w:sz w:val="24"/>
          <w:szCs w:val="24"/>
        </w:rPr>
        <w:instrText xml:space="preserve"> REF _Ref447800900 \h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12.5</w:t>
      </w:r>
      <w:r w:rsidRPr="00276BBF">
        <w:rPr>
          <w:rFonts w:ascii="Times New Roman" w:hAnsi="Times New Roman"/>
          <w:sz w:val="24"/>
          <w:szCs w:val="24"/>
          <w:lang w:val="it-IT"/>
        </w:rPr>
        <w:fldChar w:fldCharType="end"/>
      </w:r>
      <w:r>
        <w:rPr>
          <w:rFonts w:ascii="Times New Roman" w:hAnsi="Times New Roman"/>
          <w:sz w:val="24"/>
          <w:szCs w:val="24"/>
          <w:lang w:val="it-IT"/>
        </w:rPr>
        <w:t>; Amicarelli et al., 2017, IJCFD</w:t>
      </w:r>
      <w:r w:rsidRPr="00724131">
        <w:rPr>
          <w:rFonts w:ascii="Times New Roman" w:hAnsi="Times New Roman"/>
          <w:sz w:val="24"/>
          <w:szCs w:val="24"/>
        </w:rPr>
        <w:t>).</w:t>
      </w:r>
    </w:p>
    <w:p w:rsidR="00131662"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5D1DA9" w:rsidTr="005D1DA9">
        <w:trPr>
          <w:trHeight w:val="301"/>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419"/>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 Otherwise, simply pg(npi)%cella = 0 (particle out of the domain boundaries).</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impose an input kinematics to particles.</w:t>
            </w:r>
          </w:p>
        </w:tc>
      </w:tr>
    </w:tbl>
    <w:p w:rsidR="00EC217D" w:rsidRDefault="00EC217D" w:rsidP="00EC217D">
      <w:pPr>
        <w:spacing w:after="0" w:line="240" w:lineRule="auto"/>
        <w:jc w:val="center"/>
        <w:rPr>
          <w:rFonts w:ascii="Times New Roman" w:hAnsi="Times New Roman"/>
          <w:szCs w:val="24"/>
        </w:rPr>
      </w:pPr>
      <w:bookmarkStart w:id="390" w:name="_Ref447800854"/>
      <w:r w:rsidRPr="00756D53">
        <w:rPr>
          <w:rFonts w:ascii="Times New Roman" w:hAnsi="Times New Roman"/>
          <w:szCs w:val="24"/>
        </w:rPr>
        <w:lastRenderedPageBreak/>
        <w:t xml:space="preserve">Table </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56D53">
        <w:rPr>
          <w:rFonts w:ascii="Times New Roman" w:hAnsi="Times New Roman"/>
          <w:szCs w:val="24"/>
        </w:rPr>
        <w:t>.</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w:t>
      </w:r>
      <w:r w:rsidR="00131662" w:rsidRPr="00ED6D25">
        <w:rPr>
          <w:rFonts w:ascii="Times New Roman" w:hAnsi="Times New Roman"/>
          <w:szCs w:val="24"/>
          <w:lang w:val="it-IT"/>
        </w:rPr>
        <w:fldChar w:fldCharType="end"/>
      </w:r>
      <w:bookmarkEnd w:id="390"/>
      <w:r w:rsidR="00131662" w:rsidRPr="00756D53">
        <w:rPr>
          <w:rFonts w:ascii="Times New Roman" w:hAnsi="Times New Roman"/>
          <w:szCs w:val="24"/>
        </w:rPr>
        <w:t xml:space="preserve">. </w:t>
      </w:r>
      <w:r w:rsidR="00BC142A" w:rsidRPr="00BC142A">
        <w:rPr>
          <w:rFonts w:ascii="Times New Roman" w:hAnsi="Times New Roman"/>
          <w:szCs w:val="24"/>
        </w:rPr>
        <w:t>Program uni</w:t>
      </w:r>
      <w:r w:rsidR="00BC142A">
        <w:rPr>
          <w:rFonts w:ascii="Times New Roman" w:hAnsi="Times New Roman"/>
          <w:szCs w:val="24"/>
        </w:rPr>
        <w:t>ts for the boundary conditions of</w:t>
      </w:r>
      <w:r w:rsidR="00BC142A" w:rsidRPr="00BC142A">
        <w:rPr>
          <w:rFonts w:ascii="Times New Roman" w:hAnsi="Times New Roman"/>
          <w:szCs w:val="24"/>
        </w:rPr>
        <w:t xml:space="preserve"> the inlet/outlet sections </w:t>
      </w:r>
      <w:r w:rsidRPr="00BC142A">
        <w:rPr>
          <w:rFonts w:ascii="Times New Roman" w:hAnsi="Times New Roman"/>
          <w:szCs w:val="24"/>
        </w:rPr>
        <w:t>(“BC”; SPHERA v.</w:t>
      </w:r>
      <w:r w:rsidR="00B70461">
        <w:rPr>
          <w:rFonts w:ascii="Times New Roman" w:hAnsi="Times New Roman"/>
          <w:szCs w:val="24"/>
        </w:rPr>
        <w:t>9</w:t>
      </w:r>
      <w:r w:rsidRPr="00BC142A">
        <w:rPr>
          <w:rFonts w:ascii="Times New Roman" w:hAnsi="Times New Roman"/>
          <w:szCs w:val="24"/>
        </w:rPr>
        <w:t>.0</w:t>
      </w:r>
      <w:r w:rsidR="00B70461">
        <w:rPr>
          <w:rFonts w:ascii="Times New Roman" w:hAnsi="Times New Roman"/>
          <w:szCs w:val="24"/>
        </w:rPr>
        <w:t>.0</w:t>
      </w:r>
      <w:r w:rsidRPr="00BC142A">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pressure estimation.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855EEB" w:rsidP="00822C58">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5D1DA9" w:rsidRDefault="00855EEB" w:rsidP="00855EEB">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To accumulate contributions for the continuity equation.</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Computation of velocity gradients and the second invariant of the</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strain-rate tensor.</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a corrective term for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BC142A" w:rsidRDefault="00EC217D" w:rsidP="00EC217D">
      <w:pPr>
        <w:spacing w:after="0" w:line="240" w:lineRule="auto"/>
        <w:jc w:val="center"/>
        <w:rPr>
          <w:rFonts w:ascii="Times New Roman" w:hAnsi="Times New Roman"/>
          <w:szCs w:val="24"/>
        </w:rPr>
      </w:pPr>
      <w:bookmarkStart w:id="391" w:name="_Ref447800873"/>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2</w:t>
      </w:r>
      <w:r w:rsidR="00131662" w:rsidRPr="00ED6D25">
        <w:rPr>
          <w:rFonts w:ascii="Times New Roman" w:hAnsi="Times New Roman"/>
          <w:szCs w:val="24"/>
          <w:lang w:val="it-IT"/>
        </w:rPr>
        <w:fldChar w:fldCharType="end"/>
      </w:r>
      <w:bookmarkEnd w:id="391"/>
      <w:r w:rsidRPr="00724131">
        <w:rPr>
          <w:rFonts w:ascii="Times New Roman" w:hAnsi="Times New Roman"/>
          <w:szCs w:val="24"/>
        </w:rPr>
        <w:t xml:space="preserve">. </w:t>
      </w:r>
      <w:r w:rsidR="00BC142A" w:rsidRPr="00BC142A">
        <w:rPr>
          <w:rFonts w:ascii="Times New Roman" w:hAnsi="Times New Roman"/>
          <w:szCs w:val="24"/>
        </w:rPr>
        <w:t xml:space="preserve">Program units for the continuity equation </w:t>
      </w:r>
      <w:r w:rsidRPr="00BC142A">
        <w:rPr>
          <w:rFonts w:ascii="Times New Roman" w:hAnsi="Times New Roman"/>
          <w:szCs w:val="24"/>
        </w:rPr>
        <w:t>(“BE_mass”; SPHERA v.</w:t>
      </w:r>
      <w:r w:rsidR="00C54D72">
        <w:rPr>
          <w:rFonts w:ascii="Times New Roman" w:hAnsi="Times New Roman"/>
          <w:szCs w:val="24"/>
        </w:rPr>
        <w:t>9.0.0</w:t>
      </w:r>
      <w:r w:rsidRPr="00BC142A">
        <w:rPr>
          <w:rFonts w:ascii="Times New Roman" w:hAnsi="Times New Roman"/>
          <w:szCs w:val="24"/>
        </w:rPr>
        <w:t>).</w:t>
      </w:r>
    </w:p>
    <w:p w:rsidR="00EC217D" w:rsidRPr="00BC142A"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subroutine.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velocity_smoothing_SA_SPH_3</w:t>
            </w:r>
            <w:r w:rsidRPr="00342BFE">
              <w:rPr>
                <w:rFonts w:ascii="Times New Roman" w:eastAsia="Times New Roman" w:hAnsi="Times New Roman"/>
                <w:bCs/>
                <w:color w:val="000000"/>
                <w:sz w:val="20"/>
                <w:szCs w:val="20"/>
                <w:lang w:eastAsia="en-GB"/>
              </w:rPr>
              <w:t>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Morris term in the momentum equation.</w:t>
            </w:r>
          </w:p>
        </w:tc>
      </w:tr>
    </w:tbl>
    <w:p w:rsidR="00EC217D" w:rsidRPr="00724131" w:rsidRDefault="00EC217D" w:rsidP="00EC217D">
      <w:pPr>
        <w:spacing w:after="0" w:line="240" w:lineRule="auto"/>
        <w:jc w:val="center"/>
        <w:rPr>
          <w:rFonts w:ascii="Times New Roman" w:hAnsi="Times New Roman"/>
          <w:szCs w:val="24"/>
        </w:rPr>
      </w:pPr>
      <w:bookmarkStart w:id="392" w:name="_Ref447800885"/>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3</w:t>
      </w:r>
      <w:r w:rsidR="00131662" w:rsidRPr="00ED6D25">
        <w:rPr>
          <w:rFonts w:ascii="Times New Roman" w:hAnsi="Times New Roman"/>
          <w:szCs w:val="24"/>
          <w:lang w:val="it-IT"/>
        </w:rPr>
        <w:fldChar w:fldCharType="end"/>
      </w:r>
      <w:bookmarkEnd w:id="392"/>
      <w:r w:rsidRPr="00724131">
        <w:rPr>
          <w:rFonts w:ascii="Times New Roman" w:hAnsi="Times New Roman"/>
          <w:szCs w:val="24"/>
        </w:rPr>
        <w:t xml:space="preserve">. </w:t>
      </w:r>
      <w:r w:rsidR="00724131" w:rsidRPr="00724131">
        <w:rPr>
          <w:rFonts w:ascii="Times New Roman" w:hAnsi="Times New Roman"/>
          <w:szCs w:val="24"/>
        </w:rPr>
        <w:t xml:space="preserve">Program units for the momentum equation </w:t>
      </w:r>
      <w:r w:rsidRPr="00724131">
        <w:rPr>
          <w:rFonts w:ascii="Times New Roman" w:hAnsi="Times New Roman"/>
          <w:szCs w:val="24"/>
        </w:rPr>
        <w:t>(“BE_momentum”; SPHERA v.</w:t>
      </w:r>
      <w:r w:rsidR="00C54D72">
        <w:rPr>
          <w:rFonts w:ascii="Times New Roman" w:hAnsi="Times New Roman"/>
          <w:szCs w:val="24"/>
        </w:rPr>
        <w:t>9.0.0</w:t>
      </w:r>
      <w:r w:rsidRPr="00724131">
        <w:rPr>
          <w:rFonts w:ascii="Times New Roman" w:hAnsi="Times New Roman"/>
          <w:szCs w:val="24"/>
        </w:rPr>
        <w:t>).</w:t>
      </w:r>
    </w:p>
    <w:p w:rsidR="00131662" w:rsidRPr="00724131"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.txt output files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the body particles to the continuity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body particle pressure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body particle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724131" w:rsidRDefault="00EC217D" w:rsidP="00EC217D">
      <w:pPr>
        <w:spacing w:after="0" w:line="240" w:lineRule="auto"/>
        <w:jc w:val="center"/>
        <w:rPr>
          <w:rFonts w:ascii="Times New Roman" w:hAnsi="Times New Roman"/>
          <w:szCs w:val="24"/>
        </w:rPr>
      </w:pPr>
      <w:bookmarkStart w:id="393" w:name="_Ref447800892"/>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4</w:t>
      </w:r>
      <w:r w:rsidR="00131662" w:rsidRPr="00ED6D25">
        <w:rPr>
          <w:rFonts w:ascii="Times New Roman" w:hAnsi="Times New Roman"/>
          <w:szCs w:val="24"/>
          <w:lang w:val="it-IT"/>
        </w:rPr>
        <w:fldChar w:fldCharType="end"/>
      </w:r>
      <w:bookmarkEnd w:id="393"/>
      <w:r w:rsidRPr="00724131">
        <w:rPr>
          <w:rFonts w:ascii="Times New Roman" w:hAnsi="Times New Roman"/>
          <w:szCs w:val="24"/>
        </w:rPr>
        <w:t xml:space="preserve">. </w:t>
      </w:r>
      <w:r w:rsidR="00724131" w:rsidRPr="00724131">
        <w:rPr>
          <w:rFonts w:ascii="Times New Roman" w:hAnsi="Times New Roman"/>
          <w:szCs w:val="24"/>
        </w:rPr>
        <w:t xml:space="preserve">Program units for the transport of solid bodies in free surface flows </w:t>
      </w:r>
      <w:r w:rsidRPr="00724131">
        <w:rPr>
          <w:rFonts w:ascii="Times New Roman" w:hAnsi="Times New Roman"/>
          <w:szCs w:val="24"/>
        </w:rPr>
        <w:t>(“Body_Transport”; SPHERA v.</w:t>
      </w:r>
      <w:r w:rsidR="00C54D72">
        <w:rPr>
          <w:rFonts w:ascii="Times New Roman" w:hAnsi="Times New Roman"/>
          <w:szCs w:val="24"/>
        </w:rPr>
        <w:t>9.0.0</w:t>
      </w:r>
      <w:r w:rsidRPr="00724131">
        <w:rPr>
          <w:rFonts w:ascii="Times New Roman" w:hAnsi="Times New Roman"/>
          <w:szCs w:val="24"/>
        </w:rPr>
        <w:t>).</w:t>
      </w:r>
    </w:p>
    <w:p w:rsidR="00EC217D" w:rsidRPr="00724131"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compute the frictional viscosity and the mixture viscosity for</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dense granular flows (KTGF packing limit). (Amicarelli et al., 2017, IJCFD)</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5D1DA9" w:rsidRDefault="00EC217D" w:rsidP="00C54D72">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724131" w:rsidRDefault="00EC217D" w:rsidP="00EC217D">
      <w:pPr>
        <w:spacing w:after="0" w:line="240" w:lineRule="auto"/>
        <w:jc w:val="center"/>
        <w:rPr>
          <w:rFonts w:ascii="Times New Roman" w:hAnsi="Times New Roman"/>
          <w:szCs w:val="24"/>
        </w:rPr>
      </w:pPr>
      <w:bookmarkStart w:id="394" w:name="_Ref447800900"/>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5</w:t>
      </w:r>
      <w:r w:rsidR="00131662" w:rsidRPr="00ED6D25">
        <w:rPr>
          <w:rFonts w:ascii="Times New Roman" w:hAnsi="Times New Roman"/>
          <w:szCs w:val="24"/>
          <w:lang w:val="it-IT"/>
        </w:rPr>
        <w:fldChar w:fldCharType="end"/>
      </w:r>
      <w:bookmarkEnd w:id="394"/>
      <w:r w:rsidRPr="00724131">
        <w:rPr>
          <w:rFonts w:ascii="Times New Roman" w:hAnsi="Times New Roman"/>
          <w:szCs w:val="24"/>
        </w:rPr>
        <w:t xml:space="preserve">. </w:t>
      </w:r>
      <w:r w:rsidR="00724131" w:rsidRPr="00724131">
        <w:rPr>
          <w:rFonts w:ascii="Times New Roman" w:hAnsi="Times New Roman"/>
          <w:szCs w:val="24"/>
        </w:rPr>
        <w:t xml:space="preserve">Program units for the constitutive equation </w:t>
      </w:r>
      <w:r w:rsidRPr="00724131">
        <w:rPr>
          <w:rFonts w:ascii="Times New Roman" w:hAnsi="Times New Roman"/>
          <w:szCs w:val="24"/>
        </w:rPr>
        <w:t>(“Constitutive_Equation”; SPHERA v.</w:t>
      </w:r>
      <w:r w:rsidR="00C54D72">
        <w:rPr>
          <w:rFonts w:ascii="Times New Roman" w:hAnsi="Times New Roman"/>
          <w:szCs w:val="24"/>
        </w:rPr>
        <w:t>9.0.0</w:t>
      </w:r>
      <w:r w:rsidRPr="00724131">
        <w:rPr>
          <w:rFonts w:ascii="Times New Roman" w:hAnsi="Times New Roman"/>
          <w:szCs w:val="24"/>
        </w:rPr>
        <w:t>).</w:t>
      </w:r>
    </w:p>
    <w:p w:rsidR="00756D53" w:rsidRDefault="00756D53" w:rsidP="00EC217D">
      <w:pPr>
        <w:spacing w:after="0" w:line="240" w:lineRule="auto"/>
        <w:jc w:val="both"/>
        <w:rPr>
          <w:rFonts w:ascii="Times New Roman" w:hAnsi="Times New Roman"/>
          <w:sz w:val="24"/>
          <w:szCs w:val="24"/>
        </w:rPr>
      </w:pPr>
    </w:p>
    <w:p w:rsidR="00724131" w:rsidRPr="00724131" w:rsidRDefault="00724131" w:rsidP="00724131">
      <w:pPr>
        <w:pStyle w:val="Amicarellititle3"/>
        <w:rPr>
          <w:lang w:val="en-GB"/>
        </w:rPr>
      </w:pPr>
      <w:bookmarkStart w:id="395" w:name="_Toc447005724"/>
      <w:bookmarkStart w:id="396" w:name="_Toc42155312"/>
      <w:r w:rsidRPr="00724131">
        <w:rPr>
          <w:lang w:val="en-GB"/>
        </w:rPr>
        <w:t>Program units for the boundary treatment scheme DB-SPH</w:t>
      </w:r>
      <w:bookmarkEnd w:id="395"/>
      <w:bookmarkEnd w:id="396"/>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“DB_SPH” contains th</w:t>
      </w:r>
      <w:r>
        <w:rPr>
          <w:rFonts w:ascii="Times New Roman" w:hAnsi="Times New Roman"/>
          <w:sz w:val="24"/>
          <w:szCs w:val="24"/>
        </w:rPr>
        <w:t>ose</w:t>
      </w:r>
      <w:r w:rsidRPr="00724131">
        <w:rPr>
          <w:rFonts w:ascii="Times New Roman" w:hAnsi="Times New Roman"/>
          <w:sz w:val="24"/>
          <w:szCs w:val="24"/>
        </w:rPr>
        <w:t xml:space="preserve"> program units, which are exclusively dedicated to the boundary treatment scheme DB-SPH (Amicarelli et al.,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724131">
        <w:rPr>
          <w:rFonts w:ascii="Times New Roman" w:hAnsi="Times New Roman"/>
          <w:sz w:val="24"/>
          <w:szCs w:val="24"/>
        </w:rPr>
        <w:t xml:space="preserve">; </w:t>
      </w:r>
      <w:r w:rsidRPr="00276BBF">
        <w:rPr>
          <w:rFonts w:ascii="Times New Roman" w:hAnsi="Times New Roman"/>
          <w:sz w:val="24"/>
          <w:szCs w:val="24"/>
        </w:rPr>
        <w:fldChar w:fldCharType="begin"/>
      </w:r>
      <w:r w:rsidRPr="00724131">
        <w:rPr>
          <w:rFonts w:ascii="Times New Roman" w:hAnsi="Times New Roman"/>
          <w:sz w:val="24"/>
          <w:szCs w:val="24"/>
        </w:rPr>
        <w:instrText xml:space="preserve"> REF _Ref447800906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12.6</w:t>
      </w:r>
      <w:r w:rsidRPr="00276BBF">
        <w:rPr>
          <w:rFonts w:ascii="Times New Roman" w:hAnsi="Times New Roman"/>
          <w:sz w:val="24"/>
          <w:szCs w:val="24"/>
        </w:rPr>
        <w:fldChar w:fldCharType="end"/>
      </w:r>
      <w:r w:rsidRPr="00724131">
        <w:rPr>
          <w:rFonts w:ascii="Times New Roman" w:hAnsi="Times New Roman"/>
          <w:sz w:val="24"/>
          <w:szCs w:val="24"/>
        </w:rPr>
        <w:t>).</w:t>
      </w:r>
    </w:p>
    <w:p w:rsidR="00724131" w:rsidRDefault="00724131" w:rsidP="00EC217D">
      <w:pPr>
        <w:spacing w:after="0" w:line="240" w:lineRule="auto"/>
        <w:jc w:val="both"/>
        <w:rPr>
          <w:rFonts w:ascii="Times New Roman" w:hAnsi="Times New Roman"/>
          <w:sz w:val="24"/>
          <w:szCs w:val="24"/>
        </w:rPr>
      </w:pPr>
    </w:p>
    <w:p w:rsidR="00A271C4" w:rsidRDefault="00A271C4" w:rsidP="00EC217D">
      <w:pPr>
        <w:spacing w:after="0" w:line="240" w:lineRule="auto"/>
        <w:jc w:val="both"/>
        <w:rPr>
          <w:rFonts w:ascii="Times New Roman" w:hAnsi="Times New Roman"/>
          <w:sz w:val="24"/>
          <w:szCs w:val="24"/>
        </w:rPr>
      </w:pPr>
    </w:p>
    <w:p w:rsidR="00A271C4" w:rsidRPr="00724131" w:rsidRDefault="00A271C4" w:rsidP="00EC217D">
      <w:pPr>
        <w:spacing w:after="0" w:line="240" w:lineRule="auto"/>
        <w:jc w:val="both"/>
        <w:rPr>
          <w:rFonts w:ascii="Times New Roman" w:hAnsi="Times New Roman"/>
          <w:sz w:val="24"/>
          <w:szCs w:val="24"/>
        </w:rPr>
      </w:pPr>
    </w:p>
    <w:p w:rsidR="00131662" w:rsidRPr="00756D53" w:rsidRDefault="00756D53" w:rsidP="00863855">
      <w:pPr>
        <w:pStyle w:val="Amicarellititle3"/>
        <w:rPr>
          <w:lang w:val="en-GB"/>
        </w:rPr>
      </w:pPr>
      <w:bookmarkStart w:id="397" w:name="_Toc447005725"/>
      <w:bookmarkStart w:id="398" w:name="_Toc42155313"/>
      <w:r w:rsidRPr="00756D53">
        <w:rPr>
          <w:lang w:val="en-GB"/>
        </w:rPr>
        <w:t>Program units for the erosion criterion</w:t>
      </w:r>
      <w:bookmarkEnd w:id="397"/>
      <w:bookmarkEnd w:id="398"/>
    </w:p>
    <w:p w:rsidR="00131662" w:rsidRPr="00276BBF" w:rsidRDefault="00756D53" w:rsidP="00131662">
      <w:pPr>
        <w:spacing w:after="0" w:line="240" w:lineRule="auto"/>
        <w:jc w:val="both"/>
        <w:rPr>
          <w:rFonts w:ascii="Times New Roman" w:hAnsi="Times New Roman"/>
          <w:sz w:val="24"/>
          <w:szCs w:val="24"/>
          <w:lang w:val="it-IT"/>
        </w:rPr>
      </w:pPr>
      <w:r w:rsidRPr="00756D53">
        <w:rPr>
          <w:rFonts w:ascii="Times New Roman" w:hAnsi="Times New Roman"/>
          <w:sz w:val="24"/>
          <w:szCs w:val="24"/>
        </w:rPr>
        <w:t xml:space="preserve">The folder </w:t>
      </w:r>
      <w:r w:rsidR="00131662" w:rsidRPr="00756D53">
        <w:rPr>
          <w:rFonts w:ascii="Times New Roman" w:hAnsi="Times New Roman"/>
          <w:sz w:val="24"/>
          <w:szCs w:val="24"/>
        </w:rPr>
        <w:t xml:space="preserve">“Erosion_Criterion” </w:t>
      </w:r>
      <w:r w:rsidRPr="00756D53">
        <w:rPr>
          <w:rFonts w:ascii="Times New Roman" w:hAnsi="Times New Roman"/>
          <w:sz w:val="24"/>
          <w:szCs w:val="24"/>
        </w:rPr>
        <w:t xml:space="preserve">contains those program units, which are exclusively dedicated to the </w:t>
      </w:r>
      <w:r w:rsidR="00131662" w:rsidRPr="00756D53">
        <w:rPr>
          <w:rFonts w:ascii="Times New Roman" w:hAnsi="Times New Roman"/>
          <w:sz w:val="24"/>
          <w:szCs w:val="24"/>
        </w:rPr>
        <w:t xml:space="preserve">2D </w:t>
      </w:r>
      <w:r w:rsidRPr="00756D53">
        <w:rPr>
          <w:rFonts w:ascii="Times New Roman" w:hAnsi="Times New Roman"/>
          <w:sz w:val="24"/>
          <w:szCs w:val="24"/>
        </w:rPr>
        <w:t xml:space="preserve">erosion criterion of </w:t>
      </w:r>
      <w:r w:rsidR="00131662" w:rsidRPr="00756D53">
        <w:rPr>
          <w:rFonts w:ascii="Times New Roman" w:hAnsi="Times New Roman"/>
          <w:sz w:val="24"/>
          <w:szCs w:val="24"/>
        </w:rPr>
        <w:t>Manenti et al.</w:t>
      </w:r>
      <w:r w:rsidRPr="00756D53">
        <w:rPr>
          <w:rFonts w:ascii="Times New Roman" w:hAnsi="Times New Roman"/>
          <w:sz w:val="24"/>
          <w:szCs w:val="24"/>
        </w:rPr>
        <w:t xml:space="preserve"> </w:t>
      </w:r>
      <w:r>
        <w:rPr>
          <w:rFonts w:ascii="Times New Roman" w:hAnsi="Times New Roman"/>
          <w:sz w:val="24"/>
          <w:szCs w:val="24"/>
          <w:lang w:val="it-IT"/>
        </w:rPr>
        <w:t>(</w:t>
      </w:r>
      <w:r w:rsidR="00131662" w:rsidRPr="00276BBF">
        <w:rPr>
          <w:rFonts w:ascii="Times New Roman" w:hAnsi="Times New Roman"/>
          <w:sz w:val="24"/>
          <w:szCs w:val="24"/>
          <w:lang w:val="it-IT"/>
        </w:rPr>
        <w:t xml:space="preserve">2012,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w:t>
      </w:r>
      <w:r w:rsidR="00131662" w:rsidRPr="00276BBF">
        <w:rPr>
          <w:rFonts w:ascii="Times New Roman" w:hAnsi="Times New Roman"/>
          <w:sz w:val="24"/>
          <w:szCs w:val="24"/>
          <w:lang w:val="it-IT"/>
        </w:rPr>
        <w:t>)</w:t>
      </w:r>
      <w:r>
        <w:rPr>
          <w:rFonts w:ascii="Times New Roman" w:hAnsi="Times New Roman"/>
          <w:sz w:val="24"/>
          <w:szCs w:val="24"/>
          <w:lang w:val="it-IT"/>
        </w:rPr>
        <w:t xml:space="preserve"> and its further developments </w:t>
      </w:r>
      <w:r w:rsidR="00131662" w:rsidRPr="00276BBF">
        <w:rPr>
          <w:rFonts w:ascii="Times New Roman" w:hAnsi="Times New Roman"/>
          <w:sz w:val="24"/>
          <w:szCs w:val="24"/>
          <w:lang w:val="it-IT"/>
        </w:rPr>
        <w:t>(</w:t>
      </w:r>
      <w:r w:rsidR="00131662" w:rsidRPr="00276BBF">
        <w:rPr>
          <w:rFonts w:ascii="Times New Roman" w:hAnsi="Times New Roman"/>
          <w:sz w:val="24"/>
          <w:szCs w:val="24"/>
        </w:rPr>
        <w:fldChar w:fldCharType="begin"/>
      </w:r>
      <w:r w:rsidR="00131662" w:rsidRPr="00276BBF">
        <w:rPr>
          <w:rFonts w:ascii="Times New Roman" w:hAnsi="Times New Roman"/>
          <w:sz w:val="24"/>
          <w:szCs w:val="24"/>
          <w:lang w:val="it-IT"/>
        </w:rPr>
        <w:instrText xml:space="preserve"> REF _Ref447800914 \h </w:instrText>
      </w:r>
      <w:r w:rsidR="00276BBF" w:rsidRPr="00276BBF">
        <w:rPr>
          <w:rFonts w:ascii="Times New Roman" w:hAnsi="Times New Roman"/>
          <w:sz w:val="24"/>
          <w:szCs w:val="24"/>
          <w:lang w:val="it-IT"/>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32296" w:rsidRPr="00A32296">
        <w:rPr>
          <w:rFonts w:ascii="Times New Roman" w:hAnsi="Times New Roman"/>
          <w:sz w:val="24"/>
          <w:szCs w:val="24"/>
          <w:lang w:val="it-IT"/>
        </w:rPr>
        <w:t xml:space="preserve">Table </w:t>
      </w:r>
      <w:r w:rsidR="00A32296" w:rsidRPr="00A32296">
        <w:rPr>
          <w:rFonts w:ascii="Times New Roman" w:hAnsi="Times New Roman"/>
          <w:noProof/>
          <w:sz w:val="24"/>
          <w:szCs w:val="24"/>
          <w:lang w:val="it-IT"/>
        </w:rPr>
        <w:t>12.7</w:t>
      </w:r>
      <w:r w:rsidR="00131662" w:rsidRPr="00276BBF">
        <w:rPr>
          <w:rFonts w:ascii="Times New Roman" w:hAnsi="Times New Roman"/>
          <w:sz w:val="24"/>
          <w:szCs w:val="24"/>
        </w:rPr>
        <w:fldChar w:fldCharType="end"/>
      </w:r>
      <w:r w:rsidR="00131662" w:rsidRPr="00276BBF">
        <w:rPr>
          <w:rFonts w:ascii="Times New Roman" w:hAnsi="Times New Roman"/>
          <w:sz w:val="24"/>
          <w:szCs w:val="24"/>
          <w:lang w:val="it-IT"/>
        </w:rPr>
        <w:t>).</w:t>
      </w:r>
    </w:p>
    <w:p w:rsidR="00EC217D" w:rsidRPr="00276BBF" w:rsidRDefault="00EC217D" w:rsidP="00EC217D">
      <w:pPr>
        <w:spacing w:after="0" w:line="240" w:lineRule="auto"/>
        <w:jc w:val="both"/>
        <w:rPr>
          <w:rFonts w:ascii="Times New Roman" w:hAnsi="Times New Roman"/>
          <w:sz w:val="24"/>
          <w:szCs w:val="24"/>
          <w:lang w:val="it-IT"/>
        </w:rPr>
      </w:pPr>
    </w:p>
    <w:p w:rsidR="00EC217D" w:rsidRPr="00756D53" w:rsidRDefault="00756D53" w:rsidP="00E237E4">
      <w:pPr>
        <w:pStyle w:val="Amicarellititle3"/>
        <w:ind w:left="1225" w:hanging="505"/>
        <w:rPr>
          <w:lang w:val="en-GB"/>
        </w:rPr>
      </w:pPr>
      <w:bookmarkStart w:id="399" w:name="_Toc447005726"/>
      <w:bookmarkStart w:id="400" w:name="_Toc42155314"/>
      <w:r w:rsidRPr="00756D53">
        <w:rPr>
          <w:lang w:val="en-GB"/>
        </w:rPr>
        <w:t>Prog</w:t>
      </w:r>
      <w:r>
        <w:rPr>
          <w:lang w:val="en-GB"/>
        </w:rPr>
        <w:t>r</w:t>
      </w:r>
      <w:r w:rsidRPr="00756D53">
        <w:rPr>
          <w:lang w:val="en-GB"/>
        </w:rPr>
        <w:t xml:space="preserve">am units on geometry </w:t>
      </w:r>
      <w:r w:rsidR="00EC217D" w:rsidRPr="00756D53">
        <w:rPr>
          <w:lang w:val="en-GB"/>
        </w:rPr>
        <w:t xml:space="preserve">(i.e., </w:t>
      </w:r>
      <w:r w:rsidRPr="00756D53">
        <w:rPr>
          <w:lang w:val="en-GB"/>
        </w:rPr>
        <w:t>analytic geometry</w:t>
      </w:r>
      <w:r w:rsidR="00EC217D" w:rsidRPr="00756D53">
        <w:rPr>
          <w:lang w:val="en-GB"/>
        </w:rPr>
        <w:t>, algebra, …)</w:t>
      </w:r>
      <w:bookmarkEnd w:id="399"/>
      <w:bookmarkEnd w:id="400"/>
    </w:p>
    <w:p w:rsidR="00EC217D" w:rsidRPr="00756D53" w:rsidRDefault="00756D53" w:rsidP="00EC217D">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C217D" w:rsidRPr="00756D53">
        <w:rPr>
          <w:rFonts w:ascii="Times New Roman" w:hAnsi="Times New Roman"/>
          <w:sz w:val="24"/>
          <w:szCs w:val="24"/>
        </w:rPr>
        <w:t xml:space="preserve">“Geometry” </w:t>
      </w:r>
      <w:r w:rsidRPr="00756D53">
        <w:rPr>
          <w:rFonts w:ascii="Times New Roman" w:hAnsi="Times New Roman"/>
          <w:sz w:val="24"/>
          <w:szCs w:val="24"/>
        </w:rPr>
        <w:t xml:space="preserve">contains the program units </w:t>
      </w:r>
      <w:r>
        <w:rPr>
          <w:rFonts w:ascii="Times New Roman" w:hAnsi="Times New Roman"/>
          <w:sz w:val="24"/>
          <w:szCs w:val="24"/>
        </w:rPr>
        <w:t xml:space="preserve">dedicated to </w:t>
      </w:r>
      <w:r w:rsidRPr="00756D53">
        <w:rPr>
          <w:rFonts w:ascii="Times New Roman" w:hAnsi="Times New Roman"/>
          <w:sz w:val="24"/>
          <w:szCs w:val="24"/>
        </w:rPr>
        <w:t>analytic geometry, algebra and coordinate changes</w:t>
      </w:r>
      <w:r w:rsidR="00EC217D" w:rsidRPr="00756D53">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756D53">
        <w:rPr>
          <w:rFonts w:ascii="Times New Roman" w:hAnsi="Times New Roman"/>
          <w:sz w:val="24"/>
          <w:szCs w:val="24"/>
        </w:rPr>
        <w:instrText xml:space="preserve"> REF _Ref447800920 \h </w:instrText>
      </w:r>
      <w:r w:rsidR="00276BBF" w:rsidRPr="00756D53">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12.8</w:t>
      </w:r>
      <w:r w:rsidR="00131662" w:rsidRPr="00276BBF">
        <w:rPr>
          <w:rFonts w:ascii="Times New Roman" w:hAnsi="Times New Roman"/>
          <w:sz w:val="24"/>
          <w:szCs w:val="24"/>
        </w:rPr>
        <w:fldChar w:fldCharType="end"/>
      </w:r>
      <w:r w:rsidR="00EC217D" w:rsidRPr="00756D53">
        <w:rPr>
          <w:rFonts w:ascii="Times New Roman" w:hAnsi="Times New Roman"/>
          <w:sz w:val="24"/>
          <w:szCs w:val="24"/>
        </w:rPr>
        <w:t xml:space="preserve">). </w:t>
      </w:r>
    </w:p>
    <w:p w:rsidR="00ED6D25" w:rsidRPr="00756D53"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5D1DA9" w:rsidTr="00A271C4">
        <w:trPr>
          <w:trHeight w:val="301"/>
        </w:trPr>
        <w:tc>
          <w:tcPr>
            <w:tcW w:w="179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5D1DA9" w:rsidTr="00A271C4">
        <w:trPr>
          <w:trHeight w:val="419"/>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 element density and pressure (Amicarelli et al., 2013, IJNME).</w:t>
            </w:r>
          </w:p>
        </w:tc>
      </w:tr>
      <w:tr w:rsidR="00A271C4" w:rsidRPr="005D1DA9" w:rsidTr="00A271C4">
        <w:trPr>
          <w:trHeight w:val="419"/>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contributions to the numerator of the boundary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shear viscosity term in DB-SPH-NS.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Imposing input kinematics for the DB-SPH elements (linear</w:t>
            </w:r>
            <w:r w:rsidR="00A271C4">
              <w:rPr>
                <w:rFonts w:ascii="Times New Roman" w:eastAsia="Times New Roman" w:hAnsi="Times New Roman"/>
                <w:bCs/>
                <w:color w:val="000000"/>
                <w:sz w:val="20"/>
                <w:szCs w:val="20"/>
                <w:lang w:eastAsia="en-GB"/>
              </w:rPr>
              <w:t xml:space="preserve"> interpolation of input data).</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velocity gradients in the Viscous Sub-Layer of</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semi-particles (before Shepard correction). Contributions to the discrete Shepard coefficient of wall elements depending on fluid particles (not on semi-particles).</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Wall element contributions for Monaghan artificial viscosity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term.</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semi-particle shape coefficients and volumes.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724131" w:rsidRDefault="00EC217D" w:rsidP="00EC217D">
      <w:pPr>
        <w:spacing w:after="0" w:line="240" w:lineRule="auto"/>
        <w:jc w:val="center"/>
        <w:rPr>
          <w:rFonts w:ascii="Times New Roman" w:hAnsi="Times New Roman"/>
          <w:szCs w:val="24"/>
        </w:rPr>
      </w:pPr>
      <w:bookmarkStart w:id="401" w:name="_Ref447800906"/>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6</w:t>
      </w:r>
      <w:r w:rsidR="00131662" w:rsidRPr="00ED6D25">
        <w:rPr>
          <w:rFonts w:ascii="Times New Roman" w:hAnsi="Times New Roman"/>
          <w:szCs w:val="24"/>
          <w:lang w:val="it-IT"/>
        </w:rPr>
        <w:fldChar w:fldCharType="end"/>
      </w:r>
      <w:bookmarkEnd w:id="401"/>
      <w:r w:rsidRPr="00724131">
        <w:rPr>
          <w:rFonts w:ascii="Times New Roman" w:hAnsi="Times New Roman"/>
          <w:szCs w:val="24"/>
        </w:rPr>
        <w:t xml:space="preserve">. </w:t>
      </w:r>
      <w:r w:rsidR="00724131" w:rsidRPr="00724131">
        <w:rPr>
          <w:rFonts w:ascii="Times New Roman" w:hAnsi="Times New Roman"/>
          <w:szCs w:val="24"/>
        </w:rPr>
        <w:t xml:space="preserve">Program units for the boundary treatment scheme </w:t>
      </w:r>
      <w:r w:rsidRPr="00724131">
        <w:rPr>
          <w:rFonts w:ascii="Times New Roman" w:hAnsi="Times New Roman"/>
          <w:szCs w:val="24"/>
        </w:rPr>
        <w:t xml:space="preserve">DB-SPH </w:t>
      </w:r>
    </w:p>
    <w:p w:rsidR="00EC217D" w:rsidRPr="00ED6D25" w:rsidRDefault="00EC217D" w:rsidP="00EC217D">
      <w:pPr>
        <w:spacing w:after="0" w:line="240" w:lineRule="auto"/>
        <w:jc w:val="center"/>
        <w:rPr>
          <w:rFonts w:ascii="Times New Roman" w:hAnsi="Times New Roman"/>
          <w:szCs w:val="24"/>
          <w:lang w:val="it-IT"/>
        </w:rPr>
      </w:pPr>
      <w:r w:rsidRPr="00ED6D25">
        <w:rPr>
          <w:rFonts w:ascii="Times New Roman" w:hAnsi="Times New Roman"/>
          <w:szCs w:val="24"/>
          <w:lang w:val="it-IT"/>
        </w:rPr>
        <w:t>(“DB_SPH”; SPHERA v.</w:t>
      </w:r>
      <w:r w:rsidR="00C54D72">
        <w:rPr>
          <w:rFonts w:ascii="Times New Roman" w:hAnsi="Times New Roman"/>
          <w:szCs w:val="24"/>
          <w:lang w:val="it-IT"/>
        </w:rPr>
        <w:t>9.0.0</w:t>
      </w:r>
      <w:r w:rsidRPr="00ED6D25">
        <w:rPr>
          <w:rFonts w:ascii="Times New Roman" w:hAnsi="Times New Roman"/>
          <w:szCs w:val="24"/>
          <w:lang w:val="it-IT"/>
        </w:rPr>
        <w:t>).</w:t>
      </w:r>
    </w:p>
    <w:p w:rsidR="00EC217D" w:rsidRPr="00276BBF" w:rsidRDefault="00EC217D" w:rsidP="00EC217D">
      <w:pPr>
        <w:spacing w:after="0" w:line="240" w:lineRule="auto"/>
        <w:jc w:val="center"/>
        <w:rPr>
          <w:rFonts w:ascii="Times New Roman" w:hAnsi="Times New Roman"/>
          <w:sz w:val="24"/>
          <w:szCs w:val="24"/>
          <w:lang w:val="it-IT"/>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k_BetaGamma=teta_c/teta_c,00. k_BetaGamma is the ratio between Shields critical non-dimensional stress for a generic 3D slope (teta_c) and its analogous value defined by Shields diagram (teta_c,00) on flat bed.</w:t>
            </w:r>
          </w:p>
        </w:tc>
      </w:tr>
      <w:tr w:rsidR="00A271C4" w:rsidRPr="005D1DA9" w:rsidTr="00585F46">
        <w:trPr>
          <w:trHeight w:val="301"/>
        </w:trPr>
        <w:tc>
          <w:tcPr>
            <w:tcW w:w="1439"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980132" w:rsidRDefault="00EC217D" w:rsidP="00EC217D">
      <w:pPr>
        <w:spacing w:after="0" w:line="240" w:lineRule="auto"/>
        <w:jc w:val="center"/>
        <w:rPr>
          <w:rFonts w:ascii="Times New Roman" w:hAnsi="Times New Roman"/>
          <w:szCs w:val="24"/>
        </w:rPr>
      </w:pPr>
      <w:bookmarkStart w:id="402" w:name="_Ref447800914"/>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7</w:t>
      </w:r>
      <w:r w:rsidR="00131662" w:rsidRPr="00ED6D25">
        <w:rPr>
          <w:rFonts w:ascii="Times New Roman" w:hAnsi="Times New Roman"/>
          <w:szCs w:val="24"/>
          <w:lang w:val="it-IT"/>
        </w:rPr>
        <w:fldChar w:fldCharType="end"/>
      </w:r>
      <w:bookmarkEnd w:id="402"/>
      <w:r w:rsidRPr="00980132">
        <w:rPr>
          <w:rFonts w:ascii="Times New Roman" w:hAnsi="Times New Roman"/>
          <w:szCs w:val="24"/>
        </w:rPr>
        <w:t xml:space="preserve">. </w:t>
      </w:r>
      <w:r w:rsidR="00756D53" w:rsidRPr="00980132">
        <w:rPr>
          <w:rFonts w:ascii="Times New Roman" w:hAnsi="Times New Roman"/>
          <w:szCs w:val="24"/>
        </w:rPr>
        <w:t xml:space="preserve">Program units for the erosion criterion </w:t>
      </w:r>
      <w:r w:rsidRPr="00980132">
        <w:rPr>
          <w:rFonts w:ascii="Times New Roman" w:hAnsi="Times New Roman"/>
          <w:szCs w:val="24"/>
        </w:rPr>
        <w:t>(“Erosion_Criterion”; SPHERA v.</w:t>
      </w:r>
      <w:r w:rsidR="00C54D72">
        <w:rPr>
          <w:rFonts w:ascii="Times New Roman" w:hAnsi="Times New Roman"/>
          <w:szCs w:val="24"/>
        </w:rPr>
        <w:t>9.0.0</w:t>
      </w:r>
      <w:r w:rsidRPr="00980132">
        <w:rPr>
          <w:rFonts w:ascii="Times New Roman" w:hAnsi="Times New Roman"/>
          <w:szCs w:val="24"/>
        </w:rPr>
        <w:t>).</w:t>
      </w:r>
    </w:p>
    <w:p w:rsidR="00ED6D25" w:rsidRPr="00980132"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5D1DA9" w:rsidTr="00A271C4">
        <w:trPr>
          <w:trHeight w:val="301"/>
        </w:trPr>
        <w:tc>
          <w:tcPr>
            <w:tcW w:w="199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998" w:type="pct"/>
            <w:tcBorders>
              <w:top w:val="nil"/>
              <w:left w:val="nil"/>
              <w:bottom w:val="nil"/>
              <w:right w:val="nil"/>
            </w:tcBorders>
            <w:shd w:val="clear" w:color="auto" w:fill="auto"/>
          </w:tcPr>
          <w:p w:rsidR="00EC217D" w:rsidRPr="005D1DA9" w:rsidRDefault="00EC217D" w:rsidP="00A271C4">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w:t>
            </w:r>
            <w:r w:rsidR="00A271C4">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hexagon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pentagon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line in 3D.</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5D1DA9" w:rsidTr="00A271C4">
        <w:trPr>
          <w:trHeight w:val="419"/>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point, if unique, between a line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2x2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3x3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Returns in AAT(n,m) the transposed matrix of AA(m, 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must be convex and non-degenerate (a n-side polygon should have 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vertices, not more).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hexagon. The hexagon is partitioned into 4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(P1P2P6,P2P5P6,P2P3P5,P3P4P5). A point is internal to the hexagon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lastRenderedPageBreak/>
              <w:t>if it 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lastRenderedPageBreak/>
              <w:t>point_inout_pentagon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pentagon. The pentagon is partitioned into 3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(P1P2P5,P2P3P5,P3P4P5). A point is internal to the pentagon if it</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point_inout_quadrilateral</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quadrilateral. The quadrilateral is partitioned into 2</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triangles (P1P2P3,P1P3P4). A point is internal to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quadrilateral if it is internal to one of the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solve a quadratic equation.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Transformation of coordinates, expressed in a new reference system.</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of 3 planes.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in ww the cross product of vectors uu and vv.</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5D1DA9"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vector of Euler's angles (3D).</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rsidR="00EC217D" w:rsidRPr="00756D53" w:rsidRDefault="00EC217D" w:rsidP="00EC217D">
      <w:pPr>
        <w:spacing w:after="0" w:line="240" w:lineRule="auto"/>
        <w:jc w:val="center"/>
        <w:rPr>
          <w:rFonts w:ascii="Times New Roman" w:hAnsi="Times New Roman"/>
          <w:szCs w:val="24"/>
        </w:rPr>
      </w:pPr>
      <w:bookmarkStart w:id="403" w:name="_Ref447800920"/>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8</w:t>
      </w:r>
      <w:r w:rsidR="00131662" w:rsidRPr="00ED6D25">
        <w:rPr>
          <w:rFonts w:ascii="Times New Roman" w:hAnsi="Times New Roman"/>
          <w:szCs w:val="24"/>
          <w:lang w:val="it-IT"/>
        </w:rPr>
        <w:fldChar w:fldCharType="end"/>
      </w:r>
      <w:bookmarkEnd w:id="403"/>
      <w:r w:rsidRPr="00980132">
        <w:rPr>
          <w:rFonts w:ascii="Times New Roman" w:hAnsi="Times New Roman"/>
          <w:szCs w:val="24"/>
        </w:rPr>
        <w:t xml:space="preserve">. </w:t>
      </w:r>
      <w:r w:rsidR="00756D53" w:rsidRPr="00756D53">
        <w:rPr>
          <w:rFonts w:ascii="Times New Roman" w:hAnsi="Times New Roman"/>
          <w:szCs w:val="24"/>
        </w:rPr>
        <w:t xml:space="preserve">Program units on Geometry </w:t>
      </w:r>
      <w:r w:rsidRPr="00756D53">
        <w:rPr>
          <w:rFonts w:ascii="Times New Roman" w:hAnsi="Times New Roman"/>
          <w:szCs w:val="24"/>
        </w:rPr>
        <w:t>(“Geometry”; SPHERA v.</w:t>
      </w:r>
      <w:r w:rsidR="00C54D72">
        <w:rPr>
          <w:rFonts w:ascii="Times New Roman" w:hAnsi="Times New Roman"/>
          <w:szCs w:val="24"/>
        </w:rPr>
        <w:t>9.0.0</w:t>
      </w:r>
      <w:r w:rsidRPr="00756D53">
        <w:rPr>
          <w:rFonts w:ascii="Times New Roman" w:hAnsi="Times New Roman"/>
          <w:szCs w:val="24"/>
        </w:rPr>
        <w:t>).</w:t>
      </w:r>
    </w:p>
    <w:p w:rsidR="00ED6D25" w:rsidRPr="00756D53" w:rsidRDefault="00ED6D25" w:rsidP="00EC217D">
      <w:pPr>
        <w:spacing w:after="0" w:line="240" w:lineRule="auto"/>
        <w:jc w:val="center"/>
        <w:rPr>
          <w:rFonts w:ascii="Times New Roman" w:hAnsi="Times New Roman"/>
          <w:sz w:val="24"/>
          <w:szCs w:val="24"/>
        </w:rPr>
      </w:pPr>
    </w:p>
    <w:p w:rsidR="00ED6D25" w:rsidRPr="00980132" w:rsidRDefault="00756D53" w:rsidP="001F3C55">
      <w:pPr>
        <w:pStyle w:val="Amicarellititle3"/>
        <w:rPr>
          <w:lang w:val="en-GB"/>
        </w:rPr>
      </w:pPr>
      <w:bookmarkStart w:id="404" w:name="_Toc447005727"/>
      <w:bookmarkStart w:id="405" w:name="_Toc42155315"/>
      <w:r w:rsidRPr="00980132">
        <w:rPr>
          <w:lang w:val="en-GB"/>
        </w:rPr>
        <w:t>Program units for the initial conditions</w:t>
      </w:r>
      <w:r w:rsidR="00ED6D25" w:rsidRPr="00980132">
        <w:rPr>
          <w:lang w:val="en-GB"/>
        </w:rPr>
        <w:t xml:space="preserve"> (IC)</w:t>
      </w:r>
      <w:bookmarkEnd w:id="404"/>
      <w:bookmarkEnd w:id="405"/>
    </w:p>
    <w:p w:rsidR="00ED6D25" w:rsidRPr="00756D53" w:rsidRDefault="00756D53" w:rsidP="00ED6D25">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D6D25" w:rsidRPr="00756D53">
        <w:rPr>
          <w:rFonts w:ascii="Times New Roman" w:hAnsi="Times New Roman"/>
          <w:sz w:val="24"/>
          <w:szCs w:val="24"/>
        </w:rPr>
        <w:t xml:space="preserve">“IC” </w:t>
      </w:r>
      <w:r w:rsidRPr="00756D53">
        <w:rPr>
          <w:rFonts w:ascii="Times New Roman" w:hAnsi="Times New Roman"/>
          <w:sz w:val="24"/>
          <w:szCs w:val="24"/>
        </w:rPr>
        <w:t xml:space="preserve">contains the program units on the management on the initial conditions </w:t>
      </w:r>
      <w:r w:rsidR="00ED6D25" w:rsidRPr="00756D53">
        <w:rPr>
          <w:rFonts w:ascii="Times New Roman" w:hAnsi="Times New Roman"/>
          <w:sz w:val="24"/>
          <w:szCs w:val="24"/>
        </w:rPr>
        <w:t>(</w:t>
      </w:r>
      <w:r w:rsidR="00ED6D25" w:rsidRPr="00276BBF">
        <w:rPr>
          <w:rFonts w:ascii="Times New Roman" w:hAnsi="Times New Roman"/>
          <w:sz w:val="24"/>
          <w:szCs w:val="24"/>
          <w:lang w:val="it-IT"/>
        </w:rPr>
        <w:fldChar w:fldCharType="begin"/>
      </w:r>
      <w:r w:rsidR="00ED6D25" w:rsidRPr="00756D53">
        <w:rPr>
          <w:rFonts w:ascii="Times New Roman" w:hAnsi="Times New Roman"/>
          <w:sz w:val="24"/>
          <w:szCs w:val="24"/>
        </w:rPr>
        <w:instrText xml:space="preserve"> REF _Ref447800958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12.9</w:t>
      </w:r>
      <w:r w:rsidR="00ED6D25" w:rsidRPr="00276BBF">
        <w:rPr>
          <w:rFonts w:ascii="Times New Roman" w:hAnsi="Times New Roman"/>
          <w:sz w:val="24"/>
          <w:szCs w:val="24"/>
          <w:lang w:val="it-IT"/>
        </w:rPr>
        <w:fldChar w:fldCharType="end"/>
      </w:r>
      <w:r w:rsidR="00ED6D25" w:rsidRPr="00756D53">
        <w:rPr>
          <w:rFonts w:ascii="Times New Roman" w:hAnsi="Times New Roman"/>
          <w:sz w:val="24"/>
          <w:szCs w:val="24"/>
        </w:rPr>
        <w:t xml:space="preserve">). </w:t>
      </w:r>
    </w:p>
    <w:p w:rsidR="00ED6D25" w:rsidRPr="00756D53"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ind w:left="1225" w:hanging="505"/>
        <w:rPr>
          <w:lang w:val="en-GB"/>
        </w:rPr>
      </w:pPr>
      <w:bookmarkStart w:id="406" w:name="_Toc447005728"/>
      <w:bookmarkStart w:id="407" w:name="_Toc42155316"/>
      <w:r w:rsidRPr="001F3C55">
        <w:rPr>
          <w:lang w:val="en-GB"/>
        </w:rPr>
        <w:t>Draft program units for the turbulent dispersion of granular material</w:t>
      </w:r>
      <w:bookmarkEnd w:id="406"/>
      <w:bookmarkEnd w:id="407"/>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For sake of completeness with respect to the previous versions of the code, </w:t>
      </w:r>
      <w:r>
        <w:rPr>
          <w:rFonts w:ascii="Times New Roman" w:hAnsi="Times New Roman"/>
          <w:sz w:val="24"/>
          <w:szCs w:val="24"/>
        </w:rPr>
        <w:t xml:space="preserve">the folder </w:t>
      </w:r>
      <w:r w:rsidR="00ED6D25" w:rsidRPr="001F3C55">
        <w:rPr>
          <w:rFonts w:ascii="Times New Roman" w:hAnsi="Times New Roman"/>
          <w:sz w:val="24"/>
          <w:szCs w:val="24"/>
        </w:rPr>
        <w:t>“Interface_dispersion”</w:t>
      </w:r>
      <w:r>
        <w:rPr>
          <w:rFonts w:ascii="Times New Roman" w:hAnsi="Times New Roman"/>
          <w:sz w:val="24"/>
          <w:szCs w:val="24"/>
        </w:rPr>
        <w:t xml:space="preserve"> contains the draft program unit </w:t>
      </w:r>
      <w:r w:rsidR="00ED6D25" w:rsidRPr="001F3C55">
        <w:rPr>
          <w:rFonts w:ascii="Times New Roman" w:hAnsi="Times New Roman"/>
          <w:sz w:val="24"/>
          <w:szCs w:val="24"/>
        </w:rPr>
        <w:t xml:space="preserve">“inter_CoefDif”. </w:t>
      </w:r>
      <w:r w:rsidRPr="001F3C55">
        <w:rPr>
          <w:rFonts w:ascii="Times New Roman" w:hAnsi="Times New Roman"/>
          <w:sz w:val="24"/>
          <w:szCs w:val="24"/>
        </w:rPr>
        <w:t xml:space="preserve">This computes a corrective term for particle velocity around the interface “mixture </w:t>
      </w:r>
      <w:r>
        <w:rPr>
          <w:rFonts w:ascii="Times New Roman" w:hAnsi="Times New Roman"/>
          <w:sz w:val="24"/>
          <w:szCs w:val="24"/>
        </w:rPr>
        <w:t>-</w:t>
      </w:r>
      <w:r w:rsidRPr="001F3C55">
        <w:rPr>
          <w:rFonts w:ascii="Times New Roman" w:hAnsi="Times New Roman"/>
          <w:sz w:val="24"/>
          <w:szCs w:val="24"/>
        </w:rPr>
        <w:t xml:space="preserve"> pure fluid”</w:t>
      </w:r>
      <w:r w:rsidR="00ED6D25" w:rsidRPr="001F3C55">
        <w:rPr>
          <w:rFonts w:ascii="Times New Roman" w:hAnsi="Times New Roman"/>
          <w:sz w:val="24"/>
          <w:szCs w:val="24"/>
        </w:rPr>
        <w:t xml:space="preserve">. </w:t>
      </w:r>
    </w:p>
    <w:p w:rsidR="00ED6D25" w:rsidRPr="001F3C55"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rPr>
          <w:lang w:val="en-GB"/>
        </w:rPr>
      </w:pPr>
      <w:bookmarkStart w:id="408" w:name="_Toc447005729"/>
      <w:bookmarkStart w:id="409" w:name="_Toc42155317"/>
      <w:r w:rsidRPr="001F3C55">
        <w:rPr>
          <w:lang w:val="en-GB"/>
        </w:rPr>
        <w:t>Program units for the main algorithms</w:t>
      </w:r>
      <w:bookmarkEnd w:id="408"/>
      <w:bookmarkEnd w:id="409"/>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The folder </w:t>
      </w:r>
      <w:r w:rsidR="00ED6D25" w:rsidRPr="001F3C55">
        <w:rPr>
          <w:rFonts w:ascii="Times New Roman" w:hAnsi="Times New Roman"/>
          <w:sz w:val="24"/>
          <w:szCs w:val="24"/>
        </w:rPr>
        <w:t xml:space="preserve">“Main_algorithm” </w:t>
      </w:r>
      <w:r w:rsidRPr="001F3C55">
        <w:rPr>
          <w:rFonts w:ascii="Times New Roman" w:hAnsi="Times New Roman"/>
          <w:sz w:val="24"/>
          <w:szCs w:val="24"/>
        </w:rPr>
        <w:t xml:space="preserve">contains the main program </w:t>
      </w:r>
      <w:r w:rsidR="00ED6D25" w:rsidRPr="001F3C55">
        <w:rPr>
          <w:rFonts w:ascii="Times New Roman" w:hAnsi="Times New Roman"/>
          <w:sz w:val="24"/>
          <w:szCs w:val="24"/>
        </w:rPr>
        <w:t xml:space="preserve">(“main”) </w:t>
      </w:r>
      <w:r w:rsidRPr="001F3C55">
        <w:rPr>
          <w:rFonts w:ascii="Times New Roman" w:hAnsi="Times New Roman"/>
          <w:sz w:val="24"/>
          <w:szCs w:val="24"/>
        </w:rPr>
        <w:t xml:space="preserve">and the program units </w:t>
      </w:r>
      <w:r>
        <w:rPr>
          <w:rFonts w:ascii="Times New Roman" w:hAnsi="Times New Roman"/>
          <w:sz w:val="24"/>
          <w:szCs w:val="24"/>
        </w:rPr>
        <w:t xml:space="preserve">for </w:t>
      </w:r>
      <w:r w:rsidRPr="001F3C55">
        <w:rPr>
          <w:rFonts w:ascii="Times New Roman" w:hAnsi="Times New Roman"/>
          <w:sz w:val="24"/>
          <w:szCs w:val="24"/>
        </w:rPr>
        <w:t xml:space="preserve">the main code algorithms </w:t>
      </w:r>
      <w:r w:rsidR="00ED6D25" w:rsidRPr="001F3C55">
        <w:rPr>
          <w:rFonts w:ascii="Times New Roman" w:hAnsi="Times New Roman"/>
          <w:sz w:val="24"/>
          <w:szCs w:val="24"/>
        </w:rPr>
        <w:t>(</w:t>
      </w:r>
      <w:r w:rsidRPr="001F3C55">
        <w:rPr>
          <w:rFonts w:ascii="Times New Roman" w:hAnsi="Times New Roman"/>
          <w:sz w:val="24"/>
          <w:szCs w:val="24"/>
        </w:rPr>
        <w:t>both in 2D and 3D</w:t>
      </w:r>
      <w:r w:rsidR="00ED6D25" w:rsidRPr="001F3C55">
        <w:rPr>
          <w:rFonts w:ascii="Times New Roman" w:hAnsi="Times New Roman"/>
          <w:sz w:val="24"/>
          <w:szCs w:val="24"/>
        </w:rPr>
        <w:t xml:space="preserve">), </w:t>
      </w:r>
      <w:r>
        <w:rPr>
          <w:rFonts w:ascii="Times New Roman" w:hAnsi="Times New Roman"/>
          <w:sz w:val="24"/>
          <w:szCs w:val="24"/>
        </w:rPr>
        <w:t>the memory management and the Leapfrog time integration scheme</w:t>
      </w:r>
      <w:r w:rsidR="00ED6D25" w:rsidRPr="001F3C55">
        <w:rPr>
          <w:rFonts w:ascii="Times New Roman" w:hAnsi="Times New Roman"/>
          <w:sz w:val="24"/>
          <w:szCs w:val="24"/>
        </w:rPr>
        <w:t xml:space="preserve"> (</w:t>
      </w:r>
      <w:r w:rsidR="00ED6D25" w:rsidRPr="00276BBF">
        <w:rPr>
          <w:rFonts w:ascii="Times New Roman" w:hAnsi="Times New Roman"/>
          <w:sz w:val="24"/>
          <w:szCs w:val="24"/>
          <w:lang w:val="it-IT"/>
        </w:rPr>
        <w:fldChar w:fldCharType="begin"/>
      </w:r>
      <w:r w:rsidR="00ED6D25" w:rsidRPr="001F3C55">
        <w:rPr>
          <w:rFonts w:ascii="Times New Roman" w:hAnsi="Times New Roman"/>
          <w:sz w:val="24"/>
          <w:szCs w:val="24"/>
        </w:rPr>
        <w:instrText xml:space="preserve"> REF _Ref447801046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12.10</w:t>
      </w:r>
      <w:r w:rsidR="00ED6D25" w:rsidRPr="00276BBF">
        <w:rPr>
          <w:rFonts w:ascii="Times New Roman" w:hAnsi="Times New Roman"/>
          <w:sz w:val="24"/>
          <w:szCs w:val="24"/>
          <w:lang w:val="it-IT"/>
        </w:rPr>
        <w:fldChar w:fldCharType="end"/>
      </w:r>
      <w:r w:rsidR="00ED6D25" w:rsidRPr="001F3C55">
        <w:rPr>
          <w:rFonts w:ascii="Times New Roman" w:hAnsi="Times New Roman"/>
          <w:sz w:val="24"/>
          <w:szCs w:val="24"/>
        </w:rPr>
        <w:t>).</w:t>
      </w:r>
    </w:p>
    <w:p w:rsidR="00ED6D25" w:rsidRPr="001F3C55"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5D1DA9" w:rsidTr="00863855">
        <w:trPr>
          <w:trHeight w:val="301"/>
        </w:trPr>
        <w:tc>
          <w:tcPr>
            <w:tcW w:w="162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positions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initialize the most of the fixed SPH mixture particles (bed-load transport).</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2D domain.</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Setting initial particle parameters.</w:t>
            </w:r>
          </w:p>
        </w:tc>
      </w:tr>
      <w:tr w:rsidR="00855EEB" w:rsidRPr="005D1DA9" w:rsidTr="00863855">
        <w:trPr>
          <w:trHeight w:val="419"/>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coordinates (initial conditions).</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1F3C55" w:rsidRDefault="00EC217D" w:rsidP="00EC217D">
      <w:pPr>
        <w:spacing w:after="0" w:line="240" w:lineRule="auto"/>
        <w:jc w:val="center"/>
        <w:rPr>
          <w:rFonts w:ascii="Times New Roman" w:hAnsi="Times New Roman"/>
          <w:szCs w:val="24"/>
        </w:rPr>
      </w:pPr>
      <w:bookmarkStart w:id="410" w:name="_Ref44780095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9</w:t>
      </w:r>
      <w:r w:rsidR="00131662" w:rsidRPr="00ED6D25">
        <w:rPr>
          <w:rFonts w:ascii="Times New Roman" w:hAnsi="Times New Roman"/>
          <w:szCs w:val="24"/>
          <w:lang w:val="it-IT"/>
        </w:rPr>
        <w:fldChar w:fldCharType="end"/>
      </w:r>
      <w:bookmarkEnd w:id="410"/>
      <w:r w:rsidRPr="00980132">
        <w:rPr>
          <w:rFonts w:ascii="Times New Roman" w:hAnsi="Times New Roman"/>
          <w:szCs w:val="24"/>
        </w:rPr>
        <w:t>.</w:t>
      </w:r>
      <w:r w:rsidR="001F3C55" w:rsidRPr="00980132">
        <w:rPr>
          <w:rFonts w:ascii="Times New Roman" w:hAnsi="Times New Roman"/>
          <w:szCs w:val="24"/>
        </w:rPr>
        <w:t xml:space="preserve"> </w:t>
      </w:r>
      <w:r w:rsidR="001F3C55" w:rsidRPr="001F3C55">
        <w:rPr>
          <w:rFonts w:ascii="Times New Roman" w:hAnsi="Times New Roman"/>
          <w:szCs w:val="24"/>
        </w:rPr>
        <w:t>Program units for the initial conditions</w:t>
      </w:r>
      <w:r w:rsidRPr="001F3C55">
        <w:rPr>
          <w:rFonts w:ascii="Times New Roman" w:hAnsi="Times New Roman"/>
          <w:szCs w:val="24"/>
        </w:rPr>
        <w:t xml:space="preserve"> (“IC”; SPHERA v.</w:t>
      </w:r>
      <w:r w:rsidR="00C54D72">
        <w:rPr>
          <w:rFonts w:ascii="Times New Roman" w:hAnsi="Times New Roman"/>
          <w:szCs w:val="24"/>
        </w:rPr>
        <w:t>9.0.0</w:t>
      </w:r>
      <w:r w:rsidRPr="001F3C55">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Deallocations.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Introductory procedure for the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2D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3D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sphera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Main program unit.</w:t>
            </w:r>
          </w:p>
        </w:tc>
      </w:tr>
    </w:tbl>
    <w:p w:rsidR="00EC217D" w:rsidRPr="001F3C55" w:rsidRDefault="00EC217D" w:rsidP="00EC217D">
      <w:pPr>
        <w:spacing w:after="0" w:line="240" w:lineRule="auto"/>
        <w:jc w:val="center"/>
        <w:rPr>
          <w:rFonts w:ascii="Times New Roman" w:hAnsi="Times New Roman"/>
          <w:szCs w:val="24"/>
        </w:rPr>
      </w:pPr>
      <w:bookmarkStart w:id="411" w:name="_Ref447801046"/>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10</w:t>
      </w:r>
      <w:r w:rsidR="00131662" w:rsidRPr="00ED6D25">
        <w:rPr>
          <w:rFonts w:ascii="Times New Roman" w:hAnsi="Times New Roman"/>
          <w:szCs w:val="24"/>
          <w:lang w:val="it-IT"/>
        </w:rPr>
        <w:fldChar w:fldCharType="end"/>
      </w:r>
      <w:bookmarkEnd w:id="411"/>
      <w:r w:rsidRPr="00980132">
        <w:rPr>
          <w:rFonts w:ascii="Times New Roman" w:hAnsi="Times New Roman"/>
          <w:szCs w:val="24"/>
        </w:rPr>
        <w:t xml:space="preserve">. </w:t>
      </w:r>
      <w:r w:rsidR="001F3C55" w:rsidRPr="001F3C55">
        <w:rPr>
          <w:rFonts w:ascii="Times New Roman" w:hAnsi="Times New Roman"/>
          <w:szCs w:val="24"/>
        </w:rPr>
        <w:t xml:space="preserve">Program units for the </w:t>
      </w:r>
      <w:r w:rsidR="001F3C55">
        <w:rPr>
          <w:rFonts w:ascii="Times New Roman" w:hAnsi="Times New Roman"/>
          <w:szCs w:val="24"/>
        </w:rPr>
        <w:t>m</w:t>
      </w:r>
      <w:r w:rsidR="001F3C55" w:rsidRPr="001F3C55">
        <w:rPr>
          <w:rFonts w:ascii="Times New Roman" w:hAnsi="Times New Roman"/>
          <w:szCs w:val="24"/>
        </w:rPr>
        <w:t xml:space="preserve">ain algorithms </w:t>
      </w:r>
      <w:r w:rsidRPr="001F3C55">
        <w:rPr>
          <w:rFonts w:ascii="Times New Roman" w:hAnsi="Times New Roman"/>
          <w:szCs w:val="24"/>
        </w:rPr>
        <w:t>(“Main_algorithm”; SPHERA v.</w:t>
      </w:r>
      <w:r w:rsidR="00C54D72">
        <w:rPr>
          <w:rFonts w:ascii="Times New Roman" w:hAnsi="Times New Roman"/>
          <w:szCs w:val="24"/>
        </w:rPr>
        <w:t>9.0.0</w:t>
      </w:r>
      <w:r w:rsidRPr="001F3C55">
        <w:rPr>
          <w:rFonts w:ascii="Times New Roman" w:hAnsi="Times New Roman"/>
          <w:szCs w:val="24"/>
        </w:rPr>
        <w:t>).</w:t>
      </w:r>
    </w:p>
    <w:p w:rsidR="001F3C55" w:rsidRPr="00276BBF" w:rsidRDefault="001F3C55" w:rsidP="001F3C55">
      <w:pPr>
        <w:pStyle w:val="Amicarellititle3"/>
      </w:pPr>
      <w:bookmarkStart w:id="412" w:name="_Toc447005730"/>
      <w:bookmarkStart w:id="413" w:name="_Toc42155318"/>
      <w:r w:rsidRPr="00276BBF">
        <w:t>Modul</w:t>
      </w:r>
      <w:bookmarkEnd w:id="412"/>
      <w:r w:rsidR="00010640">
        <w:t>es</w:t>
      </w:r>
      <w:bookmarkEnd w:id="413"/>
    </w:p>
    <w:p w:rsidR="001F3C55" w:rsidRPr="00010640" w:rsidRDefault="00010640" w:rsidP="001F3C55">
      <w:pPr>
        <w:spacing w:after="0" w:line="240" w:lineRule="auto"/>
        <w:jc w:val="both"/>
        <w:rPr>
          <w:rFonts w:ascii="Times New Roman" w:hAnsi="Times New Roman"/>
          <w:sz w:val="24"/>
          <w:szCs w:val="24"/>
          <w:lang w:val="it-IT"/>
        </w:rPr>
      </w:pPr>
      <w:r w:rsidRPr="00010640">
        <w:rPr>
          <w:rFonts w:ascii="Times New Roman" w:hAnsi="Times New Roman"/>
          <w:sz w:val="24"/>
          <w:szCs w:val="24"/>
        </w:rPr>
        <w:t xml:space="preserve">The folder </w:t>
      </w:r>
      <w:r w:rsidR="001F3C55" w:rsidRPr="00010640">
        <w:rPr>
          <w:rFonts w:ascii="Times New Roman" w:hAnsi="Times New Roman"/>
          <w:sz w:val="24"/>
          <w:szCs w:val="24"/>
        </w:rPr>
        <w:t xml:space="preserve">“Modules” </w:t>
      </w:r>
      <w:r w:rsidRPr="00010640">
        <w:rPr>
          <w:rFonts w:ascii="Times New Roman" w:hAnsi="Times New Roman"/>
          <w:sz w:val="24"/>
          <w:szCs w:val="24"/>
        </w:rPr>
        <w:t xml:space="preserve">contains </w:t>
      </w:r>
      <w:r>
        <w:rPr>
          <w:rFonts w:ascii="Times New Roman" w:hAnsi="Times New Roman"/>
          <w:sz w:val="24"/>
          <w:szCs w:val="24"/>
        </w:rPr>
        <w:t xml:space="preserve">the </w:t>
      </w:r>
      <w:r w:rsidR="001F3C55" w:rsidRPr="00010640">
        <w:rPr>
          <w:rFonts w:ascii="Times New Roman" w:hAnsi="Times New Roman"/>
          <w:sz w:val="24"/>
          <w:szCs w:val="24"/>
        </w:rPr>
        <w:t xml:space="preserve">Fortran </w:t>
      </w:r>
      <w:r w:rsidRPr="00010640">
        <w:rPr>
          <w:rFonts w:ascii="Times New Roman" w:hAnsi="Times New Roman"/>
          <w:sz w:val="24"/>
          <w:szCs w:val="24"/>
        </w:rPr>
        <w:t xml:space="preserve">modules of </w:t>
      </w:r>
      <w:r w:rsidR="001F3C55" w:rsidRPr="00010640">
        <w:rPr>
          <w:rFonts w:ascii="Times New Roman" w:hAnsi="Times New Roman"/>
          <w:sz w:val="24"/>
          <w:szCs w:val="24"/>
        </w:rPr>
        <w:t>SPHERA v.</w:t>
      </w:r>
      <w:r w:rsidR="00C54D72">
        <w:rPr>
          <w:rFonts w:ascii="Times New Roman" w:hAnsi="Times New Roman"/>
          <w:sz w:val="24"/>
          <w:szCs w:val="24"/>
        </w:rPr>
        <w:t>9.0.0</w:t>
      </w:r>
      <w:r w:rsidR="001F3C55" w:rsidRPr="00010640">
        <w:rPr>
          <w:rFonts w:ascii="Times New Roman" w:hAnsi="Times New Roman"/>
          <w:sz w:val="24"/>
          <w:szCs w:val="24"/>
        </w:rPr>
        <w:t xml:space="preserve">. </w:t>
      </w:r>
      <w:r w:rsidR="001F3C55" w:rsidRPr="00010640">
        <w:rPr>
          <w:rFonts w:ascii="Times New Roman" w:hAnsi="Times New Roman"/>
          <w:sz w:val="24"/>
          <w:szCs w:val="24"/>
          <w:lang w:val="it-IT"/>
        </w:rPr>
        <w:t>(</w:t>
      </w:r>
      <w:r w:rsidR="001F3C55" w:rsidRPr="00276BBF">
        <w:rPr>
          <w:rFonts w:ascii="Times New Roman" w:hAnsi="Times New Roman"/>
          <w:sz w:val="24"/>
          <w:szCs w:val="24"/>
        </w:rPr>
        <w:fldChar w:fldCharType="begin"/>
      </w:r>
      <w:r w:rsidR="001F3C55" w:rsidRPr="00010640">
        <w:rPr>
          <w:rFonts w:ascii="Times New Roman" w:hAnsi="Times New Roman"/>
          <w:sz w:val="24"/>
          <w:szCs w:val="24"/>
          <w:lang w:val="it-IT"/>
        </w:rPr>
        <w:instrText xml:space="preserve"> REF _Ref447801052 \h  \* MERGEFORMAT </w:instrText>
      </w:r>
      <w:r w:rsidR="001F3C55" w:rsidRPr="00276BBF">
        <w:rPr>
          <w:rFonts w:ascii="Times New Roman" w:hAnsi="Times New Roman"/>
          <w:sz w:val="24"/>
          <w:szCs w:val="24"/>
        </w:rPr>
      </w:r>
      <w:r w:rsidR="001F3C55" w:rsidRPr="00276BBF">
        <w:rPr>
          <w:rFonts w:ascii="Times New Roman" w:hAnsi="Times New Roman"/>
          <w:sz w:val="24"/>
          <w:szCs w:val="24"/>
        </w:rPr>
        <w:fldChar w:fldCharType="separate"/>
      </w:r>
      <w:r w:rsidR="00A32296" w:rsidRPr="00A32296">
        <w:rPr>
          <w:rFonts w:ascii="Times New Roman" w:hAnsi="Times New Roman"/>
          <w:sz w:val="24"/>
          <w:szCs w:val="24"/>
          <w:lang w:val="it-IT"/>
        </w:rPr>
        <w:t xml:space="preserve">Table </w:t>
      </w:r>
      <w:r w:rsidR="00A32296" w:rsidRPr="00A32296">
        <w:rPr>
          <w:rFonts w:ascii="Times New Roman" w:hAnsi="Times New Roman"/>
          <w:noProof/>
          <w:sz w:val="24"/>
          <w:szCs w:val="24"/>
          <w:lang w:val="it-IT"/>
        </w:rPr>
        <w:t>12.11</w:t>
      </w:r>
      <w:r w:rsidR="001F3C55" w:rsidRPr="00276BBF">
        <w:rPr>
          <w:rFonts w:ascii="Times New Roman" w:hAnsi="Times New Roman"/>
          <w:sz w:val="24"/>
          <w:szCs w:val="24"/>
        </w:rPr>
        <w:fldChar w:fldCharType="end"/>
      </w:r>
      <w:r w:rsidR="001F3C55" w:rsidRPr="00010640">
        <w:rPr>
          <w:rFonts w:ascii="Times New Roman" w:hAnsi="Times New Roman"/>
          <w:sz w:val="24"/>
          <w:szCs w:val="24"/>
          <w:lang w:val="it-IT"/>
        </w:rPr>
        <w:t>).</w:t>
      </w:r>
    </w:p>
    <w:p w:rsidR="001F3C55" w:rsidRPr="00010640" w:rsidRDefault="001F3C55" w:rsidP="00EC217D">
      <w:pPr>
        <w:spacing w:after="0" w:line="240" w:lineRule="auto"/>
        <w:jc w:val="both"/>
        <w:rPr>
          <w:sz w:val="24"/>
          <w:szCs w:val="24"/>
          <w:lang w:val="it-IT"/>
        </w:rPr>
      </w:pPr>
    </w:p>
    <w:p w:rsidR="00ED6D25" w:rsidRPr="00980132" w:rsidRDefault="00010640" w:rsidP="00907E72">
      <w:pPr>
        <w:pStyle w:val="Amicarellititle3"/>
        <w:rPr>
          <w:lang w:val="en-GB"/>
        </w:rPr>
      </w:pPr>
      <w:bookmarkStart w:id="414" w:name="_Toc447005731"/>
      <w:bookmarkStart w:id="415" w:name="_Toc42155319"/>
      <w:r w:rsidRPr="00980132">
        <w:rPr>
          <w:lang w:val="en-GB"/>
        </w:rPr>
        <w:t>Program units for the neighbouring search, the smoothing operators and the interface detection</w:t>
      </w:r>
      <w:bookmarkEnd w:id="414"/>
      <w:r w:rsidRPr="00980132">
        <w:rPr>
          <w:lang w:val="en-GB"/>
        </w:rPr>
        <w:t>.</w:t>
      </w:r>
      <w:bookmarkEnd w:id="415"/>
    </w:p>
    <w:p w:rsidR="00ED6D25" w:rsidRPr="00010640" w:rsidRDefault="00010640" w:rsidP="00ED6D25">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ED6D25" w:rsidRPr="00010640">
        <w:rPr>
          <w:rFonts w:ascii="Times New Roman" w:hAnsi="Times New Roman"/>
          <w:sz w:val="24"/>
          <w:szCs w:val="24"/>
        </w:rPr>
        <w:t xml:space="preserve">“Neighbouring_Search” </w:t>
      </w:r>
      <w:r w:rsidRPr="00010640">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010640">
        <w:rPr>
          <w:rFonts w:ascii="Times New Roman" w:hAnsi="Times New Roman"/>
          <w:sz w:val="24"/>
          <w:szCs w:val="24"/>
        </w:rPr>
        <w:t>(</w:t>
      </w:r>
      <w:r w:rsidR="00ED6D25" w:rsidRPr="00010640">
        <w:rPr>
          <w:rFonts w:ascii="Times New Roman" w:hAnsi="Times New Roman"/>
          <w:sz w:val="24"/>
          <w:szCs w:val="24"/>
        </w:rPr>
        <w:fldChar w:fldCharType="begin"/>
      </w:r>
      <w:r w:rsidR="00ED6D25" w:rsidRPr="00010640">
        <w:rPr>
          <w:rFonts w:ascii="Times New Roman" w:hAnsi="Times New Roman"/>
          <w:sz w:val="24"/>
          <w:szCs w:val="24"/>
        </w:rPr>
        <w:instrText xml:space="preserve"> REF _Ref447805731 \h </w:instrText>
      </w:r>
      <w:r>
        <w:rPr>
          <w:rFonts w:ascii="Times New Roman" w:hAnsi="Times New Roman"/>
          <w:sz w:val="24"/>
          <w:szCs w:val="24"/>
        </w:rPr>
        <w:instrText xml:space="preserve"> \* MERGEFORMAT </w:instrText>
      </w:r>
      <w:r w:rsidR="00ED6D25" w:rsidRPr="00010640">
        <w:rPr>
          <w:rFonts w:ascii="Times New Roman" w:hAnsi="Times New Roman"/>
          <w:sz w:val="24"/>
          <w:szCs w:val="24"/>
        </w:rPr>
      </w:r>
      <w:r w:rsidR="00ED6D25" w:rsidRPr="00010640">
        <w:rPr>
          <w:rFonts w:ascii="Times New Roman" w:hAnsi="Times New Roman"/>
          <w:sz w:val="24"/>
          <w:szCs w:val="24"/>
        </w:rPr>
        <w:fldChar w:fldCharType="separate"/>
      </w:r>
      <w:r w:rsidR="00A32296" w:rsidRPr="00A32296">
        <w:rPr>
          <w:rFonts w:ascii="Times New Roman" w:hAnsi="Times New Roman"/>
          <w:sz w:val="24"/>
          <w:szCs w:val="24"/>
        </w:rPr>
        <w:t>Table 12.12</w:t>
      </w:r>
      <w:r w:rsidR="00ED6D25" w:rsidRPr="00010640">
        <w:rPr>
          <w:rFonts w:ascii="Times New Roman" w:hAnsi="Times New Roman"/>
          <w:sz w:val="24"/>
          <w:szCs w:val="24"/>
        </w:rPr>
        <w:fldChar w:fldCharType="end"/>
      </w:r>
      <w:r w:rsidR="00ED6D25" w:rsidRPr="00010640">
        <w:rPr>
          <w:rFonts w:ascii="Times New Roman" w:hAnsi="Times New Roman"/>
          <w:sz w:val="24"/>
          <w:szCs w:val="24"/>
        </w:rPr>
        <w:t>).</w:t>
      </w:r>
    </w:p>
    <w:p w:rsidR="00ED6D25" w:rsidRPr="00010640" w:rsidRDefault="00ED6D25" w:rsidP="00EC217D">
      <w:pPr>
        <w:spacing w:after="0" w:line="240" w:lineRule="auto"/>
        <w:jc w:val="both"/>
        <w:rPr>
          <w:sz w:val="24"/>
          <w:szCs w:val="24"/>
        </w:rPr>
      </w:pPr>
    </w:p>
    <w:p w:rsidR="0063576B" w:rsidRPr="00276BBF" w:rsidRDefault="00010640" w:rsidP="0063576B">
      <w:pPr>
        <w:pStyle w:val="Amicarellititle3"/>
        <w:ind w:left="1225" w:hanging="505"/>
      </w:pPr>
      <w:bookmarkStart w:id="416" w:name="_Toc447005732"/>
      <w:bookmarkStart w:id="417" w:name="_Toc42155320"/>
      <w:r>
        <w:t>Program units for post-processing</w:t>
      </w:r>
      <w:bookmarkEnd w:id="416"/>
      <w:bookmarkEnd w:id="417"/>
    </w:p>
    <w:p w:rsidR="0063576B" w:rsidRPr="00A979D9" w:rsidRDefault="00010640" w:rsidP="0063576B">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63576B" w:rsidRPr="00010640">
        <w:rPr>
          <w:rFonts w:ascii="Times New Roman" w:hAnsi="Times New Roman"/>
          <w:sz w:val="24"/>
          <w:szCs w:val="24"/>
        </w:rPr>
        <w:t xml:space="preserve">“Post_processing” </w:t>
      </w:r>
      <w:r w:rsidRPr="00010640">
        <w:rPr>
          <w:rFonts w:ascii="Times New Roman" w:hAnsi="Times New Roman"/>
          <w:sz w:val="24"/>
          <w:szCs w:val="24"/>
        </w:rPr>
        <w:t>co</w:t>
      </w:r>
      <w:r w:rsidR="00A979D9">
        <w:rPr>
          <w:rFonts w:ascii="Times New Roman" w:hAnsi="Times New Roman"/>
          <w:sz w:val="24"/>
          <w:szCs w:val="24"/>
        </w:rPr>
        <w:t>n</w:t>
      </w:r>
      <w:r w:rsidRPr="00010640">
        <w:rPr>
          <w:rFonts w:ascii="Times New Roman" w:hAnsi="Times New Roman"/>
          <w:sz w:val="24"/>
          <w:szCs w:val="24"/>
        </w:rPr>
        <w:t>tains the program units to post-pr</w:t>
      </w:r>
      <w:r w:rsidR="00A979D9">
        <w:rPr>
          <w:rFonts w:ascii="Times New Roman" w:hAnsi="Times New Roman"/>
          <w:sz w:val="24"/>
          <w:szCs w:val="24"/>
        </w:rPr>
        <w:t>o</w:t>
      </w:r>
      <w:r w:rsidRPr="00010640">
        <w:rPr>
          <w:rFonts w:ascii="Times New Roman" w:hAnsi="Times New Roman"/>
          <w:sz w:val="24"/>
          <w:szCs w:val="24"/>
        </w:rPr>
        <w:t xml:space="preserve">cess the </w:t>
      </w:r>
      <w:r w:rsidR="00A979D9">
        <w:rPr>
          <w:rFonts w:ascii="Times New Roman" w:hAnsi="Times New Roman"/>
          <w:sz w:val="24"/>
          <w:szCs w:val="24"/>
        </w:rPr>
        <w:t xml:space="preserve">code </w:t>
      </w:r>
      <w:r w:rsidRPr="00010640">
        <w:rPr>
          <w:rFonts w:ascii="Times New Roman" w:hAnsi="Times New Roman"/>
          <w:sz w:val="24"/>
          <w:szCs w:val="24"/>
        </w:rPr>
        <w:t>re</w:t>
      </w:r>
      <w:r w:rsidR="00A979D9">
        <w:rPr>
          <w:rFonts w:ascii="Times New Roman" w:hAnsi="Times New Roman"/>
          <w:sz w:val="24"/>
          <w:szCs w:val="24"/>
        </w:rPr>
        <w:t>s</w:t>
      </w:r>
      <w:r w:rsidRPr="00010640">
        <w:rPr>
          <w:rFonts w:ascii="Times New Roman" w:hAnsi="Times New Roman"/>
          <w:sz w:val="24"/>
          <w:szCs w:val="24"/>
        </w:rPr>
        <w:t xml:space="preserve">ults </w:t>
      </w:r>
      <w:r w:rsidR="0063576B" w:rsidRPr="00010640">
        <w:rPr>
          <w:rFonts w:ascii="Times New Roman" w:hAnsi="Times New Roman"/>
          <w:sz w:val="24"/>
          <w:szCs w:val="24"/>
        </w:rPr>
        <w:t>(</w:t>
      </w:r>
      <w:r w:rsidR="0063576B" w:rsidRPr="00276BBF">
        <w:rPr>
          <w:rFonts w:ascii="Times New Roman" w:hAnsi="Times New Roman"/>
          <w:sz w:val="24"/>
          <w:szCs w:val="24"/>
        </w:rPr>
        <w:fldChar w:fldCharType="begin"/>
      </w:r>
      <w:r w:rsidR="0063576B" w:rsidRPr="00010640">
        <w:rPr>
          <w:rFonts w:ascii="Times New Roman" w:hAnsi="Times New Roman"/>
          <w:sz w:val="24"/>
          <w:szCs w:val="24"/>
        </w:rPr>
        <w:instrText xml:space="preserve"> REF _Ref447801202 \h  \* MERGEFORMAT </w:instrText>
      </w:r>
      <w:r w:rsidR="0063576B" w:rsidRPr="00276BBF">
        <w:rPr>
          <w:rFonts w:ascii="Times New Roman" w:hAnsi="Times New Roman"/>
          <w:sz w:val="24"/>
          <w:szCs w:val="24"/>
        </w:rPr>
      </w:r>
      <w:r w:rsidR="0063576B"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12.13</w:t>
      </w:r>
      <w:r w:rsidR="0063576B" w:rsidRPr="00276BBF">
        <w:rPr>
          <w:rFonts w:ascii="Times New Roman" w:hAnsi="Times New Roman"/>
          <w:sz w:val="24"/>
          <w:szCs w:val="24"/>
        </w:rPr>
        <w:fldChar w:fldCharType="end"/>
      </w:r>
      <w:r w:rsidR="0063576B" w:rsidRPr="00010640">
        <w:rPr>
          <w:rFonts w:ascii="Times New Roman" w:hAnsi="Times New Roman"/>
          <w:sz w:val="24"/>
          <w:szCs w:val="24"/>
        </w:rPr>
        <w:t xml:space="preserve">). </w:t>
      </w:r>
      <w:r>
        <w:rPr>
          <w:rFonts w:ascii="Times New Roman" w:hAnsi="Times New Roman"/>
          <w:sz w:val="24"/>
          <w:szCs w:val="24"/>
        </w:rPr>
        <w:t>The main output files report the following parameters</w:t>
      </w:r>
      <w:r w:rsidR="0063576B" w:rsidRPr="00A979D9">
        <w:rPr>
          <w:rFonts w:ascii="Times New Roman" w:hAnsi="Times New Roman"/>
          <w:sz w:val="24"/>
          <w:szCs w:val="24"/>
        </w:rPr>
        <w:t>:</w:t>
      </w:r>
    </w:p>
    <w:p w:rsidR="0063576B" w:rsidRPr="00010640" w:rsidRDefault="00A979D9" w:rsidP="00034CDC">
      <w:pPr>
        <w:pStyle w:val="Paragrafoelenco"/>
        <w:numPr>
          <w:ilvl w:val="0"/>
          <w:numId w:val="17"/>
        </w:numPr>
        <w:jc w:val="both"/>
        <w:rPr>
          <w:lang w:val="en-GB"/>
        </w:rPr>
      </w:pPr>
      <w:r>
        <w:rPr>
          <w:lang w:val="en-GB"/>
        </w:rPr>
        <w:t>f</w:t>
      </w:r>
      <w:r w:rsidR="00010640" w:rsidRPr="00010640">
        <w:rPr>
          <w:lang w:val="en-GB"/>
        </w:rPr>
        <w:t>low rate hydrograph</w:t>
      </w:r>
      <w:r>
        <w:rPr>
          <w:lang w:val="en-GB"/>
        </w:rPr>
        <w:t>s</w:t>
      </w:r>
      <w:r w:rsidR="00010640" w:rsidRPr="00010640">
        <w:rPr>
          <w:lang w:val="en-GB"/>
        </w:rPr>
        <w:t xml:space="preserve"> at the flow rate monitoring sections</w:t>
      </w:r>
      <w:r w:rsidR="0063576B" w:rsidRPr="00010640">
        <w:rPr>
          <w:lang w:val="en-GB"/>
        </w:rPr>
        <w:t>;</w:t>
      </w:r>
    </w:p>
    <w:p w:rsidR="0063576B" w:rsidRPr="00010640" w:rsidRDefault="0063576B" w:rsidP="00034CDC">
      <w:pPr>
        <w:pStyle w:val="Paragrafoelenco"/>
        <w:numPr>
          <w:ilvl w:val="0"/>
          <w:numId w:val="17"/>
        </w:numPr>
        <w:jc w:val="both"/>
        <w:rPr>
          <w:lang w:val="en-GB"/>
        </w:rPr>
      </w:pPr>
      <w:r w:rsidRPr="00010640">
        <w:rPr>
          <w:lang w:val="en-GB"/>
        </w:rPr>
        <w:t xml:space="preserve">2D </w:t>
      </w:r>
      <w:r w:rsidR="00010640" w:rsidRPr="00010640">
        <w:rPr>
          <w:lang w:val="en-GB"/>
        </w:rPr>
        <w:t>fie</w:t>
      </w:r>
      <w:r w:rsidR="00A979D9">
        <w:rPr>
          <w:lang w:val="en-GB"/>
        </w:rPr>
        <w:t>l</w:t>
      </w:r>
      <w:r w:rsidR="00010640" w:rsidRPr="00010640">
        <w:rPr>
          <w:lang w:val="en-GB"/>
        </w:rPr>
        <w:t>d</w:t>
      </w:r>
      <w:r w:rsidR="00A979D9">
        <w:rPr>
          <w:lang w:val="en-GB"/>
        </w:rPr>
        <w:t>s</w:t>
      </w:r>
      <w:r w:rsidR="00010640" w:rsidRPr="00010640">
        <w:rPr>
          <w:lang w:val="en-GB"/>
        </w:rPr>
        <w:t xml:space="preserve"> of the maxim</w:t>
      </w:r>
      <w:r w:rsidR="00A979D9">
        <w:rPr>
          <w:lang w:val="en-GB"/>
        </w:rPr>
        <w:t>um values</w:t>
      </w:r>
      <w:r w:rsidR="00010640" w:rsidRPr="00010640">
        <w:rPr>
          <w:lang w:val="en-GB"/>
        </w:rPr>
        <w:t xml:space="preserve"> of the sp</w:t>
      </w:r>
      <w:r w:rsidR="00A979D9">
        <w:rPr>
          <w:lang w:val="en-GB"/>
        </w:rPr>
        <w:t>e</w:t>
      </w:r>
      <w:r w:rsidR="00010640" w:rsidRPr="00010640">
        <w:rPr>
          <w:lang w:val="en-GB"/>
        </w:rPr>
        <w:t>cific flow rate and the free surface he</w:t>
      </w:r>
      <w:r w:rsidR="00A979D9">
        <w:rPr>
          <w:lang w:val="en-GB"/>
        </w:rPr>
        <w:t>i</w:t>
      </w:r>
      <w:r w:rsidR="00010640" w:rsidRPr="00010640">
        <w:rPr>
          <w:lang w:val="en-GB"/>
        </w:rPr>
        <w:t>ght</w:t>
      </w:r>
      <w:r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ime evolution of the interfaces of the bed-load transport model</w:t>
      </w:r>
      <w:r w:rsidR="0063576B"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 xml:space="preserve">ime evolution of the main fluid dynamics variables </w:t>
      </w:r>
      <w:r w:rsidR="0063576B" w:rsidRPr="00010640">
        <w:rPr>
          <w:lang w:val="en-GB"/>
        </w:rPr>
        <w:t>(</w:t>
      </w:r>
      <w:r w:rsidR="00010640" w:rsidRPr="00010640">
        <w:rPr>
          <w:lang w:val="en-GB"/>
        </w:rPr>
        <w:t>pressure and velocity</w:t>
      </w:r>
      <w:r w:rsidR="0063576B" w:rsidRPr="00010640">
        <w:rPr>
          <w:lang w:val="en-GB"/>
        </w:rPr>
        <w:t xml:space="preserve">) </w:t>
      </w:r>
      <w:r w:rsidR="00010640" w:rsidRPr="00010640">
        <w:rPr>
          <w:lang w:val="en-GB"/>
        </w:rPr>
        <w:t>along the monitoring lines and poi</w:t>
      </w:r>
      <w:r>
        <w:rPr>
          <w:lang w:val="en-GB"/>
        </w:rPr>
        <w:t>n</w:t>
      </w:r>
      <w:r w:rsidR="00010640" w:rsidRPr="00010640">
        <w:rPr>
          <w:lang w:val="en-GB"/>
        </w:rPr>
        <w:t>ts</w:t>
      </w:r>
      <w:r w:rsidR="0063576B" w:rsidRPr="00010640">
        <w:rPr>
          <w:lang w:val="en-GB"/>
        </w:rPr>
        <w:t>;</w:t>
      </w:r>
    </w:p>
    <w:p w:rsidR="0063576B" w:rsidRPr="00A979D9" w:rsidRDefault="00010640" w:rsidP="00034CDC">
      <w:pPr>
        <w:pStyle w:val="Paragrafoelenco"/>
        <w:numPr>
          <w:ilvl w:val="0"/>
          <w:numId w:val="17"/>
        </w:numPr>
        <w:jc w:val="both"/>
        <w:rPr>
          <w:lang w:val="en-GB"/>
        </w:rPr>
      </w:pPr>
      <w:r w:rsidRPr="00A979D9">
        <w:rPr>
          <w:lang w:val="en-GB"/>
        </w:rPr>
        <w:t>hydrograph</w:t>
      </w:r>
      <w:r w:rsidR="00A979D9">
        <w:rPr>
          <w:lang w:val="en-GB"/>
        </w:rPr>
        <w:t>s</w:t>
      </w:r>
      <w:r w:rsidRPr="00A979D9">
        <w:rPr>
          <w:lang w:val="en-GB"/>
        </w:rPr>
        <w:t xml:space="preserve"> </w:t>
      </w:r>
      <w:r w:rsidR="00A979D9" w:rsidRPr="00A979D9">
        <w:rPr>
          <w:lang w:val="en-GB"/>
        </w:rPr>
        <w:t>of the free surface he</w:t>
      </w:r>
      <w:r w:rsidR="00A979D9">
        <w:rPr>
          <w:lang w:val="en-GB"/>
        </w:rPr>
        <w:t>i</w:t>
      </w:r>
      <w:r w:rsidR="00A979D9" w:rsidRPr="00A979D9">
        <w:rPr>
          <w:lang w:val="en-GB"/>
        </w:rPr>
        <w:t>ght</w:t>
      </w:r>
      <w:r w:rsidR="0063576B" w:rsidRPr="00A979D9">
        <w:rPr>
          <w:lang w:val="en-GB"/>
        </w:rPr>
        <w:t xml:space="preserve"> </w:t>
      </w:r>
      <w:r w:rsidR="00A979D9" w:rsidRPr="00A979D9">
        <w:rPr>
          <w:lang w:val="en-GB"/>
        </w:rPr>
        <w:t>along the monitoring points</w:t>
      </w:r>
      <w:r w:rsidR="0063576B" w:rsidRPr="00A979D9">
        <w:rPr>
          <w:lang w:val="en-GB"/>
        </w:rPr>
        <w:t>;</w:t>
      </w:r>
    </w:p>
    <w:p w:rsidR="0063576B" w:rsidRPr="00276BBF" w:rsidRDefault="00A979D9" w:rsidP="00034CDC">
      <w:pPr>
        <w:pStyle w:val="Paragrafoelenco"/>
        <w:numPr>
          <w:ilvl w:val="0"/>
          <w:numId w:val="17"/>
        </w:numPr>
        <w:jc w:val="both"/>
      </w:pPr>
      <w:r>
        <w:t xml:space="preserve">application </w:t>
      </w:r>
      <w:r w:rsidR="0063576B" w:rsidRPr="00276BBF">
        <w:t xml:space="preserve">log </w:t>
      </w:r>
      <w:r>
        <w:t xml:space="preserve">of </w:t>
      </w:r>
      <w:r w:rsidR="0063576B" w:rsidRPr="00276BBF">
        <w:t>SPHERA;</w:t>
      </w:r>
    </w:p>
    <w:p w:rsidR="0063576B" w:rsidRPr="00A979D9" w:rsidRDefault="0063576B" w:rsidP="00034CDC">
      <w:pPr>
        <w:pStyle w:val="Paragrafoelenco"/>
        <w:numPr>
          <w:ilvl w:val="0"/>
          <w:numId w:val="17"/>
        </w:numPr>
        <w:jc w:val="both"/>
        <w:rPr>
          <w:lang w:val="en-GB"/>
        </w:rPr>
      </w:pPr>
      <w:del w:id="418" w:author="Amicarelli Andrea (RSE)" w:date="2020-04-13T16:20:00Z">
        <w:r w:rsidRPr="00A979D9" w:rsidDel="0026104E">
          <w:rPr>
            <w:lang w:val="en-GB"/>
          </w:rPr>
          <w:delText xml:space="preserve">2D </w:delText>
        </w:r>
      </w:del>
      <w:ins w:id="419" w:author="Amicarelli Andrea (RSE)" w:date="2020-04-13T16:20:00Z">
        <w:r w:rsidR="0026104E">
          <w:rPr>
            <w:lang w:val="en-GB"/>
          </w:rPr>
          <w:t>3</w:t>
        </w:r>
        <w:r w:rsidR="0026104E" w:rsidRPr="00A979D9">
          <w:rPr>
            <w:lang w:val="en-GB"/>
          </w:rPr>
          <w:t xml:space="preserve">D </w:t>
        </w:r>
      </w:ins>
      <w:r w:rsidR="00A979D9">
        <w:rPr>
          <w:lang w:val="en-GB"/>
        </w:rPr>
        <w:t>fi</w:t>
      </w:r>
      <w:r w:rsidR="00A979D9" w:rsidRPr="00A979D9">
        <w:rPr>
          <w:lang w:val="en-GB"/>
        </w:rPr>
        <w:t>e</w:t>
      </w:r>
      <w:r w:rsidR="00A979D9">
        <w:rPr>
          <w:lang w:val="en-GB"/>
        </w:rPr>
        <w:t>l</w:t>
      </w:r>
      <w:r w:rsidR="00A979D9" w:rsidRPr="00A979D9">
        <w:rPr>
          <w:lang w:val="en-GB"/>
        </w:rPr>
        <w:t xml:space="preserve">ds </w:t>
      </w:r>
      <w:r w:rsidR="00A979D9">
        <w:rPr>
          <w:lang w:val="en-GB"/>
        </w:rPr>
        <w:t>o</w:t>
      </w:r>
      <w:r w:rsidR="00A979D9" w:rsidRPr="00A979D9">
        <w:rPr>
          <w:lang w:val="en-GB"/>
        </w:rPr>
        <w:t xml:space="preserve">f the main fluid dynamics and SPH variables </w:t>
      </w:r>
      <w:r w:rsidR="00A979D9">
        <w:rPr>
          <w:lang w:val="en-GB"/>
        </w:rPr>
        <w:t>(</w:t>
      </w:r>
      <w:r w:rsidRPr="00A979D9">
        <w:rPr>
          <w:lang w:val="en-GB"/>
        </w:rPr>
        <w:t xml:space="preserve">“.vtu” </w:t>
      </w:r>
      <w:r w:rsidR="00A979D9" w:rsidRPr="00A979D9">
        <w:rPr>
          <w:lang w:val="en-GB"/>
        </w:rPr>
        <w:t>and</w:t>
      </w:r>
      <w:r w:rsidRPr="00A979D9">
        <w:rPr>
          <w:lang w:val="en-GB"/>
        </w:rPr>
        <w:t xml:space="preserve"> “.pvd”</w:t>
      </w:r>
      <w:r w:rsidR="00A979D9">
        <w:rPr>
          <w:lang w:val="en-GB"/>
        </w:rPr>
        <w:t xml:space="preserve"> file </w:t>
      </w:r>
      <w:r w:rsidR="00A979D9" w:rsidRPr="00A979D9">
        <w:rPr>
          <w:lang w:val="en-GB"/>
        </w:rPr>
        <w:t>format</w:t>
      </w:r>
      <w:r w:rsidR="00A979D9">
        <w:rPr>
          <w:lang w:val="en-GB"/>
        </w:rPr>
        <w:t>s)</w:t>
      </w:r>
      <w:r w:rsidRPr="00A979D9">
        <w:rPr>
          <w:lang w:val="en-GB"/>
        </w:rPr>
        <w:t xml:space="preserve"> </w:t>
      </w:r>
      <w:r w:rsidR="00A979D9">
        <w:rPr>
          <w:lang w:val="en-GB"/>
        </w:rPr>
        <w:t xml:space="preserve">for </w:t>
      </w:r>
      <w:r w:rsidRPr="00A979D9">
        <w:rPr>
          <w:lang w:val="en-GB"/>
        </w:rPr>
        <w:t>Paraview (</w:t>
      </w:r>
      <w:r w:rsidR="00A979D9">
        <w:rPr>
          <w:lang w:val="en-GB"/>
        </w:rPr>
        <w:t xml:space="preserve">graphic </w:t>
      </w:r>
      <w:r w:rsidRPr="00A979D9">
        <w:rPr>
          <w:lang w:val="en-GB"/>
        </w:rPr>
        <w:t>FOSS)</w:t>
      </w:r>
      <w:r w:rsidR="00A979D9">
        <w:rPr>
          <w:lang w:val="en-GB"/>
        </w:rPr>
        <w:t xml:space="preserve"> visualization</w:t>
      </w:r>
      <w:r w:rsidRPr="00A979D9">
        <w:rPr>
          <w:lang w:val="en-GB"/>
        </w:rPr>
        <w:t>;</w:t>
      </w:r>
    </w:p>
    <w:p w:rsidR="0063576B" w:rsidRPr="00A979D9" w:rsidRDefault="00A979D9" w:rsidP="00034CDC">
      <w:pPr>
        <w:pStyle w:val="Paragrafoelenco"/>
        <w:numPr>
          <w:ilvl w:val="0"/>
          <w:numId w:val="17"/>
        </w:numPr>
        <w:jc w:val="both"/>
        <w:rPr>
          <w:lang w:val="en-GB"/>
        </w:rPr>
      </w:pPr>
      <w:r>
        <w:rPr>
          <w:lang w:val="en-GB"/>
        </w:rPr>
        <w:t>f</w:t>
      </w:r>
      <w:r w:rsidRPr="00A979D9">
        <w:rPr>
          <w:lang w:val="en-GB"/>
        </w:rPr>
        <w:t>rontier geometry for the boundary tr</w:t>
      </w:r>
      <w:r>
        <w:rPr>
          <w:lang w:val="en-GB"/>
        </w:rPr>
        <w:t>e</w:t>
      </w:r>
      <w:r w:rsidRPr="00A979D9">
        <w:rPr>
          <w:lang w:val="en-GB"/>
        </w:rPr>
        <w:t xml:space="preserve">atment SA-SPH </w:t>
      </w:r>
      <w:r>
        <w:rPr>
          <w:lang w:val="en-GB"/>
        </w:rPr>
        <w:t>(</w:t>
      </w:r>
      <w:r w:rsidR="0063576B" w:rsidRPr="00A979D9">
        <w:rPr>
          <w:lang w:val="en-GB"/>
        </w:rPr>
        <w:t>“.vtk”</w:t>
      </w:r>
      <w:r>
        <w:rPr>
          <w:lang w:val="en-GB"/>
        </w:rPr>
        <w:t xml:space="preserve"> </w:t>
      </w:r>
      <w:r w:rsidRPr="00A979D9">
        <w:rPr>
          <w:lang w:val="en-GB"/>
        </w:rPr>
        <w:t>format</w:t>
      </w:r>
      <w:r>
        <w:rPr>
          <w:lang w:val="en-GB"/>
        </w:rPr>
        <w:t xml:space="preserve"> for </w:t>
      </w:r>
      <w:r w:rsidR="0063576B" w:rsidRPr="00A979D9">
        <w:rPr>
          <w:lang w:val="en-GB"/>
        </w:rPr>
        <w:t>Paraview);</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utput files of the boundary tr</w:t>
      </w:r>
      <w:r>
        <w:rPr>
          <w:lang w:val="en-GB"/>
        </w:rPr>
        <w:t>e</w:t>
      </w:r>
      <w:r w:rsidRPr="00A979D9">
        <w:rPr>
          <w:lang w:val="en-GB"/>
        </w:rPr>
        <w:t>atm</w:t>
      </w:r>
      <w:r>
        <w:rPr>
          <w:lang w:val="en-GB"/>
        </w:rPr>
        <w:t>e</w:t>
      </w:r>
      <w:r w:rsidRPr="00A979D9">
        <w:rPr>
          <w:lang w:val="en-GB"/>
        </w:rPr>
        <w:t xml:space="preserve">nt scheme </w:t>
      </w:r>
      <w:r w:rsidR="0063576B" w:rsidRPr="00A979D9">
        <w:rPr>
          <w:lang w:val="en-GB"/>
        </w:rPr>
        <w:t>DB-SPH (</w:t>
      </w:r>
      <w:r w:rsidRPr="00A979D9">
        <w:rPr>
          <w:lang w:val="en-GB"/>
        </w:rPr>
        <w:t>ref.</w:t>
      </w:r>
      <w:r>
        <w:rPr>
          <w:lang w:val="en-GB"/>
        </w:rPr>
        <w:t>:</w:t>
      </w:r>
      <w:r w:rsidRPr="00A979D9">
        <w:rPr>
          <w:lang w:val="en-GB"/>
        </w:rPr>
        <w:t xml:space="preserve"> </w:t>
      </w:r>
      <w:r>
        <w:rPr>
          <w:lang w:val="en-GB"/>
        </w:rPr>
        <w:t xml:space="preserve">folder </w:t>
      </w:r>
      <w:r w:rsidR="0063576B" w:rsidRPr="00A979D9">
        <w:rPr>
          <w:lang w:val="en-GB"/>
        </w:rPr>
        <w:t>“DB_SPH”);</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 xml:space="preserve">utput files </w:t>
      </w:r>
      <w:r>
        <w:rPr>
          <w:lang w:val="en-GB"/>
        </w:rPr>
        <w:t>on</w:t>
      </w:r>
      <w:r w:rsidRPr="00A979D9">
        <w:rPr>
          <w:lang w:val="en-GB"/>
        </w:rPr>
        <w:t xml:space="preserve"> the tran</w:t>
      </w:r>
      <w:r>
        <w:rPr>
          <w:lang w:val="en-GB"/>
        </w:rPr>
        <w:t>s</w:t>
      </w:r>
      <w:r w:rsidRPr="00A979D9">
        <w:rPr>
          <w:lang w:val="en-GB"/>
        </w:rPr>
        <w:t xml:space="preserve">port of solid bodies in free surface flows </w:t>
      </w:r>
      <w:r w:rsidR="0063576B" w:rsidRPr="00A979D9">
        <w:rPr>
          <w:lang w:val="en-GB"/>
        </w:rPr>
        <w:t>(</w:t>
      </w:r>
      <w:r w:rsidRPr="00A979D9">
        <w:rPr>
          <w:lang w:val="en-GB"/>
        </w:rPr>
        <w:t>ref.:</w:t>
      </w:r>
      <w:r>
        <w:rPr>
          <w:lang w:val="en-GB"/>
        </w:rPr>
        <w:t xml:space="preserve"> folder </w:t>
      </w:r>
      <w:r w:rsidR="0063576B" w:rsidRPr="00A979D9">
        <w:rPr>
          <w:lang w:val="en-GB"/>
        </w:rPr>
        <w:t xml:space="preserve">“Body_dynamics”). </w:t>
      </w:r>
    </w:p>
    <w:p w:rsidR="00C950F3" w:rsidRPr="00C950F3" w:rsidRDefault="00C950F3" w:rsidP="00C950F3">
      <w:pPr>
        <w:spacing w:after="0" w:line="240" w:lineRule="auto"/>
        <w:jc w:val="both"/>
        <w:rPr>
          <w:rFonts w:ascii="Times New Roman" w:hAnsi="Times New Roman"/>
          <w:sz w:val="24"/>
          <w:szCs w:val="24"/>
        </w:rPr>
      </w:pPr>
      <w:commentRangeStart w:id="420"/>
      <w:r w:rsidRPr="00C950F3">
        <w:rPr>
          <w:rFonts w:ascii="Times New Roman" w:hAnsi="Times New Roman"/>
          <w:sz w:val="24"/>
          <w:szCs w:val="24"/>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rsidR="00C950F3" w:rsidRPr="00C950F3" w:rsidRDefault="00C950F3" w:rsidP="00C950F3">
      <w:pPr>
        <w:pStyle w:val="Paragrafoelenco"/>
        <w:numPr>
          <w:ilvl w:val="0"/>
          <w:numId w:val="17"/>
        </w:numPr>
        <w:rPr>
          <w:lang w:val="en-GB"/>
        </w:rPr>
      </w:pPr>
      <w:r w:rsidRPr="00C950F3">
        <w:rPr>
          <w:lang w:val="en-GB"/>
        </w:rPr>
        <w:t>while assessing contributions to the interpolation for the monitoring element from fluid particles, find the closest fluid particle within the kernel support of the monitoring element;</w:t>
      </w:r>
    </w:p>
    <w:p w:rsidR="0063576B" w:rsidRDefault="00C950F3" w:rsidP="00C950F3">
      <w:pPr>
        <w:pStyle w:val="Paragrafoelenco"/>
        <w:numPr>
          <w:ilvl w:val="0"/>
          <w:numId w:val="17"/>
        </w:numPr>
        <w:jc w:val="both"/>
        <w:rPr>
          <w:lang w:val="en-GB"/>
        </w:rPr>
      </w:pPr>
      <w:r w:rsidRPr="00C950F3">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commentRangeEnd w:id="420"/>
      <w:r>
        <w:rPr>
          <w:rStyle w:val="Rimandocommento"/>
          <w:szCs w:val="20"/>
        </w:rPr>
        <w:commentReference w:id="420"/>
      </w:r>
    </w:p>
    <w:p w:rsidR="007216CE" w:rsidRPr="007216CE" w:rsidRDefault="007216CE" w:rsidP="007216CE">
      <w:pPr>
        <w:spacing w:after="0" w:line="240" w:lineRule="auto"/>
        <w:jc w:val="both"/>
        <w:rPr>
          <w:ins w:id="421" w:author="Amicarelli Andrea (RSE)" w:date="2020-04-13T16:55:00Z"/>
          <w:rFonts w:ascii="Times New Roman" w:hAnsi="Times New Roman"/>
          <w:sz w:val="24"/>
          <w:szCs w:val="24"/>
        </w:rPr>
      </w:pPr>
      <w:ins w:id="422" w:author="Amicarelli Andrea (RSE)" w:date="2020-04-13T16:55:00Z">
        <w:r w:rsidRPr="007216CE">
          <w:rPr>
            <w:rFonts w:ascii="Times New Roman" w:hAnsi="Times New Roman"/>
            <w:sz w:val="24"/>
            <w:szCs w:val="24"/>
          </w:rPr>
          <w:t>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ins>
    </w:p>
    <w:p w:rsidR="006F345C" w:rsidRDefault="006F345C" w:rsidP="0063576B">
      <w:pPr>
        <w:spacing w:after="0" w:line="240" w:lineRule="auto"/>
        <w:jc w:val="both"/>
        <w:rPr>
          <w:sz w:val="24"/>
          <w:szCs w:val="24"/>
        </w:rPr>
      </w:pPr>
    </w:p>
    <w:p w:rsidR="0063576B" w:rsidRPr="00276BBF" w:rsidRDefault="00A979D9" w:rsidP="0063576B">
      <w:pPr>
        <w:pStyle w:val="Amicarellititle3"/>
        <w:ind w:left="1225" w:hanging="505"/>
      </w:pPr>
      <w:bookmarkStart w:id="423" w:name="_Toc447005733"/>
      <w:bookmarkStart w:id="424" w:name="_Toc42155321"/>
      <w:r>
        <w:t xml:space="preserve">Program units for </w:t>
      </w:r>
      <w:r w:rsidR="0063576B" w:rsidRPr="00276BBF">
        <w:t>pre-processing</w:t>
      </w:r>
      <w:bookmarkEnd w:id="423"/>
      <w:bookmarkEnd w:id="424"/>
    </w:p>
    <w:p w:rsidR="0063576B" w:rsidRPr="00A979D9" w:rsidRDefault="00A979D9" w:rsidP="0063576B">
      <w:pPr>
        <w:spacing w:after="0" w:line="240" w:lineRule="auto"/>
        <w:jc w:val="both"/>
        <w:rPr>
          <w:rFonts w:ascii="Times New Roman" w:hAnsi="Times New Roman"/>
          <w:sz w:val="24"/>
          <w:szCs w:val="24"/>
        </w:rPr>
      </w:pPr>
      <w:r w:rsidRPr="00A979D9">
        <w:rPr>
          <w:rFonts w:ascii="Times New Roman" w:hAnsi="Times New Roman"/>
          <w:sz w:val="24"/>
          <w:szCs w:val="24"/>
        </w:rPr>
        <w:lastRenderedPageBreak/>
        <w:t xml:space="preserve">The folder </w:t>
      </w:r>
      <w:r w:rsidR="0063576B" w:rsidRPr="00A979D9">
        <w:rPr>
          <w:rFonts w:ascii="Times New Roman" w:hAnsi="Times New Roman"/>
          <w:sz w:val="24"/>
          <w:szCs w:val="24"/>
        </w:rPr>
        <w:t xml:space="preserve">“Pre_processing” </w:t>
      </w:r>
      <w:r w:rsidRPr="00A979D9">
        <w:rPr>
          <w:rFonts w:ascii="Times New Roman" w:hAnsi="Times New Roman"/>
          <w:sz w:val="24"/>
          <w:szCs w:val="24"/>
        </w:rPr>
        <w:t>cntains the program units (</w:t>
      </w:r>
      <w:r w:rsidRPr="00276BBF">
        <w:rPr>
          <w:rFonts w:ascii="Times New Roman" w:hAnsi="Times New Roman"/>
          <w:sz w:val="24"/>
          <w:szCs w:val="24"/>
        </w:rPr>
        <w:fldChar w:fldCharType="begin"/>
      </w:r>
      <w:r w:rsidRPr="00A979D9">
        <w:rPr>
          <w:rFonts w:ascii="Times New Roman" w:hAnsi="Times New Roman"/>
          <w:sz w:val="24"/>
          <w:szCs w:val="24"/>
        </w:rPr>
        <w:instrText xml:space="preserve"> REF _Ref447801248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12.14</w:t>
      </w:r>
      <w:r w:rsidRPr="00276BBF">
        <w:rPr>
          <w:rFonts w:ascii="Times New Roman" w:hAnsi="Times New Roman"/>
          <w:sz w:val="24"/>
          <w:szCs w:val="24"/>
        </w:rPr>
        <w:fldChar w:fldCharType="end"/>
      </w:r>
      <w:r w:rsidRPr="00A979D9">
        <w:rPr>
          <w:rFonts w:ascii="Times New Roman" w:hAnsi="Times New Roman"/>
          <w:sz w:val="24"/>
          <w:szCs w:val="24"/>
        </w:rPr>
        <w:t>)</w:t>
      </w:r>
      <w:r>
        <w:rPr>
          <w:rFonts w:ascii="Times New Roman" w:hAnsi="Times New Roman"/>
          <w:sz w:val="24"/>
          <w:szCs w:val="24"/>
        </w:rPr>
        <w:t xml:space="preserve"> </w:t>
      </w:r>
      <w:r w:rsidRPr="00A979D9">
        <w:rPr>
          <w:rFonts w:ascii="Times New Roman" w:hAnsi="Times New Roman"/>
          <w:sz w:val="24"/>
          <w:szCs w:val="24"/>
        </w:rPr>
        <w:t xml:space="preserve">to pro-process the input files of </w:t>
      </w:r>
      <w:r w:rsidR="0063576B" w:rsidRPr="00A979D9">
        <w:rPr>
          <w:rFonts w:ascii="Times New Roman" w:hAnsi="Times New Roman"/>
          <w:sz w:val="24"/>
          <w:szCs w:val="24"/>
        </w:rPr>
        <w:t>SPHERA</w:t>
      </w:r>
      <w:r>
        <w:rPr>
          <w:rFonts w:ascii="Times New Roman" w:hAnsi="Times New Roman"/>
          <w:sz w:val="24"/>
          <w:szCs w:val="24"/>
        </w:rPr>
        <w:t>, which are</w:t>
      </w:r>
      <w:r w:rsidR="0063576B" w:rsidRPr="00A979D9">
        <w:rPr>
          <w:rFonts w:ascii="Times New Roman" w:hAnsi="Times New Roman"/>
          <w:sz w:val="24"/>
          <w:szCs w:val="24"/>
        </w:rPr>
        <w:t>:</w:t>
      </w:r>
    </w:p>
    <w:p w:rsidR="0063576B" w:rsidRPr="00A979D9" w:rsidRDefault="00A979D9" w:rsidP="00034CDC">
      <w:pPr>
        <w:pStyle w:val="Paragrafoelenco"/>
        <w:numPr>
          <w:ilvl w:val="0"/>
          <w:numId w:val="18"/>
        </w:numPr>
        <w:jc w:val="both"/>
        <w:rPr>
          <w:lang w:val="en-GB"/>
        </w:rPr>
      </w:pPr>
      <w:r w:rsidRPr="00A979D9">
        <w:rPr>
          <w:lang w:val="en-GB"/>
        </w:rPr>
        <w:t>main input file (</w:t>
      </w:r>
      <w:r w:rsidR="0063576B" w:rsidRPr="00A979D9">
        <w:rPr>
          <w:lang w:val="en-GB"/>
        </w:rPr>
        <w:t xml:space="preserve">“.inp” </w:t>
      </w:r>
      <w:r w:rsidRPr="00A979D9">
        <w:rPr>
          <w:lang w:val="en-GB"/>
        </w:rPr>
        <w:t xml:space="preserve">format </w:t>
      </w:r>
      <w:r w:rsidR="00907E72">
        <w:rPr>
          <w:lang w:val="en-GB"/>
        </w:rPr>
        <w:t xml:space="preserve">is </w:t>
      </w:r>
      <w:r w:rsidRPr="00A979D9">
        <w:rPr>
          <w:lang w:val="en-GB"/>
        </w:rPr>
        <w:t xml:space="preserve">defined in </w:t>
      </w:r>
      <w:r w:rsidR="0063576B" w:rsidRPr="00A979D9">
        <w:rPr>
          <w:lang w:val="en-GB"/>
        </w:rPr>
        <w:t>SPHERA v.</w:t>
      </w:r>
      <w:r w:rsidR="00C54D72">
        <w:rPr>
          <w:lang w:val="en-GB"/>
        </w:rPr>
        <w:t>9.0.0</w:t>
      </w:r>
      <w:r w:rsidR="00907E72">
        <w:rPr>
          <w:lang w:val="en-GB"/>
        </w:rPr>
        <w:t xml:space="preserve">; </w:t>
      </w:r>
      <w:r w:rsidRPr="00A979D9">
        <w:rPr>
          <w:lang w:val="en-GB"/>
        </w:rPr>
        <w:t>user-defined name</w:t>
      </w:r>
      <w:r w:rsidR="0063576B" w:rsidRPr="00A979D9">
        <w:rPr>
          <w:lang w:val="en-GB"/>
        </w:rPr>
        <w:t>);</w:t>
      </w:r>
    </w:p>
    <w:p w:rsidR="0063576B" w:rsidRPr="00A979D9" w:rsidRDefault="00A979D9" w:rsidP="00034CDC">
      <w:pPr>
        <w:pStyle w:val="Paragrafoelenco"/>
        <w:numPr>
          <w:ilvl w:val="0"/>
          <w:numId w:val="18"/>
        </w:numPr>
        <w:jc w:val="both"/>
        <w:rPr>
          <w:lang w:val="en-GB"/>
        </w:rPr>
      </w:pPr>
      <w:r w:rsidRPr="00A979D9">
        <w:rPr>
          <w:lang w:val="en-GB"/>
        </w:rPr>
        <w:t xml:space="preserve">file list for the </w:t>
      </w:r>
      <w:r w:rsidR="0063576B" w:rsidRPr="00A979D9">
        <w:rPr>
          <w:lang w:val="en-GB"/>
        </w:rPr>
        <w:t xml:space="preserve">DB-SPH </w:t>
      </w:r>
      <w:r w:rsidRPr="00A979D9">
        <w:rPr>
          <w:lang w:val="en-GB"/>
        </w:rPr>
        <w:t xml:space="preserve">surface meshes </w:t>
      </w:r>
      <w:r w:rsidR="0063576B" w:rsidRPr="00A979D9">
        <w:rPr>
          <w:lang w:val="en-GB"/>
        </w:rPr>
        <w:t>(“surface_mesh_list.inp”);</w:t>
      </w:r>
    </w:p>
    <w:p w:rsidR="0063576B" w:rsidRDefault="00A979D9" w:rsidP="00034CDC">
      <w:pPr>
        <w:pStyle w:val="Paragrafoelenco"/>
        <w:numPr>
          <w:ilvl w:val="0"/>
          <w:numId w:val="18"/>
        </w:numPr>
        <w:jc w:val="both"/>
        <w:rPr>
          <w:lang w:val="en-GB"/>
        </w:rPr>
      </w:pPr>
      <w:r w:rsidRPr="00A979D9">
        <w:rPr>
          <w:lang w:val="en-GB"/>
        </w:rPr>
        <w:t xml:space="preserve">ensemble of the files of the DB-SPH </w:t>
      </w:r>
      <w:r>
        <w:rPr>
          <w:lang w:val="en-GB"/>
        </w:rPr>
        <w:t>surface meshes (</w:t>
      </w:r>
      <w:r w:rsidR="0063576B" w:rsidRPr="00A979D9">
        <w:rPr>
          <w:lang w:val="en-GB"/>
        </w:rPr>
        <w:t>“.ply”</w:t>
      </w:r>
      <w:r>
        <w:rPr>
          <w:lang w:val="en-GB"/>
        </w:rPr>
        <w:t xml:space="preserve"> format), which </w:t>
      </w:r>
      <w:r w:rsidR="00907E72">
        <w:rPr>
          <w:lang w:val="en-GB"/>
        </w:rPr>
        <w:t xml:space="preserve">can be </w:t>
      </w:r>
      <w:r>
        <w:rPr>
          <w:lang w:val="en-GB"/>
        </w:rPr>
        <w:t xml:space="preserve">generated by </w:t>
      </w:r>
      <w:r w:rsidR="00907E72">
        <w:rPr>
          <w:lang w:val="en-GB"/>
        </w:rPr>
        <w:t xml:space="preserve">means of </w:t>
      </w:r>
      <w:r w:rsidR="0063576B" w:rsidRPr="00A979D9">
        <w:rPr>
          <w:lang w:val="en-GB"/>
        </w:rPr>
        <w:t>S</w:t>
      </w:r>
      <w:r>
        <w:rPr>
          <w:lang w:val="en-GB"/>
        </w:rPr>
        <w:t>nappyHexMesh</w:t>
      </w:r>
      <w:r w:rsidR="00907E72">
        <w:rPr>
          <w:lang w:val="en-GB"/>
        </w:rPr>
        <w:t xml:space="preserve"> </w:t>
      </w:r>
      <w:r>
        <w:rPr>
          <w:lang w:val="en-GB"/>
        </w:rPr>
        <w:t xml:space="preserve">(FOSS mesh generator, </w:t>
      </w:r>
      <w:r w:rsidR="00907E72" w:rsidRPr="00907E72">
        <w:rPr>
          <w:lang w:val="en-GB"/>
        </w:rPr>
        <w:t>OpenCFD Ltd</w:t>
      </w:r>
      <w:r>
        <w:rPr>
          <w:lang w:val="en-GB"/>
        </w:rPr>
        <w:t>)</w:t>
      </w:r>
      <w:r w:rsidR="0063576B" w:rsidRPr="00A979D9">
        <w:rPr>
          <w:lang w:val="en-GB"/>
        </w:rPr>
        <w:t xml:space="preserve"> o</w:t>
      </w:r>
      <w:r>
        <w:rPr>
          <w:lang w:val="en-GB"/>
        </w:rPr>
        <w:t>r</w:t>
      </w:r>
      <w:r w:rsidR="0063576B" w:rsidRPr="00A979D9">
        <w:rPr>
          <w:lang w:val="en-GB"/>
        </w:rPr>
        <w:t xml:space="preserve"> Paraview</w:t>
      </w:r>
      <w:r w:rsidR="00907E72">
        <w:rPr>
          <w:lang w:val="en-GB"/>
        </w:rPr>
        <w:t>.</w:t>
      </w:r>
    </w:p>
    <w:p w:rsidR="00A40270" w:rsidRDefault="00A40270" w:rsidP="00A40270">
      <w:pPr>
        <w:jc w:val="both"/>
      </w:pPr>
    </w:p>
    <w:p w:rsidR="00A40270" w:rsidRDefault="00A40270" w:rsidP="00A40270">
      <w:pPr>
        <w:jc w:val="both"/>
      </w:pPr>
    </w:p>
    <w:tbl>
      <w:tblPr>
        <w:tblW w:w="5000" w:type="pct"/>
        <w:tblLook w:val="04A0" w:firstRow="1" w:lastRow="0" w:firstColumn="1" w:lastColumn="0" w:noHBand="0" w:noVBand="1"/>
      </w:tblPr>
      <w:tblGrid>
        <w:gridCol w:w="2836"/>
        <w:gridCol w:w="7018"/>
      </w:tblGrid>
      <w:tr w:rsidR="0063576B" w:rsidRPr="005D1DA9" w:rsidTr="005D1DA9">
        <w:trPr>
          <w:trHeight w:val="301"/>
        </w:trPr>
        <w:tc>
          <w:tcPr>
            <w:tcW w:w="1439"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dynamically allocated variables.</w:t>
            </w:r>
          </w:p>
        </w:tc>
      </w:tr>
      <w:tr w:rsidR="0063576B" w:rsidRPr="004945B3"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Module to define derived types of both dynamically and statically allocated variables. </w:t>
            </w:r>
            <w:r w:rsidRPr="005D1DA9">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provide global interfaces to the subroutine diagnostic.</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I/O.</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global (and statically allocated) variable.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time recording.</w:t>
            </w:r>
          </w:p>
        </w:tc>
      </w:tr>
    </w:tbl>
    <w:p w:rsidR="0063576B" w:rsidRDefault="0063576B" w:rsidP="0063576B">
      <w:pPr>
        <w:spacing w:after="0" w:line="240" w:lineRule="auto"/>
        <w:jc w:val="center"/>
        <w:rPr>
          <w:rFonts w:ascii="Times New Roman" w:hAnsi="Times New Roman"/>
          <w:szCs w:val="24"/>
          <w:lang w:val="fr-FR"/>
        </w:rPr>
      </w:pPr>
      <w:bookmarkStart w:id="425" w:name="_Ref447801052"/>
      <w:r w:rsidRPr="00ED6D25">
        <w:rPr>
          <w:rFonts w:ascii="Times New Roman" w:hAnsi="Times New Roman"/>
          <w:szCs w:val="24"/>
          <w:lang w:val="fr-FR"/>
        </w:rPr>
        <w:t xml:space="preserve">Table </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STYLEREF 1 \s </w:instrText>
      </w:r>
      <w:r w:rsidRPr="00ED6D25">
        <w:rPr>
          <w:rFonts w:ascii="Times New Roman" w:hAnsi="Times New Roman"/>
          <w:szCs w:val="24"/>
          <w:lang w:val="fr-FR"/>
        </w:rPr>
        <w:fldChar w:fldCharType="separate"/>
      </w:r>
      <w:r w:rsidR="00A32296">
        <w:rPr>
          <w:rFonts w:ascii="Times New Roman" w:hAnsi="Times New Roman"/>
          <w:noProof/>
          <w:szCs w:val="24"/>
          <w:lang w:val="fr-FR"/>
        </w:rPr>
        <w:t>12</w:t>
      </w:r>
      <w:r w:rsidRPr="00ED6D25">
        <w:rPr>
          <w:rFonts w:ascii="Times New Roman" w:hAnsi="Times New Roman"/>
          <w:szCs w:val="24"/>
          <w:lang w:val="fr-FR"/>
        </w:rPr>
        <w:fldChar w:fldCharType="end"/>
      </w:r>
      <w:r w:rsidRPr="00ED6D25">
        <w:rPr>
          <w:rFonts w:ascii="Times New Roman" w:hAnsi="Times New Roman"/>
          <w:szCs w:val="24"/>
          <w:lang w:val="fr-FR"/>
        </w:rPr>
        <w:t>.</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SEQ Table \* ARABIC \s 1 </w:instrText>
      </w:r>
      <w:r w:rsidRPr="00ED6D25">
        <w:rPr>
          <w:rFonts w:ascii="Times New Roman" w:hAnsi="Times New Roman"/>
          <w:szCs w:val="24"/>
          <w:lang w:val="fr-FR"/>
        </w:rPr>
        <w:fldChar w:fldCharType="separate"/>
      </w:r>
      <w:r w:rsidR="00A32296">
        <w:rPr>
          <w:rFonts w:ascii="Times New Roman" w:hAnsi="Times New Roman"/>
          <w:noProof/>
          <w:szCs w:val="24"/>
          <w:lang w:val="fr-FR"/>
        </w:rPr>
        <w:t>11</w:t>
      </w:r>
      <w:r w:rsidRPr="00ED6D25">
        <w:rPr>
          <w:rFonts w:ascii="Times New Roman" w:hAnsi="Times New Roman"/>
          <w:szCs w:val="24"/>
          <w:lang w:val="fr-FR"/>
        </w:rPr>
        <w:fldChar w:fldCharType="end"/>
      </w:r>
      <w:bookmarkEnd w:id="425"/>
      <w:r w:rsidRPr="00ED6D25">
        <w:rPr>
          <w:rFonts w:ascii="Times New Roman" w:hAnsi="Times New Roman"/>
          <w:szCs w:val="24"/>
          <w:lang w:val="fr-FR"/>
        </w:rPr>
        <w:t xml:space="preserve">. Fortran </w:t>
      </w:r>
      <w:r w:rsidR="00010640">
        <w:rPr>
          <w:rFonts w:ascii="Times New Roman" w:hAnsi="Times New Roman"/>
          <w:szCs w:val="24"/>
          <w:lang w:val="fr-FR"/>
        </w:rPr>
        <w:t xml:space="preserve">modules </w:t>
      </w:r>
      <w:r w:rsidRPr="00ED6D25">
        <w:rPr>
          <w:rFonts w:ascii="Times New Roman" w:hAnsi="Times New Roman"/>
          <w:szCs w:val="24"/>
          <w:lang w:val="fr-FR"/>
        </w:rPr>
        <w:t>(“Modules”; SPHERA v.</w:t>
      </w:r>
      <w:r w:rsidR="00C54D72">
        <w:rPr>
          <w:rFonts w:ascii="Times New Roman" w:hAnsi="Times New Roman"/>
          <w:szCs w:val="24"/>
          <w:lang w:val="fr-FR"/>
        </w:rPr>
        <w:t>9.0.0</w:t>
      </w:r>
      <w:r w:rsidRPr="00ED6D25">
        <w:rPr>
          <w:rFonts w:ascii="Times New Roman" w:hAnsi="Times New Roman"/>
          <w:szCs w:val="24"/>
          <w:lang w:val="fr-FR"/>
        </w:rPr>
        <w:t>).</w:t>
      </w:r>
    </w:p>
    <w:p w:rsidR="00A40270" w:rsidRPr="00ED6D25"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indices (i,j,k) of the cell (nc) in a 3D domain with ni*nj*nk cells.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cell of indices  (i,j,k).</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create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Ordering the numerical elements on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 function</w:t>
            </w:r>
          </w:p>
        </w:tc>
      </w:tr>
    </w:tbl>
    <w:p w:rsidR="00EC217D" w:rsidRPr="00010640" w:rsidRDefault="00ED6D25" w:rsidP="00ED6D25">
      <w:pPr>
        <w:spacing w:after="0" w:line="240" w:lineRule="auto"/>
        <w:jc w:val="center"/>
        <w:rPr>
          <w:rFonts w:ascii="Times New Roman" w:hAnsi="Times New Roman"/>
          <w:szCs w:val="24"/>
        </w:rPr>
      </w:pPr>
      <w:bookmarkStart w:id="426" w:name="_Ref447805731"/>
      <w:r w:rsidRPr="00980132">
        <w:rPr>
          <w:rFonts w:ascii="Times New Roman" w:hAnsi="Times New Roman"/>
          <w:szCs w:val="24"/>
        </w:rPr>
        <w:t xml:space="preserve">Table </w:t>
      </w:r>
      <w:r w:rsidRPr="00ED6D25">
        <w:rPr>
          <w:rFonts w:ascii="Times New Roman" w:hAnsi="Times New Roman"/>
          <w:szCs w:val="24"/>
          <w:lang w:val="fr-FR"/>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fr-FR"/>
        </w:rPr>
        <w:fldChar w:fldCharType="separate"/>
      </w:r>
      <w:r w:rsidR="00A32296">
        <w:rPr>
          <w:rFonts w:ascii="Times New Roman" w:hAnsi="Times New Roman"/>
          <w:noProof/>
          <w:szCs w:val="24"/>
        </w:rPr>
        <w:t>12</w:t>
      </w:r>
      <w:r w:rsidRPr="00ED6D25">
        <w:rPr>
          <w:rFonts w:ascii="Times New Roman" w:hAnsi="Times New Roman"/>
          <w:szCs w:val="24"/>
          <w:lang w:val="fr-FR"/>
        </w:rPr>
        <w:fldChar w:fldCharType="end"/>
      </w:r>
      <w:r w:rsidRPr="00980132">
        <w:rPr>
          <w:rFonts w:ascii="Times New Roman" w:hAnsi="Times New Roman"/>
          <w:szCs w:val="24"/>
        </w:rPr>
        <w:t>.</w:t>
      </w:r>
      <w:r w:rsidRPr="00ED6D25">
        <w:rPr>
          <w:rFonts w:ascii="Times New Roman" w:hAnsi="Times New Roman"/>
          <w:szCs w:val="24"/>
          <w:lang w:val="fr-FR"/>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fr-FR"/>
        </w:rPr>
        <w:fldChar w:fldCharType="separate"/>
      </w:r>
      <w:r w:rsidR="00A32296">
        <w:rPr>
          <w:rFonts w:ascii="Times New Roman" w:hAnsi="Times New Roman"/>
          <w:noProof/>
          <w:szCs w:val="24"/>
        </w:rPr>
        <w:t>12</w:t>
      </w:r>
      <w:r w:rsidRPr="00ED6D25">
        <w:rPr>
          <w:rFonts w:ascii="Times New Roman" w:hAnsi="Times New Roman"/>
          <w:szCs w:val="24"/>
          <w:lang w:val="fr-FR"/>
        </w:rPr>
        <w:fldChar w:fldCharType="end"/>
      </w:r>
      <w:bookmarkEnd w:id="426"/>
      <w:r w:rsidRPr="00980132">
        <w:rPr>
          <w:rFonts w:ascii="Times New Roman" w:hAnsi="Times New Roman"/>
          <w:szCs w:val="24"/>
        </w:rPr>
        <w:t xml:space="preserve">. </w:t>
      </w:r>
      <w:r w:rsidR="00010640" w:rsidRPr="00010640">
        <w:rPr>
          <w:rFonts w:ascii="Times New Roman" w:hAnsi="Times New Roman"/>
          <w:szCs w:val="24"/>
        </w:rPr>
        <w:t xml:space="preserve">Program units for the neighbouring search, the smoothing operators and the interface detection </w:t>
      </w:r>
      <w:r w:rsidRPr="00010640">
        <w:rPr>
          <w:rFonts w:ascii="Times New Roman" w:hAnsi="Times New Roman"/>
          <w:szCs w:val="24"/>
        </w:rPr>
        <w:t>(“Neighbouring_Search”; SPHERA v.</w:t>
      </w:r>
      <w:r w:rsidR="00C54D72">
        <w:rPr>
          <w:rFonts w:ascii="Times New Roman" w:hAnsi="Times New Roman"/>
          <w:szCs w:val="24"/>
        </w:rPr>
        <w:t>9.0.0</w:t>
      </w:r>
      <w:r w:rsidRPr="00010640">
        <w:rPr>
          <w:rFonts w:ascii="Times New Roman" w:hAnsi="Times New Roman"/>
          <w:szCs w:val="24"/>
        </w:rPr>
        <w:t>).</w:t>
      </w:r>
    </w:p>
    <w:p w:rsidR="00ED6D25" w:rsidRDefault="00ED6D25" w:rsidP="00ED6D25">
      <w:pPr>
        <w:spacing w:after="0" w:line="240" w:lineRule="auto"/>
        <w:jc w:val="center"/>
        <w:rPr>
          <w:rFonts w:ascii="Times New Roman" w:hAnsi="Times New Roman"/>
          <w:szCs w:val="24"/>
        </w:rPr>
      </w:pPr>
    </w:p>
    <w:p w:rsidR="00A40270" w:rsidRDefault="00A40270" w:rsidP="00ED6D25">
      <w:pPr>
        <w:spacing w:after="0" w:line="240" w:lineRule="auto"/>
        <w:jc w:val="center"/>
        <w:rPr>
          <w:rFonts w:ascii="Times New Roman" w:hAnsi="Times New Roman"/>
          <w:szCs w:val="24"/>
        </w:rPr>
      </w:pPr>
    </w:p>
    <w:p w:rsidR="004C3DF0" w:rsidRDefault="004C3DF0" w:rsidP="00ED6D25">
      <w:pPr>
        <w:spacing w:after="0" w:line="240" w:lineRule="auto"/>
        <w:jc w:val="center"/>
        <w:rPr>
          <w:rFonts w:ascii="Times New Roman" w:hAnsi="Times New Roman"/>
          <w:szCs w:val="24"/>
        </w:rPr>
      </w:pPr>
    </w:p>
    <w:p w:rsidR="00A40270" w:rsidRPr="00010640"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5D1DA9" w:rsidTr="0063576B">
        <w:trPr>
          <w:trHeight w:val="301"/>
        </w:trPr>
        <w:tc>
          <w:tcPr>
            <w:tcW w:w="193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to write the free surface height.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physical quantities at a monitoring point.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concatenate the ".txt" output files and remove the original ones.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 xml:space="preserve">time series update of its expected scalar value), Damage to the Substation Beyond Outage (Dsub, time series update of its expected scalar value), Substation Vulnerability (Vul). Output depends on Ysub (spatial average of the fluid/mixture depth at the DEM grid points, within the substation </w:t>
            </w:r>
            <w:r w:rsidRPr="00C54D72">
              <w:rPr>
                <w:rFonts w:ascii="Times New Roman" w:eastAsia="Times New Roman" w:hAnsi="Times New Roman"/>
                <w:bCs/>
                <w:color w:val="000000"/>
                <w:sz w:val="20"/>
                <w:szCs w:val="20"/>
                <w:lang w:eastAsia="en-GB"/>
              </w:rPr>
              <w:lastRenderedPageBreak/>
              <w:t>polygon).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GetVarPart</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Getting particle values.</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Post-processing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monitoring lines and points.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write detailed results for restart. Not recommended.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the log file.</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419"/>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recording.</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print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Default="00EC217D" w:rsidP="00EC217D">
      <w:pPr>
        <w:spacing w:after="0" w:line="240" w:lineRule="auto"/>
        <w:jc w:val="center"/>
        <w:rPr>
          <w:rFonts w:ascii="Times New Roman" w:hAnsi="Times New Roman"/>
          <w:szCs w:val="24"/>
        </w:rPr>
      </w:pPr>
      <w:bookmarkStart w:id="427" w:name="_Ref447801202"/>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13</w:t>
      </w:r>
      <w:r w:rsidR="00131662" w:rsidRPr="00ED6D25">
        <w:rPr>
          <w:rFonts w:ascii="Times New Roman" w:hAnsi="Times New Roman"/>
          <w:szCs w:val="24"/>
          <w:lang w:val="it-IT"/>
        </w:rPr>
        <w:fldChar w:fldCharType="end"/>
      </w:r>
      <w:bookmarkEnd w:id="427"/>
      <w:r w:rsidRPr="00980132">
        <w:rPr>
          <w:rFonts w:ascii="Times New Roman" w:hAnsi="Times New Roman"/>
          <w:szCs w:val="24"/>
        </w:rPr>
        <w:t xml:space="preserve">. </w:t>
      </w:r>
      <w:r w:rsidR="00A979D9" w:rsidRPr="00A979D9">
        <w:rPr>
          <w:rFonts w:ascii="Times New Roman" w:hAnsi="Times New Roman"/>
          <w:szCs w:val="24"/>
        </w:rPr>
        <w:t xml:space="preserve">Program units for </w:t>
      </w:r>
      <w:r w:rsidRPr="00A979D9">
        <w:rPr>
          <w:rFonts w:ascii="Times New Roman" w:hAnsi="Times New Roman"/>
          <w:szCs w:val="24"/>
        </w:rPr>
        <w:t>post-processing (“Post_processing”; SPHERA v.</w:t>
      </w:r>
      <w:r w:rsidR="00C54D72">
        <w:rPr>
          <w:rFonts w:ascii="Times New Roman" w:hAnsi="Times New Roman"/>
          <w:szCs w:val="24"/>
        </w:rPr>
        <w:t>9.0.0</w:t>
      </w:r>
      <w:r w:rsidRPr="00A979D9">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On the particle colours for visualization purposes.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 (error) messages.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check and management.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bed-load transport.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lines.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points.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control sections (not valid for the flow rate)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ReadInputRestart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ReadRiga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the flow rate monitoring sections.</w:t>
            </w:r>
          </w:p>
        </w:tc>
      </w:tr>
    </w:tbl>
    <w:p w:rsidR="00EC217D" w:rsidRDefault="00EC217D" w:rsidP="00EC217D">
      <w:pPr>
        <w:spacing w:after="0" w:line="240" w:lineRule="auto"/>
        <w:jc w:val="center"/>
        <w:rPr>
          <w:rFonts w:ascii="Times New Roman" w:hAnsi="Times New Roman"/>
          <w:szCs w:val="24"/>
        </w:rPr>
      </w:pPr>
      <w:bookmarkStart w:id="428" w:name="_Ref44780124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14</w:t>
      </w:r>
      <w:r w:rsidR="00131662" w:rsidRPr="00ED6D25">
        <w:rPr>
          <w:rFonts w:ascii="Times New Roman" w:hAnsi="Times New Roman"/>
          <w:szCs w:val="24"/>
          <w:lang w:val="it-IT"/>
        </w:rPr>
        <w:fldChar w:fldCharType="end"/>
      </w:r>
      <w:bookmarkEnd w:id="428"/>
      <w:r w:rsidRPr="00980132">
        <w:rPr>
          <w:rFonts w:ascii="Times New Roman" w:hAnsi="Times New Roman"/>
          <w:szCs w:val="24"/>
        </w:rPr>
        <w:t xml:space="preserve">. </w:t>
      </w:r>
      <w:r w:rsidR="00907E72" w:rsidRPr="00907E72">
        <w:rPr>
          <w:rFonts w:ascii="Times New Roman" w:hAnsi="Times New Roman"/>
          <w:szCs w:val="24"/>
        </w:rPr>
        <w:t xml:space="preserve">Program units for </w:t>
      </w:r>
      <w:r w:rsidRPr="00907E72">
        <w:rPr>
          <w:rFonts w:ascii="Times New Roman" w:hAnsi="Times New Roman"/>
          <w:szCs w:val="24"/>
        </w:rPr>
        <w:t>pre-processing (“Pre_processing”; SPHERA v.</w:t>
      </w:r>
      <w:r w:rsidR="00C54D72">
        <w:rPr>
          <w:rFonts w:ascii="Times New Roman" w:hAnsi="Times New Roman"/>
          <w:szCs w:val="24"/>
        </w:rPr>
        <w:t>9.0.0</w:t>
      </w:r>
      <w:r w:rsidRPr="00907E72">
        <w:rPr>
          <w:rFonts w:ascii="Times New Roman" w:hAnsi="Times New Roman"/>
          <w:szCs w:val="24"/>
        </w:rPr>
        <w:t>).</w:t>
      </w:r>
    </w:p>
    <w:p w:rsidR="00A40270" w:rsidRPr="00907E72"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5D1DA9" w:rsidTr="008049EF">
        <w:trPr>
          <w:trHeight w:val="301"/>
        </w:trPr>
        <w:tc>
          <w:tcPr>
            <w:tcW w:w="17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 that the elastic boundary reaction never works.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the boundary integral IntWdS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Check that the elastic boundary reaction never works.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compute the boundary volume integrals IntWdV.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calculate the array to store close boundaries and integrals.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419"/>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w:t>
            </w:r>
            <w:r w:rsidRPr="005D1DA9">
              <w:rPr>
                <w:rFonts w:ascii="Times New Roman" w:eastAsia="Times New Roman" w:hAnsi="Times New Roman"/>
                <w:bCs/>
                <w:color w:val="000000"/>
                <w:sz w:val="20"/>
                <w:szCs w:val="20"/>
                <w:lang w:eastAsia="en-GB"/>
              </w:rPr>
              <w:lastRenderedPageBreak/>
              <w:t>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ComputeBoundaryVolumeIntegrals_P0</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ComputeKernelTable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0) = rob = rb/h</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1) = Int W*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2) = Int dW*/dro ro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3) = Int dW*/dro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kerneltab(0:ktrows, 4) = Int dW*/dro ro^3 dro   (from rob to 2)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define boundary faces from 3D geometry.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Definition of the boundary sides.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EvaluateBER_TimeStep</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xpmin: minimum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xpmax: maximum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interlen: length of the intersected segment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Ncbf: number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Clobface(1 to Ncbf): list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LocX(1:SPACEDIM,Ncbf): local coordinates of particle npi with respect each boundary side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Ncbs: number of close boundary sides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Cloboside(1:Ncbs): list of close boundary sides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 the first column: the number of the intercepted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First phase: for every cell, it excludes (as possibly intercepted) the faces, whose vertices all lie in one of the semispaces (defined by the planes containing the cell faces), which do not include the cell itself.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InterpolateBoundaryIntegrals2D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Func(nc), nc=1, Ncols : values interpolated in columns Col(nc), nc=1, Ncols</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nicols: number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icol(): list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ivalue(): list of the "nicols" interpolated values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Selecting among the close boundary sides, those that really give contribution to the equations of particle 'npi'.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IntNcbs: number of close boundary sides, which give contribution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Intboside(1:IntNcbs): list of close boundary sides, which give contribution</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WIntegr</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Computing a SA-SPH definite integral (Di Monaco et al., 2011, EACFM)</w:t>
            </w:r>
          </w:p>
        </w:tc>
      </w:tr>
    </w:tbl>
    <w:p w:rsidR="00EC217D" w:rsidRPr="00907E72" w:rsidRDefault="00EC217D" w:rsidP="00EC217D">
      <w:pPr>
        <w:spacing w:after="0" w:line="240" w:lineRule="auto"/>
        <w:jc w:val="center"/>
        <w:rPr>
          <w:rFonts w:ascii="Times New Roman" w:hAnsi="Times New Roman"/>
          <w:szCs w:val="24"/>
        </w:rPr>
      </w:pPr>
      <w:bookmarkStart w:id="429" w:name="_Ref44780132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15</w:t>
      </w:r>
      <w:r w:rsidR="00131662" w:rsidRPr="00ED6D25">
        <w:rPr>
          <w:rFonts w:ascii="Times New Roman" w:hAnsi="Times New Roman"/>
          <w:szCs w:val="24"/>
          <w:lang w:val="it-IT"/>
        </w:rPr>
        <w:fldChar w:fldCharType="end"/>
      </w:r>
      <w:bookmarkEnd w:id="429"/>
      <w:r w:rsidRPr="00980132">
        <w:rPr>
          <w:rFonts w:ascii="Times New Roman" w:hAnsi="Times New Roman"/>
          <w:szCs w:val="24"/>
        </w:rPr>
        <w:t xml:space="preserve">. </w:t>
      </w:r>
      <w:r w:rsidR="00907E72" w:rsidRPr="00907E72">
        <w:rPr>
          <w:rFonts w:ascii="Times New Roman" w:hAnsi="Times New Roman"/>
          <w:szCs w:val="24"/>
        </w:rPr>
        <w:t xml:space="preserve">Program units for the boundary treatment scheme </w:t>
      </w:r>
      <w:r w:rsidRPr="00907E72">
        <w:rPr>
          <w:rFonts w:ascii="Times New Roman" w:hAnsi="Times New Roman"/>
          <w:szCs w:val="24"/>
        </w:rPr>
        <w:t>SA-SPH (“SA_SPH”,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5D1DA9" w:rsidTr="00822C58">
        <w:trPr>
          <w:trHeight w:val="301"/>
        </w:trPr>
        <w:tc>
          <w:tcPr>
            <w:tcW w:w="167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RK1 time integration scheme (Euler scheme).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Heun scheme: explicit RK2 time integration scheme.  </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5D1DA9" w:rsidRDefault="00A40270" w:rsidP="00A40270">
            <w:pPr>
              <w:spacing w:after="0" w:line="240" w:lineRule="auto"/>
              <w:rPr>
                <w:rFonts w:ascii="Times New Roman" w:eastAsia="Times New Roman" w:hAnsi="Times New Roman"/>
                <w:bCs/>
                <w:color w:val="000000"/>
                <w:sz w:val="20"/>
                <w:szCs w:val="20"/>
                <w:lang w:eastAsia="en-GB"/>
              </w:rPr>
            </w:pPr>
            <w:r w:rsidRPr="00A40270">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s</w:t>
            </w:r>
            <w:r w:rsidR="00EC217D" w:rsidRPr="005D1DA9">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Stopping time.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Runge-Kutta time integration schemes</w:t>
            </w:r>
          </w:p>
        </w:tc>
      </w:tr>
      <w:tr w:rsidR="00A40270" w:rsidRPr="005D1DA9" w:rsidTr="00822C58">
        <w:trPr>
          <w:trHeight w:val="301"/>
        </w:trPr>
        <w:tc>
          <w:tcPr>
            <w:tcW w:w="1678"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 time integration for body transport in fluid flows.</w:t>
            </w:r>
          </w:p>
        </w:tc>
      </w:tr>
    </w:tbl>
    <w:p w:rsidR="00EC217D" w:rsidRPr="00907E72" w:rsidRDefault="00EC217D" w:rsidP="00EC217D">
      <w:pPr>
        <w:spacing w:after="0" w:line="240" w:lineRule="auto"/>
        <w:jc w:val="center"/>
        <w:rPr>
          <w:rFonts w:ascii="Cambria Math" w:hAnsi="Cambria Math"/>
          <w:szCs w:val="24"/>
        </w:rPr>
      </w:pPr>
      <w:bookmarkStart w:id="430" w:name="_Ref44780133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16</w:t>
      </w:r>
      <w:r w:rsidR="00131662" w:rsidRPr="00ED6D25">
        <w:rPr>
          <w:rFonts w:ascii="Times New Roman" w:hAnsi="Times New Roman"/>
          <w:szCs w:val="24"/>
          <w:lang w:val="it-IT"/>
        </w:rPr>
        <w:fldChar w:fldCharType="end"/>
      </w:r>
      <w:bookmarkEnd w:id="430"/>
      <w:r w:rsidRPr="00907E72">
        <w:rPr>
          <w:rFonts w:ascii="Times New Roman" w:hAnsi="Times New Roman"/>
          <w:szCs w:val="24"/>
        </w:rPr>
        <w:t xml:space="preserve">. </w:t>
      </w:r>
      <w:r w:rsidR="00907E72" w:rsidRPr="00907E72">
        <w:rPr>
          <w:rFonts w:ascii="Times New Roman" w:hAnsi="Times New Roman"/>
          <w:szCs w:val="24"/>
        </w:rPr>
        <w:t xml:space="preserve">Program units for time integration </w:t>
      </w:r>
      <w:r w:rsidRPr="00907E72">
        <w:rPr>
          <w:rFonts w:ascii="Times New Roman" w:hAnsi="Times New Roman"/>
          <w:szCs w:val="24"/>
        </w:rPr>
        <w:t>(“Time_integration”;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9C355A">
      <w:pPr>
        <w:spacing w:after="0" w:line="240" w:lineRule="auto"/>
        <w:ind w:left="360"/>
        <w:rPr>
          <w:rFonts w:ascii="Times New Roman" w:hAnsi="Times New Roman"/>
          <w:szCs w:val="24"/>
        </w:rPr>
      </w:pPr>
    </w:p>
    <w:p w:rsidR="0063576B" w:rsidRPr="00980132" w:rsidRDefault="00980132" w:rsidP="0063576B">
      <w:pPr>
        <w:pStyle w:val="Amicarellititle3"/>
        <w:rPr>
          <w:lang w:val="en-GB"/>
        </w:rPr>
      </w:pPr>
      <w:bookmarkStart w:id="431" w:name="_Toc447005734"/>
      <w:bookmarkStart w:id="432" w:name="_Toc42155322"/>
      <w:r w:rsidRPr="00980132">
        <w:rPr>
          <w:lang w:val="en-GB"/>
        </w:rPr>
        <w:t xml:space="preserve">Program units for the boundary treatment scheme </w:t>
      </w:r>
      <w:r w:rsidR="0063576B" w:rsidRPr="00980132">
        <w:rPr>
          <w:lang w:val="en-GB"/>
        </w:rPr>
        <w:t>SA-SPH</w:t>
      </w:r>
      <w:bookmarkEnd w:id="431"/>
      <w:bookmarkEnd w:id="432"/>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The </w:t>
      </w:r>
      <w:proofErr w:type="gramStart"/>
      <w:r w:rsidRPr="00980132">
        <w:rPr>
          <w:rFonts w:ascii="Times New Roman" w:hAnsi="Times New Roman"/>
          <w:sz w:val="24"/>
          <w:szCs w:val="24"/>
        </w:rPr>
        <w:t xml:space="preserve">folder </w:t>
      </w:r>
      <w:r w:rsidR="0063576B" w:rsidRPr="00980132">
        <w:rPr>
          <w:rFonts w:ascii="Times New Roman" w:hAnsi="Times New Roman"/>
          <w:sz w:val="24"/>
          <w:szCs w:val="24"/>
        </w:rPr>
        <w:t xml:space="preserve"> “</w:t>
      </w:r>
      <w:proofErr w:type="gramEnd"/>
      <w:r w:rsidR="0063576B" w:rsidRPr="00980132">
        <w:rPr>
          <w:rFonts w:ascii="Times New Roman" w:hAnsi="Times New Roman"/>
          <w:sz w:val="24"/>
          <w:szCs w:val="24"/>
        </w:rPr>
        <w:t xml:space="preserve">SA_SPH” </w:t>
      </w:r>
      <w:r w:rsidRPr="00980132">
        <w:rPr>
          <w:rFonts w:ascii="Times New Roman" w:hAnsi="Times New Roman"/>
          <w:sz w:val="24"/>
          <w:szCs w:val="24"/>
        </w:rPr>
        <w:t>contains the program units, which are exclusiv</w:t>
      </w:r>
      <w:r>
        <w:rPr>
          <w:rFonts w:ascii="Times New Roman" w:hAnsi="Times New Roman"/>
          <w:sz w:val="24"/>
          <w:szCs w:val="24"/>
        </w:rPr>
        <w:t>e</w:t>
      </w:r>
      <w:r w:rsidRPr="00980132">
        <w:rPr>
          <w:rFonts w:ascii="Times New Roman" w:hAnsi="Times New Roman"/>
          <w:sz w:val="24"/>
          <w:szCs w:val="24"/>
        </w:rPr>
        <w:t>ly dedicated to the bou</w:t>
      </w:r>
      <w:r>
        <w:rPr>
          <w:rFonts w:ascii="Times New Roman" w:hAnsi="Times New Roman"/>
          <w:sz w:val="24"/>
          <w:szCs w:val="24"/>
        </w:rPr>
        <w:t>n</w:t>
      </w:r>
      <w:r w:rsidRPr="00980132">
        <w:rPr>
          <w:rFonts w:ascii="Times New Roman" w:hAnsi="Times New Roman"/>
          <w:sz w:val="24"/>
          <w:szCs w:val="24"/>
        </w:rPr>
        <w:t>dary t</w:t>
      </w:r>
      <w:r>
        <w:rPr>
          <w:rFonts w:ascii="Times New Roman" w:hAnsi="Times New Roman"/>
          <w:sz w:val="24"/>
          <w:szCs w:val="24"/>
        </w:rPr>
        <w:t>rea</w:t>
      </w:r>
      <w:r w:rsidRPr="00980132">
        <w:rPr>
          <w:rFonts w:ascii="Times New Roman" w:hAnsi="Times New Roman"/>
          <w:sz w:val="24"/>
          <w:szCs w:val="24"/>
        </w:rPr>
        <w:t xml:space="preserve">tment scheme </w:t>
      </w:r>
      <w:r w:rsidR="0063576B" w:rsidRPr="00980132">
        <w:rPr>
          <w:rFonts w:ascii="Times New Roman" w:hAnsi="Times New Roman"/>
          <w:sz w:val="24"/>
          <w:szCs w:val="24"/>
        </w:rPr>
        <w:t>SA-SPH (Di Monaco et al.,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46</w:t>
      </w:r>
      <w:r>
        <w:rPr>
          <w:rFonts w:ascii="Times New Roman" w:hAnsi="Times New Roman"/>
          <w:sz w:val="24"/>
          <w:szCs w:val="24"/>
        </w:rPr>
        <w:fldChar w:fldCharType="end"/>
      </w:r>
      <w:r>
        <w:rPr>
          <w:rFonts w:ascii="Times New Roman" w:hAnsi="Times New Roman"/>
          <w:sz w:val="24"/>
          <w:szCs w:val="24"/>
        </w:rPr>
        <w:t>]</w:t>
      </w:r>
      <w:r w:rsidR="0063576B" w:rsidRPr="00980132">
        <w:rPr>
          <w:rFonts w:ascii="Times New Roman" w:hAnsi="Times New Roman"/>
          <w:sz w:val="24"/>
          <w:szCs w:val="24"/>
        </w:rPr>
        <w:t xml:space="preserve">; </w:t>
      </w:r>
      <w:r w:rsidR="0063576B" w:rsidRPr="00276BBF">
        <w:rPr>
          <w:rFonts w:ascii="Times New Roman" w:hAnsi="Times New Roman"/>
          <w:sz w:val="24"/>
          <w:szCs w:val="24"/>
          <w:lang w:val="it-IT"/>
        </w:rPr>
        <w:fldChar w:fldCharType="begin"/>
      </w:r>
      <w:r w:rsidR="0063576B" w:rsidRPr="00980132">
        <w:rPr>
          <w:rFonts w:ascii="Times New Roman" w:hAnsi="Times New Roman"/>
          <w:sz w:val="24"/>
          <w:szCs w:val="24"/>
        </w:rPr>
        <w:instrText xml:space="preserve"> REF _Ref447801321 \h  \* MERGEFORMAT </w:instrText>
      </w:r>
      <w:r w:rsidR="0063576B" w:rsidRPr="00276BBF">
        <w:rPr>
          <w:rFonts w:ascii="Times New Roman" w:hAnsi="Times New Roman"/>
          <w:sz w:val="24"/>
          <w:szCs w:val="24"/>
          <w:lang w:val="it-IT"/>
        </w:rPr>
      </w:r>
      <w:r w:rsidR="0063576B"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12.15</w:t>
      </w:r>
      <w:r w:rsidR="0063576B" w:rsidRPr="00276BBF">
        <w:rPr>
          <w:rFonts w:ascii="Times New Roman" w:hAnsi="Times New Roman"/>
          <w:sz w:val="24"/>
          <w:szCs w:val="24"/>
          <w:lang w:val="it-IT"/>
        </w:rPr>
        <w:fldChar w:fldCharType="end"/>
      </w:r>
      <w:r w:rsidR="0063576B" w:rsidRPr="00980132">
        <w:rPr>
          <w:rFonts w:ascii="Times New Roman" w:hAnsi="Times New Roman"/>
          <w:sz w:val="24"/>
          <w:szCs w:val="24"/>
        </w:rPr>
        <w:t>).</w:t>
      </w:r>
    </w:p>
    <w:p w:rsidR="0063576B" w:rsidRPr="00980132" w:rsidRDefault="0063576B" w:rsidP="0063576B">
      <w:pPr>
        <w:spacing w:after="0" w:line="240" w:lineRule="auto"/>
        <w:jc w:val="both"/>
        <w:rPr>
          <w:rFonts w:ascii="Times New Roman" w:hAnsi="Times New Roman"/>
          <w:sz w:val="24"/>
          <w:szCs w:val="24"/>
        </w:rPr>
      </w:pPr>
    </w:p>
    <w:p w:rsidR="0063576B" w:rsidRPr="00980132" w:rsidRDefault="00980132" w:rsidP="00034CDC">
      <w:pPr>
        <w:pStyle w:val="Normale1"/>
        <w:numPr>
          <w:ilvl w:val="2"/>
          <w:numId w:val="13"/>
        </w:numPr>
        <w:spacing w:line="240" w:lineRule="auto"/>
        <w:ind w:left="1225" w:hanging="505"/>
        <w:jc w:val="both"/>
        <w:rPr>
          <w:rFonts w:ascii="Times New Roman" w:hAnsi="Times New Roman"/>
          <w:b/>
          <w:i/>
          <w:lang w:val="en-GB"/>
        </w:rPr>
      </w:pPr>
      <w:bookmarkStart w:id="433" w:name="_Toc447005735"/>
      <w:r w:rsidRPr="00980132">
        <w:rPr>
          <w:rFonts w:ascii="Times New Roman" w:hAnsi="Times New Roman"/>
          <w:b/>
          <w:i/>
          <w:lang w:val="en-GB"/>
        </w:rPr>
        <w:t>Program units for managing Fortran character variables</w:t>
      </w:r>
      <w:bookmarkEnd w:id="433"/>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lastRenderedPageBreak/>
        <w:t xml:space="preserve">Three minor program units are </w:t>
      </w:r>
      <w:r>
        <w:rPr>
          <w:rFonts w:ascii="Times New Roman" w:hAnsi="Times New Roman"/>
          <w:sz w:val="24"/>
          <w:szCs w:val="24"/>
        </w:rPr>
        <w:t>implemented</w:t>
      </w:r>
      <w:r w:rsidRPr="00980132">
        <w:rPr>
          <w:rFonts w:ascii="Times New Roman" w:hAnsi="Times New Roman"/>
          <w:sz w:val="24"/>
          <w:szCs w:val="24"/>
        </w:rPr>
        <w:t xml:space="preserve"> to manage Fortran character variables: </w:t>
      </w:r>
      <w:r w:rsidR="0063576B" w:rsidRPr="00980132">
        <w:rPr>
          <w:rFonts w:ascii="Times New Roman" w:hAnsi="Times New Roman"/>
          <w:sz w:val="24"/>
          <w:szCs w:val="24"/>
        </w:rPr>
        <w:t>“GetToken”</w:t>
      </w:r>
      <w:r w:rsidR="00A40270">
        <w:rPr>
          <w:rFonts w:ascii="Times New Roman" w:hAnsi="Times New Roman"/>
          <w:sz w:val="24"/>
          <w:szCs w:val="24"/>
        </w:rPr>
        <w:t xml:space="preserve"> and </w:t>
      </w:r>
      <w:r w:rsidR="0063576B" w:rsidRPr="00980132">
        <w:rPr>
          <w:rFonts w:ascii="Times New Roman" w:hAnsi="Times New Roman"/>
          <w:sz w:val="24"/>
          <w:szCs w:val="24"/>
        </w:rPr>
        <w:t>“lcase” (</w:t>
      </w:r>
      <w:r>
        <w:rPr>
          <w:rFonts w:ascii="Times New Roman" w:hAnsi="Times New Roman"/>
          <w:sz w:val="24"/>
          <w:szCs w:val="24"/>
        </w:rPr>
        <w:t xml:space="preserve">folder </w:t>
      </w:r>
      <w:r w:rsidR="0063576B" w:rsidRPr="00980132">
        <w:rPr>
          <w:rFonts w:ascii="Times New Roman" w:hAnsi="Times New Roman"/>
          <w:sz w:val="24"/>
          <w:szCs w:val="24"/>
        </w:rPr>
        <w:t>“Strings”).</w:t>
      </w:r>
    </w:p>
    <w:p w:rsidR="0063576B" w:rsidRPr="00980132" w:rsidRDefault="0063576B" w:rsidP="009C355A">
      <w:pPr>
        <w:spacing w:after="0" w:line="240" w:lineRule="auto"/>
        <w:ind w:left="360"/>
        <w:rPr>
          <w:rFonts w:ascii="Times New Roman" w:hAnsi="Times New Roman"/>
          <w:sz w:val="24"/>
          <w:szCs w:val="24"/>
        </w:rPr>
      </w:pPr>
    </w:p>
    <w:p w:rsidR="00863855" w:rsidRPr="00276BBF" w:rsidRDefault="00980132" w:rsidP="00863855">
      <w:pPr>
        <w:pStyle w:val="Amicarellititle3"/>
      </w:pPr>
      <w:bookmarkStart w:id="434" w:name="_Toc447005736"/>
      <w:bookmarkStart w:id="435" w:name="_Toc42155323"/>
      <w:r>
        <w:t>Program units for time integration</w:t>
      </w:r>
      <w:bookmarkEnd w:id="434"/>
      <w:bookmarkEnd w:id="435"/>
    </w:p>
    <w:p w:rsidR="00863855" w:rsidRPr="00980132" w:rsidRDefault="00980132" w:rsidP="00863855">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863855" w:rsidRPr="00980132">
        <w:rPr>
          <w:rFonts w:ascii="Times New Roman" w:hAnsi="Times New Roman"/>
          <w:sz w:val="24"/>
          <w:szCs w:val="24"/>
        </w:rPr>
        <w:t xml:space="preserve">“Time_integration” </w:t>
      </w:r>
      <w:r w:rsidRPr="00980132">
        <w:rPr>
          <w:rFonts w:ascii="Times New Roman" w:hAnsi="Times New Roman"/>
          <w:sz w:val="24"/>
          <w:szCs w:val="24"/>
        </w:rPr>
        <w:t>contains those program units, which con</w:t>
      </w:r>
      <w:r>
        <w:rPr>
          <w:rFonts w:ascii="Times New Roman" w:hAnsi="Times New Roman"/>
          <w:sz w:val="24"/>
          <w:szCs w:val="24"/>
        </w:rPr>
        <w:t>cern RK1 and RK2 time integration schemes</w:t>
      </w:r>
      <w:r w:rsidRPr="00980132">
        <w:rPr>
          <w:rFonts w:ascii="Times New Roman" w:hAnsi="Times New Roman"/>
          <w:sz w:val="24"/>
          <w:szCs w:val="24"/>
        </w:rPr>
        <w:t xml:space="preserve"> </w:t>
      </w:r>
      <w:r w:rsidR="00863855" w:rsidRPr="00980132">
        <w:rPr>
          <w:rFonts w:ascii="Times New Roman" w:hAnsi="Times New Roman"/>
          <w:sz w:val="24"/>
          <w:szCs w:val="24"/>
        </w:rPr>
        <w:t>(</w:t>
      </w:r>
      <w:r w:rsidR="00863855" w:rsidRPr="00276BBF">
        <w:rPr>
          <w:rFonts w:ascii="Times New Roman" w:hAnsi="Times New Roman"/>
          <w:sz w:val="24"/>
          <w:szCs w:val="24"/>
        </w:rPr>
        <w:fldChar w:fldCharType="begin"/>
      </w:r>
      <w:r w:rsidR="00863855" w:rsidRPr="00980132">
        <w:rPr>
          <w:rFonts w:ascii="Times New Roman" w:hAnsi="Times New Roman"/>
          <w:sz w:val="24"/>
          <w:szCs w:val="24"/>
        </w:rPr>
        <w:instrText xml:space="preserve"> REF _Ref447801331 \h </w:instrText>
      </w:r>
      <w:r w:rsidR="00276BBF" w:rsidRPr="00980132">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12.16</w:t>
      </w:r>
      <w:r w:rsidR="00863855" w:rsidRPr="00276BBF">
        <w:rPr>
          <w:rFonts w:ascii="Times New Roman" w:hAnsi="Times New Roman"/>
          <w:sz w:val="24"/>
          <w:szCs w:val="24"/>
        </w:rPr>
        <w:fldChar w:fldCharType="end"/>
      </w:r>
      <w:r w:rsidR="00863855" w:rsidRPr="00980132">
        <w:rPr>
          <w:rFonts w:ascii="Times New Roman" w:hAnsi="Times New Roman"/>
          <w:sz w:val="24"/>
          <w:szCs w:val="24"/>
        </w:rPr>
        <w:t>).</w:t>
      </w:r>
    </w:p>
    <w:p w:rsidR="00C54D72" w:rsidRDefault="00C54D72" w:rsidP="00C54D72">
      <w:pPr>
        <w:pStyle w:val="Amicarellititle2"/>
        <w:numPr>
          <w:ilvl w:val="0"/>
          <w:numId w:val="0"/>
        </w:numPr>
        <w:ind w:left="792"/>
      </w:pPr>
    </w:p>
    <w:p w:rsidR="0033014C" w:rsidRPr="00276BBF" w:rsidRDefault="0033014C" w:rsidP="0033014C">
      <w:pPr>
        <w:pStyle w:val="Amicarellititle2"/>
      </w:pPr>
      <w:bookmarkStart w:id="436" w:name="_Ref521064729"/>
      <w:bookmarkStart w:id="437" w:name="_Toc42155324"/>
      <w:r w:rsidRPr="00276BBF">
        <w:t>Style formatting</w:t>
      </w:r>
      <w:bookmarkEnd w:id="436"/>
      <w:bookmarkEnd w:id="437"/>
    </w:p>
    <w:p w:rsidR="0033014C" w:rsidRPr="00276BBF" w:rsidRDefault="0033014C" w:rsidP="0033014C">
      <w:pPr>
        <w:spacing w:after="0" w:line="240" w:lineRule="auto"/>
        <w:jc w:val="both"/>
        <w:rPr>
          <w:rFonts w:ascii="Times New Roman" w:hAnsi="Times New Roman"/>
          <w:sz w:val="24"/>
          <w:szCs w:val="24"/>
        </w:rPr>
      </w:pPr>
      <w:r w:rsidRPr="00276BBF">
        <w:rPr>
          <w:rFonts w:ascii="Times New Roman" w:hAnsi="Times New Roman"/>
          <w:sz w:val="24"/>
          <w:szCs w:val="24"/>
        </w:rPr>
        <w:t>SPHERA developers follow the basic rules on Fortran 95 coding, adhere as much as possible to SPHERA file format and the following style formatting rules: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the subroutine labels at the beginning of </w:t>
      </w:r>
      <w:r w:rsidR="00980132">
        <w:rPr>
          <w:rFonts w:ascii="Times New Roman" w:hAnsi="Times New Roman"/>
          <w:sz w:val="24"/>
          <w:szCs w:val="24"/>
        </w:rPr>
        <w:t xml:space="preserve">each program unit </w:t>
      </w:r>
      <w:r w:rsidRPr="00276BBF">
        <w:rPr>
          <w:rFonts w:ascii="Times New Roman" w:hAnsi="Times New Roman"/>
          <w:sz w:val="24"/>
          <w:szCs w:val="24"/>
        </w:rPr>
        <w:t xml:space="preserve">(title and description) and of </w:t>
      </w:r>
      <w:r w:rsidR="00980132">
        <w:rPr>
          <w:rFonts w:ascii="Times New Roman" w:hAnsi="Times New Roman"/>
          <w:sz w:val="24"/>
          <w:szCs w:val="24"/>
        </w:rPr>
        <w:t>sub-</w:t>
      </w:r>
      <w:r w:rsidRPr="00276BBF">
        <w:rPr>
          <w:rFonts w:ascii="Times New Roman" w:hAnsi="Times New Roman"/>
          <w:sz w:val="24"/>
          <w:szCs w:val="24"/>
        </w:rPr>
        <w:t>section (</w:t>
      </w:r>
      <w:r w:rsidR="00980132">
        <w:rPr>
          <w:rFonts w:ascii="Times New Roman" w:hAnsi="Times New Roman"/>
          <w:sz w:val="24"/>
          <w:szCs w:val="24"/>
        </w:rPr>
        <w:t>“</w:t>
      </w:r>
      <w:r w:rsidRPr="00276BBF">
        <w:rPr>
          <w:rFonts w:ascii="Times New Roman" w:hAnsi="Times New Roman"/>
          <w:sz w:val="24"/>
          <w:szCs w:val="24"/>
        </w:rPr>
        <w:t>modules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declarations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explicit interfaces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allocations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initializations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statements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deallocations</w:t>
      </w:r>
      <w:r w:rsidR="00980132">
        <w:rPr>
          <w:rFonts w:ascii="Times New Roman" w:hAnsi="Times New Roman"/>
          <w:sz w:val="24"/>
          <w:szCs w:val="24"/>
        </w:rPr>
        <w:t>”</w:t>
      </w:r>
      <w:r w:rsidRPr="00276BBF">
        <w:rPr>
          <w:rFonts w:ascii="Times New Roman" w:hAnsi="Times New Roman"/>
          <w:sz w:val="24"/>
          <w:szCs w:val="24"/>
        </w:rPr>
        <w:t>).</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use Fortran 95 standard and portable procedures to be compiled with both gfortran and ifort.</w:t>
      </w:r>
    </w:p>
    <w:p w:rsidR="0033014C" w:rsidRPr="00276BB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276BB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276BBF">
        <w:rPr>
          <w:rFonts w:ascii="Times New Roman" w:hAnsi="Times New Roman"/>
          <w:sz w:val="24"/>
          <w:szCs w:val="24"/>
        </w:rPr>
        <w:t xml:space="preserve">is allowed </w:t>
      </w:r>
      <w:r w:rsidRPr="00276BBF">
        <w:rPr>
          <w:rFonts w:ascii="Times New Roman" w:hAnsi="Times New Roman"/>
          <w:sz w:val="24"/>
          <w:szCs w:val="24"/>
        </w:rPr>
        <w:t>and vice versa.</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write since the first column of each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3 </w:t>
      </w:r>
      <w:r w:rsidR="00980132">
        <w:rPr>
          <w:rFonts w:ascii="Times New Roman" w:hAnsi="Times New Roman"/>
          <w:sz w:val="24"/>
          <w:szCs w:val="24"/>
        </w:rPr>
        <w:t xml:space="preserve">blank </w:t>
      </w:r>
      <w:r w:rsidRPr="00276BBF">
        <w:rPr>
          <w:rFonts w:ascii="Times New Roman" w:hAnsi="Times New Roman"/>
          <w:sz w:val="24"/>
          <w:szCs w:val="24"/>
        </w:rPr>
        <w:t>spaces for indentation.</w:t>
      </w:r>
    </w:p>
    <w:p w:rsidR="0033014C" w:rsidRPr="00276BBF" w:rsidRDefault="0033014C" w:rsidP="00303E20">
      <w:pPr>
        <w:numPr>
          <w:ilvl w:val="0"/>
          <w:numId w:val="2"/>
        </w:numPr>
        <w:spacing w:after="0" w:line="240" w:lineRule="auto"/>
        <w:jc w:val="both"/>
        <w:rPr>
          <w:rFonts w:ascii="Times New Roman" w:hAnsi="Times New Roman"/>
          <w:sz w:val="24"/>
          <w:szCs w:val="24"/>
        </w:rPr>
      </w:pPr>
      <w:r w:rsidRPr="00276BB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For readability and printability, do not write beyond column 80. Here the symbol “&amp;” is put for a new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A comment begins with “! &lt;capitol letter&gt;“ (there is a </w:t>
      </w:r>
      <w:r w:rsidR="00980132">
        <w:rPr>
          <w:rFonts w:ascii="Times New Roman" w:hAnsi="Times New Roman"/>
          <w:sz w:val="24"/>
          <w:szCs w:val="24"/>
        </w:rPr>
        <w:t xml:space="preserve">blank </w:t>
      </w:r>
      <w:r w:rsidRPr="00276BBF">
        <w:rPr>
          <w:rFonts w:ascii="Times New Roman" w:hAnsi="Times New Roman"/>
          <w:sz w:val="24"/>
          <w:szCs w:val="24"/>
        </w:rPr>
        <w:t>space after “!”).</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Any logical expression is written within brackets (e.g.</w:t>
      </w:r>
      <w:r w:rsidR="00980132">
        <w:rPr>
          <w:rFonts w:ascii="Times New Roman" w:hAnsi="Times New Roman"/>
          <w:sz w:val="24"/>
          <w:szCs w:val="24"/>
        </w:rPr>
        <w:t>, “</w:t>
      </w:r>
      <w:r w:rsidRPr="00276BBF">
        <w:rPr>
          <w:rFonts w:ascii="Times New Roman" w:hAnsi="Times New Roman"/>
          <w:sz w:val="24"/>
          <w:szCs w:val="24"/>
        </w:rPr>
        <w:t>(a==b).and.(c==d)”).</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Automatic indentation is allowed only with blank spaces instead of tabs (but the makefile).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No multiple statements on a line (do not use “;” as a statement separator).</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Do not go to a new line with “&amp;” under the section “declarations”.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Keywords are written in lower case letters (e.g.: do,if,…).</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Comments are written in UK English.</w:t>
      </w:r>
    </w:p>
    <w:p w:rsidR="0033014C" w:rsidRDefault="0033014C" w:rsidP="0033014C">
      <w:pPr>
        <w:spacing w:after="0" w:line="240" w:lineRule="auto"/>
        <w:rPr>
          <w:rFonts w:ascii="Times New Roman" w:hAnsi="Times New Roman"/>
          <w:sz w:val="24"/>
          <w:szCs w:val="24"/>
        </w:rPr>
      </w:pPr>
      <w:r>
        <w:rPr>
          <w:rFonts w:ascii="Times New Roman" w:hAnsi="Times New Roman"/>
          <w:sz w:val="24"/>
          <w:szCs w:val="24"/>
        </w:rPr>
        <w:t>Please, use Microsoft Equation Editor to update the equations of this file or to add new equations.</w:t>
      </w:r>
    </w:p>
    <w:p w:rsidR="000F500C" w:rsidRDefault="000F500C" w:rsidP="00863855">
      <w:pPr>
        <w:spacing w:after="0" w:line="240" w:lineRule="auto"/>
        <w:jc w:val="both"/>
        <w:rPr>
          <w:rFonts w:ascii="Times New Roman" w:hAnsi="Times New Roman"/>
          <w:sz w:val="24"/>
          <w:szCs w:val="24"/>
        </w:rPr>
      </w:pPr>
    </w:p>
    <w:p w:rsidR="00543509" w:rsidRPr="00276BBF" w:rsidRDefault="00543509" w:rsidP="00543509">
      <w:pPr>
        <w:pStyle w:val="Amicarellititle2"/>
      </w:pPr>
      <w:bookmarkStart w:id="438" w:name="_Ref521064837"/>
      <w:bookmarkStart w:id="439" w:name="_Toc42155325"/>
      <w:r>
        <w:t>Modifications with respect to SPHERA v.8.0</w:t>
      </w:r>
      <w:bookmarkEnd w:id="438"/>
      <w:bookmarkEnd w:id="439"/>
    </w:p>
    <w:p w:rsidR="00543509" w:rsidRPr="00276BBF" w:rsidRDefault="00543509" w:rsidP="00543509">
      <w:pPr>
        <w:spacing w:after="0" w:line="240" w:lineRule="auto"/>
        <w:jc w:val="both"/>
        <w:rPr>
          <w:rFonts w:ascii="Times New Roman" w:hAnsi="Times New Roman"/>
          <w:sz w:val="24"/>
          <w:szCs w:val="24"/>
        </w:rPr>
      </w:pPr>
      <w:r>
        <w:rPr>
          <w:rFonts w:ascii="Times New Roman" w:hAnsi="Times New Roman"/>
          <w:sz w:val="24"/>
          <w:szCs w:val="24"/>
        </w:rPr>
        <w:t>Hereafter is reported the list of modifications of SPHERA v.9.0.0, with respect to SPHERA v.8.0, according to git format.</w:t>
      </w:r>
    </w:p>
    <w:p w:rsidR="00543509" w:rsidRDefault="00543509" w:rsidP="00863855">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de264ca645593d9a4c3a6acc41b7c204e4d088b8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12:19:36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75f50318377f954661da8de607e7e22693215902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10:33:56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Folders "bin", "debug", "debug_omp": executable files of SPHERA v.9.0.0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available.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8f786fe307de381ddfcf76d1fecbecbc73afe182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Aug 1 12:13:29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Input. Modifications on the following test cases: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"db_squat_obstacle.inp"; "db_body_exp_UniBas.inp".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b6bbfc2c18b584981cfa3f6448f520fdcef58c61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Jul 25 10:04:45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Modifications in progress for the release version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and updated tutorials for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“*wall_IDs*” files and “*wall_regions*”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(subroutine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Bug fixed on 2D restart: arrays “GCBFVector”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“GCBFPointers” only work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abf4371b9e3032f53b7a143a5f3d7ebfaf82ac1b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4 16:07:56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Version update in the program unit labels. Version string update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check ("static_allocation_module.f90"). The Makefile is ready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 free optimized gfortran execution. Update of the description on the major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numerical developments of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3e5b2fa8c5f4aef0fd6277d4565767a1ec845f4e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3 11:33:50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Tutorial: "Alpe_Gera_dbf_Lanzada_substations"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b3e92d3ab826955c61f187974950463c5697e14c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14 08:51:55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Appendix update. Bulk modulus assignment.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61ba5309eb85e2157ba8a2d1a768fbe800e96fac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Mon Mar 5 16:00:50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tutorials: "SPH_udb_Kim2015JH_scenario1_dx_0_025m_gate.inp",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"SPH_udb_Kim2015JH_scenario2_dx_0_050m_no_gate.inp".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97320bc16e12849638ed13405efbab7c7d1ec427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26 17:29:14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Fix on the subroutine "electrical_substations.f90"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restarted simulations.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646d653b0b4edb8fbb0dd42d7941fd1770e2dfa1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22 14:59:48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Post_processing. Fix on the formula for vulnerability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program unit "electrical_substations.f90".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a71647aea6ca74cfb758364678db78e622d8c659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21 17:35:05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bc6339cfb892d6536d86e87e9b1ffa56475731b9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19 12:00:10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6b21ef95d1dbfb14156909a629d5772d07617460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18:09:04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"electrical_substations.f90": iterative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allocation and deallocation checks are not written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31a8cb6398a413a8654a9396934cb093c8dc4d30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Fri Feb 16 13:19:35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A generic vertex of any electrical susbtation only needs 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18b5258f2a5b4fa39d9a2b5c46ac6bfe109aeb06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15 16:27:15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Geometry. New program units (after compilation): “area_hexagon”,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“area_pentagon”.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New functionality to monitor electrical substations.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(after compilation): “electrical_substations”.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Z_fluid_step now belongs to the 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"Dynamic_allocation_module" as "Z_fluid_max".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New program unit (after compilation): “ReadSubstations”.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New/updated tutorials: "Alpe_Gera_dam_break_no_volume_correction.inp",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"Alpe_Gera_dam_break_no_volume_correction_flood_control_dam.inp",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"ICOLD_dam_breach_trunks.inp", "dam_breach_ICOLD_DB-SPH_BD.inp",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"edb_2D_FraCap02.inp", "edb_2D_FraCap02_Taipei.inp", "edb_2D_Spi05.inp",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"edb_ICOLD.inp", "edb_KarlSand.inp", "edb_Pon10.inp",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"rectangular_side_weir_Fr_0_491.inp", "wave_motion_for_WaveSAX.inp".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98cee1d8218c2a09e70a8d396f7607a7dae48e67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Nov 27 11:22:37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94a99094f1d798e143eaa6f25acb7ad0fa58bbff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17:22:23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SA_SPH. An omp critical section is inserted in the program unit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“ComputeBoundaryDataTab”. The omp critical section “omp_FBCE3D”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“FindBoundaryConvexEdges3D” is extended.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Main_algorithm. The omp critical sections “omp_Ncbf_Max”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“omp_Ncbf_Max_2” are inserted in the program unit “Loop_Irre_3D”.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ef8db5888fb2b76c7c62e6c55b1050a78b61cccc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09:57:23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BC. Program unit "CancelOutgoneParticles_3D". The computation of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line-plane intersection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Some omp critical sections are defined in the program units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"CancelOutgoneParticles_3D" and "CancelOutgoneParticles_2D".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The free surface detected by the monitoring lines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increased of dx/2 to consider that the free surface is located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edge (dx/2 over the particle barycentre) of the detected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Time_integration. The new program unit “time_step_duration” merges the old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units “inidt2” and “rundt2”.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BE_mass. The new program unit “Continuity_Equation” merges the old program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units “inter_EqCont_3D” and “inter_EqCont_2D”.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BE_momentum. The new program units “velocity_smoothing”,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“velocity_smoothing_SA_SPH_2D” and “velocity_smoothing_SA_SPH_3D” merge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old program units “inter_SmoothVelo_2D” and “inter_SmoothVelo_3D”.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Obsolete program units. The following obsolete program units are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“I_O_ENG_module”, “I_O_ITA_module”, “I_O_language_module”,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“SearchforParticleZone_3D”, “ltrim”.</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3e57ac797faf6b48d16735db4f39f711b25c7eac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15:39:10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files. Sliding friction and normal reaction forces.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overall normal of the neighbouring frontiers.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8b4a7d025d7b9fc4c3a11e25806fc9bc378e1589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15:17:45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Dry stage (no neighbouring fluid particles) of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Explicit formulation for the sliding friction force,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depending on the friction angle between the computational body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frontier. The direction of the sliding friction force is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opposite to the velocity direction of the centre of mass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computational body (projected on the local DEM plane). Present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approximations: a unique friction angle applies to all the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the vector sum of the normal reaction force under sliding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sliding friction force provide no contribution to the body torque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the limiter for the sliding friction force depends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of the solid particles interacting with the frontiers). In case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input friction angle is negative, then sliding friction depends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local slope/interface angle (this always applies for body-body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bf6ec5499859e874649a888007dfd2ac0255abcb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26 17:15:41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Post-processing. On the initialization of the arrays q_max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Z_fluid_max in a restarted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5987d6bac30af5d8f29066e3c3f419bbf662f9b0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15:45:28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Input variable “laminar_no-slip_check” to enable/disable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check on the laminar regime to eventually activate no-slip conditions.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Formerly, “laminar_no-slip_check” was implicitely “.true.”.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cf90bc47da1f6ca87980d920b5621d13b5ee5b4c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11:35:55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No-slip conditions are activated in 3D (Di Monaco et al., 2011, EACFM):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assessment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177afd0d84fa7e07b8ad5ebe839e24b477ad1bf0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15 17:53:16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dynamics. Documentation file. An appendix is added. Meaning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following approximated configuration of SPHERA: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(imping_body_grav=1, imping_body_grav_dry=0): clarifications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gravity force, sliding friction force, body-boundary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reaction force under sliding, normal coefficient of restitution.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211cd11398ae27e0ecb271932d8810602ee2daa4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28 16:33:37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Additional option to deactivate gravity during any dry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impingement.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03fc89e6c807cef61341a84df82aee26231c446e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23 13:41:53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Maximum body particle acceleration is available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Misprint on the definition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use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“time_max_no_body_gravity_force”.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338f8141e7ff06bdb656abd6de22dd6613fd31d1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22 14:31:43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FSI (Fluid-Structure Interaction). Both free-slip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and no-slip conditions (Adami et al., 2012) are available.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 far, no-slip conditions have been used.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8f3cbaf810caa49b85213bcdfed8f440e36b7d5b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21 19:37:32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Limiter for maximum pressure values on the body surfaces.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This limiter only avoids extremely high and unphysical values.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d764eb10b7b19374e24f1cb8023a11ef02e1a0f1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15 11:26:07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to activate a limiter which avoids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on the body surfaces.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9f12acfbc42de0685fb7a22ea52cd7b7568ff9e5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17:25:28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“time_max_no_gravity_gravity_force”: gravity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force is deactivated until this time. No deactivation in case of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“time_max_no_body_frontier_impingements”: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body-frontier impingements are deactivated until this time.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deactivation in case of negative value.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3b76a72dd26d5d12c55810587081c2d3459764d3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15:32:14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Pre-processing; Post-processing. On the restart procedure.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Post-processing. On the allocation of the arrays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“h_step”, “qx_step”, “qy_step”, “h_max”.</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f0272cf22412ffbca0f920f68e2cbe63ef9790af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10 18:21:45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I/O management of the body orientation to initialize a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simulation based on the data of a previous run (and with no need for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The IC rotation matrix (to set body particle IC)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based on Rodrigues’ formula (Euler’s theorem) and depends on the input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data. The IC orientation of a generic body (and a generic body element)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provided in terms of rotation axis and rotation angle (instead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Euler angles; ref.: input file template). The rotation axis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rotation angle are written in the output file “Body_dynamics.txt”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 to the following times: initial time, current time. The vector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 is not read/written anymore in I/O management. Implemented as 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approximated procedure, the new modification only guarantees a correct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reinitialization of the relative position of the first body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as the body centre of mass is correctly reinitialized,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 in the body orientation (of a reinitialized simulation) is limited.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e3ca4bdfa16e632f58865a580481f1939a0d5298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7 13:36:51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Min./max. of the absolute value of the 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angular velocity on the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Rotation matrix computation is formally more accurate.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on the test cases treated so far.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7ffae125eb66f7da766d3193a1dee406934accd5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15:27:12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Allocation of the auxiliary variable z_aux: dependency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"fictitious vertex"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33ea4ab906d8c07e8c5bc5936b235c438ae879a3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11:38:02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The variable "alfa" (rotation angle of the body with respect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reference system) is reported in the output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"Body_dynamics.txt"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db85a1c659d75e327081babbf0a58c8c3a9c14f1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 13:35:53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 There is no constraint on the number of reservoirs which can be extruded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from topography (only one extruded reservoir was permitted).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The numerical parameters nag_aux (slight overestimation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total numer of fluid particles) does not depend anymore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reservoir. Other minor modifications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IC. The upper particle ID of a given zone/reservoir is computed.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parameter nag_reservoir_CartTopog is not used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8e93fc0ab9884337e960f9c084d180cfb0448b6e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22 15:55:57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"z-coordinate" is available in the ".vtu" output files, no matter about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configuration of the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221723dbaa0bad8ee33eaab6df505368e8bdfbeb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83959e7 49c46ab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10:44:31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49c46abdbfc251ef6f7080e7acfa99e2c02af52b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afc1a53 02e427f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10:46:36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#2 from SauroManentiUNIPV/SPHERA_v_8_0_SM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83959e73823a71a1794471d64ca82c3d73792476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10:37:19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Additional comments.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02e427f68af69a7046cacb425377cec260996aba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7161c7a afc1a53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25 10:23:45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Manual merging of master into branch SPHERA_v_8_0_SM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7161c7a57e49a6c206f2042ce81506d12179992a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24 10:11:45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afc1a5340b08fabdb664c1e33ab734931aada96e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23 16:34:48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reference system change in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in case of triangular frontier 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the allocation of the arrays of the maximum specific flow rate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maximum water depth duiring a restart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On the removal of the fictictious reservoirs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beginning of the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45fcb6b07116b84f18f2e8aebcbf7fde0af335e9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18:49:47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More inclusive format specifiers in the application log.</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291635f710350286d15d92685d9ca0d7809098f6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16:57:32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Corrections on the management of the body transport arrays during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2bd0c242874c61ff1e6828f534b3f80a16b7af11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15:31:54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Misprints.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329ab71887d99bdb6a8fd76bf4b1a4a7701e8484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15:06:26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Checks on the allocation of some arrays for body transport.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030b64e788b55403562d75dbb0e8d526b5121780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Dec 22 11:06:58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Allocation of the array of the specific flow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rate (q_max) is function of the number of the topographic vertices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the positioning grid vertices).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4e7f0a6adef6c1490adffdd0c9e20975af3f8900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Nov 25 14:51:18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New test case: ICOLD erosional dam break (on complex topography).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4928313ac1ea3c46246944a8fbcb8bdb9b39fad1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17 16:58:44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value of the variable “GCBFVecDim”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provided by the input file is not used. Instead, the restart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provides the correct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array “GCBFPointers” is correctly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6d6dec91f1b7f3a626d93a4f8d2ced5114d83d1e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Nov 15 17:24:59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Variable “GCBFVector” is correctly allocated in the restart mode.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“NumBSides” is correctly written and read in the restart mode.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894697dd17c970d3dd2d832197eb3f0757d92f17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Nov 9 12:00:49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New “if” constructs depending on the variable  “diffusione”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“rundt2” and “inidt2”). The bug might have caused minor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errors in estimating the time step duration (dt).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Restored the mobile particle counting (to assess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“indarrayFlu”; initialization section of the subroutine “LoopIrre3D”).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Detection of the elastic strain rate regime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“mixture_viscosity”).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b96ae71e82ebe0daaa28025ba7eb0d701feb3aa4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28 10:01:40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Bug fixed in computing the mixture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f328621c31a5ce4a98327f051a279122c8ea1fa2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17:13:23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wrong treatment of local uniform velocity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fields is deleted.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84a39cbeea9b92e5101571ff53d689a4a1353b1b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Thu Oct 27 12:25:04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Mixture particles in the elastic-plastic strain regime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higher than the reference threshold): acceleration is zeroed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3D by the subroutine “LoopIrre3D” (as in 2D; zeroing velocity is not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sufficient). Notice that the involved particles are held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df636281b5fdb7a8d4d78a972e824f73f605e4c3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Oct 26 17:18:48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For those particles, which are held fixed, the dynamic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formally set equal to the maximum/threshold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fluid viscosity; subroutines “LoopIrre3D” and “LoopIrre2D”).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Due to the presence of several "if" constructs, which are based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depending on the particle viscosity, this modification may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the computation.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The subroutine “Shields” is now properly called when using RK</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schemes (subroutine “LoopIrre3D”).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a49ded801956e8d1058be97bcbbeb0b4f488f802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Oct 24 17:31:34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Particles modify their mobility status (fixed/”sol” 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mobile/”flu”) only in the subroutine “Shields” (not anymore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“mixture_viscosity”), according to the fixed bed detection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“CalcVarLength”), no matter about the cause of change (either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threshold or the maximum frictional viscosity). So far,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and the velocity smoothing procedures are skipped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in the elastic-plastic strain regime. This is not due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particle status (it is not “fixed” at this stage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algorithm), but to the particle viscosity, which is at least equal to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frictional viscosity threshold (“if” condition on …%mu = …%mumx).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 already began with the previous commit.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385cddf18b53d2f650017bfab06f833f474f8ea6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21 17:16:51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Auxiliary procedures are deleted. Notice that some SPHE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tools are available at https://github.com/AndreaAmicarelli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(e.g., DEM2xyz -RSE SpA-, ply2SHERA_perimeter -RSE SpA-).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c6266690a785ae390bcd40f8ef79f7f5d3e0c652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23 18:19:56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Restored the initial mobile particle counting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Loop_Irre_3D and Loop_Irre_2D, in the presence of the boundary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treatment SASPH.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following redunant variables are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Med()%modelloerosione, erosione, modelloerosione.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7ad2b8c70b1f59afd966845884ddd2b01dd324ed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16 18:39:43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28aab0183d8277001ecd19103945c70cd70b13a7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08:07:28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following test cases are published at SPHERIC 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San_Fernando_Lower_van_Norman_dam_liquefaction.inp,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dike_breach_2D_expSchHag12JHR_ID13.inp,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erosional_dam_break_Karlsruher_sand.inp, spherical_Couette_flow.inp.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293fa92960a8bbb4c56284883621a4d77a7d37ef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b0911f6 d7c4348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07:56:04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d7c43486d6e90f52ab00c5a7ae95d671a058cdf8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07:51:19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for SPHERA v.8.0 (RSE SpA): Benchmark2_SASPH. Copyright 2005-2016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(RSE SpA; authored by Antonio Di Monaco, Giordano Agate, Andrea 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References: Di Monaco et al. (2011, EACFM), Amicarelli et al. 2013 (IJNME).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b0911f667eca5adc2adf1d33792bbf54259c09ad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2f4307a 7db30ab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17:33:11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7db30ab95c6a4b1508b4d37a1108edd1557495a7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1a2e6e1 5e23337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17:22:36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Merge branch 'master' of https://github.com/AndreaAmicarelliRSE/SPHERA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2f4307a43bc2e9b94c49dc0945b189c715b12491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08:09:05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5e233370f4b5a885fbdc1dadde17dfb56600e48b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a7893bc f3041c0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Sep 5 11:02:15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#1 from chqiao/patch-1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 Format correction in the application log (for portability with gfortran compiler).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f3041c0219578af9dc7eb2f0e602395e9bef4450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QIAO Cheng &lt;qiaoch@yeah.net&gt;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Aug 18 20:50:20 2016 +0800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of headline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problem of screen display which will make a error while compiling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1a2e6e1a61a836f31d84981e751ecb08e8b52c0e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Jul 4 14:19:57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Two time integration coefficients are requestsed in input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 the time step duration: CFL and vsc_coeff (coefficient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viscous stability criterion; default value: 0.05).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In 3D, arrays GCBFVector &amp; GCBFPointers are saved and read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in/from the restart file, whereas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GridCellBoundaryFacesIntersections3D is not called during a restarted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Auxiliary procedure. ply2SPHERA_perimeter. An offset for z-coordinates can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 imposed from the input file.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a7893bcc577c3747b77b259e02d47df679b3a679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13:17:55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Some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c6b5f503e88043c4c9a65e980732bf64b244c4c9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13:04:48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Lagrangian saturation scheme. Modification to obtain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fluid pressure for thos (possible) dry mixture particles, which lie below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 mixture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032c13b87d9e1234ab46746d39703517d3ea54c1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Jun 8 11:48:08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conservative Lagrangian scheme for saturation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(hypothesis of stratified 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are either fully saturated or dry.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saturated_medium_flag is added as an input logical variable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indicate if a medium is fully saturated or dry. The mixture  density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computed accordingly.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variable alfa_WT (Water Table slope) is computed on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 which locally defines position of the water table).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for the fluid pressure depends on this angle, which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approximately represents the underground flow direction.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ID of the highest saturated mixture particle in the background grid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column. This local height is approximately representative of the top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fully saturated zone (under the hypothesis of stratified flows).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parameter is stored in the array ind_interfaces(i_grid,j_grid,6).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redundant input variable ID_granular is not requested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anymore.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The subroutine write_Granular_flows_interfaces is split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write_Granular_flows_interfaces and interface_post_processing.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Correction on format specifiers for the application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log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The subroutine cat_post_proc is now called by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result_converter. In other words, the .txt files are concatenated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each time new .vtu output files are written.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acc0448528c779745f4b6b1cf603680f2d16ed88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11:25:23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e5363e585c2c4d10bf60ff0ad02fe90fb802ab44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08:35:40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File concatenation of output .txt files is carried out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incrementally at each post-processing stage. Thus, the .txt output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even in case of a simulation stop or kill. New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PV and log files allow using a number of particles higher than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999’999.</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210d87f88e2d8c947ac046f06388bb12bdb0eae3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May 24 10:05:23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check on the particle array dimension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SetParticles) is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7beedef63de0f201c4620d65ee08d855fa206974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08:20:31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Variable dis2 is correctly initialized in the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point_inout_convex_non_degenerate_polygon. There were issues when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dis was null.</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02123239afeb56f4c77c12a7b05f308542bf2d9b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20 18:44:50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Auxiliary procedure ply2SPHERA_perimeter. Vertex IDs in face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definition are corrected with the proper offset.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Granular_flows_options%saturation_conditions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element per element, with no array notation (typo in CalcVarLength).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4f88ff84a3a1039ac5929acd3aa5961283210f23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17 18:11:37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Invalidated vertex IDs of SA-SPH faces can have both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negative values (subroutine LocalNormalCoordinates).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31dd699717332659fb3624c269613d34a620d819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16:11:00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Invalidated vertex IDs of SA-SPH faces can have both null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(subroutines ModifyFaces, IsParticleInternal3D).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e0781e73493bdf9883e8b0b6b72ee0d05a984cf3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11:36:10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Arrays Z_fluid_max,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Granular_flows_options%minimum_saturation_flag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Granular_flows_options%maximum_saturation_flag are allocated after reading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their dimensions from the restart file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input files: Benchmark1_dam_break_DBSPH, Benchmark2_DBSPH,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dam_break_body_UniBas, erosional_dam_break_2D_FraCap02_Taipei,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erosional_dam_break_bed_2D_FraCap02, erosional_dam_break_bed_2D_Spi05,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erosional_dam_break_Pon10_asym, flushing_2D_small_granular_flows,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flushing_2D_small_granular_flows_erosion_criterion_2D_complete,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flushing_3D_small_slope_B3_granular_flows_erosion_criterion_3D_complete,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ICOLD_earth-fill_dam_breach_long, ICOLD_earth-fill_dam_breach_short,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ICOLD_earth-fill_dam_break, sloshing_tank_TbyTn_0_78,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sloshing_tank_TbyTn_1_07, submerged_landslide.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1c0f2e717dc7839f5c483bb9272a426bcf483de0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5 20:46:05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dx_CartTopog is double precision, not an integer (issue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gfortran).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h_reservoir (subroutine GeneratePart) was wrongly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declared and initialized.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2691ab8ae7bf45fa114769a9de065d298258fa72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17:29:38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73fdcebece3447174d1f7c93a02fcac8c55e0ad9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13:18:45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SA-SPH. Run-time reduction of the number of nodes (local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nnodes in the subroutine DefineLocalSystemVersors)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7649c717d6d8ab257c14a306d31af88dd1c99685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3 16:25:49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Additional saturation schemes: uniform dry soil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(saturation_scheme=0), uniform fully saturated soil (saturation_scheme=1).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saturation scheme, which depends on time_minimum_saturation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time_maximum_saturation, is represented by saturation_scheme=2.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top interface normal is computed depending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mixture neighbours (instead of the fluid neighbours, which may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absent) and a default vertical vector is added (in the absence of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04548f7c25312da841f83ad77b403b03969e16a3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15:00:35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6afe37c35135b449999a8817ddfd1cf64e686bf9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14:44:36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e0970cddff774ceb89d6eff8d140eaf04c0f9c11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14:41:29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Upgraded documentation of SPHERA v.8.0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5b638350b97e3445654a441a37a2189e950cbe56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28 11:29:06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saturation conditions. The fluid pressure 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depends on the zone: phreatic zone, dry soil or infiltration zone.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infiltration front linearly grows between its height at the time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minimum saturation and those at the time with maximum saturation.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soil bottom is detected as an interface. So far, the time at minimum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has to be smaller than (or equal to) the time at maximum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When t&lt;=t_min_sat, there is always phreatic zone below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and dry soil elsewhere. When t&gt;=t_max_sat, the saturation zones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freezed at t_max_sat.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217903d6caaae919c840640460ed3b87fb664f16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27 11:29:40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Granular_flows_options%saturation_flag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by the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bcc458b5bb7261926fa3fc3df80ed85e69c9edda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20 20:01:26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d4486112dc3a303a5e7baf648db6fa529a0aa1c2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19 17:04:27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Saturation state is computed up to the saturation freezing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(input parameter).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Formal modifications. Variable it_corrente is named on_going_time_step.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tempo is named simulation_time.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762d6356742461f6fd7f63a3bea8b3569bb9f8b8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18 17:39:04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Corrected the threshold constraint for the angle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alfa_TBT.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Nearest neighbour searching is mandatory even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absence of any erosion criterion (for fluid phase pressure).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7fef54266c4fe19ff36f231efd689f5487f64fc7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19:32:41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Improvement of the formula for fluid phase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(simplifying assumption: 1D filtration with piezometric lines in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parallel to the local 3D slope of the mixture top).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Computation of the mixture top interface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interfaces between mobile and fixed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 now computed only in the presence of an erosion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505f3368f95bee0f4c48659960c54ffb25af4d61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10:34:17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is now estimated as a difference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between the total stress and the pressure of the liquid phase. In general,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xyz axis are not the principal axis and the lateral pressure coefficient at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 (K_0) only represents granular material at rest). So far, the model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assumes hydrostatic conditions for the liquid pressure in the mixture. Mean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effective stress is zeroed if the computation provides a negative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fluid particle ID on the fluid side of the bed-load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transport layer top interface is now computed even without any erosion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criterion. This ID is mandatory to estimate the fluid pressure within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a1c505d19ed8c738bf5b11e4cf24cada9f70ba2e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14 12:29:53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formula for the mean effective stress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according to the plane strain hypothesis of Mohr-Coulomb-Terzaghi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2faf3a21338281ad9d7bfef65a4ecf3a9aaffabe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12 11:35:29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In the presence of mixture particles interested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by the frictional viscosity threshold, pg(...)%var=0 was missing when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smoothing velocities (both in 2D and 3D). For safety reasons, now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vel replaces the variable var in time integration for trajectories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(Leapfrog scheme). However, at that point, the variable var should be equal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variable vel (in any case).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4c9b23405a7d940dd9edeaba7dd46e9881f4de50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8 11:46:26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particles, which are affected by the frictional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threshold, are blocked.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85f1ed9a63281a3321ac1a4d97c429b9cea9d258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5 17:23:11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Contribution of the fluid phase to the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 the bed-load transport layer, just to avoid null values for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particles at the layer top. Elsewhere, this contribution is negligible.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Corrected the "if construct" in case the critical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shear stress is close to zero.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0ceee40754870bca2da34b939d023942092f22e3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4 17:30:44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Frictional viscosity is the mixture viscosity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bed-load trabnsport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replaces the vertical effective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stress, by means of the coefficient of lateral earth pressure at rest.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Formulations erased: Chauchat &amp; Médale blt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Einstein dilute viscosity, Chezy-like viscosity. Parameter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Granular_flows_options%viscosity_blt_formula, Granular_flows_options%Bn,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 Parameters erased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Granular_flows_options%viscosity_blt_formula,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In case of null strain rate tensor (uniform flow or still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material), then dtau/dx=0. This condition is fictitiously represented with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null friction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 viscosity threshold (mu_max) is used as a limiter.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170c499e99d49264f3dce944b281c684a8862fe2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22 17:40:32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management of the variable Domain%start in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corrected file format o read the restart steps before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requested 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only the sections “domain”, “boundaries“, “vertices”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“faces” (main input file) are not read during a restart execution.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correction on the first call of sub_Q_sections in case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e5c50c6401eceafdb241db2ff1cc3a5a92ddb5e7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21 18:38:39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cd7627020ff22d5180d11d8b8803af0038c91c4c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17 13:33:30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Deactivation of the approach for liquefaction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if the liquefaction time equals zero (approach deactivation).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aad4a6e4c6753c5aca70598d8b6acbecaed44737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16 17:54:31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a10f63b8a3aa8e7f2e8e1b6b740a78a14db76ebc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15 17:31:17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Liquefaction only applies, in the presence of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Effective stress is equal to the total pressure,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absence of the free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BC, DB-SPH. Argument of wavy_inlet is the inlet section ID, not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boundary 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Calling Shields in LoopIrre_2D for DB-SPH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even without erosion criterion). The corresponding 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 is still missing.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Assigning surface_mesh_file_ID to inlet and outlet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Zeroed variables Ncbs, IntNcbs and Ncbf when using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SPH approximation of density with NMedium&gt;1.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surface_mesh_file_ID was not assigned in 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(Import_ply_surface_meshes).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DB-SPH. Mobile particles are counted after having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removed DB-SPH fictitious reservoir (once they were set equal to the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number of particles in the domain).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Tests (AA!!!) on multi-fluid DB-SPH.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29a207b9fab8d8c5eb40cf584b39166f27dd2f26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18 18:59:52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Liquefaction (preliminary implementation). Linear pore pressure functions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respect to the cyclic number ratio).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f58226d86df2e433992cc6e8e27d681aff085b67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17 17:39:57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Graphical issue: avoided divisions by the discrete Shepard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coefficient for non-wet wall elements.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53b464b89df692a5231ed578641928fd2c0c70f7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Feb 16 17:42:45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negative_wall_p_allowed (pressure of wall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 can be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FS_allowed (free surface detection can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avoided).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29bbc8b7930280cf14d27d02a8a3639b6d108e6c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12 19:26:04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ed52bd4c8c23bf34a3cdb5ddd2ac48a217dff921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11 17:42:00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Background pressure (Domain%prif) is now preliminarily implemented (it was only treated in pressure 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The recently increase of dx/2 in the interface height (to compute effective pressure) is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(pressure smoothing for 3D DB-SPH). This correction would improve the results of Amicarelli et al. (IJNME, 2013) on two 3D dam breaks.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fb5f6747b565785945171de5f5ba1ff7b60e9039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4 18:32:11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search. Warning alert/ Error, in case the number of wall element neighbours is equal to / greater than the maximum number allowed.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The upper limiter of the integral Shepard coefficient can be removed by means of an input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(DB-SPH-NS-blt). Corrected the position of the line on: Shepard correction for the velocity gradient (times shear viscosity) of the semi-particles in the Viscous Sub-Layer of the Surface Neutral Boundary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Previously, it was erroneously executed for each fluid particle neighbour.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b1c20b4708ff71009fa3f8dca4f06f2a7765c860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Jan 29 17:53:00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New variable DBSPH%slip_ID.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SPH-blt-3Dbd. Ferrand et al. (2013, IJNMF) formulation: BC contributions (both terms) to viscosity shear stress term are null if the fluid particles are still. The formulation is adapted to moving boundaries.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Added dx/2 to the top of the bed-load transport layer to improve the estimation of the effective stress.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(DBSPH_kinematics). A parallel do end was missing. Variables vel_aux and omega_aux are now shared variables in every omp cycle.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(Loop_Irre_3d and Loop_Irre_2d). Wrong if construct (accelerations were always null with DB-SPH). This bug was introduced after SPHERA v.8.0 and has not affected any study/release.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(Time_integration). Corrected estimation of dt in the presence of only inlet sections and mixture reservoirs.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1be37160f3fe0bd4096da30dd4ba2293b482f76b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27 19:03:15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bugs do not affect the results of previous studies):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Semi-particle (DB-SPH) viscosity is now normalized by means of the discrete Shepard correction.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Neglecting mixture particles in CFL computation considered every non-fixed particle, fluid particles included.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used even in case of no imposed kinematics (and were not initialized). Now an “if construct” only selects wall elements related to a boundary with imposed kinematics (no need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initializing vel_aux and omega_aux).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private (instead of shared) in a parallel do.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(initialization of done_flag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d6b2c2b4a506711b0f17c232ef774c485a126c33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299175c 55981ad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25 10:29:33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Merging from master.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299175c55faa00e40b995071e0f9af9c2a78773c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17:23:37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 in progress. Test removed.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9d138d56bce8b1d225f8aa226ade45e48f76f13e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17:19:33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DB-SPH-NS-blt (or equivalently SPH-blt-3Dbd: SPH - bed-load trasnport - 3D bottom drag). Validation in progress. Minor errors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f4d8f7fdf8c9853eafc5b78b217c5d255dfc8d4b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18:44:52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completed. Fixed the merging conflict errors accidentally introduced in commit of 29Oct15, 10h26.</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403c02b80da9cc742c97910c91719ee28d7c96eb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14:52:19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141f00c910da228cf71c3232ef28ab783db8d265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19 18:35:52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55981ad8dacb54a5a2c204edbccca78f9bcb5715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19 18:22:05 2015 +0100</w:t>
      </w:r>
    </w:p>
    <w:p w:rsidR="00543509" w:rsidRPr="00543509" w:rsidRDefault="00543509" w:rsidP="00543509">
      <w:pPr>
        <w:spacing w:after="0" w:line="240" w:lineRule="auto"/>
        <w:jc w:val="both"/>
        <w:rPr>
          <w:rFonts w:ascii="Times New Roman" w:hAnsi="Times New Roman"/>
          <w:sz w:val="24"/>
          <w:szCs w:val="24"/>
        </w:rPr>
      </w:pPr>
    </w:p>
    <w:p w:rsid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free software (FOSS). Signed SIAE registration application.</w:t>
      </w:r>
    </w:p>
    <w:p w:rsidR="009E6D1F" w:rsidRPr="00276BBF" w:rsidRDefault="008F388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40" w:name="_Toc447794702"/>
      <w:bookmarkStart w:id="441" w:name="_Toc447794781"/>
      <w:bookmarkStart w:id="442" w:name="_Toc447794866"/>
      <w:bookmarkStart w:id="443" w:name="_Toc447794948"/>
      <w:bookmarkStart w:id="444" w:name="_Toc447795351"/>
      <w:bookmarkStart w:id="445" w:name="_Toc447795458"/>
      <w:bookmarkStart w:id="446" w:name="_Toc42155326"/>
      <w:r w:rsidRPr="00276BBF">
        <w:rPr>
          <w:rFonts w:ascii="Book Antiqua" w:hAnsi="Book Antiqua"/>
          <w:caps/>
          <w:kern w:val="0"/>
          <w:sz w:val="24"/>
          <w:szCs w:val="24"/>
        </w:rPr>
        <w:lastRenderedPageBreak/>
        <w:t>User guide</w:t>
      </w:r>
      <w:bookmarkEnd w:id="440"/>
      <w:bookmarkEnd w:id="441"/>
      <w:bookmarkEnd w:id="442"/>
      <w:bookmarkEnd w:id="443"/>
      <w:bookmarkEnd w:id="444"/>
      <w:bookmarkEnd w:id="445"/>
      <w:bookmarkEnd w:id="446"/>
    </w:p>
    <w:p w:rsidR="001415F2" w:rsidRDefault="001415F2" w:rsidP="00E11905">
      <w:pPr>
        <w:spacing w:after="0" w:line="240" w:lineRule="auto"/>
        <w:jc w:val="both"/>
        <w:rPr>
          <w:rFonts w:ascii="Times New Roman" w:hAnsi="Times New Roman"/>
          <w:sz w:val="24"/>
          <w:szCs w:val="24"/>
        </w:rPr>
      </w:pPr>
      <w:r>
        <w:rPr>
          <w:rFonts w:ascii="Times New Roman" w:hAnsi="Times New Roman"/>
          <w:sz w:val="24"/>
          <w:szCs w:val="24"/>
        </w:rPr>
        <w:t>SPHERA installation is straightforward (Sec.</w:t>
      </w:r>
      <w:r>
        <w:rPr>
          <w:rFonts w:ascii="Times New Roman" w:hAnsi="Times New Roman"/>
          <w:sz w:val="24"/>
          <w:szCs w:val="24"/>
        </w:rPr>
        <w:fldChar w:fldCharType="begin"/>
      </w:r>
      <w:r>
        <w:rPr>
          <w:rFonts w:ascii="Times New Roman" w:hAnsi="Times New Roman"/>
          <w:sz w:val="24"/>
          <w:szCs w:val="24"/>
        </w:rPr>
        <w:instrText xml:space="preserve"> REF _Ref449960094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even because the executable files are already compiled (with ifort and gfortran, also in debug mode).</w:t>
      </w:r>
    </w:p>
    <w:p w:rsidR="00BE18CC" w:rsidRDefault="009E6D1F" w:rsidP="00E1190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1415F2">
        <w:rPr>
          <w:rFonts w:ascii="Times New Roman" w:hAnsi="Times New Roman"/>
          <w:sz w:val="24"/>
          <w:szCs w:val="24"/>
        </w:rPr>
        <w:t xml:space="preserve">GitHub </w:t>
      </w:r>
      <w:r w:rsidRPr="00276BBF">
        <w:rPr>
          <w:rFonts w:ascii="Times New Roman" w:hAnsi="Times New Roman"/>
          <w:sz w:val="24"/>
          <w:szCs w:val="24"/>
        </w:rPr>
        <w:t xml:space="preserve">repository contains a sequence of input files, whose associated test cases are either reported on International Journal papers or represent </w:t>
      </w:r>
      <w:r w:rsidR="001415F2">
        <w:rPr>
          <w:rFonts w:ascii="Times New Roman" w:hAnsi="Times New Roman"/>
          <w:sz w:val="24"/>
          <w:szCs w:val="24"/>
        </w:rPr>
        <w:t xml:space="preserve">their </w:t>
      </w:r>
      <w:r w:rsidRPr="00276BBF">
        <w:rPr>
          <w:rFonts w:ascii="Times New Roman" w:hAnsi="Times New Roman"/>
          <w:sz w:val="24"/>
          <w:szCs w:val="24"/>
        </w:rPr>
        <w:t>analogous simplifications.</w:t>
      </w:r>
      <w:r w:rsidR="00BA360E" w:rsidRPr="00276BBF">
        <w:rPr>
          <w:rFonts w:ascii="Times New Roman" w:hAnsi="Times New Roman"/>
          <w:sz w:val="24"/>
          <w:szCs w:val="24"/>
        </w:rPr>
        <w:t xml:space="preserve"> Please refer to SPHERA main references (Sec.</w:t>
      </w:r>
      <w:r w:rsidR="00BE18CC">
        <w:rPr>
          <w:rFonts w:ascii="Times New Roman" w:hAnsi="Times New Roman"/>
          <w:sz w:val="24"/>
          <w:szCs w:val="24"/>
        </w:rPr>
        <w:fldChar w:fldCharType="begin"/>
      </w:r>
      <w:r w:rsidR="00BE18CC">
        <w:rPr>
          <w:rFonts w:ascii="Times New Roman" w:hAnsi="Times New Roman"/>
          <w:sz w:val="24"/>
          <w:szCs w:val="24"/>
        </w:rPr>
        <w:instrText xml:space="preserve"> REF _Ref449959945 \r \h </w:instrText>
      </w:r>
      <w:r w:rsidR="00BE18CC">
        <w:rPr>
          <w:rFonts w:ascii="Times New Roman" w:hAnsi="Times New Roman"/>
          <w:sz w:val="24"/>
          <w:szCs w:val="24"/>
        </w:rPr>
      </w:r>
      <w:r w:rsidR="00BE18CC">
        <w:rPr>
          <w:rFonts w:ascii="Times New Roman" w:hAnsi="Times New Roman"/>
          <w:sz w:val="24"/>
          <w:szCs w:val="24"/>
        </w:rPr>
        <w:fldChar w:fldCharType="separate"/>
      </w:r>
      <w:r w:rsidR="00A32296">
        <w:rPr>
          <w:rFonts w:ascii="Times New Roman" w:hAnsi="Times New Roman"/>
          <w:sz w:val="24"/>
          <w:szCs w:val="24"/>
        </w:rPr>
        <w:t>1</w:t>
      </w:r>
      <w:r w:rsidR="00BE18CC">
        <w:rPr>
          <w:rFonts w:ascii="Times New Roman" w:hAnsi="Times New Roman"/>
          <w:sz w:val="24"/>
          <w:szCs w:val="24"/>
        </w:rPr>
        <w:fldChar w:fldCharType="end"/>
      </w:r>
      <w:r w:rsidR="00BA360E" w:rsidRPr="00276BBF">
        <w:rPr>
          <w:rFonts w:ascii="Times New Roman" w:hAnsi="Times New Roman"/>
          <w:sz w:val="24"/>
          <w:szCs w:val="24"/>
        </w:rPr>
        <w:t>)</w:t>
      </w:r>
      <w:r w:rsidR="00D12FD2">
        <w:rPr>
          <w:rFonts w:ascii="Times New Roman" w:hAnsi="Times New Roman"/>
          <w:sz w:val="24"/>
          <w:szCs w:val="24"/>
        </w:rPr>
        <w:t>, the numerical model (Secs.</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_Ref449963218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6</w:t>
      </w:r>
      <w:r w:rsidR="00D12FD2">
        <w:rPr>
          <w:rFonts w:ascii="Times New Roman" w:hAnsi="Times New Roman"/>
          <w:sz w:val="24"/>
          <w:szCs w:val="24"/>
        </w:rPr>
        <w:fldChar w:fldCharType="end"/>
      </w:r>
      <w:proofErr w:type="gramStart"/>
      <w:r w:rsidR="00D12FD2">
        <w:rPr>
          <w:rFonts w:ascii="Times New Roman" w:hAnsi="Times New Roman"/>
          <w:sz w:val="24"/>
          <w:szCs w:val="24"/>
        </w:rPr>
        <w:t>,</w:t>
      </w:r>
      <w:proofErr w:type="gramEnd"/>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_Ref449963221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7</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_Ref449963223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8</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_Ref449963226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9</w:t>
      </w:r>
      <w:r w:rsidR="00D12FD2">
        <w:rPr>
          <w:rFonts w:ascii="Times New Roman" w:hAnsi="Times New Roman"/>
          <w:sz w:val="24"/>
          <w:szCs w:val="24"/>
        </w:rPr>
        <w:fldChar w:fldCharType="end"/>
      </w:r>
      <w:r w:rsidR="00D12FD2">
        <w:rPr>
          <w:rFonts w:ascii="Times New Roman" w:hAnsi="Times New Roman"/>
          <w:sz w:val="24"/>
          <w:szCs w:val="24"/>
        </w:rPr>
        <w:t>)</w:t>
      </w:r>
      <w:r w:rsidR="00696C7A" w:rsidRPr="00276BBF">
        <w:rPr>
          <w:rFonts w:ascii="Times New Roman" w:hAnsi="Times New Roman"/>
          <w:sz w:val="24"/>
          <w:szCs w:val="24"/>
        </w:rPr>
        <w:t xml:space="preserve"> and the verbose </w:t>
      </w:r>
      <w:r w:rsidR="00696C7A" w:rsidRPr="00BE18CC">
        <w:rPr>
          <w:rFonts w:ascii="Times New Roman" w:hAnsi="Times New Roman"/>
          <w:sz w:val="24"/>
          <w:szCs w:val="24"/>
        </w:rPr>
        <w:t>template for SPHERA main input file</w:t>
      </w:r>
      <w:r w:rsidR="001415F2">
        <w:rPr>
          <w:rFonts w:ascii="Times New Roman" w:hAnsi="Times New Roman"/>
          <w:sz w:val="24"/>
          <w:szCs w:val="24"/>
        </w:rPr>
        <w:t xml:space="preserve"> (</w:t>
      </w:r>
      <w:r w:rsidR="00D12FD2">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_Ref449960092 \r \h </w:instrText>
      </w:r>
      <w:r w:rsidR="001415F2">
        <w:rPr>
          <w:rFonts w:ascii="Times New Roman" w:hAnsi="Times New Roman"/>
          <w:sz w:val="24"/>
          <w:szCs w:val="24"/>
        </w:rPr>
      </w:r>
      <w:r w:rsidR="001415F2">
        <w:rPr>
          <w:rFonts w:ascii="Times New Roman" w:hAnsi="Times New Roman"/>
          <w:sz w:val="24"/>
          <w:szCs w:val="24"/>
        </w:rPr>
        <w:fldChar w:fldCharType="separate"/>
      </w:r>
      <w:r w:rsidR="00A32296">
        <w:rPr>
          <w:rFonts w:ascii="Times New Roman" w:hAnsi="Times New Roman"/>
          <w:sz w:val="24"/>
          <w:szCs w:val="24"/>
        </w:rPr>
        <w:t>13.2</w:t>
      </w:r>
      <w:r w:rsidR="001415F2">
        <w:rPr>
          <w:rFonts w:ascii="Times New Roman" w:hAnsi="Times New Roman"/>
          <w:sz w:val="24"/>
          <w:szCs w:val="24"/>
        </w:rPr>
        <w:fldChar w:fldCharType="end"/>
      </w:r>
      <w:r w:rsidR="001415F2">
        <w:rPr>
          <w:rFonts w:ascii="Times New Roman" w:hAnsi="Times New Roman"/>
          <w:sz w:val="24"/>
          <w:szCs w:val="24"/>
        </w:rPr>
        <w:t>)</w:t>
      </w:r>
      <w:r w:rsidR="00D12FD2">
        <w:rPr>
          <w:rFonts w:ascii="Times New Roman" w:hAnsi="Times New Roman"/>
          <w:sz w:val="24"/>
          <w:szCs w:val="24"/>
        </w:rPr>
        <w:t xml:space="preserve">. </w:t>
      </w:r>
      <w:proofErr w:type="gramStart"/>
      <w:r w:rsidR="00D12FD2">
        <w:rPr>
          <w:rFonts w:ascii="Times New Roman" w:hAnsi="Times New Roman"/>
          <w:sz w:val="24"/>
          <w:szCs w:val="24"/>
        </w:rPr>
        <w:t>This</w:t>
      </w:r>
      <w:proofErr w:type="gramEnd"/>
      <w:r w:rsidR="00D12FD2">
        <w:rPr>
          <w:rFonts w:ascii="Times New Roman" w:hAnsi="Times New Roman"/>
          <w:sz w:val="24"/>
          <w:szCs w:val="24"/>
        </w:rPr>
        <w:t xml:space="preserve"> template </w:t>
      </w:r>
      <w:r w:rsidR="001415F2">
        <w:rPr>
          <w:rFonts w:ascii="Times New Roman" w:hAnsi="Times New Roman"/>
          <w:sz w:val="24"/>
          <w:szCs w:val="24"/>
        </w:rPr>
        <w:t>defines and comment</w:t>
      </w:r>
      <w:r w:rsidR="00D12FD2">
        <w:rPr>
          <w:rFonts w:ascii="Times New Roman" w:hAnsi="Times New Roman"/>
          <w:sz w:val="24"/>
          <w:szCs w:val="24"/>
        </w:rPr>
        <w:t>s</w:t>
      </w:r>
      <w:r w:rsidR="00696C7A" w:rsidRPr="00BE18CC">
        <w:rPr>
          <w:rFonts w:ascii="Times New Roman" w:hAnsi="Times New Roman"/>
          <w:sz w:val="24"/>
          <w:szCs w:val="24"/>
        </w:rPr>
        <w:t xml:space="preserve"> </w:t>
      </w:r>
      <w:r w:rsidR="001415F2">
        <w:rPr>
          <w:rFonts w:ascii="Times New Roman" w:hAnsi="Times New Roman"/>
          <w:sz w:val="24"/>
          <w:szCs w:val="24"/>
        </w:rPr>
        <w:t xml:space="preserve">all the </w:t>
      </w:r>
      <w:r w:rsidR="00696C7A" w:rsidRPr="00BE18CC">
        <w:rPr>
          <w:rFonts w:ascii="Times New Roman" w:hAnsi="Times New Roman"/>
          <w:sz w:val="24"/>
          <w:szCs w:val="24"/>
        </w:rPr>
        <w:t>input parameters</w:t>
      </w:r>
      <w:r w:rsidR="001415F2">
        <w:rPr>
          <w:rFonts w:ascii="Times New Roman" w:hAnsi="Times New Roman"/>
          <w:sz w:val="24"/>
          <w:szCs w:val="24"/>
        </w:rPr>
        <w:t>.</w:t>
      </w:r>
      <w:r w:rsidR="00D12FD2">
        <w:rPr>
          <w:rFonts w:ascii="Times New Roman" w:hAnsi="Times New Roman"/>
          <w:sz w:val="24"/>
          <w:szCs w:val="24"/>
        </w:rPr>
        <w:t xml:space="preserve"> Finally, </w:t>
      </w:r>
      <w:r w:rsidR="001415F2">
        <w:rPr>
          <w:rFonts w:ascii="Times New Roman" w:hAnsi="Times New Roman"/>
          <w:sz w:val="24"/>
          <w:szCs w:val="24"/>
        </w:rPr>
        <w:t>SPHERA v.</w:t>
      </w:r>
      <w:r w:rsidR="00C54D72">
        <w:rPr>
          <w:rFonts w:ascii="Times New Roman" w:hAnsi="Times New Roman"/>
          <w:sz w:val="24"/>
          <w:szCs w:val="24"/>
        </w:rPr>
        <w:t>9.0.0</w:t>
      </w:r>
      <w:r w:rsidR="001415F2">
        <w:rPr>
          <w:rFonts w:ascii="Times New Roman" w:hAnsi="Times New Roman"/>
          <w:sz w:val="24"/>
          <w:szCs w:val="24"/>
        </w:rPr>
        <w:t xml:space="preserve"> </w:t>
      </w:r>
      <w:r w:rsidR="00225A8D">
        <w:rPr>
          <w:rFonts w:ascii="Times New Roman" w:hAnsi="Times New Roman"/>
          <w:sz w:val="24"/>
          <w:szCs w:val="24"/>
        </w:rPr>
        <w:t xml:space="preserve">tutorials </w:t>
      </w:r>
      <w:r w:rsidR="001415F2">
        <w:rPr>
          <w:rFonts w:ascii="Times New Roman" w:hAnsi="Times New Roman"/>
          <w:sz w:val="24"/>
          <w:szCs w:val="24"/>
        </w:rPr>
        <w:t xml:space="preserve">are </w:t>
      </w:r>
      <w:r w:rsidR="00225A8D">
        <w:rPr>
          <w:rFonts w:ascii="Times New Roman" w:hAnsi="Times New Roman"/>
          <w:sz w:val="24"/>
          <w:szCs w:val="24"/>
        </w:rPr>
        <w:t xml:space="preserve">discussed </w:t>
      </w:r>
      <w:r w:rsidR="001415F2">
        <w:rPr>
          <w:rFonts w:ascii="Times New Roman" w:hAnsi="Times New Roman"/>
          <w:sz w:val="24"/>
          <w:szCs w:val="24"/>
        </w:rPr>
        <w:t>in Sec.</w:t>
      </w:r>
      <w:r w:rsidR="00225A8D">
        <w:rPr>
          <w:rFonts w:ascii="Times New Roman" w:hAnsi="Times New Roman"/>
          <w:sz w:val="24"/>
          <w:szCs w:val="24"/>
        </w:rPr>
        <w:fldChar w:fldCharType="begin"/>
      </w:r>
      <w:r w:rsidR="00225A8D">
        <w:rPr>
          <w:rFonts w:ascii="Times New Roman" w:hAnsi="Times New Roman"/>
          <w:sz w:val="24"/>
          <w:szCs w:val="24"/>
        </w:rPr>
        <w:instrText xml:space="preserve"> REF _Ref521064938 \r \h </w:instrText>
      </w:r>
      <w:r w:rsidR="00225A8D">
        <w:rPr>
          <w:rFonts w:ascii="Times New Roman" w:hAnsi="Times New Roman"/>
          <w:sz w:val="24"/>
          <w:szCs w:val="24"/>
        </w:rPr>
      </w:r>
      <w:r w:rsidR="00225A8D">
        <w:rPr>
          <w:rFonts w:ascii="Times New Roman" w:hAnsi="Times New Roman"/>
          <w:sz w:val="24"/>
          <w:szCs w:val="24"/>
        </w:rPr>
        <w:fldChar w:fldCharType="separate"/>
      </w:r>
      <w:r w:rsidR="00A32296">
        <w:rPr>
          <w:rFonts w:ascii="Times New Roman" w:hAnsi="Times New Roman"/>
          <w:sz w:val="24"/>
          <w:szCs w:val="24"/>
        </w:rPr>
        <w:t>13.3</w:t>
      </w:r>
      <w:r w:rsidR="00225A8D">
        <w:rPr>
          <w:rFonts w:ascii="Times New Roman" w:hAnsi="Times New Roman"/>
          <w:sz w:val="24"/>
          <w:szCs w:val="24"/>
        </w:rPr>
        <w:fldChar w:fldCharType="end"/>
      </w:r>
      <w:r w:rsidR="001415F2">
        <w:rPr>
          <w:rFonts w:ascii="Times New Roman" w:hAnsi="Times New Roman"/>
          <w:sz w:val="24"/>
          <w:szCs w:val="24"/>
        </w:rPr>
        <w:t>.</w:t>
      </w:r>
    </w:p>
    <w:p w:rsidR="001415F2" w:rsidRPr="00276BBF" w:rsidRDefault="001415F2" w:rsidP="00E11905">
      <w:pPr>
        <w:spacing w:after="0" w:line="240" w:lineRule="auto"/>
        <w:jc w:val="both"/>
        <w:rPr>
          <w:rFonts w:ascii="Times New Roman" w:hAnsi="Times New Roman"/>
          <w:sz w:val="24"/>
          <w:szCs w:val="24"/>
        </w:rPr>
      </w:pPr>
    </w:p>
    <w:p w:rsidR="00863855" w:rsidRPr="00276BBF" w:rsidRDefault="00863855" w:rsidP="00863855">
      <w:pPr>
        <w:pStyle w:val="Amicarellititle2"/>
      </w:pPr>
      <w:bookmarkStart w:id="447" w:name="_Ref449960094"/>
      <w:bookmarkStart w:id="448" w:name="_Toc42155327"/>
      <w:r w:rsidRPr="00276BBF">
        <w:t>Installation</w:t>
      </w:r>
      <w:bookmarkEnd w:id="447"/>
      <w:bookmarkEnd w:id="448"/>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F546CD">
        <w:rPr>
          <w:rFonts w:ascii="Times New Roman" w:hAnsi="Times New Roman"/>
          <w:sz w:val="24"/>
          <w:szCs w:val="24"/>
        </w:rPr>
        <w:t xml:space="preserve">source and executable </w:t>
      </w:r>
      <w:r w:rsidRPr="00276BBF">
        <w:rPr>
          <w:rFonts w:ascii="Times New Roman" w:hAnsi="Times New Roman"/>
          <w:sz w:val="24"/>
          <w:szCs w:val="24"/>
        </w:rPr>
        <w:t xml:space="preserve">files are distributed on a dedicated Git repository on GitHub </w:t>
      </w:r>
      <w:r w:rsidR="001415F2">
        <w:rPr>
          <w:rFonts w:ascii="Times New Roman" w:hAnsi="Times New Roman"/>
          <w:sz w:val="24"/>
          <w:szCs w:val="24"/>
        </w:rPr>
        <w:t>([</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_Ref447812094 \r \h </w:instrText>
      </w:r>
      <w:r w:rsidR="001415F2">
        <w:rPr>
          <w:rFonts w:ascii="Times New Roman" w:hAnsi="Times New Roman"/>
          <w:sz w:val="24"/>
          <w:szCs w:val="24"/>
        </w:rPr>
      </w:r>
      <w:r w:rsidR="001415F2">
        <w:rPr>
          <w:rFonts w:ascii="Times New Roman" w:hAnsi="Times New Roman"/>
          <w:sz w:val="24"/>
          <w:szCs w:val="24"/>
        </w:rPr>
        <w:fldChar w:fldCharType="separate"/>
      </w:r>
      <w:r w:rsidR="00A32296">
        <w:rPr>
          <w:rFonts w:ascii="Times New Roman" w:hAnsi="Times New Roman"/>
          <w:sz w:val="24"/>
          <w:szCs w:val="24"/>
        </w:rPr>
        <w:t>184</w:t>
      </w:r>
      <w:r w:rsidR="001415F2">
        <w:rPr>
          <w:rFonts w:ascii="Times New Roman" w:hAnsi="Times New Roman"/>
          <w:sz w:val="24"/>
          <w:szCs w:val="24"/>
        </w:rPr>
        <w:fldChar w:fldCharType="end"/>
      </w:r>
      <w:r w:rsidR="001415F2">
        <w:rPr>
          <w:rFonts w:ascii="Times New Roman" w:hAnsi="Times New Roman"/>
          <w:sz w:val="24"/>
          <w:szCs w:val="24"/>
        </w:rPr>
        <w:t>]). I</w:t>
      </w:r>
      <w:r w:rsidRPr="00276BBF">
        <w:rPr>
          <w:rFonts w:ascii="Times New Roman" w:hAnsi="Times New Roman"/>
          <w:sz w:val="24"/>
          <w:szCs w:val="24"/>
        </w:rPr>
        <w:t xml:space="preserve">n case of need, </w:t>
      </w:r>
      <w:r w:rsidR="001415F2">
        <w:rPr>
          <w:rFonts w:ascii="Times New Roman" w:hAnsi="Times New Roman"/>
          <w:sz w:val="24"/>
          <w:szCs w:val="24"/>
        </w:rPr>
        <w:t xml:space="preserve">do not hesitate to use </w:t>
      </w:r>
      <w:r w:rsidRPr="00276BBF">
        <w:rPr>
          <w:rFonts w:ascii="Times New Roman" w:hAnsi="Times New Roman"/>
          <w:sz w:val="24"/>
          <w:szCs w:val="24"/>
        </w:rPr>
        <w:t xml:space="preserve">SPHERA contact email address </w:t>
      </w:r>
      <w:r w:rsidR="001415F2">
        <w:rPr>
          <w:rFonts w:ascii="Times New Roman" w:hAnsi="Times New Roman"/>
          <w:sz w:val="24"/>
          <w:szCs w:val="24"/>
        </w:rPr>
        <w:t>(</w:t>
      </w:r>
      <w:r w:rsidRPr="00276BBF">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_Ref449960379 \r \h </w:instrText>
      </w:r>
      <w:r w:rsidR="001415F2">
        <w:rPr>
          <w:rFonts w:ascii="Times New Roman" w:hAnsi="Times New Roman"/>
          <w:sz w:val="24"/>
          <w:szCs w:val="24"/>
        </w:rPr>
      </w:r>
      <w:r w:rsidR="001415F2">
        <w:rPr>
          <w:rFonts w:ascii="Times New Roman" w:hAnsi="Times New Roman"/>
          <w:sz w:val="24"/>
          <w:szCs w:val="24"/>
        </w:rPr>
        <w:fldChar w:fldCharType="separate"/>
      </w:r>
      <w:r w:rsidR="00A32296">
        <w:rPr>
          <w:rFonts w:ascii="Times New Roman" w:hAnsi="Times New Roman"/>
          <w:sz w:val="24"/>
          <w:szCs w:val="24"/>
        </w:rPr>
        <w:t>1</w:t>
      </w:r>
      <w:r w:rsidR="001415F2">
        <w:rPr>
          <w:rFonts w:ascii="Times New Roman" w:hAnsi="Times New Roman"/>
          <w:sz w:val="24"/>
          <w:szCs w:val="24"/>
        </w:rPr>
        <w:fldChar w:fldCharType="end"/>
      </w:r>
      <w:r w:rsidRPr="00276BBF">
        <w:rPr>
          <w:rFonts w:ascii="Times New Roman" w:hAnsi="Times New Roman"/>
          <w:sz w:val="24"/>
          <w:szCs w:val="24"/>
        </w:rPr>
        <w:t>).</w:t>
      </w:r>
    </w:p>
    <w:p w:rsidR="001415F2"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SPHERA executable files are released for Linux OS</w:t>
      </w:r>
      <w:r w:rsidR="00F546CD">
        <w:rPr>
          <w:rFonts w:ascii="Times New Roman" w:hAnsi="Times New Roman"/>
          <w:sz w:val="24"/>
          <w:szCs w:val="24"/>
        </w:rPr>
        <w:t xml:space="preserve"> (compilers: both ifort and gfortran, with OpenMP libraries)</w:t>
      </w:r>
      <w:r w:rsidR="00225A8D">
        <w:rPr>
          <w:rFonts w:ascii="Times New Roman" w:hAnsi="Times New Roman"/>
          <w:sz w:val="24"/>
          <w:szCs w:val="24"/>
        </w:rPr>
        <w:t>.</w:t>
      </w:r>
    </w:p>
    <w:p w:rsidR="00863855"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The only mandatory argument </w:t>
      </w:r>
      <w:r w:rsidR="001415F2" w:rsidRPr="00276BBF">
        <w:rPr>
          <w:rFonts w:ascii="Times New Roman" w:hAnsi="Times New Roman"/>
          <w:sz w:val="24"/>
          <w:szCs w:val="24"/>
        </w:rPr>
        <w:t xml:space="preserve">(in the command line) </w:t>
      </w:r>
      <w:r w:rsidRPr="00276BBF">
        <w:rPr>
          <w:rFonts w:ascii="Times New Roman" w:hAnsi="Times New Roman"/>
          <w:sz w:val="24"/>
          <w:szCs w:val="24"/>
        </w:rPr>
        <w:t xml:space="preserve">of the </w:t>
      </w:r>
      <w:r w:rsidR="001415F2">
        <w:rPr>
          <w:rFonts w:ascii="Times New Roman" w:hAnsi="Times New Roman"/>
          <w:sz w:val="24"/>
          <w:szCs w:val="24"/>
        </w:rPr>
        <w:t xml:space="preserve">chosen </w:t>
      </w:r>
      <w:r w:rsidRPr="00276BBF">
        <w:rPr>
          <w:rFonts w:ascii="Times New Roman" w:hAnsi="Times New Roman"/>
          <w:sz w:val="24"/>
          <w:szCs w:val="24"/>
        </w:rPr>
        <w:t>executable file is the name of the main input file (with</w:t>
      </w:r>
      <w:r w:rsidR="001415F2">
        <w:rPr>
          <w:rFonts w:ascii="Times New Roman" w:hAnsi="Times New Roman"/>
          <w:sz w:val="24"/>
          <w:szCs w:val="24"/>
        </w:rPr>
        <w:t xml:space="preserve">out the </w:t>
      </w:r>
      <w:r w:rsidRPr="00276BBF">
        <w:rPr>
          <w:rFonts w:ascii="Times New Roman" w:hAnsi="Times New Roman"/>
          <w:sz w:val="24"/>
          <w:szCs w:val="24"/>
        </w:rPr>
        <w:t>format extension ”.inp”).</w:t>
      </w:r>
    </w:p>
    <w:p w:rsidR="00772E5E" w:rsidRDefault="00772E5E" w:rsidP="00863855">
      <w:pPr>
        <w:spacing w:after="0" w:line="240" w:lineRule="auto"/>
        <w:jc w:val="both"/>
        <w:rPr>
          <w:rFonts w:ascii="Times New Roman" w:hAnsi="Times New Roman"/>
          <w:sz w:val="24"/>
        </w:rPr>
      </w:pPr>
      <w:ins w:id="449" w:author="Amicarelli Andrea (RSE)" w:date="2020-04-13T17:01:00Z">
        <w:r w:rsidRPr="003A306D">
          <w:rPr>
            <w:rFonts w:ascii="Times New Roman" w:hAnsi="Times New Roman"/>
            <w:sz w:val="24"/>
          </w:rPr>
          <w:t>The Makefile (under the folder “src”) allows compiling SPHERA under different configurations</w:t>
        </w:r>
      </w:ins>
      <w:ins w:id="450" w:author="Amicarelli Andrea (RSE)" w:date="2020-05-05T18:05:00Z">
        <w:r w:rsidR="00374F6E" w:rsidRPr="003A306D">
          <w:rPr>
            <w:rFonts w:ascii="Times New Roman" w:hAnsi="Times New Roman"/>
            <w:sz w:val="24"/>
          </w:rPr>
          <w:t xml:space="preserve">, </w:t>
        </w:r>
        <w:r w:rsidR="00374F6E">
          <w:rPr>
            <w:rFonts w:ascii="Times New Roman" w:hAnsi="Times New Roman"/>
            <w:sz w:val="24"/>
          </w:rPr>
          <w:t>as explained in</w:t>
        </w:r>
      </w:ins>
      <w:r w:rsidR="00374F6E">
        <w:rPr>
          <w:rFonts w:ascii="Times New Roman" w:hAnsi="Times New Roman"/>
          <w:sz w:val="24"/>
        </w:rPr>
        <w:t xml:space="preserve"> </w:t>
      </w:r>
      <w:r w:rsidR="00374F6E">
        <w:rPr>
          <w:rFonts w:ascii="Times New Roman" w:hAnsi="Times New Roman"/>
          <w:sz w:val="24"/>
        </w:rPr>
        <w:fldChar w:fldCharType="begin"/>
      </w:r>
      <w:r w:rsidR="00374F6E">
        <w:rPr>
          <w:rFonts w:ascii="Times New Roman" w:hAnsi="Times New Roman"/>
          <w:sz w:val="24"/>
        </w:rPr>
        <w:instrText xml:space="preserve"> REF _Ref39594325 \h </w:instrText>
      </w:r>
      <w:r w:rsidR="00374F6E">
        <w:rPr>
          <w:rFonts w:ascii="Times New Roman" w:hAnsi="Times New Roman"/>
          <w:sz w:val="24"/>
        </w:rPr>
      </w:r>
      <w:r w:rsidR="00374F6E">
        <w:rPr>
          <w:rFonts w:ascii="Times New Roman" w:hAnsi="Times New Roman"/>
          <w:sz w:val="24"/>
        </w:rPr>
        <w:fldChar w:fldCharType="separate"/>
      </w:r>
      <w:r w:rsidR="00A32296" w:rsidRPr="00ED6D25">
        <w:rPr>
          <w:rFonts w:ascii="Times New Roman" w:hAnsi="Times New Roman"/>
        </w:rPr>
        <w:t xml:space="preserve">Table </w:t>
      </w:r>
      <w:r w:rsidR="00A32296">
        <w:rPr>
          <w:rFonts w:ascii="Times New Roman" w:hAnsi="Times New Roman"/>
          <w:noProof/>
        </w:rPr>
        <w:t>13</w:t>
      </w:r>
      <w:r w:rsidR="00A32296" w:rsidRPr="00ED6D25">
        <w:rPr>
          <w:rFonts w:ascii="Times New Roman" w:hAnsi="Times New Roman"/>
        </w:rPr>
        <w:t>.</w:t>
      </w:r>
      <w:r w:rsidR="00A32296">
        <w:rPr>
          <w:rFonts w:ascii="Times New Roman" w:hAnsi="Times New Roman"/>
          <w:noProof/>
        </w:rPr>
        <w:t>1</w:t>
      </w:r>
      <w:r w:rsidR="00374F6E">
        <w:rPr>
          <w:rFonts w:ascii="Times New Roman" w:hAnsi="Times New Roman"/>
          <w:sz w:val="24"/>
        </w:rPr>
        <w:fldChar w:fldCharType="end"/>
      </w:r>
      <w:r w:rsidR="00374F6E">
        <w:rPr>
          <w:rFonts w:ascii="Times New Roman" w:hAnsi="Times New Roman"/>
          <w:sz w:val="24"/>
        </w:rPr>
        <w:t xml:space="preserve">. </w:t>
      </w:r>
      <w:ins w:id="451" w:author="Amicarelli Andrea (RSE)" w:date="2020-04-20T17:08:00Z">
        <w:r w:rsidR="00374F6E">
          <w:rPr>
            <w:rFonts w:ascii="Times New Roman" w:hAnsi="Times New Roman"/>
            <w:sz w:val="24"/>
          </w:rPr>
          <w:t xml:space="preserve">SPHERA is optimized by means of the </w:t>
        </w:r>
      </w:ins>
      <w:ins w:id="452" w:author="Amicarelli Andrea (RSE)" w:date="2020-05-05T17:33:00Z">
        <w:r w:rsidR="00374F6E">
          <w:rPr>
            <w:rFonts w:ascii="Times New Roman" w:hAnsi="Times New Roman"/>
            <w:sz w:val="24"/>
          </w:rPr>
          <w:t>following features: preprocessor directives</w:t>
        </w:r>
      </w:ins>
      <w:ins w:id="453" w:author="Amicarelli Andrea (RSE)" w:date="2020-05-05T17:34:00Z">
        <w:r w:rsidR="00374F6E">
          <w:rPr>
            <w:rFonts w:ascii="Times New Roman" w:hAnsi="Times New Roman"/>
            <w:sz w:val="24"/>
          </w:rPr>
          <w:t xml:space="preserve"> (two macros</w:t>
        </w:r>
      </w:ins>
      <w:ins w:id="454" w:author="Amicarelli Andrea (RSE)" w:date="2020-05-05T17:36:00Z">
        <w:r w:rsidR="00374F6E">
          <w:rPr>
            <w:rFonts w:ascii="Times New Roman" w:hAnsi="Times New Roman"/>
            <w:sz w:val="24"/>
          </w:rPr>
          <w:t xml:space="preserve"> are active</w:t>
        </w:r>
      </w:ins>
      <w:ins w:id="455" w:author="Amicarelli Andrea (RSE)" w:date="2020-05-05T17:34:00Z">
        <w:r w:rsidR="00374F6E">
          <w:rPr>
            <w:rFonts w:ascii="Times New Roman" w:hAnsi="Times New Roman"/>
            <w:sz w:val="24"/>
          </w:rPr>
          <w:t>)</w:t>
        </w:r>
      </w:ins>
      <w:ins w:id="456" w:author="Amicarelli Andrea (RSE)" w:date="2020-05-05T17:33:00Z">
        <w:r w:rsidR="00374F6E">
          <w:rPr>
            <w:rFonts w:ascii="Times New Roman" w:hAnsi="Times New Roman"/>
            <w:sz w:val="24"/>
          </w:rPr>
          <w:t xml:space="preserve">; </w:t>
        </w:r>
      </w:ins>
      <w:ins w:id="457" w:author="Amicarelli Andrea (RSE)" w:date="2020-04-20T17:08:00Z">
        <w:r w:rsidR="00374F6E">
          <w:rPr>
            <w:rFonts w:ascii="Times New Roman" w:hAnsi="Times New Roman"/>
            <w:sz w:val="24"/>
          </w:rPr>
          <w:t>compilation options “-O2” (for both the compilers “gfortran” and “ifort”) and “-ipo” (for the compiler “ifort”).</w:t>
        </w:r>
      </w:ins>
    </w:p>
    <w:p w:rsidR="00F63662" w:rsidRDefault="00F63662" w:rsidP="00863855">
      <w:pPr>
        <w:spacing w:after="0" w:line="240" w:lineRule="auto"/>
        <w:jc w:val="both"/>
        <w:rPr>
          <w:rFonts w:ascii="Times New Roman" w:hAnsi="Times New Roman"/>
          <w:sz w:val="24"/>
        </w:rPr>
      </w:pPr>
    </w:p>
    <w:tbl>
      <w:tblPr>
        <w:tblW w:w="0" w:type="auto"/>
        <w:tblLook w:val="04A0" w:firstRow="1" w:lastRow="0" w:firstColumn="1" w:lastColumn="0" w:noHBand="0" w:noVBand="1"/>
      </w:tblPr>
      <w:tblGrid>
        <w:gridCol w:w="1866"/>
        <w:gridCol w:w="2346"/>
        <w:gridCol w:w="2128"/>
        <w:gridCol w:w="3514"/>
      </w:tblGrid>
      <w:tr w:rsidR="004A70F4" w:rsidRPr="009171AA" w:rsidTr="009171AA">
        <w:trPr>
          <w:trHeight w:val="301"/>
        </w:trPr>
        <w:tc>
          <w:tcPr>
            <w:tcW w:w="0" w:type="auto"/>
            <w:tcBorders>
              <w:top w:val="nil"/>
              <w:left w:val="nil"/>
              <w:bottom w:val="nil"/>
              <w:right w:val="nil"/>
            </w:tcBorders>
            <w:shd w:val="clear" w:color="auto" w:fill="auto"/>
            <w:hideMark/>
          </w:tcPr>
          <w:p w:rsidR="004A70F4" w:rsidRPr="009171AA" w:rsidRDefault="004A70F4" w:rsidP="00F63662">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Makefile variable</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Suggested v</w:t>
            </w:r>
            <w:r w:rsidR="00374F6E">
              <w:rPr>
                <w:rFonts w:ascii="Times New Roman" w:eastAsia="Times New Roman" w:hAnsi="Times New Roman"/>
                <w:b/>
                <w:bCs/>
                <w:color w:val="000000"/>
                <w:sz w:val="20"/>
                <w:szCs w:val="18"/>
                <w:lang w:eastAsia="en-GB"/>
              </w:rPr>
              <w:t>alue</w:t>
            </w:r>
          </w:p>
        </w:tc>
        <w:tc>
          <w:tcPr>
            <w:tcW w:w="0" w:type="auto"/>
            <w:tcBorders>
              <w:top w:val="nil"/>
              <w:left w:val="nil"/>
              <w:bottom w:val="nil"/>
              <w:right w:val="nil"/>
            </w:tcBorders>
          </w:tcPr>
          <w:p w:rsid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 xml:space="preserve">Executable </w:t>
            </w:r>
          </w:p>
          <w:p w:rsidR="004A70F4" w:rsidRPr="009171AA" w:rsidRDefault="00374F6E" w:rsidP="00B07618">
            <w:pPr>
              <w:spacing w:after="0" w:line="240" w:lineRule="auto"/>
              <w:jc w:val="center"/>
              <w:rPr>
                <w:rFonts w:ascii="Times New Roman" w:eastAsia="Times New Roman" w:hAnsi="Times New Roman"/>
                <w:b/>
                <w:bCs/>
                <w:color w:val="000000"/>
                <w:sz w:val="20"/>
                <w:szCs w:val="18"/>
                <w:lang w:eastAsia="en-GB"/>
              </w:rPr>
            </w:pPr>
            <w:r>
              <w:rPr>
                <w:rFonts w:ascii="Times New Roman" w:eastAsia="Times New Roman" w:hAnsi="Times New Roman"/>
                <w:b/>
                <w:bCs/>
                <w:color w:val="000000"/>
                <w:sz w:val="20"/>
                <w:szCs w:val="18"/>
                <w:lang w:eastAsia="en-GB"/>
              </w:rPr>
              <w:t>name:</w:t>
            </w:r>
          </w:p>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SPHERA_j_abcdefghi</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Description</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v9_UserInitials_CommitData</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j=VERSION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Master subversion compiled by the user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ifort</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gfortran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optimized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 mode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debug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PARALLELIZATION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OMP</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sequential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PD_SPACE</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-DSPACE_3D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d=3</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3D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2D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PD_VERBOSITY</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Synthetic output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-DVERBOSITY</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Verbose output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PD_KTGF</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-DKTGF_FULL</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(dense granular flows) with possible 2-interface 3D erosion criterion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f=0</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no KTGF scheme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-DKTGF_EC2D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with possible 1-interface 2D erosion criterion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PD_SOLID_BODIES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-DSOLID_BODIES</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Body transport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 body transport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PD_BTM</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-DBTM_SASPH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SASPH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-DBTM_DBSPH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DBSPH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PD_TIS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-DTIS_LEAPFROG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i=3</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Leapfrog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-DTIS_EULER</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Euler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-DTIS_HEUN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Heun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bl>
    <w:p w:rsidR="00F63662" w:rsidRDefault="00F63662" w:rsidP="00F63662">
      <w:pPr>
        <w:spacing w:line="240" w:lineRule="auto"/>
        <w:jc w:val="center"/>
        <w:rPr>
          <w:rFonts w:ascii="Times New Roman" w:hAnsi="Times New Roman"/>
          <w:sz w:val="20"/>
          <w:szCs w:val="20"/>
        </w:rPr>
      </w:pPr>
      <w:bookmarkStart w:id="458" w:name="_Ref39594325"/>
      <w:commentRangeStart w:id="459"/>
      <w:r w:rsidRPr="00ED6D25">
        <w:rPr>
          <w:rFonts w:ascii="Times New Roman" w:hAnsi="Times New Roman"/>
        </w:rPr>
        <w:lastRenderedPageBreak/>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32296">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32296">
        <w:rPr>
          <w:rFonts w:ascii="Times New Roman" w:hAnsi="Times New Roman"/>
          <w:noProof/>
        </w:rPr>
        <w:t>1</w:t>
      </w:r>
      <w:r w:rsidRPr="00ED6D25">
        <w:rPr>
          <w:rFonts w:ascii="Times New Roman" w:hAnsi="Times New Roman"/>
        </w:rPr>
        <w:fldChar w:fldCharType="end"/>
      </w:r>
      <w:bookmarkEnd w:id="458"/>
      <w:commentRangeEnd w:id="459"/>
      <w:r w:rsidR="00374F6E">
        <w:rPr>
          <w:rStyle w:val="Rimandocommento"/>
          <w:rFonts w:ascii="Times New Roman" w:eastAsia="Times New Roman" w:hAnsi="Times New Roman"/>
          <w:szCs w:val="20"/>
          <w:lang w:val="it-IT" w:eastAsia="it-IT"/>
        </w:rPr>
        <w:commentReference w:id="459"/>
      </w:r>
      <w:r w:rsidRPr="003A306D">
        <w:rPr>
          <w:rFonts w:ascii="Times New Roman" w:hAnsi="Times New Roman"/>
          <w:sz w:val="20"/>
          <w:szCs w:val="20"/>
        </w:rPr>
        <w:t xml:space="preserve">. </w:t>
      </w:r>
      <w:proofErr w:type="gramStart"/>
      <w:r>
        <w:rPr>
          <w:rFonts w:ascii="Times New Roman" w:hAnsi="Times New Roman"/>
          <w:sz w:val="20"/>
          <w:szCs w:val="20"/>
        </w:rPr>
        <w:t>Makefile variables</w:t>
      </w:r>
      <w:r w:rsidR="00374F6E">
        <w:rPr>
          <w:rFonts w:ascii="Times New Roman" w:hAnsi="Times New Roman"/>
          <w:sz w:val="20"/>
          <w:szCs w:val="20"/>
        </w:rPr>
        <w:t xml:space="preserve">; </w:t>
      </w:r>
      <w:r>
        <w:rPr>
          <w:rFonts w:ascii="Times New Roman" w:hAnsi="Times New Roman"/>
          <w:sz w:val="20"/>
          <w:szCs w:val="20"/>
        </w:rPr>
        <w:t>macros for the preprocessor directives</w:t>
      </w:r>
      <w:r w:rsidR="00374F6E">
        <w:rPr>
          <w:rFonts w:ascii="Times New Roman" w:hAnsi="Times New Roman"/>
          <w:sz w:val="20"/>
          <w:szCs w:val="20"/>
        </w:rPr>
        <w:t>; executable names</w:t>
      </w:r>
      <w:r w:rsidRPr="003A306D">
        <w:rPr>
          <w:rFonts w:ascii="Times New Roman" w:hAnsi="Times New Roman"/>
          <w:sz w:val="20"/>
          <w:szCs w:val="20"/>
        </w:rPr>
        <w:t xml:space="preserve"> </w:t>
      </w:r>
      <w:r>
        <w:rPr>
          <w:rFonts w:ascii="Times New Roman" w:hAnsi="Times New Roman"/>
          <w:sz w:val="20"/>
          <w:szCs w:val="20"/>
        </w:rPr>
        <w:t xml:space="preserve">(Makefile of SPHERA, </w:t>
      </w:r>
      <w:r w:rsidRPr="003A306D">
        <w:rPr>
          <w:rFonts w:ascii="Times New Roman" w:hAnsi="Times New Roman"/>
          <w:sz w:val="20"/>
          <w:szCs w:val="20"/>
        </w:rPr>
        <w:t>[</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A32296">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roofErr w:type="gramEnd"/>
      <w:r w:rsidR="00374F6E">
        <w:rPr>
          <w:rFonts w:ascii="Times New Roman" w:hAnsi="Times New Roman"/>
          <w:sz w:val="20"/>
          <w:szCs w:val="20"/>
        </w:rPr>
        <w:t xml:space="preserve"> The following constraints/incompatibilies are automatically corrected by the Makefile: “</w:t>
      </w:r>
      <w:r w:rsidR="00374F6E" w:rsidRPr="00374F6E">
        <w:rPr>
          <w:rFonts w:ascii="Times New Roman" w:hAnsi="Times New Roman"/>
          <w:sz w:val="20"/>
          <w:szCs w:val="20"/>
        </w:rPr>
        <w:t>KTGF</w:t>
      </w:r>
      <w:r w:rsidR="00374F6E">
        <w:rPr>
          <w:rFonts w:ascii="Times New Roman" w:hAnsi="Times New Roman"/>
          <w:sz w:val="20"/>
          <w:szCs w:val="20"/>
        </w:rPr>
        <w:t xml:space="preserve">” needs “SASPH“; “SOLID_BODIES” needs “SASPH” and “LEAPFROG”; DBSPH” needs “EULER”. </w:t>
      </w:r>
    </w:p>
    <w:p w:rsidR="00863855" w:rsidRPr="00F546CD" w:rsidRDefault="00F546CD" w:rsidP="00863855">
      <w:pPr>
        <w:pStyle w:val="Amicarellititle2"/>
      </w:pPr>
      <w:bookmarkStart w:id="460" w:name="_Toc447005737"/>
      <w:bookmarkStart w:id="461" w:name="_Ref449960092"/>
      <w:bookmarkStart w:id="462" w:name="_Toc42155328"/>
      <w:r w:rsidRPr="00F546CD">
        <w:t xml:space="preserve">Commented template of the main input file of </w:t>
      </w:r>
      <w:r w:rsidR="00863855" w:rsidRPr="00F546CD">
        <w:t>SPHERA v.</w:t>
      </w:r>
      <w:r w:rsidR="00652F0F">
        <w:t>9</w:t>
      </w:r>
      <w:r w:rsidR="00863855" w:rsidRPr="00F546CD">
        <w:t>.0</w:t>
      </w:r>
      <w:bookmarkEnd w:id="460"/>
      <w:bookmarkEnd w:id="461"/>
      <w:r w:rsidR="00225A8D">
        <w:t>.0</w:t>
      </w:r>
      <w:bookmarkEnd w:id="462"/>
    </w:p>
    <w:p w:rsidR="00F546CD"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lang w:val="it-IT"/>
        </w:rPr>
        <w:fldChar w:fldCharType="begin"/>
      </w:r>
      <w:r w:rsidRPr="00F546CD">
        <w:rPr>
          <w:rFonts w:ascii="Times New Roman" w:hAnsi="Times New Roman"/>
          <w:sz w:val="24"/>
          <w:szCs w:val="24"/>
        </w:rPr>
        <w:instrText xml:space="preserve"> REF _Ref383597194 \h </w:instrText>
      </w:r>
      <w:r w:rsidR="00276BBF" w:rsidRPr="00F546CD">
        <w:rPr>
          <w:rFonts w:ascii="Times New Roman" w:hAnsi="Times New Roman"/>
          <w:sz w:val="24"/>
          <w:szCs w:val="24"/>
        </w:rPr>
        <w:instrText xml:space="preserve">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A32296" w:rsidRPr="00EA2957">
        <w:rPr>
          <w:rFonts w:ascii="Times New Roman" w:hAnsi="Times New Roman"/>
          <w:sz w:val="24"/>
          <w:szCs w:val="24"/>
        </w:rPr>
        <w:t xml:space="preserve">Figure </w:t>
      </w:r>
      <w:r w:rsidR="00A32296">
        <w:rPr>
          <w:rFonts w:ascii="Times New Roman" w:hAnsi="Times New Roman"/>
          <w:noProof/>
          <w:sz w:val="24"/>
          <w:szCs w:val="24"/>
        </w:rPr>
        <w:t>13</w:t>
      </w:r>
      <w:r w:rsidR="00A32296" w:rsidRPr="00EA2957">
        <w:rPr>
          <w:rFonts w:ascii="Times New Roman" w:hAnsi="Times New Roman"/>
          <w:noProof/>
          <w:sz w:val="24"/>
          <w:szCs w:val="24"/>
        </w:rPr>
        <w:t>.</w:t>
      </w:r>
      <w:r w:rsidR="00A32296">
        <w:rPr>
          <w:rFonts w:ascii="Times New Roman" w:hAnsi="Times New Roman"/>
          <w:noProof/>
          <w:sz w:val="24"/>
          <w:szCs w:val="24"/>
        </w:rPr>
        <w:t>1</w:t>
      </w:r>
      <w:r w:rsidRPr="00276BBF">
        <w:rPr>
          <w:rFonts w:ascii="Times New Roman" w:hAnsi="Times New Roman"/>
          <w:sz w:val="24"/>
          <w:szCs w:val="24"/>
          <w:lang w:val="it-IT"/>
        </w:rPr>
        <w:fldChar w:fldCharType="end"/>
      </w:r>
      <w:r w:rsidRPr="00F546CD">
        <w:rPr>
          <w:rFonts w:ascii="Times New Roman" w:hAnsi="Times New Roman"/>
          <w:sz w:val="24"/>
          <w:szCs w:val="24"/>
        </w:rPr>
        <w:t xml:space="preserve"> </w:t>
      </w:r>
      <w:r w:rsidR="00F546CD" w:rsidRPr="00F546CD">
        <w:rPr>
          <w:rFonts w:ascii="Times New Roman" w:hAnsi="Times New Roman"/>
          <w:sz w:val="24"/>
          <w:szCs w:val="24"/>
        </w:rPr>
        <w:t xml:space="preserve">reports the commented template of the main input file of </w:t>
      </w:r>
      <w:r w:rsidRPr="00F546CD">
        <w:rPr>
          <w:rFonts w:ascii="Times New Roman" w:hAnsi="Times New Roman"/>
          <w:sz w:val="24"/>
          <w:szCs w:val="24"/>
        </w:rPr>
        <w:t>SPHERA v.</w:t>
      </w:r>
      <w:r w:rsidR="00C54D72">
        <w:rPr>
          <w:rFonts w:ascii="Times New Roman" w:hAnsi="Times New Roman"/>
          <w:sz w:val="24"/>
          <w:szCs w:val="24"/>
        </w:rPr>
        <w:t>9.0.0</w:t>
      </w:r>
      <w:r w:rsidRPr="00F546CD">
        <w:rPr>
          <w:rFonts w:ascii="Times New Roman" w:hAnsi="Times New Roman"/>
          <w:sz w:val="24"/>
          <w:szCs w:val="24"/>
        </w:rPr>
        <w:t xml:space="preserve">. </w:t>
      </w:r>
    </w:p>
    <w:p w:rsidR="00863855" w:rsidRDefault="00F546CD" w:rsidP="00863855">
      <w:pPr>
        <w:spacing w:after="0" w:line="240" w:lineRule="auto"/>
        <w:jc w:val="both"/>
        <w:rPr>
          <w:rFonts w:ascii="Times New Roman" w:hAnsi="Times New Roman"/>
          <w:sz w:val="24"/>
          <w:szCs w:val="24"/>
        </w:rPr>
      </w:pPr>
      <w:r w:rsidRPr="00F546CD">
        <w:rPr>
          <w:rFonts w:ascii="Times New Roman" w:hAnsi="Times New Roman"/>
          <w:sz w:val="24"/>
          <w:szCs w:val="24"/>
        </w:rPr>
        <w:t xml:space="preserve">The comments define </w:t>
      </w:r>
      <w:r>
        <w:rPr>
          <w:rFonts w:ascii="Times New Roman" w:hAnsi="Times New Roman"/>
          <w:sz w:val="24"/>
          <w:szCs w:val="24"/>
        </w:rPr>
        <w:t xml:space="preserve">all the </w:t>
      </w:r>
      <w:r w:rsidRPr="00F546CD">
        <w:rPr>
          <w:rFonts w:ascii="Times New Roman" w:hAnsi="Times New Roman"/>
          <w:sz w:val="24"/>
          <w:szCs w:val="24"/>
        </w:rPr>
        <w:t>input parameter</w:t>
      </w:r>
      <w:r>
        <w:rPr>
          <w:rFonts w:ascii="Times New Roman" w:hAnsi="Times New Roman"/>
          <w:sz w:val="24"/>
          <w:szCs w:val="24"/>
        </w:rPr>
        <w:t>s</w:t>
      </w:r>
      <w:r w:rsidRPr="00F546CD">
        <w:rPr>
          <w:rFonts w:ascii="Times New Roman" w:hAnsi="Times New Roman"/>
          <w:sz w:val="24"/>
          <w:szCs w:val="24"/>
        </w:rPr>
        <w:t xml:space="preserve"> and describe the meaning of </w:t>
      </w:r>
      <w:r>
        <w:rPr>
          <w:rFonts w:ascii="Times New Roman" w:hAnsi="Times New Roman"/>
          <w:sz w:val="24"/>
          <w:szCs w:val="24"/>
        </w:rPr>
        <w:t xml:space="preserve">their </w:t>
      </w:r>
      <w:r w:rsidRPr="00F546CD">
        <w:rPr>
          <w:rFonts w:ascii="Times New Roman" w:hAnsi="Times New Roman"/>
          <w:sz w:val="24"/>
          <w:szCs w:val="24"/>
        </w:rPr>
        <w:t xml:space="preserve">possible values. </w:t>
      </w:r>
      <w:r>
        <w:rPr>
          <w:rFonts w:ascii="Times New Roman" w:hAnsi="Times New Roman"/>
          <w:sz w:val="24"/>
          <w:szCs w:val="24"/>
        </w:rPr>
        <w:t>Further, suggested or default values are reported.</w:t>
      </w:r>
    </w:p>
    <w:p w:rsidR="0096768C"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96768C" w:rsidTr="0096768C">
        <w:trPr>
          <w:trHeight w:val="301"/>
        </w:trPr>
        <w:tc>
          <w:tcPr>
            <w:tcW w:w="1062"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Synthetic Description</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Test case title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Spatial resolution and choice of the boundary treatment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 of the fluid domain boundaries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Vertex connections of the boundary lines/faces of the fluid domain in 2/3D</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Input physical quantities on the fluid and solid phase properties and the scheme for dense granular flows: bulk modulus, viscosity, saturation conditions, internal friction angle, limiting viscosity, maximum viscosity, </w:t>
            </w:r>
            <w:r>
              <w:rPr>
                <w:rFonts w:ascii="Times New Roman" w:eastAsia="Times New Roman" w:hAnsi="Times New Roman"/>
                <w:bCs/>
                <w:color w:val="000000"/>
                <w:sz w:val="20"/>
                <w:szCs w:val="20"/>
                <w:lang w:eastAsia="en-GB"/>
              </w:rPr>
              <w:t xml:space="preserve">initial </w:t>
            </w:r>
            <w:r w:rsidRPr="0096768C">
              <w:rPr>
                <w:rFonts w:ascii="Times New Roman" w:eastAsia="Times New Roman" w:hAnsi="Times New Roman"/>
                <w:bCs/>
                <w:color w:val="000000"/>
                <w:sz w:val="20"/>
                <w:szCs w:val="20"/>
                <w:lang w:eastAsia="en-GB"/>
              </w:rPr>
              <w:t>effective porosity, mean diameter of the solid grains.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Final time, </w:t>
            </w:r>
            <w:r w:rsidRPr="0096768C">
              <w:rPr>
                <w:rFonts w:ascii="Times New Roman" w:eastAsia="Times New Roman" w:hAnsi="Times New Roman"/>
                <w:bCs/>
                <w:i/>
                <w:color w:val="000000"/>
                <w:sz w:val="20"/>
                <w:szCs w:val="20"/>
                <w:lang w:eastAsia="en-GB"/>
              </w:rPr>
              <w:t>CFL</w:t>
            </w:r>
            <w:r w:rsidRPr="0096768C">
              <w:rPr>
                <w:rFonts w:ascii="Times New Roman" w:eastAsia="Times New Roman" w:hAnsi="Times New Roman"/>
                <w:bCs/>
                <w:color w:val="000000"/>
                <w:sz w:val="20"/>
                <w:szCs w:val="20"/>
                <w:lang w:eastAsia="en-GB"/>
              </w:rPr>
              <w:t xml:space="preserve">, </w:t>
            </w:r>
            <w:r w:rsidRPr="0096768C">
              <w:rPr>
                <w:rFonts w:ascii="Times New Roman" w:eastAsia="Times New Roman" w:hAnsi="Times New Roman"/>
                <w:bCs/>
                <w:i/>
                <w:color w:val="000000"/>
                <w:sz w:val="20"/>
                <w:szCs w:val="20"/>
                <w:lang w:eastAsia="en-GB"/>
              </w:rPr>
              <w:t>C</w:t>
            </w:r>
            <w:r w:rsidRPr="0096768C">
              <w:rPr>
                <w:rFonts w:ascii="Symbol" w:eastAsia="Times New Roman" w:hAnsi="Symbol"/>
                <w:bCs/>
                <w:i/>
                <w:color w:val="000000"/>
                <w:sz w:val="20"/>
                <w:szCs w:val="20"/>
                <w:lang w:eastAsia="en-GB"/>
              </w:rPr>
              <w:t></w:t>
            </w:r>
            <w:r w:rsidRPr="0096768C">
              <w:rPr>
                <w:rFonts w:ascii="Symbol" w:eastAsia="Times New Roman" w:hAnsi="Symbol"/>
                <w:bCs/>
                <w:color w:val="000000"/>
                <w:sz w:val="20"/>
                <w:szCs w:val="20"/>
                <w:lang w:eastAsia="en-GB"/>
              </w:rPr>
              <w:t></w:t>
            </w:r>
            <w:r w:rsidRPr="0096768C">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General physical properties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Gravity acceleration vector; reference pressure.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Restart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the restart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Output regulation / draw options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SPHERA output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of the monitoring points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and discretization of the monitoring lines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Geometry of the monitoring sections for the flow rate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rsidR="0096768C" w:rsidRDefault="0096768C" w:rsidP="0096768C">
      <w:pPr>
        <w:spacing w:line="240" w:lineRule="auto"/>
        <w:jc w:val="center"/>
        <w:rPr>
          <w:rFonts w:ascii="Times New Roman" w:hAnsi="Times New Roman"/>
          <w:sz w:val="20"/>
          <w:szCs w:val="20"/>
        </w:rPr>
      </w:pPr>
      <w:bookmarkStart w:id="463" w:name="_Ref529882928"/>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32296">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32296">
        <w:rPr>
          <w:rFonts w:ascii="Times New Roman" w:hAnsi="Times New Roman"/>
          <w:noProof/>
        </w:rPr>
        <w:t>2</w:t>
      </w:r>
      <w:r w:rsidRPr="00ED6D25">
        <w:rPr>
          <w:rFonts w:ascii="Times New Roman" w:hAnsi="Times New Roman"/>
        </w:rPr>
        <w:fldChar w:fldCharType="end"/>
      </w:r>
      <w:bookmarkEnd w:id="463"/>
      <w:r w:rsidRPr="003A306D">
        <w:rPr>
          <w:rFonts w:ascii="Times New Roman" w:hAnsi="Times New Roman"/>
          <w:sz w:val="20"/>
          <w:szCs w:val="20"/>
        </w:rPr>
        <w:t>. Sections and relevant quantities of the main input file of SPHERA v.9.0.0 ([</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A32296">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
    <w:p w:rsidR="0096768C" w:rsidRDefault="0096768C"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version.subversion.subsubversion   !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SPHERA main input file: template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comments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v.9.0.0 (Smoothed Particle Hydrodynamics research software; mesh-less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Computational Fluid Dynamics code).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Copyright 2005-2018 (RSE SpA -formerly ERSE SpA, formerly CESI RICERCA,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formerly CESI-Ricerca di Sistema)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authors and email contact are provided in SPHERA documentation.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file is part of SPHERA.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free software: you can redistribute it and/or modify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it under the terms of the GNU General Public License as published by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Free Software Foundation, either version 3 of the License,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(at your option) any later version.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distributed in the hope that it will be useful,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but WITHOUT ANY WARRANTY; without even the implied warranty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MERCHANTABILITY or FITNESS FOR A PARTICULAR PURPOSE. See the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GNU General Public License for more details.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You should have received a copy of the GNU General Public License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along with SPHERA. If not, see &lt;http://www.gnu.org/licenses/&gt;.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TITLE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title                ! title (of the test case, string)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TITLE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spatial resolution and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 BC_string   ! D(spatial dimensionality)=2(2D),3(3D); BC_string(Boundary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treatment scheme)=semi(SA-SPH),bsph(DB-SPH)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dx h/dx r     ! The third parameter ("r") is optional and provides a white noise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 the IC particle positions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DOMAIN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boundary vertices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DB-SPH boundary treatment scheme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vertices of the parallelepiped domain as a "contour" and the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air reservoirs"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SA-SPH boundary treatment scheme requires the vertices of the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absence of a declared origin, the first vertex is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and does not belong to any boundary (only useful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1 Vertex_x Vertex_y Vertex_z              ! (first vertex data)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(other vertices; no gaps on vertex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Last_vertex_ID Vertex_x Vertex_y Vertex_z ! (last vertex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VERTICES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input parameters for the boundary lines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boundary lines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lines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of the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1 line_1_vertex_1 ... line_1_vertex last line_1_Boundary_ID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line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records (no gaps on line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line_last_ID line_last_vertex_1 ... line_last_vertex_last line_last_Boundary_ID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input parameters for the boundary faces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boundary faces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faces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actual boundary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Vertex list clockwise (normal vector exiting the frontier/domain;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view from the semi-space of the normal vector): not the best convention.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last 1/2/3 vertex IDs are 0 in case of pentagonal/quadrilateral/triangular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SA-SPH boundary normal vectors and reservoir face normal vectors point inward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(clockwise list of points if looking from outside the fluid domain).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"perimeter" boundaries: the vertices have to be adjacent, but there is no rule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about the vertex order (better clockwise to keep coherence with SA-SPH walls).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Faces can only be triangles or rectangles (generic quadrilaterals are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permitted), but only "perimeter" faces can also be generic quadrilaterals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only rectangles), pentagons and hexagons.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face_1_vertex_1 ... face_1_vertex_6 face_1_Boundary_ID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face data ("-1" is mandatory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 meaningless vertex IDs (e.g.,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5th and 6th vertices of 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records; no gaps on face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face_last_ID face_last_vertex_1 ... face_last_vertex_6 face_last_Boundary_ID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 domain boundaries delimited by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lines(2D)/faces(3D)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parallelepiped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(mandatory) is formally represented by a fictitious SA-SPH frontier, which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is only used to generate the background positioning grid.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1st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Boundary_name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Boundary_type               ! Boundary_type = fixed(wall frontier),perimeter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(fluid reservoir),source(inlet section),open(only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removal of the particles crossing the 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tapis (not recommended)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Shear_stress_coefficient laminar_flag_check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(no-slip, under assessment in 3D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 SA-SPH),0.(free-slip,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default choice in 3D with SA-SPH);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laminar_no-slip_check=.true.(check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 laminar regime to activate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 stress terms at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no-slip conditions;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 regime check has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effect in the inner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check: always apply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conditions in case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colour_pattern colour_ID    ! colour_pattern=uniform,bends; colour_ID=009EA8</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motion_type IC_velocity_x IC_velocity_y IC_velocity_z slip_condition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motion_type=std; slip_condition=0.0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motion_type n_records       ! motion_type=law; n_records(number of records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time_1 u_1 v_1 w_1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time_n_records u_n_records v_n_records w_n_records 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(list of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3D translational kinematics: time, vector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record_ID)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IC_pressure_type IC_pressure_value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IC_pressure_type=pa(uniform pressure),qp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(hydrostatic conditions),pl(hydrostatic 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based on the maximum level of an assigned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IC_pressure_value=(uniform pressure value for pa),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height for qp), (equivalent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level of the on-going fluid for pl)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IC_reservoir_type Car_top_zone DBSPH_fictitious_reservoir_flag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IC_reservoir_type=1(vertices and faces),2(from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Cartesian topography); Car_top_zone = boundary 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underlying topography(influence 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IC_reservoir_type==2);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DBSPH_fictitious_reservoir_flag = .true.(DB-SPH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fictitious fluid particles to complete the kernel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support at the free-surface, in pre-processing),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fictitious fluid particles)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dx_CartTopog H_res          ! dx_CartTopog(spatial resolution of the Cartesian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topography; dx_CartTopog&gt;=dx); H_res(height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reservoir free surface)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ID_first_vertex ID_last_vertex</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ID_first_vertex,ID_last_vertex(ID of the first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and the last vertices of the reference topography)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n_circum                    ! n_circum(number of vertices circumscribing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horizontal projection of the reservoir)=3,4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circum_1_x circum_1_y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reservoir.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circum_last_x circum_last_y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dam_zone_ID n_circum_dam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dam_zone_ID; dam_zone_n_vertices(number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 zone)=3,4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circum_dam_1_x circum_dam_1_y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dam zone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 From a plan view,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are provided anticlockwise.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circum_dam_last_x circum_dam_last_y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flowrate 0.                 ! flowrate(inlet velocity * inlet area); 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pa IC_pressure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n-th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Data of the last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BOUNDARIES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DB-SPH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dx_f/dx_w MUSCL_boundary_flag k_w slip_ID Gamma_limiter_flag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dx_f/dx_w(ratio between the fluid particle size and the wall element size)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MUSCL_boundary_flag(logical flag to activate boundary terms for MUSCL)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k_w (semi-particle depth 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slip_ID (ID for slip conditions) = 0 (free-slip), 1 (no-slip),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2 (run-time choice depending on the inner shear viscosity terms in SPH-NS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balance equations)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Gamma_limiter_flag: logical variable to activate or deactivate Gamma upper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limiter (.true.)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negative_wall_p_allowed FS_allowed  ! negative_wall_p_allowed: pressure of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can be negative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FS_allowed: free surface detection can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avoided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n_monitor_points n_monitor_regions  ! n_monitor_points; n_monitor_regions=0,1(to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estimate the Force along x-direction)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ID_wall_element_monitor_1 ... ID_wall_element_monitor_n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xmin,xmax,ymin,xmax,zmin,zmax       ! (monitoring region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surface_mesh_files flag_in-built_monitors ! surface_mesh_files: number of files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surface meshes;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flag_in-built_monitors(logical):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 for in-built motion of control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lines and DB-SPH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i=1,surface_mesh_file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imposed_kinematics_i_records rotation_centre_i_x rotation_centre_i_y rotation_centre_i_z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imposed_kinematics_i_records(number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which describe a possible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for the i-th DBSPH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mesh file);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rotation_centre_1 (centre of rotation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frontiers for the i-th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mesh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i_time_1 i_velocity_x_1 i_velocity_y_1 i_velocity_z_1 i_omega_x_1 i_omega_y_1 i_omega_z_1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i_time_last i_velocity_x_last i_velocity_y_last i_velocity_z_last i_omega_x_last i_omega_y_last i_omega_z_last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to frontiers for the 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surface mesh file); time of the 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 should be slightly higher than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n_inlet n_outlet ply_n_face_vert    ! n_inlet(number of inlet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n_outlet(number of outlet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ply_n_face_vert(maximum number of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faces as represented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 input files(3/4/5/6 in 3D, 4 in 2D)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if (n_inlet&gt;0):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x_inlet_1 y_inlet_1 z_inlet_1 n_x_inlet_1 n_y_inlet_1 n_z_inlet_1 velocity_x_inlet_1 velocity_y_inlet_1 velocity_z_inlet_1 L_inlet_1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x_inlet_last y_inlet_last z_inlet_last n_x_inlet_last n_y_inlet_last n_z_inlet_last velocity_x_inlet_last velocity_y_inlet_last velocity_z_inlet_last L_inlet_last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length.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x_outlet_1 y_outlet_1 z_outlet_1 n_x_outlet_1 n_y_outlet_1 n_z_outlet_1 velocity_x_outlet_1 velocity_y_outlet_1 velocity_z_outlet_1 L_outlet_1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x_outlet_last y_outlet_last z_outlet_last n_x_outlet_last n_y_outlet_last n_z_outlet_last L_outlet_last p_outlet_last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length,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DBSPH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BED LOAD TRANSPORT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bed-load transport (blt)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erosion_criterion_ID ID_main_fluid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erosion_criterion_ID=0(no bed-load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transport),1(Shields-Seminara),2(Shields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without blt-fixed bed interactions),3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(Mohr-Coulomb, not recommended);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ID_main_fluid(medium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main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saturation_scheme time_minimum_saturation time_maximum_saturation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saturation_scheme=0(dry soil),1(fully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soil),2(saturation zones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depepending on time_minimum_saturation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time_maximum_saturation),3(Lagrangian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 for saturation conditions; mixture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are either fully saturated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minimum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maximum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 So far,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has to be smaller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(or equal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When t&lt;=t_min_sat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there is always phreatic zone below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and dry soil elsewhere. When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t&gt;=t_max_sat, the saturation zones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freezed at t_max_sat.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velocity_fixed_bed erosion_flag     ! velocity_fixed_bed(velocity threshold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-e.g. equal to velocity scale/100-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detect the fixed bed); erosion_flag=0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(activated far from fronts); 1(inactive),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2(active everywhere)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deposition_at_frontiers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deposition_at_frontiers=1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(imposed),0(not imposed);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=1(Gamma slope angle computed),0(null)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n_monitor_lines dt_out erosion_convergence_criterion n_max_iterations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n_monitor_lines(number of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aligned with x- or y-axis); dt_out(writing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 step); erosion_convergence_criterion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(convergence criterion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 n_max_iterations(maximum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iterations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x_min_dt x_max_dt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y_min_dt y_max_dt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z_min_dt z_max_dt                   ! Vertices of the parallelepiped, within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the mixture particles can influence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time step estimation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t_q0 t_liq                          ! t_q0: quake start time; t_liq: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liquefaction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line_ID                             ! monitoring line ID for blt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x_line y_line                       ! monitoring line is defined by variable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(-999.) x- and y-coordinates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BED LOAD TRANSPORT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fluid_type                          ! fluid_type=liquid,granular(only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density 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solid_phase_density solid_phase_bulk_modulus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Monaghan_alpha Monaghan_beta        ! Monaghan alpha (artificial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Monaghan beta (=0, artificial 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diffusion_coefficient settling_velocity_coefficient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null recommended values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0. 0. 0.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(fluid_type==liquid):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dynamic_viscosity                   ! &gt;0.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roughness_coefficient               ! null recommended value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parameter)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phi saturated_medium_flag           ! phi(internal friction angle in degrees,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even if the code works in radians);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saturated_medium_flag=.true.(fully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medium),.false.(dry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cohesion viscosity_max tuned_viscosity limiting_viscosity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cohesion (draft parameter); viscosity_max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(threshold for the dynamic mixture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viscosity to held particles fixed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elastic-plastic strain regime);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tuned_viscosity (tuned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Manenti et al., 2012)</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limiting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effective_porosity d_50 d_90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max_step_still                      ! max_step_still(number of time steps during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mixture particles are kept still)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medium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BODY DYNAMICS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scheme on body transport in fluid flows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Bodies with imposed kinematics are listed after all the bodies with computed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n_bodies dx/dx_body friction_angle time_max_no_gravity_force time_max_no_body_frontier_impingements body_minimum_pressure_limiter body_maximum_pressure_limiter FSI_free_slip_conditions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n_bodies(number of transported solid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bodies); dx/dx_body(ratio between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size and body particle size);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friction_angle(in radians; non-negative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 friction angle for body-frontier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interactions; negative value: sliding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 depends on the local slope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instead of the friction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time_max_no_gravity_force(gravity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force is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time_max_no_body_frontier_impingements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(body-frontier impingements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body_minimum_pressure_limiter=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.true.(no negative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surface),.false.(no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body_maximum_pressure_limiter=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.true.(maximum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is limited by physical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constraints),.false.(no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FSI_free_slip_conditions=.true.(free-slip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FSI),.false.(no-slip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ID_first_body n_elem                ! ID_first_body=1; n_elem(number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of the 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body_mass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pos_CM_x pos_CM_y pos_CM_z          ! pos_CM(position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Ic_flag                             ! Ic_flag=0,1(mass moment of inertia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Ic(1,1) Ic(1,2) Ic(1,3)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Ic(2,1) Ic(2,2) Ic(2,3)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Ic(3,1) Ic(3,2) Ic(3,3)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n_R_IO_x n_R_IO_y n_R_IO_z teta_R_IO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teta_R_IO(rotation angle). Rotation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body with respect to the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initial rotation.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relevant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pos_rotC_x pos_rotC_y pos_rotC_z    ! pos_rotC(centre of rotation for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 alfa just to configure the initial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orientation in the global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vel_CM_x vel_CM_y vel_CM_z          ! vel_CM(velocity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omega_x omega_y omega_z             ! omega(angular velocity of the body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imposed_kinematics_flag n_records   ! imposed_kinematics_flag=0,1(kinematics is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 n_records(number of records,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desrcibe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time_i velocity_x_i velocity_y_i velocity_z_i omega_x_i omega_y_i omega_z_i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i-th record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of the body (the time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record should be slightly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time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first_ID_element                    ! first_ID_element=1(of body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L_x L_y L_z                         ! L_x,L_y,L_z(side lengths of the element)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pos_CM_elem_x pos_CM_elem_y pos_CM_elem_z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pos_CM_elem(position of the centre of mass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element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n_R_IO_elem_x n_R_IO_elem_y n_R_IO_elem_z teta_R_IO_elem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n_R_IO_elem(rotation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teta_R_IO_elem(rotation angle). Rotation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body element with respect to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reference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 rotation. This rotation is relevant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face_xmin_flag face_xmax_flag face_ymin_flag face_ymax_flag face_zmin_flag face_zmax_flag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(integer flags to activate the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vectors of surface body particles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if face_..._flag=1; x/y/z_min/max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indicates the 6 faces of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-parallelepiped-)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xmin xmax ymin ymax zmin zmax       ! (spatial limits -in the global reference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before the initial rotation-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 particle masses if((x&gt;=xmin).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or.(x&lt;=xmax).or.(y&gt;=ymin).or.(y&lt;=ymax).or.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(z&gt;=zmin).or(z&lt;=zmax)) foor boolean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operations on elements/body)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element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element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body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body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BODY DYNAMICS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RUN PARAMETERS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time integration, partial smoothing and memory management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final_time final_time_step          ! (the run stops when reaching either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final time or the final time step;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case of a restarted simulation, these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are reported in the log file, but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they are actually overwritten by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read from the input restart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this line has no influence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CFL vsc_coeff Leapfrog_flag scheme_order factor dt_alfa_Mon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CFL;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vsc_coeff(viscous stability 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coefficient, default value: 0.05);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Leapfrog_flag=1(Leapfrog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scheme),0(explicit RK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scheme_order(time integration scheme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order, but for Leapfrog is "1"); factor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(=0., weighting factor to estimate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dt_alfa_Mon(logical flag making Monaghan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artificial viscosity coefficient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influence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teta_p teta_u var                   ! teta_p,teta_u(coefficients for partial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smoothing of pressure and velocity); var=A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COEFNMAXPARTI COEFNMAXPARTJ body_part_reorder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COEFNMAXPARTI:max0(max number of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particles)=COEFNMAXPARTI*nag,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 considers that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inside the domain can be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first assessment of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 particles (initial particles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particles -in case reservoir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COEFNMAXPARTI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takes into account contributions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sections and, in case of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also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of the mixture dam/reservoir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(beyond the main water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COEFNMAXPARTJ:maxb(max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neighbours)=COEFNMAXPARTJ*(4h/dx)^D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same number applies both for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and DB-SPH wall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body_part_reorder(DB-SPH)=0(fixed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frontiers),1(mobile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nag_aux MAXCLOSEBOUNDFACES MAXNUMCONVEXEDGES GCBFVecDim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nag_aux(rough overestimation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fluid particles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domain, it is only related to the very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allocation of the particle array,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 is influential only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extruded from topography);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MAXCLOSEBOUNDFACES(max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neighbouring boundary face per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MAXNUMCONVEXEDGES(max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edges); GCBFVecDim (rough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overestimation of the number of Grid Cell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Boundary Face intersections  (SA-SPH;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restart, this value is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read, not used; in case its value is too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little, crashes occur without code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warnings/errors; GCBFVecDim only occupies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4B times the number of elements, thus, it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is sufficient to overestimate this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as the number of faces times the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positioning grid cells, further,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reducing GCBFVecDim does not imply any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appreciable variation in the computational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density_thresholds_flag             ! density_thresholds_flag=0(default,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density limiters),1(density limiters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debug)- Density limiters do not apply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the mixture particles which are held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(elasto-plastic strain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regime)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RUN PARAMETERS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general physical properties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gravity and reference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gravity_acceleration_y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reference_pressure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general physical properties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restart_mode restart_time_value     ! restart_mode("time" or "step");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restart_time_value(positive time value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seconds or step number, according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restart_mode; this value has to be lower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time value of the last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output; default value: 2.*dt_out_PV)</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restart_file                        ! restart_file(restart file name -with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file extension-)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restart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output regulation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.txt files. The first two words (and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possible fourth)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results time dt_out                 ! dt_out(writing time step for the water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 output file ".fro")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restart time dt_restart             ! dt_restart(restart time frequency)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print partial log_file_frequency    ! log_file_frequency (log file writing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step in terms of time step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control time dt_out_mon             ! dt_out_mon(writing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elements)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level time dt_out_FS medium 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dt_out_FS(writing time step for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post-processing); 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(IC_reservoir_type==2):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depth dt_out dt_out_depth           ! dt_out_depth(writing time step for 2D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fields of water depth (h) and specific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 components (q_x=u_m*h,q_y=v_m*h))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output regulation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draw options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Paraview file formats. The first two words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vtkconverter any dt_out_PV          ! dt_out_PV(writing time step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.vtu files)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draw options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points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x_monitor_point_1 y_monitor_point_1 z_monitor_point_1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x_monitor_point_n y_monitor_point_n z_monitor_point_n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points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line_1_label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edge_1_line_1_z ! The edge order is not arbitrary to detect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Edge 1 is the farest from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edge_1_line_1_y edge_1_line_1_z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edge_1_line_1_y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line_1_number_of_discretization_points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monitoring line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lines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sections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section is not 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sections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section flow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on monitoring sections for the flow rate. These sections must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be convex non-degenerate quadrilaterals.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point_inout_convex_non_degenerate_polygon must be replaced with other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calls (to subroutines such as point_inout_quadrilateral).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n_sect dt_out n_fluid_types         ! n_sect(number of the flow rate monitoring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sections; dt_out(writing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rates); n_fluid_types(number of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types (the first ID fluid types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selected)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first_section_ID                    ! first_section_ID=1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n_vertices                          ! n_vertices(number of vertices describing 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section for the flow rate (3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 of the first section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vertex_4_x vertex_4_y vertex_4_z    ! to be omitted in case of triangles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section 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from the outside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section flow rate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variables for monitoring the electrical substations (both high-voltage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transmission substations, medium-voltage distribution substations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low-voltage distribution substations). From a plan view, each substation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described by a polygon (either triangle, quadrilateral, pentagon or hexagon).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n_sub dt_out_sub                    ! n_sub(number of the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dt_out_sub(writing time step duration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the substations)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first_substation_ID                 ! first_substation_ID=1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type_ID n_vertices                  ! type_ID(substation type 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(high-voltage),2(medium-voltage),3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(low-voltage);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n_vertices(number of vertices describing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substation)=3,4,5,6</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vertex_4_x vertex_4_y vertex_4_z    ! to be omitted in case of triangles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vertex_5_x vertex_5_y vertex_5_z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vertex_6_x vertex_6_y vertex_6_z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triangles/quadrilaterals/pentagons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substation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outside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clockwise in plan view)</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42659B" w:rsidRPr="00276BB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substations #####</w:t>
      </w:r>
    </w:p>
    <w:p w:rsidR="00654BFB" w:rsidRPr="00A75A96" w:rsidRDefault="00654BFB" w:rsidP="00654BFB">
      <w:pPr>
        <w:spacing w:after="0" w:line="240" w:lineRule="auto"/>
        <w:jc w:val="center"/>
        <w:rPr>
          <w:rFonts w:ascii="Times New Roman" w:hAnsi="Times New Roman"/>
          <w:sz w:val="24"/>
          <w:szCs w:val="24"/>
        </w:rPr>
      </w:pPr>
      <w:bookmarkStart w:id="464" w:name="_Ref383597194"/>
      <w:r w:rsidRPr="00EA2957">
        <w:rPr>
          <w:rFonts w:ascii="Times New Roman" w:hAnsi="Times New Roman"/>
          <w:sz w:val="24"/>
          <w:szCs w:val="24"/>
        </w:rPr>
        <w:t xml:space="preserve">Figure </w:t>
      </w:r>
      <w:r w:rsidRPr="00276BBF">
        <w:rPr>
          <w:rFonts w:ascii="Times New Roman" w:hAnsi="Times New Roman"/>
          <w:sz w:val="24"/>
          <w:szCs w:val="24"/>
        </w:rPr>
        <w:fldChar w:fldCharType="begin"/>
      </w:r>
      <w:r w:rsidRPr="00EA2957">
        <w:rPr>
          <w:rFonts w:ascii="Times New Roman" w:hAnsi="Times New Roman"/>
          <w:sz w:val="24"/>
          <w:szCs w:val="24"/>
        </w:rPr>
        <w:instrText xml:space="preserve"> STYLEREF 1 \s </w:instrText>
      </w:r>
      <w:r w:rsidRPr="00276BBF">
        <w:rPr>
          <w:rFonts w:ascii="Times New Roman" w:hAnsi="Times New Roman"/>
          <w:sz w:val="24"/>
          <w:szCs w:val="24"/>
        </w:rPr>
        <w:fldChar w:fldCharType="separate"/>
      </w:r>
      <w:r w:rsidR="00A32296">
        <w:rPr>
          <w:rFonts w:ascii="Times New Roman" w:hAnsi="Times New Roman"/>
          <w:noProof/>
          <w:sz w:val="24"/>
          <w:szCs w:val="24"/>
        </w:rPr>
        <w:t>13</w:t>
      </w:r>
      <w:r w:rsidRPr="00276BBF">
        <w:rPr>
          <w:rFonts w:ascii="Times New Roman" w:hAnsi="Times New Roman"/>
          <w:sz w:val="24"/>
          <w:szCs w:val="24"/>
        </w:rPr>
        <w:fldChar w:fldCharType="end"/>
      </w:r>
      <w:r w:rsidRPr="00EA2957">
        <w:rPr>
          <w:rFonts w:ascii="Times New Roman" w:hAnsi="Times New Roman"/>
          <w:sz w:val="24"/>
          <w:szCs w:val="24"/>
        </w:rPr>
        <w:t>.</w:t>
      </w:r>
      <w:r w:rsidRPr="00276BBF">
        <w:rPr>
          <w:rFonts w:ascii="Times New Roman" w:hAnsi="Times New Roman"/>
          <w:sz w:val="24"/>
          <w:szCs w:val="24"/>
        </w:rPr>
        <w:fldChar w:fldCharType="begin"/>
      </w:r>
      <w:r w:rsidRPr="00EA2957">
        <w:rPr>
          <w:rFonts w:ascii="Times New Roman" w:hAnsi="Times New Roman"/>
          <w:sz w:val="24"/>
          <w:szCs w:val="24"/>
        </w:rPr>
        <w:instrText xml:space="preserve"> SEQ Figure \* ARABIC \s 1 </w:instrText>
      </w:r>
      <w:r w:rsidRPr="00276BBF">
        <w:rPr>
          <w:rFonts w:ascii="Times New Roman" w:hAnsi="Times New Roman"/>
          <w:sz w:val="24"/>
          <w:szCs w:val="24"/>
        </w:rPr>
        <w:fldChar w:fldCharType="separate"/>
      </w:r>
      <w:r w:rsidR="00A32296">
        <w:rPr>
          <w:rFonts w:ascii="Times New Roman" w:hAnsi="Times New Roman"/>
          <w:noProof/>
          <w:sz w:val="24"/>
          <w:szCs w:val="24"/>
        </w:rPr>
        <w:t>1</w:t>
      </w:r>
      <w:r w:rsidRPr="00276BBF">
        <w:rPr>
          <w:rFonts w:ascii="Times New Roman" w:hAnsi="Times New Roman"/>
          <w:sz w:val="24"/>
          <w:szCs w:val="24"/>
        </w:rPr>
        <w:fldChar w:fldCharType="end"/>
      </w:r>
      <w:bookmarkEnd w:id="464"/>
      <w:r w:rsidRPr="00EA2957">
        <w:rPr>
          <w:rFonts w:ascii="Times New Roman" w:hAnsi="Times New Roman"/>
          <w:sz w:val="24"/>
          <w:szCs w:val="24"/>
        </w:rPr>
        <w:t xml:space="preserve">. </w:t>
      </w:r>
      <w:r w:rsidR="00A75A96" w:rsidRPr="00A75A96">
        <w:rPr>
          <w:rFonts w:ascii="Times New Roman" w:hAnsi="Times New Roman"/>
          <w:sz w:val="24"/>
          <w:szCs w:val="24"/>
        </w:rPr>
        <w:t xml:space="preserve">Commented template of the main input file of </w:t>
      </w: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w:t>
      </w:r>
    </w:p>
    <w:p w:rsidR="00654BFB" w:rsidRPr="00A75A96" w:rsidRDefault="00654BFB" w:rsidP="00654BFB">
      <w:pPr>
        <w:spacing w:after="0" w:line="240" w:lineRule="auto"/>
        <w:jc w:val="center"/>
        <w:rPr>
          <w:rFonts w:ascii="Times New Roman" w:hAnsi="Times New Roman"/>
          <w:sz w:val="24"/>
          <w:szCs w:val="24"/>
        </w:rPr>
      </w:pPr>
    </w:p>
    <w:p w:rsidR="000F061E" w:rsidRPr="00062990" w:rsidRDefault="000F061E" w:rsidP="00062990">
      <w:pPr>
        <w:pStyle w:val="Amicarellititle2"/>
        <w:rPr>
          <w:lang w:val="it-IT"/>
        </w:rPr>
      </w:pPr>
      <w:bookmarkStart w:id="465" w:name="_Ref521064938"/>
      <w:bookmarkStart w:id="466" w:name="_Toc42155329"/>
      <w:bookmarkStart w:id="467" w:name="_Toc447794704"/>
      <w:bookmarkStart w:id="468" w:name="_Toc447794783"/>
      <w:bookmarkStart w:id="469" w:name="_Toc447794868"/>
      <w:bookmarkStart w:id="470" w:name="_Toc447794950"/>
      <w:bookmarkStart w:id="471" w:name="_Toc447795353"/>
      <w:bookmarkStart w:id="472" w:name="_Toc447795460"/>
      <w:bookmarkStart w:id="473" w:name="_Toc441248326"/>
      <w:bookmarkStart w:id="474" w:name="_Toc447005716"/>
      <w:bookmarkStart w:id="475" w:name="_Toc447794703"/>
      <w:bookmarkStart w:id="476" w:name="_Toc447794782"/>
      <w:bookmarkStart w:id="477" w:name="_Toc447794867"/>
      <w:bookmarkStart w:id="478" w:name="_Toc447794949"/>
      <w:bookmarkStart w:id="479" w:name="_Toc447795352"/>
      <w:bookmarkStart w:id="480" w:name="_Toc447795459"/>
      <w:r w:rsidRPr="00062990">
        <w:rPr>
          <w:lang w:val="it-IT"/>
        </w:rPr>
        <w:t>Tutorials</w:t>
      </w:r>
      <w:bookmarkEnd w:id="465"/>
      <w:bookmarkEnd w:id="466"/>
    </w:p>
    <w:p w:rsidR="008D1256" w:rsidRDefault="00062990" w:rsidP="008D1256">
      <w:pPr>
        <w:spacing w:after="0" w:line="240" w:lineRule="auto"/>
        <w:jc w:val="both"/>
        <w:rPr>
          <w:rFonts w:ascii="Times New Roman" w:hAnsi="Times New Roman"/>
          <w:sz w:val="24"/>
          <w:szCs w:val="24"/>
        </w:rPr>
      </w:pP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 xml:space="preserve"> is validated on </w:t>
      </w:r>
      <w:r w:rsidR="00E47D3F">
        <w:rPr>
          <w:rFonts w:ascii="Times New Roman" w:hAnsi="Times New Roman"/>
          <w:sz w:val="24"/>
          <w:szCs w:val="24"/>
        </w:rPr>
        <w:t>3</w:t>
      </w:r>
      <w:r w:rsidRPr="00A75A96">
        <w:rPr>
          <w:rFonts w:ascii="Times New Roman" w:hAnsi="Times New Roman"/>
          <w:sz w:val="24"/>
          <w:szCs w:val="24"/>
        </w:rPr>
        <w:t>4 test cases (</w:t>
      </w:r>
      <w:r w:rsidR="00E47D3F">
        <w:rPr>
          <w:rFonts w:ascii="Times New Roman" w:hAnsi="Times New Roman"/>
          <w:sz w:val="24"/>
          <w:szCs w:val="24"/>
        </w:rPr>
        <w:t>following sub-sections), each one having possible variants</w:t>
      </w:r>
      <w:r>
        <w:rPr>
          <w:rFonts w:ascii="Times New Roman" w:hAnsi="Times New Roman"/>
          <w:sz w:val="24"/>
          <w:szCs w:val="24"/>
        </w:rPr>
        <w:t xml:space="preserve">. Some of </w:t>
      </w:r>
      <w:r w:rsidR="00E47D3F">
        <w:rPr>
          <w:rFonts w:ascii="Times New Roman" w:hAnsi="Times New Roman"/>
          <w:sz w:val="24"/>
          <w:szCs w:val="24"/>
        </w:rPr>
        <w:t xml:space="preserve">the tutorials </w:t>
      </w:r>
      <w:r>
        <w:rPr>
          <w:rFonts w:ascii="Times New Roman" w:hAnsi="Times New Roman"/>
          <w:sz w:val="24"/>
          <w:szCs w:val="24"/>
        </w:rPr>
        <w:t>are published on International Journals and were also carried out with previous versions of the code. Other minor test cases only repre</w:t>
      </w:r>
      <w:r w:rsidR="00E47D3F">
        <w:rPr>
          <w:rFonts w:ascii="Times New Roman" w:hAnsi="Times New Roman"/>
          <w:sz w:val="24"/>
          <w:szCs w:val="24"/>
        </w:rPr>
        <w:t>sent very simple configurations</w:t>
      </w:r>
      <w:r w:rsidRPr="00A75A96">
        <w:rPr>
          <w:rFonts w:ascii="Times New Roman" w:hAnsi="Times New Roman"/>
          <w:sz w:val="24"/>
          <w:szCs w:val="24"/>
        </w:rPr>
        <w:t>.</w:t>
      </w:r>
    </w:p>
    <w:p w:rsidR="00CE765D" w:rsidRPr="00062990" w:rsidRDefault="009A5565" w:rsidP="00062990">
      <w:pPr>
        <w:pStyle w:val="Amicarellititle3"/>
        <w:rPr>
          <w:lang w:val="en-GB"/>
        </w:rPr>
      </w:pPr>
      <w:bookmarkStart w:id="481" w:name="_Toc42155330"/>
      <w:r w:rsidRPr="00062990">
        <w:rPr>
          <w:lang w:val="en-GB"/>
        </w:rPr>
        <w:t>“</w:t>
      </w:r>
      <w:r w:rsidR="00CE765D" w:rsidRPr="00062990">
        <w:rPr>
          <w:lang w:val="en-GB"/>
        </w:rPr>
        <w:t>body</w:t>
      </w:r>
      <w:r w:rsidR="00E767A3" w:rsidRPr="00062990">
        <w:rPr>
          <w:lang w:val="en-GB"/>
        </w:rPr>
        <w:t>_</w:t>
      </w:r>
      <w:r w:rsidR="00CE765D" w:rsidRPr="00062990">
        <w:rPr>
          <w:lang w:val="en-GB"/>
        </w:rPr>
        <w:t>body_impacts</w:t>
      </w:r>
      <w:r w:rsidRPr="00062990">
        <w:rPr>
          <w:lang w:val="en-GB"/>
        </w:rPr>
        <w:t>”</w:t>
      </w:r>
      <w:bookmarkEnd w:id="481"/>
    </w:p>
    <w:p w:rsidR="00990D3E" w:rsidRDefault="0041226A" w:rsidP="00EF34D0">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w:t>
      </w:r>
      <w:r w:rsidR="008368DF">
        <w:rPr>
          <w:rFonts w:ascii="Times New Roman" w:hAnsi="Times New Roman"/>
          <w:sz w:val="24"/>
          <w:szCs w:val="24"/>
        </w:rPr>
        <w:t xml:space="preserve"> in case the published version is unavailable</w:t>
      </w:r>
      <w:r>
        <w:rPr>
          <w:rFonts w:ascii="Times New Roman" w:hAnsi="Times New Roman"/>
          <w:sz w:val="24"/>
          <w:szCs w:val="24"/>
        </w:rPr>
        <w:t>.</w:t>
      </w:r>
    </w:p>
    <w:p w:rsidR="000F061E" w:rsidRPr="00062990" w:rsidRDefault="006A2D32" w:rsidP="00062990">
      <w:pPr>
        <w:pStyle w:val="Amicarellititle3"/>
        <w:rPr>
          <w:lang w:val="en-GB"/>
        </w:rPr>
      </w:pPr>
      <w:r w:rsidRPr="00062990">
        <w:rPr>
          <w:lang w:val="en-GB"/>
        </w:rPr>
        <w:t xml:space="preserve"> </w:t>
      </w:r>
      <w:bookmarkStart w:id="482" w:name="_Toc42155331"/>
      <w:r w:rsidR="009A5565" w:rsidRPr="00062990">
        <w:rPr>
          <w:lang w:val="en-GB"/>
        </w:rPr>
        <w:t>“</w:t>
      </w:r>
      <w:r w:rsidR="00E767A3" w:rsidRPr="00062990">
        <w:rPr>
          <w:lang w:val="en-GB"/>
        </w:rPr>
        <w:t>body_</w:t>
      </w:r>
      <w:r w:rsidR="000F061E" w:rsidRPr="00062990">
        <w:rPr>
          <w:lang w:val="en-GB"/>
        </w:rPr>
        <w:t>boundary_impact</w:t>
      </w:r>
      <w:r w:rsidR="00CE765D" w:rsidRPr="00062990">
        <w:rPr>
          <w:lang w:val="en-GB"/>
        </w:rPr>
        <w:t>s</w:t>
      </w:r>
      <w:r w:rsidR="009A5565" w:rsidRPr="00062990">
        <w:rPr>
          <w:lang w:val="en-GB"/>
        </w:rPr>
        <w:t>”</w:t>
      </w:r>
      <w:bookmarkEnd w:id="482"/>
    </w:p>
    <w:p w:rsidR="006A2D32" w:rsidRDefault="0001284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BF5938" w:rsidP="00062990">
      <w:pPr>
        <w:pStyle w:val="Amicarellititle3"/>
        <w:rPr>
          <w:lang w:val="en-GB"/>
        </w:rPr>
      </w:pPr>
      <w:r w:rsidRPr="00062990">
        <w:rPr>
          <w:lang w:val="en-GB"/>
        </w:rPr>
        <w:t xml:space="preserve"> </w:t>
      </w:r>
      <w:bookmarkStart w:id="483" w:name="_Toc42155332"/>
      <w:r w:rsidR="009A5565" w:rsidRPr="00062990">
        <w:rPr>
          <w:lang w:val="en-GB"/>
        </w:rPr>
        <w:t>“</w:t>
      </w:r>
      <w:r w:rsidR="00B17B54" w:rsidRPr="00062990">
        <w:rPr>
          <w:lang w:val="en-GB"/>
        </w:rPr>
        <w:t>dam_breach_ICOLD</w:t>
      </w:r>
      <w:r w:rsidR="00E767A3" w:rsidRPr="00062990">
        <w:rPr>
          <w:lang w:val="en-GB"/>
        </w:rPr>
        <w:t>_trunks</w:t>
      </w:r>
      <w:r w:rsidR="009A5565" w:rsidRPr="00062990">
        <w:rPr>
          <w:lang w:val="en-GB"/>
        </w:rPr>
        <w:t>”</w:t>
      </w:r>
      <w:bookmarkEnd w:id="483"/>
    </w:p>
    <w:p w:rsidR="00746725" w:rsidRDefault="00746725" w:rsidP="00746725">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w:t>
      </w:r>
      <w:r w:rsidR="00C46DDB">
        <w:rPr>
          <w:rFonts w:ascii="Times New Roman" w:hAnsi="Times New Roman"/>
          <w:sz w:val="24"/>
          <w:szCs w:val="24"/>
        </w:rPr>
        <w:t>4</w:t>
      </w:r>
      <w:r>
        <w:rPr>
          <w:rFonts w:ascii="Times New Roman" w:hAnsi="Times New Roman"/>
          <w:sz w:val="24"/>
          <w:szCs w:val="24"/>
        </w:rPr>
        <w:t>, SPHERIC)</w:t>
      </w:r>
      <w:r w:rsidR="00C46DDB">
        <w:rPr>
          <w:rFonts w:ascii="Times New Roman" w:hAnsi="Times New Roman"/>
          <w:sz w:val="24"/>
          <w:szCs w:val="24"/>
        </w:rPr>
        <w:t xml:space="preserve"> and Amicarelli &amp; Agate (2015, SPHERIC)</w:t>
      </w:r>
      <w:r>
        <w:rPr>
          <w:rFonts w:ascii="Times New Roman" w:hAnsi="Times New Roman"/>
          <w:sz w:val="24"/>
          <w:szCs w:val="24"/>
        </w:rPr>
        <w:t>. Here, the tutorial is represented by means of the mixture model for dense granular flows of Amicarelli et al. (2017).</w:t>
      </w:r>
    </w:p>
    <w:p w:rsidR="00CE765D" w:rsidRPr="00062990" w:rsidRDefault="009A5565" w:rsidP="00062990">
      <w:pPr>
        <w:pStyle w:val="Amicarellititle3"/>
        <w:rPr>
          <w:lang w:val="en-GB"/>
        </w:rPr>
      </w:pPr>
      <w:bookmarkStart w:id="484" w:name="_Toc42155333"/>
      <w:r w:rsidRPr="00062990">
        <w:rPr>
          <w:lang w:val="en-GB"/>
        </w:rPr>
        <w:t>“</w:t>
      </w:r>
      <w:r w:rsidR="00CE765D" w:rsidRPr="00062990">
        <w:rPr>
          <w:lang w:val="en-GB"/>
        </w:rPr>
        <w:t>db_2bodies</w:t>
      </w:r>
      <w:r w:rsidR="00E47D3F">
        <w:rPr>
          <w:lang w:val="en-GB"/>
        </w:rPr>
        <w:t>”</w:t>
      </w:r>
      <w:bookmarkEnd w:id="484"/>
    </w:p>
    <w:p w:rsidR="006A2D32" w:rsidRPr="000F061E" w:rsidRDefault="00926A70"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062990" w:rsidRDefault="009A5565" w:rsidP="00062990">
      <w:pPr>
        <w:pStyle w:val="Amicarellititle3"/>
        <w:rPr>
          <w:lang w:val="en-GB"/>
        </w:rPr>
      </w:pPr>
      <w:bookmarkStart w:id="485" w:name="_Toc42155334"/>
      <w:r w:rsidRPr="00062990">
        <w:rPr>
          <w:lang w:val="en-GB"/>
        </w:rPr>
        <w:lastRenderedPageBreak/>
        <w:t>“</w:t>
      </w:r>
      <w:r w:rsidR="00CE765D" w:rsidRPr="00062990">
        <w:rPr>
          <w:lang w:val="en-GB"/>
        </w:rPr>
        <w:t>db_2D_demo</w:t>
      </w:r>
      <w:r w:rsidRPr="00062990">
        <w:rPr>
          <w:lang w:val="en-GB"/>
        </w:rPr>
        <w:t>”</w:t>
      </w:r>
      <w:bookmarkEnd w:id="485"/>
    </w:p>
    <w:p w:rsidR="006A2D32" w:rsidRDefault="003417C5" w:rsidP="006A2D32">
      <w:pPr>
        <w:spacing w:after="0" w:line="240" w:lineRule="auto"/>
        <w:jc w:val="both"/>
        <w:rPr>
          <w:rFonts w:ascii="Times New Roman" w:hAnsi="Times New Roman"/>
          <w:sz w:val="24"/>
          <w:szCs w:val="24"/>
        </w:rPr>
      </w:pPr>
      <w:r>
        <w:rPr>
          <w:rFonts w:ascii="Times New Roman" w:hAnsi="Times New Roman"/>
          <w:sz w:val="24"/>
          <w:szCs w:val="24"/>
        </w:rPr>
        <w:t>This is a very simple and very fast tutorial representing a 2D dam break (over a flat bottom) at a rough spatial resolution</w:t>
      </w:r>
      <w:r w:rsidR="003A762D">
        <w:rPr>
          <w:rFonts w:ascii="Times New Roman" w:hAnsi="Times New Roman"/>
          <w:sz w:val="24"/>
          <w:szCs w:val="24"/>
        </w:rPr>
        <w:t>.</w:t>
      </w:r>
      <w:r>
        <w:rPr>
          <w:rFonts w:ascii="Times New Roman" w:hAnsi="Times New Roman"/>
          <w:sz w:val="24"/>
          <w:szCs w:val="24"/>
        </w:rPr>
        <w:t xml:space="preserve"> Amicarelli et al. (2013</w:t>
      </w:r>
      <w:r w:rsidR="000A3717">
        <w:rPr>
          <w:rFonts w:ascii="Times New Roman" w:hAnsi="Times New Roman"/>
          <w:sz w:val="24"/>
          <w:szCs w:val="24"/>
        </w:rPr>
        <w:t>, RdS</w:t>
      </w:r>
      <w:r>
        <w:rPr>
          <w:rFonts w:ascii="Times New Roman" w:hAnsi="Times New Roman"/>
          <w:sz w:val="24"/>
          <w:szCs w:val="24"/>
        </w:rPr>
        <w:t>) completely describes this test case.</w:t>
      </w:r>
      <w:r w:rsidR="000A3717">
        <w:rPr>
          <w:rFonts w:ascii="Times New Roman" w:hAnsi="Times New Roman"/>
          <w:sz w:val="24"/>
          <w:szCs w:val="24"/>
        </w:rPr>
        <w:t xml:space="preserve"> This project report is Open-Access and also includes a synthetic English version.</w:t>
      </w:r>
    </w:p>
    <w:p w:rsidR="009A5565" w:rsidRPr="00062990" w:rsidRDefault="009A5565" w:rsidP="00062990">
      <w:pPr>
        <w:pStyle w:val="Amicarellititle3"/>
        <w:rPr>
          <w:lang w:val="en-GB"/>
        </w:rPr>
      </w:pPr>
      <w:bookmarkStart w:id="486" w:name="_Toc42155335"/>
      <w:r w:rsidRPr="00062990">
        <w:rPr>
          <w:lang w:val="en-GB"/>
        </w:rPr>
        <w:t>“db_Alpe_Gera”</w:t>
      </w:r>
      <w:bookmarkEnd w:id="486"/>
    </w:p>
    <w:p w:rsidR="006A2D32" w:rsidRDefault="00AE1939"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&amp; Agate (2017). This project report is Open-Access and also includes a synthetic English version.</w:t>
      </w:r>
    </w:p>
    <w:p w:rsidR="009A5565" w:rsidRPr="00062990" w:rsidRDefault="009A5565" w:rsidP="00062990">
      <w:pPr>
        <w:pStyle w:val="Amicarellititle3"/>
        <w:rPr>
          <w:lang w:val="en-GB"/>
        </w:rPr>
      </w:pPr>
      <w:bookmarkStart w:id="487" w:name="_Toc42155336"/>
      <w:r w:rsidRPr="00062990">
        <w:rPr>
          <w:lang w:val="en-GB"/>
        </w:rPr>
        <w:t>“db_Alpe_Gera_Lanzada_substations”</w:t>
      </w:r>
      <w:bookmarkEnd w:id="487"/>
    </w:p>
    <w:p w:rsidR="006A2D32" w:rsidRDefault="00E31395"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(2018). This project report is Open-Access and also includes a synthetic English version.</w:t>
      </w:r>
    </w:p>
    <w:p w:rsidR="00CE765D" w:rsidRPr="00062990" w:rsidRDefault="009A5565" w:rsidP="00062990">
      <w:pPr>
        <w:pStyle w:val="Amicarellititle3"/>
        <w:rPr>
          <w:lang w:val="en-GB"/>
        </w:rPr>
      </w:pPr>
      <w:bookmarkStart w:id="488" w:name="_Toc42155337"/>
      <w:r w:rsidRPr="00062990">
        <w:rPr>
          <w:lang w:val="en-GB"/>
        </w:rPr>
        <w:t>“</w:t>
      </w:r>
      <w:r w:rsidR="00CE765D" w:rsidRPr="00062990">
        <w:rPr>
          <w:lang w:val="en-GB"/>
        </w:rPr>
        <w:t>db_body_exp_UniBas</w:t>
      </w:r>
      <w:r w:rsidRPr="00062990">
        <w:rPr>
          <w:lang w:val="en-GB"/>
        </w:rPr>
        <w:t>”</w:t>
      </w:r>
      <w:bookmarkEnd w:id="488"/>
    </w:p>
    <w:p w:rsidR="006A2D32" w:rsidRPr="000F061E" w:rsidRDefault="006714E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9A5565" w:rsidP="00062990">
      <w:pPr>
        <w:pStyle w:val="Amicarellititle3"/>
        <w:rPr>
          <w:lang w:val="en-GB"/>
        </w:rPr>
      </w:pPr>
      <w:bookmarkStart w:id="489" w:name="_Toc42155338"/>
      <w:r w:rsidRPr="00062990">
        <w:rPr>
          <w:lang w:val="en-GB"/>
        </w:rPr>
        <w:t>“</w:t>
      </w:r>
      <w:r w:rsidR="00B17B54" w:rsidRPr="00062990">
        <w:rPr>
          <w:lang w:val="en-GB"/>
        </w:rPr>
        <w:t>db_ICOLD</w:t>
      </w:r>
      <w:r w:rsidRPr="00062990">
        <w:rPr>
          <w:lang w:val="en-GB"/>
        </w:rPr>
        <w:t>”</w:t>
      </w:r>
      <w:bookmarkEnd w:id="489"/>
    </w:p>
    <w:p w:rsidR="006A2D32" w:rsidRDefault="00C46DDB"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described in Amicarelli &amp; Agate (2014, SPHERIC). </w:t>
      </w:r>
    </w:p>
    <w:p w:rsidR="009A5565" w:rsidRPr="00062990" w:rsidRDefault="009A5565" w:rsidP="00062990">
      <w:pPr>
        <w:pStyle w:val="Amicarellititle3"/>
        <w:rPr>
          <w:lang w:val="en-GB"/>
        </w:rPr>
      </w:pPr>
      <w:bookmarkStart w:id="490" w:name="_Toc42155339"/>
      <w:r w:rsidRPr="00062990">
        <w:rPr>
          <w:lang w:val="en-GB"/>
        </w:rPr>
        <w:t>“</w:t>
      </w:r>
      <w:r w:rsidR="00CE765D" w:rsidRPr="00062990">
        <w:rPr>
          <w:lang w:val="en-GB"/>
        </w:rPr>
        <w:t>db</w:t>
      </w:r>
      <w:r w:rsidR="00E767A3" w:rsidRPr="00062990">
        <w:rPr>
          <w:lang w:val="en-GB"/>
        </w:rPr>
        <w:t>_multi_</w:t>
      </w:r>
      <w:r w:rsidR="00CE765D" w:rsidRPr="00062990">
        <w:rPr>
          <w:lang w:val="en-GB"/>
        </w:rPr>
        <w:t>body</w:t>
      </w:r>
      <w:r w:rsidRPr="00062990">
        <w:rPr>
          <w:lang w:val="en-GB"/>
        </w:rPr>
        <w:t>”</w:t>
      </w:r>
      <w:bookmarkEnd w:id="490"/>
    </w:p>
    <w:p w:rsidR="00117C1F" w:rsidRPr="00117C1F" w:rsidRDefault="00117C1F" w:rsidP="00117C1F">
      <w:pPr>
        <w:spacing w:after="0" w:line="240" w:lineRule="auto"/>
        <w:jc w:val="both"/>
        <w:rPr>
          <w:rFonts w:ascii="Times New Roman" w:hAnsi="Times New Roman"/>
          <w:sz w:val="24"/>
          <w:szCs w:val="24"/>
        </w:rPr>
      </w:pPr>
      <w:r w:rsidRPr="00117C1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062990" w:rsidRDefault="009A5565" w:rsidP="00062990">
      <w:pPr>
        <w:pStyle w:val="Amicarellititle3"/>
        <w:rPr>
          <w:lang w:val="en-GB"/>
        </w:rPr>
      </w:pPr>
      <w:bookmarkStart w:id="491" w:name="_Toc42155340"/>
      <w:r w:rsidRPr="00062990">
        <w:rPr>
          <w:lang w:val="en-GB"/>
        </w:rPr>
        <w:t>“</w:t>
      </w:r>
      <w:r w:rsidR="00CE765D" w:rsidRPr="00062990">
        <w:rPr>
          <w:lang w:val="en-GB"/>
        </w:rPr>
        <w:t>db_squat_obstacle</w:t>
      </w:r>
      <w:r w:rsidRPr="00062990">
        <w:rPr>
          <w:lang w:val="en-GB"/>
        </w:rPr>
        <w:t>”</w:t>
      </w:r>
      <w:bookmarkEnd w:id="491"/>
    </w:p>
    <w:p w:rsidR="003729EF" w:rsidRPr="003729EF" w:rsidRDefault="003729EF" w:rsidP="003729EF">
      <w:pPr>
        <w:spacing w:after="0" w:line="240" w:lineRule="auto"/>
        <w:jc w:val="both"/>
        <w:rPr>
          <w:rFonts w:ascii="Times New Roman" w:hAnsi="Times New Roman"/>
          <w:sz w:val="24"/>
          <w:szCs w:val="24"/>
        </w:rPr>
      </w:pPr>
      <w:r w:rsidRPr="003729EF">
        <w:rPr>
          <w:rFonts w:ascii="Times New Roman" w:hAnsi="Times New Roman"/>
          <w:sz w:val="24"/>
          <w:szCs w:val="24"/>
        </w:rPr>
        <w:t>This tutorial is described in Amicarelli et al. (201</w:t>
      </w:r>
      <w:r>
        <w:rPr>
          <w:rFonts w:ascii="Times New Roman" w:hAnsi="Times New Roman"/>
          <w:sz w:val="24"/>
          <w:szCs w:val="24"/>
        </w:rPr>
        <w:t>3</w:t>
      </w:r>
      <w:r w:rsidRPr="003729EF">
        <w:rPr>
          <w:rFonts w:ascii="Times New Roman" w:hAnsi="Times New Roman"/>
          <w:sz w:val="24"/>
          <w:szCs w:val="24"/>
        </w:rPr>
        <w:t>). The paper version available on ResearchGate might help in case the published version is unavailable.</w:t>
      </w:r>
      <w:r>
        <w:rPr>
          <w:rFonts w:ascii="Times New Roman" w:hAnsi="Times New Roman"/>
          <w:sz w:val="24"/>
          <w:szCs w:val="24"/>
        </w:rPr>
        <w:t xml:space="preserve"> Here, the surface mesh is generated by SnappyHexMesh (2018) and SPHERA source code improvements for the DB-SPH treatment (Amicarelli et al., 2015, SPHERIC) apply.</w:t>
      </w:r>
    </w:p>
    <w:p w:rsidR="009A5565" w:rsidRPr="00062990" w:rsidRDefault="009A5565" w:rsidP="00062990">
      <w:pPr>
        <w:pStyle w:val="Amicarellititle3"/>
        <w:rPr>
          <w:lang w:val="en-GB"/>
        </w:rPr>
      </w:pPr>
      <w:bookmarkStart w:id="492" w:name="_Toc42155341"/>
      <w:r w:rsidRPr="00062990">
        <w:rPr>
          <w:lang w:val="en-GB"/>
        </w:rPr>
        <w:t>“d</w:t>
      </w:r>
      <w:r w:rsidR="00CE765D" w:rsidRPr="00062990">
        <w:rPr>
          <w:lang w:val="en-GB"/>
        </w:rPr>
        <w:t>b_tall_obstacle</w:t>
      </w:r>
      <w:r w:rsidRPr="00062990">
        <w:rPr>
          <w:lang w:val="en-GB"/>
        </w:rPr>
        <w:t>”</w:t>
      </w:r>
      <w:bookmarkEnd w:id="492"/>
    </w:p>
    <w:p w:rsidR="0058735B" w:rsidRPr="0058735B" w:rsidRDefault="0058735B" w:rsidP="0058735B">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493" w:name="_Toc42155342"/>
      <w:r w:rsidRPr="00062990">
        <w:rPr>
          <w:lang w:val="en-GB"/>
        </w:rPr>
        <w:t>“</w:t>
      </w:r>
      <w:r w:rsidR="00CE765D" w:rsidRPr="00062990">
        <w:rPr>
          <w:lang w:val="en-GB"/>
        </w:rPr>
        <w:t>dike_breach_2D_expSchHag12JHR_ID22</w:t>
      </w:r>
      <w:r w:rsidRPr="00062990">
        <w:rPr>
          <w:lang w:val="en-GB"/>
        </w:rPr>
        <w:t>”</w:t>
      </w:r>
      <w:bookmarkEnd w:id="493"/>
    </w:p>
    <w:p w:rsidR="00DD5B1F" w:rsidRPr="00DD5B1F" w:rsidRDefault="00DD5B1F" w:rsidP="00DD5B1F">
      <w:pPr>
        <w:spacing w:after="0" w:line="240" w:lineRule="auto"/>
        <w:jc w:val="both"/>
        <w:rPr>
          <w:rFonts w:ascii="Times New Roman" w:hAnsi="Times New Roman"/>
          <w:sz w:val="24"/>
          <w:szCs w:val="24"/>
        </w:rPr>
      </w:pPr>
      <w:r w:rsidRPr="00DD5B1F">
        <w:rPr>
          <w:rFonts w:ascii="Times New Roman" w:hAnsi="Times New Roman"/>
          <w:sz w:val="24"/>
          <w:szCs w:val="24"/>
        </w:rPr>
        <w:t>This tutorial is completely described in Amicarelli &amp; Agate (2017</w:t>
      </w:r>
      <w:r>
        <w:rPr>
          <w:rFonts w:ascii="Times New Roman" w:hAnsi="Times New Roman"/>
          <w:sz w:val="24"/>
          <w:szCs w:val="24"/>
        </w:rPr>
        <w:t>, RdS</w:t>
      </w:r>
      <w:r w:rsidRPr="00DD5B1F">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494" w:name="_Toc42155343"/>
      <w:r w:rsidRPr="00062990">
        <w:rPr>
          <w:lang w:val="en-GB"/>
        </w:rPr>
        <w:t>“</w:t>
      </w:r>
      <w:r w:rsidR="00CE765D" w:rsidRPr="00062990">
        <w:rPr>
          <w:lang w:val="en-GB"/>
        </w:rPr>
        <w:t>edb_2D_demo</w:t>
      </w:r>
      <w:r w:rsidRPr="00062990">
        <w:rPr>
          <w:lang w:val="en-GB"/>
        </w:rPr>
        <w:t>”</w:t>
      </w:r>
      <w:bookmarkEnd w:id="494"/>
    </w:p>
    <w:p w:rsidR="003417C5" w:rsidRDefault="003417C5" w:rsidP="003417C5">
      <w:pPr>
        <w:spacing w:after="0" w:line="240" w:lineRule="auto"/>
        <w:jc w:val="both"/>
        <w:rPr>
          <w:rFonts w:ascii="Times New Roman" w:hAnsi="Times New Roman"/>
          <w:sz w:val="24"/>
          <w:szCs w:val="24"/>
        </w:rPr>
      </w:pPr>
      <w:r>
        <w:rPr>
          <w:rFonts w:ascii="Times New Roman" w:hAnsi="Times New Roman"/>
          <w:sz w:val="24"/>
          <w:szCs w:val="24"/>
        </w:rPr>
        <w:t>This tutorial of SPHERA v.</w:t>
      </w:r>
      <w:r w:rsidR="00C54D72">
        <w:rPr>
          <w:rFonts w:ascii="Times New Roman" w:hAnsi="Times New Roman"/>
          <w:sz w:val="24"/>
          <w:szCs w:val="24"/>
        </w:rPr>
        <w:t>9.0.0</w:t>
      </w:r>
      <w:r>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062990" w:rsidRDefault="009A5565" w:rsidP="00062990">
      <w:pPr>
        <w:pStyle w:val="Amicarellititle3"/>
        <w:rPr>
          <w:lang w:val="en-GB"/>
        </w:rPr>
      </w:pPr>
      <w:bookmarkStart w:id="495" w:name="_Toc42155344"/>
      <w:r w:rsidRPr="00062990">
        <w:rPr>
          <w:lang w:val="en-GB"/>
        </w:rPr>
        <w:t>“</w:t>
      </w:r>
      <w:r w:rsidR="00CE765D" w:rsidRPr="00062990">
        <w:rPr>
          <w:lang w:val="en-GB"/>
        </w:rPr>
        <w:t>edb_2D_FraCap02</w:t>
      </w:r>
      <w:r w:rsidRPr="00062990">
        <w:rPr>
          <w:lang w:val="en-GB"/>
        </w:rPr>
        <w:t>”</w:t>
      </w:r>
      <w:bookmarkEnd w:id="495"/>
    </w:p>
    <w:p w:rsidR="006A2D32" w:rsidRDefault="000445EB" w:rsidP="006A2D32">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w:t>
      </w:r>
      <w:r>
        <w:rPr>
          <w:rFonts w:ascii="Times New Roman" w:hAnsi="Times New Roman"/>
          <w:sz w:val="24"/>
          <w:szCs w:val="24"/>
        </w:rPr>
        <w:t>7</w:t>
      </w:r>
      <w:r w:rsidRPr="0058735B">
        <w:rPr>
          <w:rFonts w:ascii="Times New Roman" w:hAnsi="Times New Roman"/>
          <w:sz w:val="24"/>
          <w:szCs w:val="24"/>
        </w:rPr>
        <w:t>). The paper version available on ResearchGate might help in case the published version is unavailable.</w:t>
      </w:r>
    </w:p>
    <w:p w:rsidR="00CE765D" w:rsidRPr="00062990" w:rsidRDefault="009A5565" w:rsidP="00062990">
      <w:pPr>
        <w:pStyle w:val="Amicarellititle3"/>
        <w:rPr>
          <w:lang w:val="en-GB"/>
        </w:rPr>
      </w:pPr>
      <w:bookmarkStart w:id="496" w:name="_Toc42155345"/>
      <w:r w:rsidRPr="00062990">
        <w:rPr>
          <w:lang w:val="en-GB"/>
        </w:rPr>
        <w:t>“</w:t>
      </w:r>
      <w:r w:rsidR="00CE765D" w:rsidRPr="00062990">
        <w:rPr>
          <w:lang w:val="en-GB"/>
        </w:rPr>
        <w:t>edb_2D_FraCap02_Taipei</w:t>
      </w:r>
      <w:r w:rsidRPr="00062990">
        <w:rPr>
          <w:lang w:val="en-GB"/>
        </w:rPr>
        <w:t>”</w:t>
      </w:r>
      <w:bookmarkEnd w:id="496"/>
    </w:p>
    <w:p w:rsidR="001C0899" w:rsidRPr="001C0899" w:rsidRDefault="001C0899" w:rsidP="001C0899">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497" w:name="_Toc42155346"/>
      <w:r w:rsidRPr="00062990">
        <w:rPr>
          <w:lang w:val="en-GB"/>
        </w:rPr>
        <w:t>“</w:t>
      </w:r>
      <w:r w:rsidR="00CE765D" w:rsidRPr="00062990">
        <w:rPr>
          <w:lang w:val="en-GB"/>
        </w:rPr>
        <w:t>edb_2D_Spi05</w:t>
      </w:r>
      <w:r w:rsidRPr="00062990">
        <w:rPr>
          <w:lang w:val="en-GB"/>
        </w:rPr>
        <w:t>”</w:t>
      </w:r>
      <w:bookmarkEnd w:id="497"/>
    </w:p>
    <w:p w:rsidR="006A2D32" w:rsidRDefault="0071359B" w:rsidP="006A2D32">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498" w:name="_Toc42155347"/>
      <w:r w:rsidRPr="00062990">
        <w:rPr>
          <w:lang w:val="en-GB"/>
        </w:rPr>
        <w:t>“</w:t>
      </w:r>
      <w:r w:rsidR="00CE765D" w:rsidRPr="00062990">
        <w:rPr>
          <w:lang w:val="en-GB"/>
        </w:rPr>
        <w:t>edb_ICOLD</w:t>
      </w:r>
      <w:r w:rsidRPr="00062990">
        <w:rPr>
          <w:lang w:val="en-GB"/>
        </w:rPr>
        <w:t>”</w:t>
      </w:r>
      <w:bookmarkEnd w:id="498"/>
    </w:p>
    <w:p w:rsidR="00333264" w:rsidRPr="00333264" w:rsidRDefault="00333264" w:rsidP="00333264">
      <w:pPr>
        <w:spacing w:after="0" w:line="240" w:lineRule="auto"/>
        <w:jc w:val="both"/>
        <w:rPr>
          <w:rFonts w:ascii="Times New Roman" w:hAnsi="Times New Roman"/>
          <w:sz w:val="24"/>
          <w:szCs w:val="24"/>
        </w:rPr>
      </w:pPr>
      <w:r w:rsidRPr="00333264">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499" w:name="_Toc42155348"/>
      <w:r w:rsidRPr="00062990">
        <w:rPr>
          <w:lang w:val="en-GB"/>
        </w:rPr>
        <w:t>“</w:t>
      </w:r>
      <w:r w:rsidR="00CE765D" w:rsidRPr="00062990">
        <w:rPr>
          <w:lang w:val="en-GB"/>
        </w:rPr>
        <w:t>edb_KarlSand</w:t>
      </w:r>
      <w:r w:rsidRPr="00062990">
        <w:rPr>
          <w:lang w:val="en-GB"/>
        </w:rPr>
        <w:t>”</w:t>
      </w:r>
      <w:bookmarkEnd w:id="499"/>
    </w:p>
    <w:p w:rsidR="004634DA" w:rsidRPr="004634DA" w:rsidRDefault="004634DA" w:rsidP="004634DA">
      <w:pPr>
        <w:spacing w:after="0" w:line="240" w:lineRule="auto"/>
        <w:jc w:val="both"/>
        <w:rPr>
          <w:rFonts w:ascii="Times New Roman" w:hAnsi="Times New Roman"/>
          <w:sz w:val="24"/>
          <w:szCs w:val="24"/>
        </w:rPr>
      </w:pPr>
      <w:r w:rsidRPr="004634DA">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00" w:name="_Toc42155349"/>
      <w:r w:rsidRPr="00062990">
        <w:rPr>
          <w:lang w:val="en-GB"/>
        </w:rPr>
        <w:t>“</w:t>
      </w:r>
      <w:r w:rsidR="00CE765D" w:rsidRPr="00062990">
        <w:rPr>
          <w:lang w:val="en-GB"/>
        </w:rPr>
        <w:t>edb_Pon10</w:t>
      </w:r>
      <w:r w:rsidRPr="00062990">
        <w:rPr>
          <w:lang w:val="en-GB"/>
        </w:rPr>
        <w:t>”</w:t>
      </w:r>
      <w:bookmarkEnd w:id="500"/>
    </w:p>
    <w:p w:rsidR="00117BA6" w:rsidRPr="00117BA6" w:rsidRDefault="00117BA6" w:rsidP="00117BA6">
      <w:pPr>
        <w:spacing w:after="0" w:line="240" w:lineRule="auto"/>
        <w:jc w:val="both"/>
        <w:rPr>
          <w:rFonts w:ascii="Times New Roman" w:hAnsi="Times New Roman"/>
          <w:sz w:val="24"/>
          <w:szCs w:val="24"/>
        </w:rPr>
      </w:pPr>
      <w:r w:rsidRPr="00117BA6">
        <w:rPr>
          <w:rFonts w:ascii="Times New Roman" w:hAnsi="Times New Roman"/>
          <w:sz w:val="24"/>
          <w:szCs w:val="24"/>
        </w:rPr>
        <w:lastRenderedPageBreak/>
        <w:t>This tutorial is described in Amicarelli et al. (2017). The paper version available on ResearchGate might help in case the published version is unavailable.</w:t>
      </w:r>
    </w:p>
    <w:p w:rsidR="009A5565" w:rsidRPr="00062990" w:rsidRDefault="009A5565" w:rsidP="00062990">
      <w:pPr>
        <w:pStyle w:val="Amicarellititle3"/>
        <w:rPr>
          <w:lang w:val="en-GB"/>
        </w:rPr>
      </w:pPr>
      <w:bookmarkStart w:id="501" w:name="_Toc42155350"/>
      <w:r w:rsidRPr="00062990">
        <w:rPr>
          <w:lang w:val="en-GB"/>
        </w:rPr>
        <w:t>“floating_cube_stability”</w:t>
      </w:r>
      <w:bookmarkEnd w:id="501"/>
    </w:p>
    <w:p w:rsidR="00750CE2" w:rsidRDefault="00750CE2" w:rsidP="00750CE2">
      <w:pPr>
        <w:spacing w:after="0" w:line="240" w:lineRule="auto"/>
        <w:jc w:val="both"/>
        <w:rPr>
          <w:rFonts w:ascii="Times New Roman" w:hAnsi="Times New Roman"/>
          <w:sz w:val="24"/>
          <w:szCs w:val="24"/>
        </w:rPr>
      </w:pPr>
      <w:r>
        <w:rPr>
          <w:rFonts w:ascii="Times New Roman" w:hAnsi="Times New Roman"/>
          <w:sz w:val="24"/>
          <w:szCs w:val="24"/>
        </w:rPr>
        <w:t xml:space="preserve">This is a very simple </w:t>
      </w:r>
      <w:r w:rsidRPr="00750CE2">
        <w:rPr>
          <w:rFonts w:ascii="Times New Roman" w:hAnsi="Times New Roman"/>
          <w:sz w:val="24"/>
          <w:szCs w:val="24"/>
        </w:rPr>
        <w:t xml:space="preserve">and demonstrative </w:t>
      </w:r>
      <w:r>
        <w:rPr>
          <w:rFonts w:ascii="Times New Roman" w:hAnsi="Times New Roman"/>
          <w:sz w:val="24"/>
          <w:szCs w:val="24"/>
        </w:rPr>
        <w:t>tutorial</w:t>
      </w:r>
      <w:r w:rsidRPr="00750CE2">
        <w:rPr>
          <w:rFonts w:ascii="Times New Roman" w:hAnsi="Times New Roman"/>
          <w:sz w:val="24"/>
          <w:szCs w:val="24"/>
        </w:rPr>
        <w:t xml:space="preserve">: </w:t>
      </w:r>
      <w:r>
        <w:rPr>
          <w:rFonts w:ascii="Times New Roman" w:hAnsi="Times New Roman"/>
          <w:sz w:val="24"/>
          <w:szCs w:val="24"/>
        </w:rPr>
        <w:t xml:space="preserve">a </w:t>
      </w:r>
      <w:r w:rsidRPr="00750CE2">
        <w:rPr>
          <w:rFonts w:ascii="Times New Roman" w:hAnsi="Times New Roman"/>
          <w:sz w:val="24"/>
          <w:szCs w:val="24"/>
        </w:rPr>
        <w:t xml:space="preserve">solid cube </w:t>
      </w:r>
      <w:r>
        <w:rPr>
          <w:rFonts w:ascii="Times New Roman" w:hAnsi="Times New Roman"/>
          <w:sz w:val="24"/>
          <w:szCs w:val="24"/>
        </w:rPr>
        <w:t xml:space="preserve">is </w:t>
      </w:r>
      <w:r w:rsidRPr="00750CE2">
        <w:rPr>
          <w:rFonts w:ascii="Times New Roman" w:hAnsi="Times New Roman"/>
          <w:sz w:val="24"/>
          <w:szCs w:val="24"/>
        </w:rPr>
        <w:t>leaned on still water (rough resolution).</w:t>
      </w:r>
      <w:r>
        <w:rPr>
          <w:rFonts w:ascii="Times New Roman" w:hAnsi="Times New Roman"/>
          <w:sz w:val="24"/>
          <w:szCs w:val="24"/>
        </w:rPr>
        <w:t xml:space="preserve"> Amicarelli et al. (2014, </w:t>
      </w:r>
      <w:r w:rsidR="005B108D">
        <w:rPr>
          <w:rFonts w:ascii="Times New Roman" w:hAnsi="Times New Roman"/>
          <w:sz w:val="24"/>
          <w:szCs w:val="24"/>
        </w:rPr>
        <w:t>SPHERIC</w:t>
      </w:r>
      <w:r>
        <w:rPr>
          <w:rFonts w:ascii="Times New Roman" w:hAnsi="Times New Roman"/>
          <w:sz w:val="24"/>
          <w:szCs w:val="24"/>
        </w:rPr>
        <w:t>) completely describes this test case</w:t>
      </w:r>
      <w:r w:rsidR="005B108D">
        <w:rPr>
          <w:rFonts w:ascii="Times New Roman" w:hAnsi="Times New Roman"/>
          <w:sz w:val="24"/>
          <w:szCs w:val="24"/>
        </w:rPr>
        <w:t>, which is also available on Amicarelli et al. (2014, RdS)</w:t>
      </w:r>
      <w:r>
        <w:rPr>
          <w:rFonts w:ascii="Times New Roman" w:hAnsi="Times New Roman"/>
          <w:sz w:val="24"/>
          <w:szCs w:val="24"/>
        </w:rPr>
        <w:t>. This project report is Open-Access and also includes a synthetic English version.</w:t>
      </w:r>
    </w:p>
    <w:p w:rsidR="000F061E" w:rsidRPr="00062990" w:rsidRDefault="009A5565" w:rsidP="00062990">
      <w:pPr>
        <w:pStyle w:val="Amicarellititle3"/>
        <w:rPr>
          <w:lang w:val="en-GB"/>
        </w:rPr>
      </w:pPr>
      <w:bookmarkStart w:id="502" w:name="_Toc42155351"/>
      <w:r w:rsidRPr="00062990">
        <w:rPr>
          <w:lang w:val="en-GB"/>
        </w:rPr>
        <w:t>“</w:t>
      </w:r>
      <w:r w:rsidR="000F061E" w:rsidRPr="00062990">
        <w:rPr>
          <w:lang w:val="en-GB"/>
        </w:rPr>
        <w:t>flushin</w:t>
      </w:r>
      <w:r w:rsidR="00CE765D" w:rsidRPr="00062990">
        <w:rPr>
          <w:lang w:val="en-GB"/>
        </w:rPr>
        <w:t>g_2D</w:t>
      </w:r>
      <w:r w:rsidRPr="00062990">
        <w:rPr>
          <w:lang w:val="en-GB"/>
        </w:rPr>
        <w:t>”</w:t>
      </w:r>
      <w:bookmarkEnd w:id="502"/>
    </w:p>
    <w:p w:rsidR="006A2D32" w:rsidRDefault="00942CEF"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(2014, SPHERIC)</w:t>
      </w:r>
      <w:del w:id="503" w:author="Amicarelli Andrea (RSE)" w:date="2020-04-13T16:31:00Z">
        <w:r w:rsidDel="002437D3">
          <w:rPr>
            <w:rFonts w:ascii="Times New Roman" w:hAnsi="Times New Roman"/>
            <w:sz w:val="24"/>
            <w:szCs w:val="24"/>
          </w:rPr>
          <w:delText xml:space="preserve"> and Amicarelli &amp; Agate (2015, SPHERIC)</w:delText>
        </w:r>
      </w:del>
      <w:r>
        <w:rPr>
          <w:rFonts w:ascii="Times New Roman" w:hAnsi="Times New Roman"/>
          <w:sz w:val="24"/>
          <w:szCs w:val="24"/>
        </w:rPr>
        <w:t>. Here, the tutorial is represented by means of the mixture model for dense granular flows of Amicarelli et al. (2017).</w:t>
      </w:r>
    </w:p>
    <w:p w:rsidR="000F061E" w:rsidRPr="00062990" w:rsidRDefault="009A5565" w:rsidP="00062990">
      <w:pPr>
        <w:pStyle w:val="Amicarellititle3"/>
        <w:rPr>
          <w:lang w:val="en-GB"/>
        </w:rPr>
      </w:pPr>
      <w:bookmarkStart w:id="504" w:name="_Toc42155352"/>
      <w:r w:rsidRPr="00062990">
        <w:rPr>
          <w:lang w:val="en-GB"/>
        </w:rPr>
        <w:t>“</w:t>
      </w:r>
      <w:r w:rsidR="000F061E" w:rsidRPr="00062990">
        <w:rPr>
          <w:lang w:val="en-GB"/>
        </w:rPr>
        <w:t>flushing_3D</w:t>
      </w:r>
      <w:r w:rsidRPr="00062990">
        <w:rPr>
          <w:lang w:val="en-GB"/>
        </w:rPr>
        <w:t>”</w:t>
      </w:r>
      <w:bookmarkEnd w:id="504"/>
    </w:p>
    <w:p w:rsidR="000569E6" w:rsidRPr="000569E6" w:rsidRDefault="000569E6" w:rsidP="000569E6">
      <w:pPr>
        <w:spacing w:after="0" w:line="240" w:lineRule="auto"/>
        <w:jc w:val="both"/>
        <w:rPr>
          <w:rFonts w:ascii="Times New Roman" w:hAnsi="Times New Roman"/>
          <w:sz w:val="24"/>
          <w:szCs w:val="24"/>
        </w:rPr>
      </w:pPr>
      <w:r>
        <w:rPr>
          <w:rFonts w:ascii="Times New Roman" w:hAnsi="Times New Roman"/>
          <w:sz w:val="24"/>
          <w:szCs w:val="24"/>
        </w:rPr>
        <w:t>As a 3D version of the previous tutorial</w:t>
      </w:r>
      <w:r w:rsidRPr="000569E6">
        <w:rPr>
          <w:rFonts w:ascii="Times New Roman" w:hAnsi="Times New Roman"/>
          <w:sz w:val="24"/>
          <w:szCs w:val="24"/>
        </w:rPr>
        <w:t xml:space="preserve">, </w:t>
      </w:r>
      <w:r>
        <w:rPr>
          <w:rFonts w:ascii="Times New Roman" w:hAnsi="Times New Roman"/>
          <w:sz w:val="24"/>
          <w:szCs w:val="24"/>
        </w:rPr>
        <w:t xml:space="preserve">this test case </w:t>
      </w:r>
      <w:r w:rsidRPr="000569E6">
        <w:rPr>
          <w:rFonts w:ascii="Times New Roman" w:hAnsi="Times New Roman"/>
          <w:sz w:val="24"/>
          <w:szCs w:val="24"/>
        </w:rPr>
        <w:t>is available on Amicarelli et al. (2014, RdS). This project report is Open-Access and also includes a synthetic English version.</w:t>
      </w:r>
    </w:p>
    <w:p w:rsidR="00CE765D" w:rsidRPr="00062990" w:rsidRDefault="009A5565" w:rsidP="00062990">
      <w:pPr>
        <w:pStyle w:val="Amicarellititle3"/>
        <w:rPr>
          <w:lang w:val="en-GB"/>
        </w:rPr>
      </w:pPr>
      <w:bookmarkStart w:id="505" w:name="_Toc42155353"/>
      <w:r w:rsidRPr="00062990">
        <w:rPr>
          <w:lang w:val="en-GB"/>
        </w:rPr>
        <w:t>“</w:t>
      </w:r>
      <w:r w:rsidR="00CE765D" w:rsidRPr="00062990">
        <w:rPr>
          <w:lang w:val="en-GB"/>
        </w:rPr>
        <w:t>jet_plate</w:t>
      </w:r>
      <w:r w:rsidRPr="00062990">
        <w:rPr>
          <w:lang w:val="en-GB"/>
        </w:rPr>
        <w:t>”</w:t>
      </w:r>
      <w:bookmarkEnd w:id="505"/>
    </w:p>
    <w:p w:rsidR="00381D69" w:rsidRPr="00381D69" w:rsidRDefault="00381D69" w:rsidP="00381D69">
      <w:pPr>
        <w:spacing w:after="0" w:line="240" w:lineRule="auto"/>
        <w:jc w:val="both"/>
        <w:rPr>
          <w:rFonts w:ascii="Times New Roman" w:hAnsi="Times New Roman"/>
          <w:sz w:val="24"/>
          <w:szCs w:val="24"/>
        </w:rPr>
      </w:pPr>
      <w:r>
        <w:rPr>
          <w:rFonts w:ascii="Times New Roman" w:hAnsi="Times New Roman"/>
          <w:sz w:val="24"/>
          <w:szCs w:val="24"/>
        </w:rPr>
        <w:t xml:space="preserve">The 7 variants of this tutorial are described in </w:t>
      </w:r>
      <w:r w:rsidRPr="00381D69">
        <w:rPr>
          <w:rFonts w:ascii="Times New Roman" w:hAnsi="Times New Roman"/>
          <w:sz w:val="24"/>
          <w:szCs w:val="24"/>
        </w:rPr>
        <w:t>Amicarelli et al. (201</w:t>
      </w:r>
      <w:r>
        <w:rPr>
          <w:rFonts w:ascii="Times New Roman" w:hAnsi="Times New Roman"/>
          <w:sz w:val="24"/>
          <w:szCs w:val="24"/>
        </w:rPr>
        <w:t>3</w:t>
      </w:r>
      <w:r w:rsidRPr="00381D69">
        <w:rPr>
          <w:rFonts w:ascii="Times New Roman" w:hAnsi="Times New Roman"/>
          <w:sz w:val="24"/>
          <w:szCs w:val="24"/>
        </w:rPr>
        <w:t>)</w:t>
      </w:r>
      <w:r>
        <w:rPr>
          <w:rFonts w:ascii="Times New Roman" w:hAnsi="Times New Roman"/>
          <w:sz w:val="24"/>
          <w:szCs w:val="24"/>
        </w:rPr>
        <w:t xml:space="preserve"> and Amicarelli et al. (2015)</w:t>
      </w:r>
      <w:r w:rsidRPr="00381D69">
        <w:rPr>
          <w:rFonts w:ascii="Times New Roman" w:hAnsi="Times New Roman"/>
          <w:sz w:val="24"/>
          <w:szCs w:val="24"/>
        </w:rPr>
        <w:t>.</w:t>
      </w:r>
      <w:r>
        <w:rPr>
          <w:rFonts w:ascii="Times New Roman" w:hAnsi="Times New Roman"/>
          <w:sz w:val="24"/>
          <w:szCs w:val="24"/>
        </w:rPr>
        <w:t xml:space="preserve"> Here the DBSPH boundary scheme is treated with automated procedures (Amicarelli &amp; Agate, 2015, SPHERIC) and the scheme for body transport is corrected in terms of no-slip conditions for fluid-body interactions (Amicarelli, 2018, SPHERIC).</w:t>
      </w:r>
    </w:p>
    <w:p w:rsidR="00CE765D" w:rsidRPr="00062990" w:rsidRDefault="009A5565" w:rsidP="00062990">
      <w:pPr>
        <w:pStyle w:val="Amicarellititle3"/>
        <w:rPr>
          <w:lang w:val="en-GB"/>
        </w:rPr>
      </w:pPr>
      <w:bookmarkStart w:id="506" w:name="_Toc42155354"/>
      <w:r w:rsidRPr="00062990">
        <w:rPr>
          <w:lang w:val="en-GB"/>
        </w:rPr>
        <w:t>“</w:t>
      </w:r>
      <w:r w:rsidR="00CE765D" w:rsidRPr="00062990">
        <w:rPr>
          <w:lang w:val="en-GB"/>
        </w:rPr>
        <w:t>rectangular_side_weir_Fr_0_491</w:t>
      </w:r>
      <w:r w:rsidRPr="00062990">
        <w:rPr>
          <w:lang w:val="en-GB"/>
        </w:rPr>
        <w:t>”</w:t>
      </w:r>
      <w:bookmarkEnd w:id="506"/>
    </w:p>
    <w:p w:rsidR="006A2D32" w:rsidRDefault="002978A0"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(2018, SPHERIC) and is also available in Amicarelli &amp; Agate (2017, RdS). This project report is Open-Access and also includes a synthetic English version.</w:t>
      </w:r>
    </w:p>
    <w:p w:rsidR="00CE765D" w:rsidRPr="00062990" w:rsidRDefault="009A5565" w:rsidP="00062990">
      <w:pPr>
        <w:pStyle w:val="Amicarellititle3"/>
        <w:rPr>
          <w:lang w:val="en-GB"/>
        </w:rPr>
      </w:pPr>
      <w:bookmarkStart w:id="507" w:name="_Toc42155355"/>
      <w:r w:rsidRPr="00062990">
        <w:rPr>
          <w:lang w:val="en-GB"/>
        </w:rPr>
        <w:t>“</w:t>
      </w:r>
      <w:r w:rsidR="00CE765D" w:rsidRPr="00062990">
        <w:rPr>
          <w:lang w:val="en-GB"/>
        </w:rPr>
        <w:t>San_Fernando_Lower_van_Norman_dam_liquefaction</w:t>
      </w:r>
      <w:r w:rsidRPr="00062990">
        <w:rPr>
          <w:lang w:val="en-GB"/>
        </w:rPr>
        <w:t>”</w:t>
      </w:r>
      <w:bookmarkEnd w:id="507"/>
    </w:p>
    <w:p w:rsidR="000A4B52" w:rsidRPr="000A4B52" w:rsidRDefault="000A4B52" w:rsidP="000A4B52">
      <w:pPr>
        <w:spacing w:after="0" w:line="240" w:lineRule="auto"/>
        <w:jc w:val="both"/>
        <w:rPr>
          <w:rFonts w:ascii="Times New Roman" w:hAnsi="Times New Roman"/>
          <w:sz w:val="24"/>
          <w:szCs w:val="24"/>
        </w:rPr>
      </w:pPr>
      <w:r w:rsidRPr="000A4B52">
        <w:rPr>
          <w:rFonts w:ascii="Times New Roman" w:hAnsi="Times New Roman"/>
          <w:sz w:val="24"/>
          <w:szCs w:val="24"/>
        </w:rPr>
        <w:t>This tutorial is described in Amicarelli (201</w:t>
      </w:r>
      <w:r>
        <w:rPr>
          <w:rFonts w:ascii="Times New Roman" w:hAnsi="Times New Roman"/>
          <w:sz w:val="24"/>
          <w:szCs w:val="24"/>
        </w:rPr>
        <w:t>6</w:t>
      </w:r>
      <w:r w:rsidRPr="000A4B52">
        <w:rPr>
          <w:rFonts w:ascii="Times New Roman" w:hAnsi="Times New Roman"/>
          <w:sz w:val="24"/>
          <w:szCs w:val="24"/>
        </w:rPr>
        <w:t>,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508" w:name="_Toc42155356"/>
      <w:r w:rsidRPr="00062990">
        <w:rPr>
          <w:lang w:val="en-GB"/>
        </w:rPr>
        <w:t>“</w:t>
      </w:r>
      <w:r w:rsidR="000F061E" w:rsidRPr="00062990">
        <w:rPr>
          <w:lang w:val="en-GB"/>
        </w:rPr>
        <w:t>sloshing_tank_TbyTn_0_78</w:t>
      </w:r>
      <w:r w:rsidRPr="00062990">
        <w:rPr>
          <w:lang w:val="en-GB"/>
        </w:rPr>
        <w:t>”</w:t>
      </w:r>
      <w:bookmarkEnd w:id="508"/>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062990" w:rsidRDefault="009A5565" w:rsidP="00062990">
      <w:pPr>
        <w:pStyle w:val="Amicarellititle3"/>
        <w:rPr>
          <w:lang w:val="en-GB"/>
        </w:rPr>
      </w:pPr>
      <w:bookmarkStart w:id="509" w:name="_Toc42155357"/>
      <w:r w:rsidRPr="00062990">
        <w:rPr>
          <w:lang w:val="en-GB"/>
        </w:rPr>
        <w:t>“</w:t>
      </w:r>
      <w:r w:rsidR="000F061E" w:rsidRPr="00062990">
        <w:rPr>
          <w:lang w:val="en-GB"/>
        </w:rPr>
        <w:t>sloshing_tank_TbyTn_1_07</w:t>
      </w:r>
      <w:r w:rsidRPr="00062990">
        <w:rPr>
          <w:lang w:val="en-GB"/>
        </w:rPr>
        <w:t>”</w:t>
      </w:r>
      <w:bookmarkEnd w:id="509"/>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510" w:name="_Toc42155358"/>
      <w:r w:rsidRPr="00062990">
        <w:rPr>
          <w:lang w:val="en-GB"/>
        </w:rPr>
        <w:t>“</w:t>
      </w:r>
      <w:r w:rsidR="00CE765D" w:rsidRPr="00062990">
        <w:rPr>
          <w:lang w:val="en-GB"/>
        </w:rPr>
        <w:t>spherical_Couette_flows</w:t>
      </w:r>
      <w:r w:rsidRPr="00062990">
        <w:rPr>
          <w:lang w:val="en-GB"/>
        </w:rPr>
        <w:t>”</w:t>
      </w:r>
      <w:bookmarkEnd w:id="510"/>
    </w:p>
    <w:p w:rsidR="003814B6" w:rsidRPr="003814B6" w:rsidRDefault="003814B6" w:rsidP="003814B6">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is described in Amicarelli (2016,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 xml:space="preserve">also available on Amicarelli &amp; </w:t>
      </w:r>
      <w:r w:rsidR="00F81E5C">
        <w:rPr>
          <w:rFonts w:ascii="Times New Roman" w:hAnsi="Times New Roman"/>
          <w:sz w:val="24"/>
          <w:szCs w:val="24"/>
        </w:rPr>
        <w:t>A</w:t>
      </w:r>
      <w:r>
        <w:rPr>
          <w:rFonts w:ascii="Times New Roman" w:hAnsi="Times New Roman"/>
          <w:sz w:val="24"/>
          <w:szCs w:val="24"/>
        </w:rPr>
        <w:t>gate (2016, RdS). This project report is Open-Access and also includes a synthetic English version.</w:t>
      </w:r>
    </w:p>
    <w:p w:rsidR="00CE765D" w:rsidRPr="00062990" w:rsidRDefault="009A5565" w:rsidP="00062990">
      <w:pPr>
        <w:pStyle w:val="Amicarellititle3"/>
        <w:rPr>
          <w:lang w:val="en-GB"/>
        </w:rPr>
      </w:pPr>
      <w:bookmarkStart w:id="511" w:name="_Toc42155359"/>
      <w:r w:rsidRPr="00062990">
        <w:rPr>
          <w:lang w:val="en-GB"/>
        </w:rPr>
        <w:t>“</w:t>
      </w:r>
      <w:r w:rsidR="00CE765D" w:rsidRPr="00062990">
        <w:rPr>
          <w:lang w:val="en-GB"/>
        </w:rPr>
        <w:t>SPH_udb_</w:t>
      </w:r>
      <w:r w:rsidR="006A2D32" w:rsidRPr="00062990">
        <w:rPr>
          <w:lang w:val="en-GB"/>
        </w:rPr>
        <w:t>exp_</w:t>
      </w:r>
      <w:r w:rsidR="00CE765D" w:rsidRPr="00062990">
        <w:rPr>
          <w:lang w:val="en-GB"/>
        </w:rPr>
        <w:t>Kim2015HYDROL</w:t>
      </w:r>
      <w:r w:rsidRPr="00062990">
        <w:rPr>
          <w:lang w:val="en-GB"/>
        </w:rPr>
        <w:t>”</w:t>
      </w:r>
      <w:bookmarkEnd w:id="511"/>
    </w:p>
    <w:p w:rsidR="006A2D32" w:rsidRDefault="00F81E5C" w:rsidP="006A2D32">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w:t>
      </w:r>
      <w:r>
        <w:rPr>
          <w:rFonts w:ascii="Times New Roman" w:hAnsi="Times New Roman"/>
          <w:sz w:val="24"/>
          <w:szCs w:val="24"/>
        </w:rPr>
        <w:t>is described in Amicarelli (2018</w:t>
      </w:r>
      <w:r w:rsidRPr="003814B6">
        <w:rPr>
          <w:rFonts w:ascii="Times New Roman" w:hAnsi="Times New Roman"/>
          <w:sz w:val="24"/>
          <w:szCs w:val="24"/>
        </w:rPr>
        <w:t xml:space="preserve">,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also available on Amicarelli (2017, RdS). This project report is Open-Access and also includes a synthetic English version.</w:t>
      </w:r>
    </w:p>
    <w:p w:rsidR="000F061E" w:rsidRPr="00062990" w:rsidRDefault="009A5565" w:rsidP="00062990">
      <w:pPr>
        <w:pStyle w:val="Amicarellititle3"/>
        <w:rPr>
          <w:lang w:val="en-GB"/>
        </w:rPr>
      </w:pPr>
      <w:bookmarkStart w:id="512" w:name="_Toc42155360"/>
      <w:r w:rsidRPr="00062990">
        <w:rPr>
          <w:lang w:val="en-GB"/>
        </w:rPr>
        <w:t>“</w:t>
      </w:r>
      <w:r w:rsidR="000F061E" w:rsidRPr="00062990">
        <w:rPr>
          <w:lang w:val="en-GB"/>
        </w:rPr>
        <w:t>submerged_landslide</w:t>
      </w:r>
      <w:r w:rsidRPr="00062990">
        <w:rPr>
          <w:lang w:val="en-GB"/>
        </w:rPr>
        <w:t>”</w:t>
      </w:r>
      <w:bookmarkEnd w:id="512"/>
    </w:p>
    <w:p w:rsidR="00155D1A" w:rsidRPr="00155D1A" w:rsidRDefault="00155D1A" w:rsidP="00155D1A">
      <w:pPr>
        <w:spacing w:after="0" w:line="240" w:lineRule="auto"/>
        <w:jc w:val="both"/>
        <w:rPr>
          <w:rFonts w:ascii="Times New Roman" w:hAnsi="Times New Roman"/>
          <w:sz w:val="24"/>
          <w:szCs w:val="24"/>
        </w:rPr>
      </w:pPr>
      <w:r w:rsidRPr="00155D1A">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513" w:name="_Toc42155361"/>
      <w:r w:rsidRPr="00062990">
        <w:rPr>
          <w:lang w:val="en-GB"/>
        </w:rPr>
        <w:t>“</w:t>
      </w:r>
      <w:r w:rsidR="00B17B54" w:rsidRPr="00062990">
        <w:rPr>
          <w:lang w:val="en-GB"/>
        </w:rPr>
        <w:t>still_water_tank</w:t>
      </w:r>
      <w:r w:rsidRPr="00062990">
        <w:rPr>
          <w:lang w:val="en-GB"/>
        </w:rPr>
        <w:t>”</w:t>
      </w:r>
      <w:bookmarkEnd w:id="513"/>
    </w:p>
    <w:p w:rsidR="006A2D32" w:rsidRPr="00B17B54" w:rsidRDefault="00C93630"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a very simple and rough-resolution </w:t>
      </w:r>
      <w:r w:rsidRPr="00C93630">
        <w:rPr>
          <w:rFonts w:ascii="Times New Roman" w:hAnsi="Times New Roman"/>
          <w:sz w:val="24"/>
          <w:szCs w:val="24"/>
        </w:rPr>
        <w:t>2D test case on hydrostatic conditions</w:t>
      </w:r>
      <w:r>
        <w:rPr>
          <w:rFonts w:ascii="Times New Roman" w:hAnsi="Times New Roman"/>
          <w:sz w:val="24"/>
          <w:szCs w:val="24"/>
        </w:rPr>
        <w:t>.</w:t>
      </w:r>
    </w:p>
    <w:p w:rsidR="00CE765D" w:rsidRPr="00062990" w:rsidRDefault="009A5565" w:rsidP="00062990">
      <w:pPr>
        <w:pStyle w:val="Amicarellititle3"/>
        <w:rPr>
          <w:lang w:val="en-GB"/>
        </w:rPr>
      </w:pPr>
      <w:bookmarkStart w:id="514" w:name="_Toc42155362"/>
      <w:r w:rsidRPr="00062990">
        <w:rPr>
          <w:lang w:val="en-GB"/>
        </w:rPr>
        <w:t>“</w:t>
      </w:r>
      <w:r w:rsidR="00CE765D" w:rsidRPr="00062990">
        <w:rPr>
          <w:lang w:val="en-GB"/>
        </w:rPr>
        <w:t>wave_motion_for_WaveSAX</w:t>
      </w:r>
      <w:r w:rsidRPr="00062990">
        <w:rPr>
          <w:lang w:val="en-GB"/>
        </w:rPr>
        <w:t>”</w:t>
      </w:r>
      <w:bookmarkEnd w:id="514"/>
    </w:p>
    <w:p w:rsidR="004E26AC" w:rsidRPr="004E26AC" w:rsidRDefault="004E26AC" w:rsidP="004E26AC">
      <w:pPr>
        <w:spacing w:after="0" w:line="240" w:lineRule="auto"/>
        <w:jc w:val="both"/>
        <w:rPr>
          <w:rFonts w:ascii="Times New Roman" w:hAnsi="Times New Roman"/>
          <w:sz w:val="24"/>
          <w:szCs w:val="24"/>
        </w:rPr>
      </w:pPr>
      <w:r w:rsidRPr="004E26AC">
        <w:rPr>
          <w:rFonts w:ascii="Times New Roman" w:hAnsi="Times New Roman"/>
          <w:sz w:val="24"/>
          <w:szCs w:val="24"/>
        </w:rPr>
        <w:lastRenderedPageBreak/>
        <w:t xml:space="preserve">This tutorial is described in </w:t>
      </w:r>
      <w:r>
        <w:rPr>
          <w:rFonts w:ascii="Times New Roman" w:hAnsi="Times New Roman"/>
          <w:sz w:val="24"/>
          <w:szCs w:val="24"/>
        </w:rPr>
        <w:t>Peviani et al.</w:t>
      </w:r>
      <w:r w:rsidRPr="004E26AC">
        <w:rPr>
          <w:rFonts w:ascii="Times New Roman" w:hAnsi="Times New Roman"/>
          <w:sz w:val="24"/>
          <w:szCs w:val="24"/>
        </w:rPr>
        <w:t xml:space="preserve"> (201</w:t>
      </w:r>
      <w:r>
        <w:rPr>
          <w:rFonts w:ascii="Times New Roman" w:hAnsi="Times New Roman"/>
          <w:sz w:val="24"/>
          <w:szCs w:val="24"/>
        </w:rPr>
        <w:t>7</w:t>
      </w:r>
      <w:r w:rsidRPr="004E26AC">
        <w:rPr>
          <w:rFonts w:ascii="Times New Roman" w:hAnsi="Times New Roman"/>
          <w:sz w:val="24"/>
          <w:szCs w:val="24"/>
        </w:rPr>
        <w:t xml:space="preserve">, </w:t>
      </w:r>
      <w:r>
        <w:rPr>
          <w:rFonts w:ascii="Times New Roman" w:hAnsi="Times New Roman"/>
          <w:sz w:val="24"/>
          <w:szCs w:val="24"/>
        </w:rPr>
        <w:t>RdS</w:t>
      </w:r>
      <w:r w:rsidRPr="004E26AC">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515" w:name="_Toc42155363"/>
      <w:r w:rsidRPr="00062990">
        <w:rPr>
          <w:lang w:val="en-GB"/>
        </w:rPr>
        <w:t>“</w:t>
      </w:r>
      <w:r w:rsidR="00CE765D" w:rsidRPr="00062990">
        <w:rPr>
          <w:lang w:val="en-GB"/>
        </w:rPr>
        <w:t>wedges_falls_on_still_water</w:t>
      </w:r>
      <w:r w:rsidRPr="00062990">
        <w:rPr>
          <w:lang w:val="en-GB"/>
        </w:rPr>
        <w:t>”</w:t>
      </w:r>
      <w:bookmarkEnd w:id="515"/>
    </w:p>
    <w:p w:rsidR="001750AF" w:rsidRPr="000F061E" w:rsidRDefault="001750AF" w:rsidP="001750AF">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Default="001750AF" w:rsidP="000F061E">
      <w:pPr>
        <w:spacing w:after="0" w:line="240" w:lineRule="auto"/>
        <w:jc w:val="both"/>
        <w:rPr>
          <w:rFonts w:ascii="Times New Roman" w:hAnsi="Times New Roman"/>
          <w:sz w:val="24"/>
          <w:szCs w:val="24"/>
        </w:rPr>
      </w:pPr>
    </w:p>
    <w:p w:rsidR="000F061E" w:rsidRPr="00276BBF" w:rsidRDefault="000F061E" w:rsidP="000F061E">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16" w:name="_Toc447794706"/>
      <w:bookmarkStart w:id="517" w:name="_Toc447794785"/>
      <w:bookmarkStart w:id="518" w:name="_Toc447794870"/>
      <w:bookmarkStart w:id="519" w:name="_Toc447794952"/>
      <w:bookmarkStart w:id="520" w:name="_Toc447795355"/>
      <w:bookmarkStart w:id="521" w:name="_Toc447795462"/>
      <w:bookmarkStart w:id="522" w:name="_Toc42155364"/>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r w:rsidRPr="00276BBF">
        <w:rPr>
          <w:rFonts w:ascii="Book Antiqua" w:hAnsi="Book Antiqua"/>
          <w:caps/>
          <w:kern w:val="0"/>
          <w:sz w:val="24"/>
          <w:szCs w:val="24"/>
        </w:rPr>
        <w:lastRenderedPageBreak/>
        <w:t>SPHERA acknowledgments</w:t>
      </w:r>
      <w:bookmarkEnd w:id="516"/>
      <w:bookmarkEnd w:id="517"/>
      <w:bookmarkEnd w:id="518"/>
      <w:bookmarkEnd w:id="519"/>
      <w:bookmarkEnd w:id="520"/>
      <w:bookmarkEnd w:id="521"/>
      <w:bookmarkEnd w:id="522"/>
    </w:p>
    <w:p w:rsidR="00EF1258" w:rsidRDefault="00EF1258" w:rsidP="000D77F1">
      <w:pPr>
        <w:spacing w:after="0" w:line="240" w:lineRule="auto"/>
        <w:jc w:val="both"/>
        <w:rPr>
          <w:rFonts w:ascii="Times New Roman" w:hAnsi="Times New Roman"/>
          <w:sz w:val="24"/>
          <w:szCs w:val="24"/>
        </w:rPr>
      </w:pPr>
      <w:ins w:id="523" w:author="Amicarelli Andrea (RSE)" w:date="2020-05-21T17:05:00Z">
        <w:r>
          <w:rPr>
            <w:rFonts w:ascii="Times New Roman" w:hAnsi="Times New Roman"/>
            <w:sz w:val="24"/>
            <w:szCs w:val="24"/>
          </w:rPr>
          <w:t>SPHERA v.9</w:t>
        </w:r>
        <w:r w:rsidRPr="00276BBF">
          <w:rPr>
            <w:rFonts w:ascii="Times New Roman" w:hAnsi="Times New Roman"/>
            <w:sz w:val="24"/>
            <w:szCs w:val="24"/>
          </w:rPr>
          <w:t>.0</w:t>
        </w:r>
        <w:r>
          <w:rPr>
            <w:rFonts w:ascii="Times New Roman" w:hAnsi="Times New Roman"/>
            <w:sz w:val="24"/>
            <w:szCs w:val="24"/>
          </w:rPr>
          <w:t>.0</w:t>
        </w:r>
        <w:r w:rsidRPr="00276BBF">
          <w:rPr>
            <w:rFonts w:ascii="Times New Roman" w:hAnsi="Times New Roman"/>
            <w:sz w:val="24"/>
            <w:szCs w:val="24"/>
          </w:rPr>
          <w:t xml:space="preserve"> </w:t>
        </w:r>
      </w:ins>
      <w:ins w:id="524" w:author="Amicarelli Andrea (RSE)" w:date="2020-05-21T17:54:00Z">
        <w:r w:rsidR="008473ED">
          <w:rPr>
            <w:rFonts w:ascii="Times New Roman" w:hAnsi="Times New Roman"/>
            <w:sz w:val="24"/>
            <w:szCs w:val="24"/>
          </w:rPr>
          <w:t>(</w:t>
        </w:r>
      </w:ins>
      <w:ins w:id="525" w:author="Amicarelli Andrea (RSE)" w:date="2020-05-21T17:05:00Z">
        <w:r w:rsidRPr="00276BBF">
          <w:rPr>
            <w:rFonts w:ascii="Times New Roman" w:hAnsi="Times New Roman"/>
            <w:sz w:val="24"/>
            <w:szCs w:val="24"/>
          </w:rPr>
          <w:t>RSE SpA</w:t>
        </w:r>
      </w:ins>
      <w:ins w:id="526" w:author="Amicarelli Andrea (RSE)" w:date="2020-05-21T17:54:00Z">
        <w:r w:rsidR="008473ED">
          <w:rPr>
            <w:rFonts w:ascii="Times New Roman" w:hAnsi="Times New Roman"/>
            <w:sz w:val="24"/>
            <w:szCs w:val="24"/>
          </w:rPr>
          <w:t>)</w:t>
        </w:r>
      </w:ins>
      <w:ins w:id="527" w:author="Amicarelli Andrea (RSE)" w:date="2020-05-21T17:05:00Z">
        <w:r w:rsidRPr="00276BBF">
          <w:rPr>
            <w:rFonts w:ascii="Times New Roman" w:hAnsi="Times New Roman"/>
            <w:sz w:val="24"/>
            <w:szCs w:val="24"/>
          </w:rPr>
          <w:t xml:space="preserve"> </w:t>
        </w:r>
      </w:ins>
      <w:ins w:id="528" w:author="Amicarelli Andrea (RSE)" w:date="2020-05-21T17:54:00Z">
        <w:r w:rsidR="008473ED">
          <w:rPr>
            <w:rFonts w:ascii="Times New Roman" w:hAnsi="Times New Roman"/>
            <w:sz w:val="24"/>
            <w:szCs w:val="24"/>
          </w:rPr>
          <w:t xml:space="preserve">is realised </w:t>
        </w:r>
      </w:ins>
      <w:ins w:id="529" w:author="Amicarelli Andrea (RSE)" w:date="2020-05-21T17:05:00Z">
        <w:r w:rsidRPr="00276BBF">
          <w:rPr>
            <w:rFonts w:ascii="Times New Roman" w:hAnsi="Times New Roman"/>
            <w:sz w:val="24"/>
            <w:szCs w:val="24"/>
          </w:rPr>
          <w:t>thanks to the funding “Fondo di Ricerca per il Sistema Elettrico” within the frame of a Program Agreement between RSE SpA and the Italian Ministry of Economic Development (Minis</w:t>
        </w:r>
        <w:r>
          <w:rPr>
            <w:rFonts w:ascii="Times New Roman" w:hAnsi="Times New Roman"/>
            <w:sz w:val="24"/>
            <w:szCs w:val="24"/>
          </w:rPr>
          <w:t>tero dello Sviluppo Economico).</w:t>
        </w:r>
      </w:ins>
    </w:p>
    <w:p w:rsidR="000D77F1" w:rsidRPr="00276BBF" w:rsidRDefault="000D77F1" w:rsidP="000D77F1">
      <w:pPr>
        <w:spacing w:after="0" w:line="240" w:lineRule="auto"/>
        <w:jc w:val="both"/>
        <w:rPr>
          <w:rFonts w:ascii="Times New Roman" w:hAnsi="Times New Roman"/>
          <w:sz w:val="24"/>
          <w:szCs w:val="24"/>
        </w:rPr>
      </w:pPr>
      <w:r w:rsidRPr="00276BBF">
        <w:rPr>
          <w:rFonts w:ascii="Times New Roman" w:hAnsi="Times New Roman"/>
          <w:sz w:val="24"/>
          <w:szCs w:val="24"/>
        </w:rPr>
        <w:t>SPHERA has been financed by the Research Fund for the Italian Electrical System</w:t>
      </w:r>
      <w:r w:rsidR="00EA2957">
        <w:rPr>
          <w:rFonts w:ascii="Times New Roman" w:hAnsi="Times New Roman"/>
          <w:sz w:val="24"/>
          <w:szCs w:val="24"/>
        </w:rPr>
        <w:t xml:space="preserve"> (for “Ricerca di Sistema </w:t>
      </w:r>
      <w:r w:rsidRPr="00276BBF">
        <w:rPr>
          <w:rFonts w:ascii="Times New Roman" w:hAnsi="Times New Roman"/>
          <w:sz w:val="24"/>
          <w:szCs w:val="24"/>
        </w:rPr>
        <w:t xml:space="preserve">-RdS-”), at different stages: </w:t>
      </w:r>
    </w:p>
    <w:p w:rsidR="006C0892" w:rsidRPr="006C0892" w:rsidRDefault="006C0892" w:rsidP="006C0892">
      <w:pPr>
        <w:pStyle w:val="Paragrafoelenco"/>
        <w:numPr>
          <w:ilvl w:val="0"/>
          <w:numId w:val="3"/>
        </w:numPr>
        <w:rPr>
          <w:lang w:val="en-GB"/>
        </w:rPr>
      </w:pPr>
      <w:r w:rsidRPr="006C0892">
        <w:rPr>
          <w:lang w:val="en-GB"/>
        </w:rPr>
        <w:t>under the second period of RdS (2003-2005), where CESI SpA was the only beneficiary of the Research Fund for the Italian Electrical System;</w:t>
      </w:r>
    </w:p>
    <w:p w:rsidR="006C0892" w:rsidRPr="006C0892" w:rsidRDefault="006C0892" w:rsidP="006C0892">
      <w:pPr>
        <w:pStyle w:val="Paragrafoelenco"/>
        <w:numPr>
          <w:ilvl w:val="0"/>
          <w:numId w:val="3"/>
        </w:numPr>
        <w:rPr>
          <w:lang w:val="en-GB"/>
        </w:rPr>
      </w:pPr>
      <w:r w:rsidRPr="006C0892">
        <w:rPr>
          <w:lang w:val="en-GB"/>
        </w:rPr>
        <w:t>under the Contract Agreement between CESI Ricerca SpA and the Italian Ministry of Economic Development for the of RdS period 2006-2008, in compliance with the Decree of 8 March 2006;</w:t>
      </w:r>
    </w:p>
    <w:p w:rsidR="006C0892" w:rsidRPr="006C0892" w:rsidRDefault="006C0892" w:rsidP="006C0892">
      <w:pPr>
        <w:pStyle w:val="Paragrafoelenco"/>
        <w:numPr>
          <w:ilvl w:val="0"/>
          <w:numId w:val="3"/>
        </w:numPr>
        <w:rPr>
          <w:lang w:val="en-GB"/>
        </w:rPr>
      </w:pPr>
      <w:r w:rsidRPr="006C0892">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of RdS period 2012-2014, in compliance with the Decree of November 9, 2012 (Project Manager Antonella Frigerio);</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RdS period 2015-2017, in compliance with the Decree of 21 April 2016. Reference project: ‘A.5 - Sicurezza e vulnerabilità del sistema elettrico’, Project Manager Antonella Frigerio.</w:t>
      </w:r>
    </w:p>
    <w:p w:rsidR="006C0892" w:rsidRPr="006C0892" w:rsidRDefault="006C0892" w:rsidP="006C0892">
      <w:pPr>
        <w:pStyle w:val="Paragrafoelenco"/>
        <w:numPr>
          <w:ilvl w:val="0"/>
          <w:numId w:val="3"/>
        </w:numPr>
        <w:rPr>
          <w:lang w:val="en-GB"/>
        </w:rPr>
      </w:pPr>
      <w:r w:rsidRPr="006C0892">
        <w:rPr>
          <w:lang w:val="en-GB"/>
        </w:rPr>
        <w:t xml:space="preserve">in compliance with the Decree of </w:t>
      </w:r>
      <w:ins w:id="530" w:author="Amicarelli Andrea (RSE)" w:date="2020-05-05T15:09:00Z">
        <w:r w:rsidR="00674A43" w:rsidRPr="00674A43">
          <w:rPr>
            <w:lang w:val="en-GB"/>
          </w:rPr>
          <w:t xml:space="preserve">Minister of Economic Development </w:t>
        </w:r>
      </w:ins>
      <w:r w:rsidRPr="006C0892">
        <w:rPr>
          <w:lang w:val="en-GB"/>
        </w:rPr>
        <w:t>April 16, 2018 ; Project Manager Antonella Frigerio.</w:t>
      </w:r>
    </w:p>
    <w:p w:rsidR="000D77F1" w:rsidRPr="00276BBF" w:rsidRDefault="000D77F1" w:rsidP="000D77F1">
      <w:pPr>
        <w:spacing w:after="0" w:line="240" w:lineRule="auto"/>
        <w:rPr>
          <w:rFonts w:ascii="Times New Roman" w:hAnsi="Times New Roman"/>
          <w:sz w:val="24"/>
          <w:szCs w:val="24"/>
        </w:rPr>
      </w:pPr>
      <w:r w:rsidRPr="00276BB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174D96" w:rsidRDefault="00174D96" w:rsidP="00174D96">
      <w:pPr>
        <w:pStyle w:val="Paragrafoelenco"/>
        <w:numPr>
          <w:ilvl w:val="0"/>
          <w:numId w:val="3"/>
        </w:numPr>
        <w:rPr>
          <w:lang w:val="en-GB"/>
        </w:rPr>
      </w:pPr>
      <w:r w:rsidRPr="00174D96">
        <w:rPr>
          <w:lang w:val="en-GB"/>
        </w:rPr>
        <w:t xml:space="preserve">HPCEFM7b </w:t>
      </w:r>
      <w:r>
        <w:rPr>
          <w:lang w:val="en-GB"/>
        </w:rPr>
        <w:t>-</w:t>
      </w:r>
      <w:r w:rsidRPr="00174D96">
        <w:rPr>
          <w:lang w:val="en-GB"/>
        </w:rPr>
        <w:t xml:space="preserve">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174D96" w:rsidRDefault="00174D96" w:rsidP="00174D96">
      <w:pPr>
        <w:pStyle w:val="Paragrafoelenco"/>
        <w:numPr>
          <w:ilvl w:val="0"/>
          <w:numId w:val="3"/>
        </w:numPr>
        <w:rPr>
          <w:lang w:val="en-GB"/>
        </w:rPr>
      </w:pPr>
      <w:r w:rsidRPr="00174D96">
        <w:rPr>
          <w:lang w:val="en-GB"/>
        </w:rPr>
        <w:t xml:space="preserve">HPCEFM17 </w:t>
      </w:r>
      <w:r>
        <w:rPr>
          <w:lang w:val="en-GB"/>
        </w:rPr>
        <w:t>-</w:t>
      </w:r>
      <w:r w:rsidRPr="00174D96">
        <w:rPr>
          <w:lang w:val="en-GB"/>
        </w:rPr>
        <w:t xml:space="preserve">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174D96" w:rsidRDefault="00174D96" w:rsidP="00174D96">
      <w:pPr>
        <w:pStyle w:val="Paragrafoelenco"/>
        <w:numPr>
          <w:ilvl w:val="0"/>
          <w:numId w:val="3"/>
        </w:numPr>
        <w:rPr>
          <w:lang w:val="en-GB"/>
        </w:rPr>
      </w:pPr>
      <w:r w:rsidRPr="00174D96">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174D96" w:rsidRDefault="00174D96" w:rsidP="00174D96">
      <w:pPr>
        <w:pStyle w:val="Paragrafoelenco"/>
        <w:numPr>
          <w:ilvl w:val="0"/>
          <w:numId w:val="3"/>
        </w:numPr>
        <w:rPr>
          <w:lang w:val="en-GB"/>
        </w:rPr>
      </w:pPr>
      <w:r w:rsidRPr="00174D96">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174D96" w:rsidRDefault="00174D96" w:rsidP="00174D96">
      <w:pPr>
        <w:pStyle w:val="Paragrafoelenco"/>
        <w:numPr>
          <w:ilvl w:val="0"/>
          <w:numId w:val="3"/>
        </w:numPr>
        <w:rPr>
          <w:lang w:val="en-GB"/>
        </w:rPr>
      </w:pPr>
      <w:r w:rsidRPr="00174D96">
        <w:rPr>
          <w:lang w:val="en-GB"/>
        </w:rPr>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276BBF" w:rsidRDefault="00174D96" w:rsidP="00174D96">
      <w:pPr>
        <w:pStyle w:val="Paragrafoelenco"/>
        <w:numPr>
          <w:ilvl w:val="0"/>
          <w:numId w:val="3"/>
        </w:numPr>
        <w:rPr>
          <w:lang w:val="en-GB"/>
        </w:rPr>
      </w:pPr>
      <w:r w:rsidRPr="00276BBF">
        <w:rPr>
          <w:lang w:val="en-GB"/>
        </w:rPr>
        <w:lastRenderedPageBreak/>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276BBF" w:rsidRDefault="000D77F1" w:rsidP="00303E20">
      <w:pPr>
        <w:pStyle w:val="Paragrafoelenco"/>
        <w:numPr>
          <w:ilvl w:val="0"/>
          <w:numId w:val="3"/>
        </w:numPr>
        <w:rPr>
          <w:lang w:val="en-GB"/>
        </w:rPr>
      </w:pPr>
      <w:r w:rsidRPr="00276BBF">
        <w:rPr>
          <w:lang w:val="en-GB"/>
        </w:rPr>
        <w:t xml:space="preserve">HSPHMI14 - High performance computing for Lagrangian numerical models to simulate free surface and multi-phase flows (SPH) and the scalar transport in turbulent </w:t>
      </w:r>
      <w:r w:rsidR="006B25C9">
        <w:rPr>
          <w:lang w:val="en-GB"/>
        </w:rPr>
        <w:t>flows (MIcromixing); June 2014 -</w:t>
      </w:r>
      <w:r w:rsidRPr="00276BBF">
        <w:rPr>
          <w:lang w:val="en-GB"/>
        </w:rPr>
        <w:t xml:space="preserve"> March 2015; Amicarelli A., G. Agate, G. Leuzzi, P. Monti, R. Guandalini, S. Sibilla; HPC Italian National Research Project (ISCRA-C2); competit</w:t>
      </w:r>
      <w:r w:rsidR="006C0892">
        <w:rPr>
          <w:lang w:val="en-GB"/>
        </w:rPr>
        <w:t>ive call for instrumental funds.</w:t>
      </w:r>
    </w:p>
    <w:p w:rsidR="006C0892" w:rsidRDefault="006C0892" w:rsidP="006C0892">
      <w:pPr>
        <w:spacing w:after="0" w:line="240" w:lineRule="auto"/>
        <w:jc w:val="both"/>
        <w:rPr>
          <w:rFonts w:ascii="Times New Roman" w:hAnsi="Times New Roman"/>
          <w:sz w:val="24"/>
          <w:szCs w:val="24"/>
        </w:rPr>
      </w:pPr>
      <w:r w:rsidRPr="006C0892">
        <w:rPr>
          <w:rFonts w:ascii="Times New Roman" w:hAnsi="Times New Roman"/>
          <w:sz w:val="24"/>
          <w:szCs w:val="24"/>
        </w:rPr>
        <w:t xml:space="preserve">The release of the FOSS versions of SPHERA has been supported in RSE and promoted by the Department Director Michele de Nigris, the Deputy Director and Project Manager Antonella Frigerio, </w:t>
      </w:r>
      <w:ins w:id="531" w:author="Amicarelli Andrea (RSE)" w:date="2020-08-05T19:39:00Z">
        <w:r w:rsidR="00F33DE7">
          <w:rPr>
            <w:rFonts w:ascii="Times New Roman" w:hAnsi="Times New Roman"/>
            <w:sz w:val="24"/>
          </w:rPr>
          <w:t xml:space="preserve">the Project Manager Francesco Apadula (since 2020) </w:t>
        </w:r>
      </w:ins>
      <w:r w:rsidRPr="006C0892">
        <w:rPr>
          <w:rFonts w:ascii="Times New Roman" w:hAnsi="Times New Roman"/>
          <w:sz w:val="24"/>
          <w:szCs w:val="24"/>
        </w:rPr>
        <w:t>and the Research Team Managers Guido Pirovano (since 2016) and Massimo Meghella (during the period 2015-2016).</w:t>
      </w:r>
    </w:p>
    <w:p w:rsidR="006C0892" w:rsidRPr="00276BBF" w:rsidRDefault="006C0892" w:rsidP="006C0892">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32" w:name="_Toc447794707"/>
      <w:bookmarkStart w:id="533" w:name="_Toc447794786"/>
      <w:bookmarkStart w:id="534" w:name="_Toc447794871"/>
      <w:bookmarkStart w:id="535" w:name="_Toc447794953"/>
      <w:bookmarkStart w:id="536" w:name="_Toc447795356"/>
      <w:bookmarkStart w:id="537" w:name="_Toc447795463"/>
      <w:bookmarkStart w:id="538" w:name="_Toc42155365"/>
      <w:r w:rsidRPr="00276BBF">
        <w:rPr>
          <w:rFonts w:ascii="Book Antiqua" w:hAnsi="Book Antiqua"/>
          <w:caps/>
          <w:kern w:val="0"/>
          <w:sz w:val="24"/>
          <w:szCs w:val="24"/>
        </w:rPr>
        <w:lastRenderedPageBreak/>
        <w:t>SPHERA registration</w:t>
      </w:r>
      <w:bookmarkEnd w:id="532"/>
      <w:bookmarkEnd w:id="533"/>
      <w:bookmarkEnd w:id="534"/>
      <w:bookmarkEnd w:id="535"/>
      <w:bookmarkEnd w:id="536"/>
      <w:bookmarkEnd w:id="537"/>
      <w:bookmarkEnd w:id="538"/>
    </w:p>
    <w:p w:rsidR="00F85184" w:rsidRPr="005D00D6" w:rsidRDefault="000D77F1" w:rsidP="000D77F1">
      <w:pPr>
        <w:spacing w:after="0" w:line="240" w:lineRule="auto"/>
        <w:rPr>
          <w:rFonts w:ascii="Times New Roman" w:hAnsi="Times New Roman"/>
          <w:sz w:val="24"/>
          <w:szCs w:val="24"/>
        </w:rPr>
      </w:pPr>
      <w:r w:rsidRPr="00276BBF">
        <w:rPr>
          <w:rFonts w:ascii="Times New Roman" w:hAnsi="Times New Roman"/>
          <w:sz w:val="24"/>
          <w:szCs w:val="24"/>
          <w:lang w:val="it-IT"/>
        </w:rPr>
        <w:t>SPHERA v.8.0 Copyright is registered (“Registro pubblico speciale per i programmi per elaboratore, SIAE”, Italy).</w:t>
      </w:r>
      <w:r w:rsidR="00F21C8B">
        <w:rPr>
          <w:rFonts w:ascii="Times New Roman" w:hAnsi="Times New Roman"/>
          <w:sz w:val="24"/>
          <w:szCs w:val="24"/>
          <w:lang w:val="it-IT"/>
        </w:rPr>
        <w:t xml:space="preserve"> </w:t>
      </w:r>
      <w:r w:rsidR="00F85184" w:rsidRPr="005D00D6">
        <w:rPr>
          <w:rFonts w:ascii="Times New Roman" w:hAnsi="Times New Roman"/>
          <w:sz w:val="24"/>
          <w:szCs w:val="24"/>
        </w:rPr>
        <w:t>Since SPHERA v.8.0, the code has been developed on a public GitHub repository.</w:t>
      </w:r>
    </w:p>
    <w:p w:rsidR="006C2568" w:rsidRPr="005D00D6" w:rsidRDefault="006C2568" w:rsidP="000D77F1">
      <w:pPr>
        <w:spacing w:after="0" w:line="240" w:lineRule="auto"/>
        <w:rPr>
          <w:rFonts w:ascii="Times New Roman" w:hAnsi="Times New Roman"/>
          <w:sz w:val="24"/>
          <w:szCs w:val="24"/>
        </w:rPr>
      </w:pPr>
    </w:p>
    <w:p w:rsidR="006C2568" w:rsidRPr="006C2568" w:rsidRDefault="006C256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39" w:name="_Toc42155366"/>
      <w:bookmarkStart w:id="540" w:name="_Ref341105863"/>
      <w:r w:rsidRPr="006C2568">
        <w:rPr>
          <w:rFonts w:ascii="Book Antiqua" w:hAnsi="Book Antiqua"/>
          <w:caps/>
          <w:kern w:val="0"/>
          <w:sz w:val="24"/>
          <w:szCs w:val="24"/>
        </w:rPr>
        <w:lastRenderedPageBreak/>
        <w:t>References</w:t>
      </w:r>
      <w:bookmarkEnd w:id="539"/>
    </w:p>
    <w:p w:rsidR="001D07BE" w:rsidRPr="005A2068" w:rsidRDefault="001D07BE" w:rsidP="001D07BE">
      <w:pPr>
        <w:pStyle w:val="Amicarellibiblio"/>
      </w:pPr>
      <w:bookmarkStart w:id="541" w:name="_Ref355092535"/>
      <w:bookmarkEnd w:id="540"/>
      <w:r w:rsidRPr="005A2068">
        <w:t>Adami S., X.Y. Hu, N.A. Adams; 2012; A generalized wall boundary condition for smoothed particle hydrodynamics; Journal of Computational Physics, 231:7057–7075.</w:t>
      </w:r>
      <w:bookmarkEnd w:id="541"/>
    </w:p>
    <w:p w:rsidR="004B071E" w:rsidRDefault="004B071E" w:rsidP="00FB5588">
      <w:pPr>
        <w:pStyle w:val="Amicarellibiblio"/>
      </w:pPr>
      <w:r w:rsidRPr="004B071E">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5D00D6" w:rsidRDefault="00197935" w:rsidP="003A5C36">
      <w:pPr>
        <w:pStyle w:val="Amicarellibiblio"/>
        <w:rPr>
          <w:lang w:val="it-IT"/>
        </w:rPr>
      </w:pPr>
      <w:bookmarkStart w:id="542" w:name="_Ref520967512"/>
      <w:bookmarkStart w:id="543" w:name="_Ref448240584"/>
      <w:r w:rsidRPr="005D00D6">
        <w:rPr>
          <w:szCs w:val="22"/>
          <w:lang w:val="it-IT"/>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542"/>
    </w:p>
    <w:p w:rsidR="003A5C36" w:rsidRDefault="003A5C36" w:rsidP="003A5C36">
      <w:pPr>
        <w:pStyle w:val="Amicarellibiblio"/>
      </w:pPr>
      <w:r>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543"/>
    </w:p>
    <w:p w:rsidR="00417A02" w:rsidRDefault="00417A02" w:rsidP="003A5C36">
      <w:pPr>
        <w:pStyle w:val="Amicarellibiblio"/>
      </w:pPr>
      <w:bookmarkStart w:id="544" w:name="_Ref448247883"/>
      <w:r w:rsidRPr="00417A02">
        <w:t xml:space="preserve">Amicarelli A., G. Agate, </w:t>
      </w:r>
      <w:r>
        <w:t xml:space="preserve">2014; </w:t>
      </w:r>
      <w:r w:rsidRPr="00417A02">
        <w:t>SPH modelling of granular flows, 9th SPHERIC ERCOFTAC International ERCOFTAC Workshop:17-24, Paris</w:t>
      </w:r>
      <w:bookmarkEnd w:id="544"/>
    </w:p>
    <w:p w:rsidR="007F28CF" w:rsidRDefault="007F28CF" w:rsidP="007F28CF">
      <w:pPr>
        <w:pStyle w:val="Amicarellibiblio"/>
      </w:pPr>
      <w:bookmarkStart w:id="545" w:name="_Ref392757051"/>
      <w:bookmarkStart w:id="546" w:name="_Ref447811096"/>
      <w:r w:rsidRPr="005A2068">
        <w:t>Amicarelli A., G. Agate, R. Guandalini; 2013; A 3D Fully Lagrangian Smoothed Particle</w:t>
      </w:r>
      <w:bookmarkEnd w:id="545"/>
      <w:r>
        <w:t xml:space="preserve"> </w:t>
      </w:r>
      <w:r w:rsidRPr="005A2068">
        <w:t>Hydrodynamics model with both volume and surface discrete elements; International Journal for Numerical Methods in Engineering, 95: 419–450, DOI: 10.1002/nme.4514.</w:t>
      </w:r>
      <w:bookmarkEnd w:id="546"/>
    </w:p>
    <w:p w:rsidR="00DA6063" w:rsidRPr="0095351B" w:rsidRDefault="00DA6063" w:rsidP="00DA6063">
      <w:pPr>
        <w:pStyle w:val="Amicarellibiblio"/>
      </w:pPr>
      <w:bookmarkStart w:id="547" w:name="_Ref520967925"/>
      <w:bookmarkStart w:id="548" w:name="_Ref447810426"/>
      <w:r w:rsidRPr="0095351B">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547"/>
    </w:p>
    <w:p w:rsidR="009F3AAC" w:rsidRDefault="009F3AAC" w:rsidP="007F28CF">
      <w:pPr>
        <w:pStyle w:val="Amicarellibiblio"/>
      </w:pPr>
      <w:bookmarkStart w:id="549" w:name="_Ref521059265"/>
      <w:r w:rsidRPr="009F3AAC">
        <w:t>Amicarelli A., R. Albano, D. Mirauda, G. Agate, A. Sole, R. Guandalini; 2015; A Smoothed Particle Hydrodynamics model for 3D solid body transport in free surface flows; Computers &amp; Fluids, 116:205–228. DOI 10.1016/j.compfluid.2015.04.018</w:t>
      </w:r>
      <w:bookmarkEnd w:id="548"/>
      <w:bookmarkEnd w:id="549"/>
    </w:p>
    <w:p w:rsidR="009F4EB5" w:rsidRPr="008F6FC8" w:rsidRDefault="00CF4C3E" w:rsidP="008F6FC8">
      <w:pPr>
        <w:pStyle w:val="Amicarellibiblio"/>
      </w:pPr>
      <w:bookmarkStart w:id="550" w:name="_Ref520373754"/>
      <w:r w:rsidRPr="008F6FC8">
        <w:t>Amicarelli A., B. Kocak, S. Sibilla, J. Grabe; 2017; A 3D Smoothed Particle Hydrodynamics model for erosional dam-break floods; International Journal of Computational Fluid Dynamics, 31(10):413-434; DOI 10.1080/10618562.2017.1422731   ; JCR Impact Factor: 0.983.</w:t>
      </w:r>
      <w:bookmarkEnd w:id="550"/>
    </w:p>
    <w:p w:rsidR="001D07BE" w:rsidRPr="005A2068" w:rsidRDefault="001D07BE" w:rsidP="001D07BE">
      <w:pPr>
        <w:pStyle w:val="Amicarellibiblio"/>
      </w:pPr>
      <w:bookmarkStart w:id="551" w:name="_Ref341167858"/>
      <w:r w:rsidRPr="005A2068">
        <w:t>Amicarelli A., J.-C. Marongiu, F. Leboeuf, J. Leduc, J. Caro; 2011; SPH truncation error in estimating a 3D function; Computers &amp; Fluids, 44:279-296.</w:t>
      </w:r>
      <w:bookmarkEnd w:id="551"/>
      <w:r w:rsidRPr="005A2068">
        <w:t xml:space="preserve"> </w:t>
      </w:r>
    </w:p>
    <w:p w:rsidR="001D07BE" w:rsidRDefault="001D07BE" w:rsidP="001D07BE">
      <w:pPr>
        <w:pStyle w:val="Amicarellibiblio"/>
      </w:pPr>
      <w:bookmarkStart w:id="552" w:name="_Ref341167859"/>
      <w:r w:rsidRPr="005A2068">
        <w:t xml:space="preserve">Amicarelli A., J.-C. Marongiu, F. Leboeuf, J. Leduc, M. Neuhauser, </w:t>
      </w:r>
      <w:smartTag w:uri="urn:schemas-microsoft-com:office:smarttags" w:element="PersonName">
        <w:smartTagPr>
          <w:attr w:name="ProductID" w:val="Le Fang"/>
        </w:smartTagPr>
        <w:r w:rsidRPr="005A2068">
          <w:t>Le Fang</w:t>
        </w:r>
      </w:smartTag>
      <w:r w:rsidRPr="005A2068">
        <w:t>, J. Caro; 2011; SPH truncation error in estimating a 3D derivative; International Journal for Numerical Methods in Engineering, 87(7):677-700.</w:t>
      </w:r>
      <w:bookmarkEnd w:id="552"/>
      <w:r w:rsidRPr="005A2068">
        <w:t xml:space="preserve"> </w:t>
      </w:r>
    </w:p>
    <w:p w:rsidR="003A7E14" w:rsidRPr="005A2068" w:rsidRDefault="003A7E14" w:rsidP="003A7E14">
      <w:pPr>
        <w:pStyle w:val="Amicarellibiblio"/>
      </w:pPr>
      <w:bookmarkStart w:id="553" w:name="_Ref341106915"/>
      <w:r w:rsidRPr="005A2068">
        <w:t>Anghileri M., L.M.L. Castelletti, E. Francesconi, A. Milanese, M. Pittofrati; 2011; Rigid body water impact - experimental tests and numerical simulations using the SPH method; International Journal of Impact Engineering, 38:141-151.</w:t>
      </w:r>
      <w:bookmarkEnd w:id="553"/>
    </w:p>
    <w:p w:rsidR="00A3103F" w:rsidRPr="005A2068" w:rsidRDefault="00A3103F" w:rsidP="00A3103F">
      <w:pPr>
        <w:pStyle w:val="Amicarellibiblio"/>
      </w:pPr>
      <w:bookmarkStart w:id="554" w:name="_Ref353446435"/>
      <w:bookmarkStart w:id="555" w:name="_Ref392664067"/>
      <w:r w:rsidRPr="005A2068">
        <w:t xml:space="preserve">Antoci C, Gallati M, Sibilla S.; 2007; </w:t>
      </w:r>
      <w:hyperlink r:id="rId483" w:history="1">
        <w:r w:rsidRPr="005A2068">
          <w:t>Numerical simulation of fluid-structure interaction by SPH</w:t>
        </w:r>
      </w:hyperlink>
      <w:r w:rsidRPr="005A2068">
        <w:t>; Computers &amp; Structures, 85(11-14):879-890.</w:t>
      </w:r>
      <w:bookmarkEnd w:id="554"/>
      <w:bookmarkEnd w:id="555"/>
    </w:p>
    <w:p w:rsidR="0065632F" w:rsidRDefault="0065632F" w:rsidP="0065632F">
      <w:pPr>
        <w:pStyle w:val="Amicarellibiblio"/>
      </w:pPr>
      <w:bookmarkStart w:id="556" w:name="_Ref355102495"/>
      <w:bookmarkStart w:id="557" w:name="_Ref416452881"/>
      <w:r w:rsidRPr="005A2068">
        <w:t>Antuono M, Colagrossi A, Marrone S, Lugni C.; 2011; Propagation of gravity waves through a SPH</w:t>
      </w:r>
      <w:bookmarkEnd w:id="556"/>
      <w:r w:rsidRPr="005A2068">
        <w:t xml:space="preserve"> scheme with numerical diffusive terms; Computer Physics Communications, 182(4):866-877.</w:t>
      </w:r>
      <w:bookmarkEnd w:id="557"/>
    </w:p>
    <w:bookmarkStart w:id="558" w:name="_Ref392885699"/>
    <w:p w:rsidR="003A7E14" w:rsidRPr="005A2068" w:rsidRDefault="003A7E14" w:rsidP="003A7E14">
      <w:pPr>
        <w:pStyle w:val="Amicarellibiblio"/>
      </w:pPr>
      <w:r w:rsidRPr="005A2068">
        <w:fldChar w:fldCharType="begin"/>
      </w:r>
      <w:r w:rsidRPr="005A2068">
        <w:instrText xml:space="preserve"> HYPERLINK "http://www.sciencedirect.com/science/article/pii/S0045793013002879" </w:instrText>
      </w:r>
      <w:r w:rsidRPr="005A2068">
        <w:fldChar w:fldCharType="separate"/>
      </w:r>
      <w:r w:rsidRPr="005A2068">
        <w:t>Areti K</w:t>
      </w:r>
      <w:r w:rsidRPr="005A2068">
        <w:fldChar w:fldCharType="end"/>
      </w:r>
      <w:r w:rsidRPr="005A2068">
        <w:t xml:space="preserve">., </w:t>
      </w:r>
      <w:hyperlink r:id="rId484" w:history="1">
        <w:r w:rsidRPr="005A2068">
          <w:t>K. Hendrickson</w:t>
        </w:r>
      </w:hyperlink>
      <w:r w:rsidRPr="005A2068">
        <w:t xml:space="preserve">, </w:t>
      </w:r>
      <w:hyperlink r:id="rId485" w:history="1">
        <w:r w:rsidRPr="005A2068">
          <w:t>D.K.P. Yue</w:t>
        </w:r>
      </w:hyperlink>
      <w:r w:rsidRPr="005A2068">
        <w:t xml:space="preserve">; 2013; SPH for incompressible free-surface flows. Part II: Performance of a modified SPH method; </w:t>
      </w:r>
      <w:hyperlink r:id="rId486" w:tooltip="Go to Computers &amp; Fluids on ScienceDirect" w:history="1">
        <w:r w:rsidRPr="005A2068">
          <w:t>Computers &amp; Fluids</w:t>
        </w:r>
      </w:hyperlink>
      <w:r w:rsidRPr="005A2068">
        <w:t>, 86(5): 510–536, DOI: 10.1016/j.compfluid.2013.07.016</w:t>
      </w:r>
      <w:bookmarkEnd w:id="558"/>
    </w:p>
    <w:p w:rsidR="00100196" w:rsidRDefault="00100196" w:rsidP="00100196">
      <w:pPr>
        <w:pStyle w:val="Amicarellibiblio"/>
      </w:pPr>
      <w:bookmarkStart w:id="559" w:name="_Ref520374383"/>
      <w:r w:rsidRPr="00100196">
        <w:t>Armstrong L.M., S. Gu, K.H. Luo; 2010; Study of wall-to-bed heat transfer in a bubbling fluidised bed using the kinetic theory of granular flow; International Journal of Heat and Mass Transfer, 53(21-22):4949-4959.</w:t>
      </w:r>
      <w:bookmarkEnd w:id="559"/>
    </w:p>
    <w:p w:rsidR="004B071E" w:rsidRDefault="004B071E" w:rsidP="00FB5588">
      <w:pPr>
        <w:pStyle w:val="Amicarellibiblio"/>
      </w:pPr>
      <w:r w:rsidRPr="004B071E">
        <w:t>Ataie-Ashtiani B., G. Shobeyri; 2008; Numerical simulation of landslide impulsive waves by incompressible smoothed particle hydrodynamics; Int. J. Numer. Meth. Fluids 56, 209–232.</w:t>
      </w:r>
    </w:p>
    <w:p w:rsidR="001D07BE" w:rsidRPr="005A2068" w:rsidRDefault="001D07BE" w:rsidP="001D07BE">
      <w:pPr>
        <w:pStyle w:val="Amicarellibiblio"/>
      </w:pPr>
      <w:bookmarkStart w:id="560" w:name="_Ref327274323"/>
      <w:r w:rsidRPr="005A2068">
        <w:t>Basa M., N.J. Quinlan, M. Lastiwka; 2009; Robustness and accuracy of SPH formulations for viscous flow; International Journal for Numerical Methods in Fluids, 60(10):1127-1148.</w:t>
      </w:r>
      <w:bookmarkEnd w:id="560"/>
    </w:p>
    <w:bookmarkStart w:id="561" w:name="_Ref414469080"/>
    <w:p w:rsidR="001D07BE" w:rsidRPr="005A2068" w:rsidRDefault="001D07BE" w:rsidP="001D07BE">
      <w:pPr>
        <w:pStyle w:val="Amicarellibiblio"/>
      </w:pPr>
      <w:r w:rsidRPr="005A2068">
        <w:fldChar w:fldCharType="begin"/>
      </w:r>
      <w:r w:rsidRPr="005A2068">
        <w:instrText xml:space="preserve"> HYPERLINK "http://adsabs.harvard.edu/cgi-bin/author_form?author=Bate,+M&amp;fullauthor=Bate,%20Matthew%20R.&amp;charset=UTF-8&amp;db_key=AST" </w:instrText>
      </w:r>
      <w:r w:rsidRPr="005A2068">
        <w:fldChar w:fldCharType="separate"/>
      </w:r>
      <w:r w:rsidRPr="005A2068">
        <w:t>Bate M.R.</w:t>
      </w:r>
      <w:r w:rsidRPr="005A2068">
        <w:fldChar w:fldCharType="end"/>
      </w:r>
      <w:r w:rsidRPr="005A2068">
        <w:t>; 2012; Stellar, brown dwarf and multiple star properties from a radiation hydrodynamical simulation of star cluster formation; Monthly Notices of the Royal Astronomical Society, 419(4):3115-3146.</w:t>
      </w:r>
      <w:bookmarkEnd w:id="561"/>
    </w:p>
    <w:p w:rsidR="004B071E" w:rsidRPr="004B071E" w:rsidRDefault="004B071E" w:rsidP="00FB5588">
      <w:pPr>
        <w:pStyle w:val="Amicarellibiblio"/>
      </w:pPr>
      <w:r w:rsidRPr="004B071E">
        <w:t xml:space="preserve">Bauer A., V. Springel; 2012; Subsonic turbulence in smoothed particle hydrodynamics and moving-mesh simulations; Mon. Not. R. Astron. Soc., </w:t>
      </w:r>
      <w:hyperlink r:id="rId487" w:history="1">
        <w:r w:rsidRPr="004B071E">
          <w:t xml:space="preserve">423(3), </w:t>
        </w:r>
      </w:hyperlink>
      <w:r w:rsidRPr="004B071E">
        <w:t>2558–2578, doi:10.1111/j.1365-2966.2012.21058.x</w:t>
      </w:r>
    </w:p>
    <w:p w:rsidR="004B071E" w:rsidRPr="004B071E" w:rsidRDefault="004B071E" w:rsidP="00FB5588">
      <w:pPr>
        <w:pStyle w:val="Amicarellibiblio"/>
      </w:pPr>
      <w:r w:rsidRPr="004B071E">
        <w:t>Berzi D., F.C. Bossi, E. Larcan; 2012; Collapse of granular-liquid mixtures over rigid, inclined beds; PHYSICAL REVIEW E 85, 051308:1-5.</w:t>
      </w:r>
    </w:p>
    <w:p w:rsidR="004B071E" w:rsidRPr="004B071E" w:rsidRDefault="004B071E" w:rsidP="00FB5588">
      <w:pPr>
        <w:pStyle w:val="Amicarellibiblio"/>
      </w:pPr>
      <w:r w:rsidRPr="004B071E">
        <w:t>Berzi D., J.T. Jenkins; 2008; Approximate analytical solutions in a model for highly concentrated granular-fluid flows; PHYSICAL REVIEW E 78, 011304:1-10.</w:t>
      </w:r>
    </w:p>
    <w:p w:rsidR="004B071E" w:rsidRPr="004B071E" w:rsidRDefault="004B071E" w:rsidP="00FB5588">
      <w:pPr>
        <w:pStyle w:val="Amicarellibiblio"/>
      </w:pPr>
      <w:r w:rsidRPr="004B071E">
        <w:t>Berzi D., J.T. Jenkins; 2011; Surface flows of inelastic spheres; PHYSICS OF FLUIDS 23, 013303:1-8.</w:t>
      </w:r>
    </w:p>
    <w:p w:rsidR="004B071E" w:rsidRPr="004B071E" w:rsidRDefault="004B071E" w:rsidP="00FB5588">
      <w:pPr>
        <w:pStyle w:val="Amicarellibiblio"/>
      </w:pPr>
      <w:r w:rsidRPr="004B071E">
        <w:t>Bonelli S., D. Marot; 2010; Micromechanical modeling of internal erosion; European Journal of Environmental and Civil Engineering, 15(8): 1207-1224.</w:t>
      </w:r>
    </w:p>
    <w:p w:rsidR="004B071E" w:rsidRPr="004B071E" w:rsidRDefault="004B071E" w:rsidP="00FB5588">
      <w:pPr>
        <w:pStyle w:val="Amicarellibiblio"/>
      </w:pPr>
      <w:r w:rsidRPr="004B071E">
        <w:t>Bonet J. and T.-S.L. Lok; “Variational and momentum preservation aspects of Smooth Particle Hydrodynamic formulations”; Comput. Methods Appl. Mech. Engrg., 180 (1999) 97-115.</w:t>
      </w:r>
    </w:p>
    <w:p w:rsidR="004B071E" w:rsidRPr="004B071E" w:rsidRDefault="004B071E" w:rsidP="00FB5588">
      <w:pPr>
        <w:pStyle w:val="Amicarellibiblio"/>
      </w:pPr>
      <w:r w:rsidRPr="004B071E">
        <w:t>Bonet J., M. X. Rodriguez-Paz; “Hamiltonian formulation of the variable-h SPH equations”; Journal of Computational Physics, 209 (2005), 541–558.</w:t>
      </w:r>
    </w:p>
    <w:p w:rsidR="004B071E" w:rsidRPr="004B071E" w:rsidRDefault="004B071E" w:rsidP="00FB5588">
      <w:pPr>
        <w:pStyle w:val="Amicarellibiblio"/>
      </w:pPr>
      <w:r w:rsidRPr="004B071E">
        <w:lastRenderedPageBreak/>
        <w:t>Bouscasse B., A. Colagrossi, S. Marrone, M. Antuono; 2013; Nonlinear water wave interaction with floating bodies in SPH; Journal of Fluids and Structures, 42: 112–129.</w:t>
      </w:r>
    </w:p>
    <w:p w:rsidR="004B071E" w:rsidRPr="004B071E" w:rsidRDefault="004B071E" w:rsidP="00FB5588">
      <w:pPr>
        <w:pStyle w:val="Amicarellibiblio"/>
      </w:pPr>
      <w:r w:rsidRPr="004B071E">
        <w:t>Bui Ha H., K. Sako, R. Fukagawa; 2007; Numerical simulation of soil–water interaction using smoothed particle hydrodynamics (SPH) method; Journal of Terramechanics, 44: 339–346</w:t>
      </w:r>
    </w:p>
    <w:p w:rsidR="004B071E" w:rsidRDefault="004B071E" w:rsidP="00FB5588">
      <w:pPr>
        <w:pStyle w:val="Amicarellibiblio"/>
      </w:pPr>
      <w:r w:rsidRPr="004B071E">
        <w:t>Bui Ha H., R. Fukagawa, K. Sako, S. Ohno; 2008; Lagrangian meshfree particles method (SPH) for large deformation and failure flows of geomaterial using elastic–plastic soil constitutive model; Int. J. Numer. Anal. Meth. Geomech., 32:1537–1570.</w:t>
      </w:r>
    </w:p>
    <w:bookmarkStart w:id="562" w:name="_Ref392884269"/>
    <w:p w:rsidR="001D07BE" w:rsidRPr="005A2068" w:rsidRDefault="001D07BE" w:rsidP="001D07BE">
      <w:pPr>
        <w:pStyle w:val="Amicarellibiblio"/>
      </w:pPr>
      <w:r w:rsidRPr="005A2068">
        <w:fldChar w:fldCharType="begin"/>
      </w:r>
      <w:r w:rsidRPr="005A2068">
        <w:instrText xml:space="preserve"> HYPERLINK "http://www.sciencedirect.com/science/article/pii/S0304389411006601" </w:instrText>
      </w:r>
      <w:r w:rsidRPr="005A2068">
        <w:fldChar w:fldCharType="separate"/>
      </w:r>
      <w:r w:rsidRPr="005A2068">
        <w:t>Busini</w:t>
      </w:r>
      <w:r w:rsidRPr="005A2068">
        <w:fldChar w:fldCharType="end"/>
      </w:r>
      <w:r w:rsidRPr="005A2068">
        <w:t xml:space="preserve"> V., </w:t>
      </w:r>
      <w:hyperlink r:id="rId488" w:history="1">
        <w:r w:rsidRPr="005A2068">
          <w:t>E. Marzo</w:t>
        </w:r>
      </w:hyperlink>
      <w:r w:rsidRPr="005A2068">
        <w:t xml:space="preserve">, </w:t>
      </w:r>
      <w:hyperlink r:id="rId489" w:history="1">
        <w:r w:rsidRPr="005A2068">
          <w:t>A. Callioni</w:t>
        </w:r>
      </w:hyperlink>
      <w:r w:rsidRPr="005A2068">
        <w:t xml:space="preserve">, </w:t>
      </w:r>
      <w:hyperlink r:id="rId490" w:history="1">
        <w:r w:rsidRPr="005A2068">
          <w:t>R. Rota</w:t>
        </w:r>
      </w:hyperlink>
      <w:r w:rsidRPr="005A2068">
        <w:t xml:space="preserve">; 2011; Definition of a short-cut methodology for assessing earthquake-related Na-Tech risk; </w:t>
      </w:r>
      <w:hyperlink r:id="rId491" w:tooltip="Go to Journal of Hazardous Materials on ScienceDirect" w:history="1">
        <w:r w:rsidRPr="005A2068">
          <w:t>Journal of Hazardous Materials</w:t>
        </w:r>
      </w:hyperlink>
      <w:r w:rsidRPr="005A2068">
        <w:t>, 192(1); 329–339; DOI:10.1016/j.jhazmat.2011.05.022</w:t>
      </w:r>
      <w:bookmarkEnd w:id="562"/>
    </w:p>
    <w:p w:rsidR="004B071E" w:rsidRPr="004B071E" w:rsidRDefault="004B071E" w:rsidP="00FB5588">
      <w:pPr>
        <w:pStyle w:val="Amicarellibiblio"/>
      </w:pPr>
      <w:r w:rsidRPr="004B071E">
        <w:t>Cao Z., Z. Yue, G. Pender; 2011; Landslide dam failure and flood hydraulics. Part I: experimental investigation; Nat Hazards, 59:1003–1019; DOI 10.1007/s11069-011-9814-8</w:t>
      </w:r>
    </w:p>
    <w:p w:rsidR="004B071E" w:rsidRPr="004B071E" w:rsidRDefault="004B071E" w:rsidP="00FB5588">
      <w:pPr>
        <w:pStyle w:val="Amicarellibiblio"/>
      </w:pPr>
      <w:r w:rsidRPr="004B071E">
        <w:t>Cao Z., Z. Yue, G. Pender; 2011; Landslide dam failure and flood hydraulics. Part II: coupled mathematical modelling; Nat Hazards; 59:1021–1045; DOI 10.1007/s11069-011-9815-7</w:t>
      </w:r>
    </w:p>
    <w:p w:rsidR="004B071E" w:rsidRPr="004B071E" w:rsidRDefault="004B071E" w:rsidP="00FB5588">
      <w:pPr>
        <w:pStyle w:val="Amicarellibiblio"/>
      </w:pPr>
      <w:bookmarkStart w:id="563" w:name="_Toc348440833"/>
      <w:bookmarkStart w:id="564" w:name="_Toc348441011"/>
      <w:bookmarkStart w:id="565" w:name="_Toc348441426"/>
      <w:bookmarkStart w:id="566" w:name="_Toc348453245"/>
      <w:r w:rsidRPr="004B071E">
        <w:t>Capone T., A. Panizzo, J.J. Monaghan; 2010; SPH modelling of water waves generated by submarine landslides; Journal of Hydraulic Research, 48, Extra Issue (2010), pp. 80–84.</w:t>
      </w:r>
      <w:bookmarkEnd w:id="563"/>
      <w:bookmarkEnd w:id="564"/>
      <w:bookmarkEnd w:id="565"/>
      <w:bookmarkEnd w:id="566"/>
    </w:p>
    <w:p w:rsidR="004B071E" w:rsidRPr="004B071E" w:rsidRDefault="004B071E" w:rsidP="00FB5588">
      <w:pPr>
        <w:pStyle w:val="Amicarellibiblio"/>
      </w:pPr>
      <w:bookmarkStart w:id="567" w:name="_Ref448248240"/>
      <w:r w:rsidRPr="004B071E">
        <w:t>Chauchat J., M. Médale; 2010; A three-dimensional numerical model for incompressible two-phase flow of a granular bed submitted to a laminar shearing flow; Comput. Methods Appl. Mech. Engrg. 199: 439–449.</w:t>
      </w:r>
      <w:bookmarkEnd w:id="567"/>
    </w:p>
    <w:p w:rsidR="0070405D" w:rsidRDefault="0070405D" w:rsidP="0065632F">
      <w:pPr>
        <w:pStyle w:val="Amicarellibiblio"/>
      </w:pPr>
      <w:bookmarkStart w:id="568" w:name="_Ref520906114"/>
      <w:r w:rsidRPr="0070405D">
        <w:t>Chow M., L. Taylor, M. Chow; 1996; Time of outage restoration analysis in distribution systems; IEEE Transactions on Power Delivery. 11(3):1652-1658.</w:t>
      </w:r>
      <w:bookmarkEnd w:id="568"/>
    </w:p>
    <w:p w:rsidR="0065632F" w:rsidRPr="005A2068" w:rsidRDefault="00FA0BBB" w:rsidP="0065632F">
      <w:pPr>
        <w:pStyle w:val="Amicarellibiblio"/>
      </w:pPr>
      <w:hyperlink r:id="rId492" w:history="1">
        <w:bookmarkStart w:id="569" w:name="_Ref326849350"/>
        <w:r w:rsidR="0065632F" w:rsidRPr="005A2068">
          <w:t>Colagrossi A, Landrini M.; 2003; Numerical simulation of interfacial flows by smoothed particle Hydrodynamics; Journal of Computational Physics, 191(2):448-475.</w:t>
        </w:r>
        <w:bookmarkEnd w:id="569"/>
        <w:r w:rsidR="0065632F" w:rsidRPr="005A2068">
          <w:t xml:space="preserve"> </w:t>
        </w:r>
      </w:hyperlink>
    </w:p>
    <w:p w:rsidR="004B071E" w:rsidRPr="003A7E14" w:rsidRDefault="004B071E" w:rsidP="00FB5588">
      <w:pPr>
        <w:pStyle w:val="Amicarellibiblio"/>
        <w:rPr>
          <w:lang w:val="it-IT"/>
        </w:rPr>
      </w:pPr>
      <w:r w:rsidRPr="003A7E14">
        <w:rPr>
          <w:lang w:val="it-IT"/>
        </w:rPr>
        <w:t>Colombo P., F. Coleselli; 1996; Elementi di geotecnica:1-500; Zanichelli.</w:t>
      </w:r>
    </w:p>
    <w:p w:rsidR="004B071E" w:rsidRPr="005D00D6" w:rsidRDefault="004B071E" w:rsidP="00FB5588">
      <w:pPr>
        <w:pStyle w:val="Amicarellibiblio"/>
        <w:rPr>
          <w:lang w:val="it-IT"/>
        </w:rPr>
      </w:pPr>
      <w:r w:rsidRPr="003A7E14">
        <w:rPr>
          <w:lang w:val="it-IT"/>
        </w:rPr>
        <w:t xml:space="preserve">Costabile P.; 2006; Propagazione di onde di dam break su fondo erodibile; XXX Convegno di Idraulica e </w:t>
      </w:r>
      <w:r w:rsidRPr="003B7F5A">
        <w:rPr>
          <w:lang w:val="it-IT"/>
        </w:rPr>
        <w:t>Costruzioni Idrauliche (IDRA</w:t>
      </w:r>
      <w:r w:rsidRPr="005D00D6">
        <w:rPr>
          <w:lang w:val="it-IT"/>
        </w:rPr>
        <w:t>).</w:t>
      </w:r>
    </w:p>
    <w:p w:rsidR="00242D54" w:rsidRPr="00242D54" w:rsidRDefault="00242D54" w:rsidP="00242D54">
      <w:pPr>
        <w:pStyle w:val="Amicarellibiblio"/>
      </w:pPr>
      <w:bookmarkStart w:id="570" w:name="_Ref520905439"/>
      <w:bookmarkStart w:id="571" w:name="_Ref520292351"/>
      <w:r w:rsidRPr="00242D54">
        <w:t>Crawford M., S. Seidel; 2013; Weathering the storm: building business resilience to climate change. Center for climate and energy solutions: Arlington, VA.</w:t>
      </w:r>
      <w:bookmarkEnd w:id="570"/>
    </w:p>
    <w:p w:rsidR="003B7F5A" w:rsidRPr="005D00D6" w:rsidRDefault="003B7F5A" w:rsidP="00FB5588">
      <w:pPr>
        <w:pStyle w:val="Amicarellibiblio"/>
        <w:rPr>
          <w:lang w:val="it-IT"/>
        </w:rPr>
      </w:pPr>
      <w:r w:rsidRPr="005D00D6">
        <w:rPr>
          <w:lang w:val="it-IT"/>
        </w:rPr>
        <w:t>DEM2xyz v.1.0 (RSE SpA); Amicarelli A.; FOSS; https://github.com/AndreaAmicarelliRSE/DEM2xyz</w:t>
      </w:r>
      <w:bookmarkEnd w:id="571"/>
    </w:p>
    <w:p w:rsidR="004B071E" w:rsidRDefault="004B071E" w:rsidP="00FB5588">
      <w:pPr>
        <w:pStyle w:val="Amicarellibiblio"/>
      </w:pPr>
      <w:r w:rsidRPr="004B071E">
        <w:t xml:space="preserve">De Leffe M., D. Le Touzé and B. Alessandrini; 2009; Normal Flux Method at the boundary for SPH; Proceedings of the 4th Spheric Workshop, 150-157, </w:t>
      </w:r>
      <w:smartTag w:uri="urn:schemas-microsoft-com:office:smarttags" w:element="City">
        <w:r w:rsidRPr="004B071E">
          <w:t>Nantes</w:t>
        </w:r>
      </w:smartTag>
      <w:r w:rsidRPr="004B071E">
        <w:t xml:space="preserve"> (</w:t>
      </w:r>
      <w:smartTag w:uri="urn:schemas-microsoft-com:office:smarttags" w:element="place">
        <w:smartTag w:uri="urn:schemas-microsoft-com:office:smarttags" w:element="country-region">
          <w:r w:rsidRPr="004B071E">
            <w:t>France</w:t>
          </w:r>
        </w:smartTag>
      </w:smartTag>
      <w:r w:rsidRPr="004B071E">
        <w:t xml:space="preserve">). </w:t>
      </w:r>
    </w:p>
    <w:p w:rsidR="00A3103F" w:rsidRPr="005A2068" w:rsidRDefault="00A3103F" w:rsidP="00A3103F">
      <w:pPr>
        <w:pStyle w:val="Amicarellibiblio"/>
      </w:pPr>
      <w:bookmarkStart w:id="572" w:name="_Ref341167265"/>
      <w:r w:rsidRPr="005A2068">
        <w:t>Delorme L., A.Colagrossi, A. Souto-Iglesias, R. Zamora-Rodriguez, E. Botia-Vera; 2009; A set of canonical problems in sloshing, Part I: Pressure field in forced roll-comparison between experimental results and SPH; Ocean Engineering, 36:168–178.</w:t>
      </w:r>
      <w:bookmarkEnd w:id="572"/>
    </w:p>
    <w:p w:rsidR="004B071E" w:rsidRPr="004B071E" w:rsidRDefault="004B071E" w:rsidP="00FB5588">
      <w:pPr>
        <w:pStyle w:val="Amicarellibiblio"/>
      </w:pPr>
      <w:r w:rsidRPr="004B071E">
        <w:t>Dey S.; 1999; Sediment threshold; Applied Mathematical Modelling, 23: 399-417.</w:t>
      </w:r>
    </w:p>
    <w:p w:rsidR="004B071E" w:rsidRPr="004B071E" w:rsidRDefault="004B071E" w:rsidP="00FB5588">
      <w:pPr>
        <w:pStyle w:val="Amicarellibiblio"/>
      </w:pPr>
      <w:r w:rsidRPr="004B071E">
        <w:t>De Padova D., M. Mossa, S. Sibilla, E. Torti; 2013; 3D SPH modelling of hydraulic jump in a very large channel; Journal of Hydraulic Research, 51(2):158-173; DOI: 10.1080/00221686.2012.736883</w:t>
      </w:r>
    </w:p>
    <w:p w:rsidR="004B071E" w:rsidRDefault="004B071E" w:rsidP="00FB5588">
      <w:pPr>
        <w:pStyle w:val="Amicarellibiblio"/>
      </w:pPr>
      <w:r w:rsidRPr="004B071E">
        <w:t>Dilts G.A.; “Moving-least-squares-particle hydropdynamics – I. Consistency and stability”; International Journal for Numerical Methods in Engineering; (1999), 44, 1115-1155.</w:t>
      </w:r>
    </w:p>
    <w:p w:rsidR="001D07BE" w:rsidRPr="005A2068" w:rsidRDefault="001D07BE" w:rsidP="001D07BE">
      <w:pPr>
        <w:pStyle w:val="Amicarellibiblio"/>
      </w:pPr>
      <w:bookmarkStart w:id="573" w:name="_Ref341105389"/>
      <w:r w:rsidRPr="005A2068">
        <w:t>Di Monaco A., S. Manenti, M. Gallati, S. Sibilla, G. Agate, R. Guandalini; 2011; SPH modeling of solid boundaries through a semi-analytic approach. Engineering Applications of Computational Fluid Mechanics, 5(1):1–15.</w:t>
      </w:r>
      <w:bookmarkEnd w:id="573"/>
    </w:p>
    <w:p w:rsidR="004B071E" w:rsidRPr="004B071E" w:rsidRDefault="004B071E" w:rsidP="00FB5588">
      <w:pPr>
        <w:pStyle w:val="Amicarellibiblio"/>
      </w:pPr>
      <w:r w:rsidRPr="004B071E">
        <w:t>Dubois F.; 2001; Partial Riemann problem, boundary conditions and gas dynamics; In Absorbing Boundaries and Layers, Domain Decomposition Methods: Applications to large scale computations, 16-77, Nova Science Publishers Inc.</w:t>
      </w:r>
    </w:p>
    <w:p w:rsidR="00187CC4" w:rsidRDefault="00187CC4" w:rsidP="00FB5588">
      <w:pPr>
        <w:pStyle w:val="Amicarellibiblio"/>
      </w:pPr>
      <w:bookmarkStart w:id="574" w:name="_Ref520297567"/>
      <w:r w:rsidRPr="00187CC4">
        <w:t>Engage Digitizer (Mitchell et al.), https://github.com/markummitchell/engauge-digitizer</w:t>
      </w:r>
      <w:bookmarkEnd w:id="574"/>
    </w:p>
    <w:p w:rsidR="004B071E" w:rsidRPr="004B071E" w:rsidRDefault="004B071E" w:rsidP="00FB5588">
      <w:pPr>
        <w:pStyle w:val="Amicarellibiblio"/>
      </w:pPr>
      <w:r w:rsidRPr="004B071E">
        <w:t>Espa P., Sibilla S., Gallati M.; 2008; SPH simulations of a vertical 2-D liquid jet introduced from the bottom of a free-surface rectangular tank; Adv. Appl. Fluid Mech., 3:105-140.</w:t>
      </w:r>
    </w:p>
    <w:p w:rsidR="004B071E" w:rsidRPr="004B071E" w:rsidRDefault="004B071E" w:rsidP="00FB5588">
      <w:pPr>
        <w:pStyle w:val="Amicarellibiblio"/>
      </w:pPr>
      <w:r w:rsidRPr="004B071E">
        <w:t>Espa P. S. Sibilla; 2014; Experimental Study of the Scour Regimes Downstream of an Apron for Intermediate Tailwater Depth Conditions; Journal of Applied Fluid Mechanics, 7(4):611-624.</w:t>
      </w:r>
    </w:p>
    <w:p w:rsidR="004B071E" w:rsidRPr="004B071E" w:rsidRDefault="004B071E" w:rsidP="00FB5588">
      <w:pPr>
        <w:pStyle w:val="Amicarellibiblio"/>
      </w:pPr>
      <w:r w:rsidRPr="004B071E">
        <w:t xml:space="preserve">European Commission; 2003; Floods: European research for better predictions and management solutions; Press Release Database, Brussels, 13 October 2003, IP/03/1381; </w:t>
      </w:r>
      <w:hyperlink r:id="rId493" w:history="1">
        <w:r w:rsidRPr="004B071E">
          <w:t>http://europa.eu/rapid/press-release_IP-03-1381_en.htm</w:t>
        </w:r>
      </w:hyperlink>
    </w:p>
    <w:p w:rsidR="004B071E" w:rsidRPr="004B071E" w:rsidRDefault="004B071E" w:rsidP="00FB5588">
      <w:pPr>
        <w:pStyle w:val="Amicarellibiblio"/>
      </w:pPr>
      <w:r w:rsidRPr="004B071E">
        <w:t>Faltinsen O.M., O.F. Rognebakke, I.A. Lukovsky, A.N. Timokha; 2000; Multidimensional modal analysis of nonlinear sloshing in a rectangular tank with finite water depth; J Fluid Mech., 407, 201–34.</w:t>
      </w:r>
    </w:p>
    <w:p w:rsidR="004B071E" w:rsidRPr="004B071E" w:rsidRDefault="004B071E" w:rsidP="00FB5588">
      <w:pPr>
        <w:pStyle w:val="Amicarellibiblio"/>
      </w:pPr>
      <w:r w:rsidRPr="004B071E">
        <w:t>Fan X., C.X. Tang, C.J. van Westen, D. Alkema; 2012; Simulating dam-breach flood scenarios of the Tangjiashan landslide dam induced by the Wenchuan Earthquake; Nat. Hazards Earth Syst. Sci., 12:3031–3044.</w:t>
      </w:r>
    </w:p>
    <w:p w:rsidR="004B071E" w:rsidRPr="004B071E" w:rsidRDefault="004B071E" w:rsidP="00FB5588">
      <w:pPr>
        <w:pStyle w:val="Amicarellibiblio"/>
      </w:pPr>
      <w:r w:rsidRPr="004B071E">
        <w:t>Farahani, R., Dalrymple, R., Hérault, A., and Bilotta, G. (2014). ”Three-Dimensional SPH Modeling of a Bar/Rip Channel System.” J. Waterway, Port, Coastal, Ocean Eng., 140(1), 82–99.</w:t>
      </w:r>
    </w:p>
    <w:p w:rsidR="006B0406" w:rsidRPr="004B071E" w:rsidRDefault="006B0406" w:rsidP="006B0406">
      <w:pPr>
        <w:pStyle w:val="Amicarellibiblio"/>
      </w:pPr>
      <w:r w:rsidRPr="004B071E">
        <w:t>Feldman J. and J. Bonet; 2007; Dynamic refinement and boundary contact forces in SPH with applications in fluid flow problems; Int. J. Numer. Meth. Engng; 72,295–324.</w:t>
      </w:r>
    </w:p>
    <w:p w:rsidR="004B071E" w:rsidRDefault="004B071E" w:rsidP="00FB5588">
      <w:pPr>
        <w:pStyle w:val="Amicarellibiblio"/>
      </w:pPr>
      <w:r w:rsidRPr="004B071E">
        <w:t xml:space="preserve">Ferrand M., D.R.P. Laurence, B.D. Rogers, D. Violeau; 2010; Improved time scheme integration approach for dealing with semi analytical boundary conditions in SPARTACUS2D; Proc. 5th International SPHERIC Workshop,  98-105. </w:t>
      </w:r>
    </w:p>
    <w:p w:rsidR="001D07BE" w:rsidRPr="005A2068" w:rsidRDefault="001D07BE" w:rsidP="00FB5588">
      <w:pPr>
        <w:pStyle w:val="Amicarellibiblio"/>
      </w:pPr>
      <w:bookmarkStart w:id="575" w:name="_Ref341105709"/>
      <w:r w:rsidRPr="005A2068">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575"/>
      <w:r w:rsidRPr="005A2068">
        <w:t xml:space="preserve"> </w:t>
      </w:r>
    </w:p>
    <w:p w:rsidR="004B071E" w:rsidRDefault="004B071E" w:rsidP="00FB5588">
      <w:pPr>
        <w:pStyle w:val="Amicarellibiblio"/>
      </w:pPr>
      <w:r w:rsidRPr="004B071E">
        <w:t>Ferrand M., D. Violeau, B.D. Rogers, D.R.P. Laurence; 2011; Consistent wall boundary treatment for laminar and turbulent flows in SPH; Proc. 6th International SPHERIC Workshop, 275-282.</w:t>
      </w:r>
    </w:p>
    <w:p w:rsidR="00FB5588" w:rsidRPr="005A2068" w:rsidRDefault="00FB5588" w:rsidP="00FB5588">
      <w:pPr>
        <w:pStyle w:val="Amicarellibiblio"/>
      </w:pPr>
      <w:bookmarkStart w:id="576" w:name="_Ref392881892"/>
      <w:r w:rsidRPr="005A2068">
        <w:t>Ferrari A., M. Dumbser, E. F. Toro, A. Armanini; 2009; A new 3D parallel SPH scheme for free surface flows; Computers &amp; Fluids, 38:1203-1217.</w:t>
      </w:r>
      <w:bookmarkEnd w:id="576"/>
    </w:p>
    <w:p w:rsidR="004B071E" w:rsidRPr="004B071E" w:rsidRDefault="004B071E" w:rsidP="00FB5588">
      <w:pPr>
        <w:pStyle w:val="Amicarellibiblio"/>
      </w:pPr>
      <w:r w:rsidRPr="004B071E">
        <w:t>Fraccarollo L., Capart H.; 2002; Riemann wave description of erosional dam-break flows; J. Fluid Mech., 461, 183-228.</w:t>
      </w:r>
    </w:p>
    <w:p w:rsidR="004B071E" w:rsidRPr="00BD2AA1" w:rsidRDefault="004B071E" w:rsidP="00FB5588">
      <w:pPr>
        <w:pStyle w:val="Amicarellibiblio"/>
      </w:pPr>
      <w:r w:rsidRPr="004B071E">
        <w:t>Fraccarollo L., H. Capart, Y. Zech; 2003; A Godunov method for the computation of erosional shallow water transie</w:t>
      </w:r>
      <w:r w:rsidRPr="00BD2AA1">
        <w:t>nts; Int. J. Numer. Meth. Fluids, 41: 951–976.</w:t>
      </w:r>
    </w:p>
    <w:p w:rsidR="00BD2AA1" w:rsidRPr="00BD2AA1" w:rsidRDefault="00BD2AA1" w:rsidP="00BD2AA1">
      <w:pPr>
        <w:pStyle w:val="Amicarellibiblio"/>
      </w:pPr>
      <w:bookmarkStart w:id="577" w:name="_Ref520369088"/>
      <w:bookmarkStart w:id="578" w:name="_Ref414469083"/>
      <w:r w:rsidRPr="00BD2AA1">
        <w:t>Free Software Foundation http://www.fsf.org/</w:t>
      </w:r>
      <w:bookmarkEnd w:id="577"/>
    </w:p>
    <w:p w:rsidR="001D07BE" w:rsidRPr="005A2068" w:rsidRDefault="00FA0BBB" w:rsidP="001D07BE">
      <w:pPr>
        <w:pStyle w:val="Amicarellibiblio"/>
      </w:pPr>
      <w:hyperlink r:id="rId494" w:history="1">
        <w:r w:rsidR="001D07BE" w:rsidRPr="00BD2AA1">
          <w:t>Frenk C.S.</w:t>
        </w:r>
      </w:hyperlink>
      <w:r w:rsidR="001D07BE" w:rsidRPr="00BD2AA1">
        <w:t xml:space="preserve">; S.D.M. </w:t>
      </w:r>
      <w:hyperlink r:id="rId495" w:history="1">
        <w:r w:rsidR="001D07BE" w:rsidRPr="00BD2AA1">
          <w:t>White,</w:t>
        </w:r>
      </w:hyperlink>
      <w:r w:rsidR="001D07BE" w:rsidRPr="00BD2AA1">
        <w:t xml:space="preserve"> P. </w:t>
      </w:r>
      <w:hyperlink r:id="rId496" w:history="1">
        <w:r w:rsidR="001D07BE" w:rsidRPr="00BD2AA1">
          <w:t>Bode, J.</w:t>
        </w:r>
      </w:hyperlink>
      <w:r w:rsidR="001D07BE" w:rsidRPr="00BD2AA1">
        <w:t xml:space="preserve">R. </w:t>
      </w:r>
      <w:hyperlink r:id="rId497" w:history="1">
        <w:r w:rsidR="001D07BE" w:rsidRPr="00BD2AA1">
          <w:t xml:space="preserve">Bond, </w:t>
        </w:r>
      </w:hyperlink>
      <w:r w:rsidR="001D07BE" w:rsidRPr="00BD2AA1">
        <w:t xml:space="preserve">G.L. </w:t>
      </w:r>
      <w:hyperlink r:id="rId498" w:history="1">
        <w:r w:rsidR="001D07BE" w:rsidRPr="00BD2AA1">
          <w:t xml:space="preserve">Bryan, </w:t>
        </w:r>
      </w:hyperlink>
      <w:r w:rsidR="001D07BE" w:rsidRPr="00BD2AA1">
        <w:t xml:space="preserve">R. </w:t>
      </w:r>
      <w:hyperlink r:id="rId499" w:history="1">
        <w:r w:rsidR="001D07BE" w:rsidRPr="00BD2AA1">
          <w:t xml:space="preserve">Cen, H.M.P. </w:t>
        </w:r>
      </w:hyperlink>
      <w:hyperlink r:id="rId500" w:history="1">
        <w:r w:rsidR="001D07BE" w:rsidRPr="00BD2AA1">
          <w:t xml:space="preserve">Couchman, </w:t>
        </w:r>
      </w:hyperlink>
      <w:r w:rsidR="001D07BE" w:rsidRPr="00BD2AA1">
        <w:t xml:space="preserve">A.E. </w:t>
      </w:r>
      <w:hyperlink r:id="rId501" w:history="1">
        <w:r w:rsidR="001D07BE" w:rsidRPr="00BD2AA1">
          <w:t>Evrard</w:t>
        </w:r>
      </w:hyperlink>
      <w:r w:rsidR="001D07BE" w:rsidRPr="00BD2AA1">
        <w:t xml:space="preserve">, N. </w:t>
      </w:r>
      <w:hyperlink r:id="rId502" w:history="1">
        <w:r w:rsidR="001D07BE" w:rsidRPr="00BD2AA1">
          <w:t xml:space="preserve">Gnedin, </w:t>
        </w:r>
      </w:hyperlink>
      <w:r w:rsidR="001D07BE" w:rsidRPr="00BD2AA1">
        <w:t xml:space="preserve">A. </w:t>
      </w:r>
      <w:hyperlink r:id="rId503" w:history="1">
        <w:r w:rsidR="001D07BE" w:rsidRPr="00BD2AA1">
          <w:t xml:space="preserve">Jenkins, A.M. </w:t>
        </w:r>
      </w:hyperlink>
      <w:hyperlink r:id="rId504" w:history="1">
        <w:r w:rsidR="001D07BE" w:rsidRPr="00BD2AA1">
          <w:t xml:space="preserve">Khokhlov, </w:t>
        </w:r>
      </w:hyperlink>
      <w:r w:rsidR="001D07BE" w:rsidRPr="00BD2AA1">
        <w:t xml:space="preserve">A. </w:t>
      </w:r>
      <w:hyperlink r:id="rId505" w:history="1">
        <w:r w:rsidR="001D07BE" w:rsidRPr="00BD2AA1">
          <w:t xml:space="preserve">Klypin, J.F. </w:t>
        </w:r>
      </w:hyperlink>
      <w:hyperlink r:id="rId506" w:history="1">
        <w:r w:rsidR="001D07BE" w:rsidRPr="00BD2AA1">
          <w:t>Navarro, M.L.</w:t>
        </w:r>
      </w:hyperlink>
      <w:r w:rsidR="001D07BE" w:rsidRPr="00BD2AA1">
        <w:t xml:space="preserve"> </w:t>
      </w:r>
      <w:hyperlink r:id="rId507" w:history="1">
        <w:r w:rsidR="001D07BE" w:rsidRPr="00BD2AA1">
          <w:t>Norman, J.P.</w:t>
        </w:r>
      </w:hyperlink>
      <w:r w:rsidR="001D07BE" w:rsidRPr="00BD2AA1">
        <w:t xml:space="preserve"> </w:t>
      </w:r>
      <w:hyperlink r:id="rId508" w:history="1">
        <w:r w:rsidR="001D07BE" w:rsidRPr="00BD2AA1">
          <w:t xml:space="preserve">Ostriker, </w:t>
        </w:r>
      </w:hyperlink>
      <w:r w:rsidR="001D07BE" w:rsidRPr="00BD2AA1">
        <w:t xml:space="preserve">J.M. </w:t>
      </w:r>
      <w:hyperlink r:id="rId509" w:history="1">
        <w:r w:rsidR="001D07BE" w:rsidRPr="00BD2AA1">
          <w:t xml:space="preserve">Owen, </w:t>
        </w:r>
      </w:hyperlink>
      <w:r w:rsidR="001D07BE" w:rsidRPr="00BD2AA1">
        <w:t xml:space="preserve">F.R. </w:t>
      </w:r>
      <w:hyperlink r:id="rId510" w:history="1">
        <w:r w:rsidR="001D07BE" w:rsidRPr="00BD2AA1">
          <w:t xml:space="preserve">Pearce, </w:t>
        </w:r>
      </w:hyperlink>
      <w:r w:rsidR="001D07BE" w:rsidRPr="00BD2AA1">
        <w:t xml:space="preserve">U.-L. </w:t>
      </w:r>
      <w:hyperlink r:id="rId511" w:history="1">
        <w:r w:rsidR="001D07BE" w:rsidRPr="00BD2AA1">
          <w:t xml:space="preserve">Pen, </w:t>
        </w:r>
      </w:hyperlink>
      <w:r w:rsidR="001D07BE" w:rsidRPr="00BD2AA1">
        <w:t xml:space="preserve">M. </w:t>
      </w:r>
      <w:hyperlink r:id="rId512" w:history="1">
        <w:r w:rsidR="001D07BE" w:rsidRPr="00BD2AA1">
          <w:t xml:space="preserve">Steinmetz, P.A. </w:t>
        </w:r>
      </w:hyperlink>
      <w:hyperlink r:id="rId513" w:history="1">
        <w:r w:rsidR="001D07BE" w:rsidRPr="005A2068">
          <w:t xml:space="preserve">Thomas, J.V. </w:t>
        </w:r>
      </w:hyperlink>
      <w:hyperlink r:id="rId514" w:history="1">
        <w:r w:rsidR="001D07BE" w:rsidRPr="005A2068">
          <w:t xml:space="preserve">Villumsen, J.W. </w:t>
        </w:r>
      </w:hyperlink>
      <w:hyperlink r:id="rId515" w:history="1">
        <w:r w:rsidR="001D07BE" w:rsidRPr="005A2068">
          <w:t xml:space="preserve">Wadsley, </w:t>
        </w:r>
      </w:hyperlink>
      <w:r w:rsidR="001D07BE" w:rsidRPr="005A2068">
        <w:t xml:space="preserve">M.S. </w:t>
      </w:r>
      <w:hyperlink r:id="rId516" w:history="1">
        <w:r w:rsidR="001D07BE" w:rsidRPr="005A2068">
          <w:t xml:space="preserve">Warren, G. </w:t>
        </w:r>
      </w:hyperlink>
      <w:hyperlink r:id="rId517" w:history="1">
        <w:r w:rsidR="001D07BE" w:rsidRPr="005A2068">
          <w:t xml:space="preserve">Xu, G. </w:t>
        </w:r>
      </w:hyperlink>
      <w:hyperlink r:id="rId518" w:history="1">
        <w:r w:rsidR="001D07BE" w:rsidRPr="005A2068">
          <w:t xml:space="preserve">Yepes; </w:t>
        </w:r>
      </w:hyperlink>
      <w:r w:rsidR="001D07BE" w:rsidRPr="005A2068">
        <w:t>1999; The Santa Barbara Cluster Comparison Project: A Comparison of Cosmological Hydrodynamics Solutions; The Astrophysical Journal, 525(2):554-582.</w:t>
      </w:r>
      <w:bookmarkEnd w:id="578"/>
    </w:p>
    <w:p w:rsidR="004B071E" w:rsidRPr="00B2376C" w:rsidRDefault="004B071E" w:rsidP="00FB5588">
      <w:pPr>
        <w:pStyle w:val="Amicarellibiblio"/>
        <w:rPr>
          <w:lang w:val="it-IT"/>
        </w:rPr>
      </w:pPr>
      <w:r w:rsidRPr="00B2376C">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B2376C">
          <w:rPr>
            <w:lang w:val="it-IT"/>
          </w:rPr>
          <w:t>5”</w:t>
        </w:r>
      </w:smartTag>
      <w:r w:rsidRPr="00B2376C">
        <w:rPr>
          <w:lang w:val="it-IT"/>
        </w:rPr>
        <w:t>.</w:t>
      </w:r>
    </w:p>
    <w:p w:rsidR="00126070" w:rsidRPr="00126070" w:rsidRDefault="00126070" w:rsidP="00126070">
      <w:pPr>
        <w:pStyle w:val="Amicarellibiblio"/>
      </w:pPr>
      <w:bookmarkStart w:id="579" w:name="_Ref520292018"/>
      <w:r w:rsidRPr="00126070">
        <w:t xml:space="preserve">GDAL (OSGEO); </w:t>
      </w:r>
      <w:hyperlink r:id="rId519" w:history="1">
        <w:r w:rsidRPr="00126070">
          <w:t>https://github.com/OSGeo/gdal</w:t>
        </w:r>
      </w:hyperlink>
      <w:bookmarkEnd w:id="579"/>
    </w:p>
    <w:p w:rsidR="00034CDC" w:rsidRDefault="00034CDC" w:rsidP="009B0157">
      <w:pPr>
        <w:pStyle w:val="Amicarellibiblio"/>
      </w:pPr>
      <w:bookmarkStart w:id="580" w:name="_Ref520298700"/>
      <w:bookmarkStart w:id="581" w:name="_Ref520298375"/>
      <w:r w:rsidRPr="00034CDC">
        <w:t>gdb (GNU, Free Software Foundation), https://www.gnu.org/software/gdb/</w:t>
      </w:r>
      <w:bookmarkEnd w:id="580"/>
    </w:p>
    <w:p w:rsidR="009B0157" w:rsidRPr="009B0157" w:rsidRDefault="009B0157" w:rsidP="009B0157">
      <w:pPr>
        <w:pStyle w:val="Amicarellibiblio"/>
      </w:pPr>
      <w:r w:rsidRPr="009B0157">
        <w:t>gedit (GNOME Foundation), https://wiki.gnome.org/Apps/Gedit</w:t>
      </w:r>
      <w:bookmarkEnd w:id="581"/>
    </w:p>
    <w:p w:rsidR="004B071E" w:rsidRDefault="004B071E" w:rsidP="00FB5588">
      <w:pPr>
        <w:pStyle w:val="Amicarellibiblio"/>
      </w:pPr>
      <w:r w:rsidRPr="004B071E">
        <w:t xml:space="preserve">GEO-SLOPE International Ltd; The Lower San Fernando Dam; QUAKE/W Example File: Lower SanFernando Dam.doc; </w:t>
      </w:r>
      <w:hyperlink r:id="rId520" w:history="1">
        <w:r w:rsidRPr="004B071E">
          <w:t>www.geo-slope.com</w:t>
        </w:r>
      </w:hyperlink>
    </w:p>
    <w:p w:rsidR="0026738A" w:rsidRPr="0026738A" w:rsidRDefault="0026738A" w:rsidP="0026738A">
      <w:pPr>
        <w:pStyle w:val="Amicarellibiblio"/>
        <w:rPr>
          <w:lang w:val="fr-FR"/>
        </w:rPr>
      </w:pPr>
      <w:bookmarkStart w:id="582" w:name="_Ref520368865"/>
      <w:bookmarkStart w:id="583" w:name="_Ref520298441"/>
      <w:bookmarkStart w:id="584" w:name="_Ref520297260"/>
      <w:bookmarkStart w:id="585" w:name="_Ref345062922"/>
      <w:r w:rsidRPr="0026738A">
        <w:rPr>
          <w:lang w:val="fr-FR"/>
        </w:rPr>
        <w:t xml:space="preserve">Git (Torvalds et al.), </w:t>
      </w:r>
      <w:hyperlink r:id="rId521" w:history="1">
        <w:r w:rsidRPr="0026738A">
          <w:rPr>
            <w:lang w:val="fr-FR"/>
          </w:rPr>
          <w:t>https://github.com/git/git</w:t>
        </w:r>
      </w:hyperlink>
      <w:bookmarkEnd w:id="582"/>
    </w:p>
    <w:p w:rsidR="0026738A" w:rsidRDefault="0026738A" w:rsidP="0026738A">
      <w:pPr>
        <w:pStyle w:val="Amicarellibiblio"/>
      </w:pPr>
      <w:bookmarkStart w:id="586" w:name="_Ref520368866"/>
      <w:r w:rsidRPr="0026738A">
        <w:t>GitHub; GitHub Inc.; www.github.com</w:t>
      </w:r>
      <w:bookmarkEnd w:id="586"/>
    </w:p>
    <w:p w:rsidR="00EF14C3" w:rsidRDefault="00EF14C3" w:rsidP="00B2376C">
      <w:pPr>
        <w:pStyle w:val="Amicarellibiblio"/>
      </w:pPr>
      <w:r w:rsidRPr="00EF14C3">
        <w:t>gfortran (GNU, Free Software Foundation), http://gcc.gnu.org/fortran/</w:t>
      </w:r>
      <w:bookmarkEnd w:id="583"/>
    </w:p>
    <w:p w:rsidR="00EF14C3" w:rsidRDefault="00EF14C3" w:rsidP="00B2376C">
      <w:pPr>
        <w:pStyle w:val="Amicarellibiblio"/>
      </w:pPr>
      <w:bookmarkStart w:id="587" w:name="_Ref520298593"/>
      <w:r w:rsidRPr="00EF14C3">
        <w:t>GNU Make (GNU, Free Software Foundation), https://www.gnu.org/software/make/</w:t>
      </w:r>
      <w:bookmarkEnd w:id="587"/>
    </w:p>
    <w:p w:rsidR="00B2376C" w:rsidRPr="00B2376C" w:rsidRDefault="00B2376C" w:rsidP="00B2376C">
      <w:pPr>
        <w:pStyle w:val="Amicarellibiblio"/>
      </w:pPr>
      <w:r w:rsidRPr="00B2376C">
        <w:t>Gnuplot (Williams &amp; Kelley), http://www.gnuplot.info/</w:t>
      </w:r>
      <w:bookmarkEnd w:id="584"/>
    </w:p>
    <w:p w:rsidR="003A7E14" w:rsidRPr="005A2068" w:rsidRDefault="003A7E14" w:rsidP="003A7E14">
      <w:pPr>
        <w:pStyle w:val="Amicarellibiblio"/>
      </w:pPr>
      <w:r w:rsidRPr="005A2068">
        <w:t>Gómez-Gesteira M., R.A. Dalrymple; 2004; Using a 3D SPH Method for Wave Impact on a Tall Structure; J. Waterways, Port, Coastal, Ocean Engineering, 130(2):63-69.</w:t>
      </w:r>
      <w:bookmarkEnd w:id="585"/>
      <w:r w:rsidRPr="005A2068">
        <w:t xml:space="preserve"> </w:t>
      </w:r>
    </w:p>
    <w:p w:rsidR="004B071E" w:rsidRDefault="004B071E" w:rsidP="00FB5588">
      <w:pPr>
        <w:pStyle w:val="Amicarellibiblio"/>
      </w:pPr>
      <w:r w:rsidRPr="004B071E">
        <w:t>Gotoh H., T. Sakai; 2006; Key issues in the particle method for computation of wave breaking; Coastal Engineering, 53:171–179.</w:t>
      </w:r>
    </w:p>
    <w:p w:rsidR="00034CDC" w:rsidRDefault="00034CDC" w:rsidP="00FB5588">
      <w:pPr>
        <w:pStyle w:val="Amicarellibiblio"/>
      </w:pPr>
      <w:bookmarkStart w:id="588" w:name="_Ref520298796"/>
      <w:bookmarkStart w:id="589" w:name="_Ref395621260"/>
      <w:r w:rsidRPr="00034CDC">
        <w:t>gprof (GNU, Free Software Foundation), http://sourceware.org/binutils/docs/gprof/</w:t>
      </w:r>
      <w:bookmarkEnd w:id="588"/>
    </w:p>
    <w:p w:rsidR="0065632F" w:rsidRDefault="0065632F" w:rsidP="00FB5588">
      <w:pPr>
        <w:pStyle w:val="Amicarellibiblio"/>
      </w:pPr>
      <w:r w:rsidRPr="004B071E">
        <w:t>Grabe, J., B. Stefanova; 2014; Numerical modeling of saturated soils, based on Smoothed Particle Hydrodynamics (SPH). Part 1: Seepage analysis. geotechnik 37(3):</w:t>
      </w:r>
      <w:bookmarkEnd w:id="589"/>
      <w:r w:rsidRPr="004B071E">
        <w:t>191-197.</w:t>
      </w:r>
    </w:p>
    <w:p w:rsidR="001D07BE" w:rsidRPr="005A2068" w:rsidRDefault="001D07BE" w:rsidP="001D07BE">
      <w:pPr>
        <w:pStyle w:val="Amicarellibiblio"/>
      </w:pPr>
      <w:bookmarkStart w:id="590" w:name="_Ref353446866"/>
      <w:r w:rsidRPr="005A2068">
        <w:t>Grenier N., M. Antuono, A. Colagrossi, D. Le Touzé, B. Alessandrini; 2009; An Hamiltonian interface SPH formulation for multi-fluid and free surface flows. Journal of Computational Physics, 228:8380–8393.</w:t>
      </w:r>
      <w:bookmarkEnd w:id="590"/>
    </w:p>
    <w:p w:rsidR="00635928" w:rsidRPr="005D00D6" w:rsidRDefault="00635928" w:rsidP="00FB5588">
      <w:pPr>
        <w:pStyle w:val="Amicarellibiblio"/>
        <w:rPr>
          <w:lang w:val="it-IT"/>
        </w:rPr>
      </w:pPr>
      <w:bookmarkStart w:id="591" w:name="_Ref520297992"/>
      <w:bookmarkStart w:id="592" w:name="_Ref520297384"/>
      <w:r w:rsidRPr="005D00D6">
        <w:rPr>
          <w:lang w:val="it-IT"/>
        </w:rPr>
        <w:t>Grid Interpolator v.1.0 (RSE SpA); Amicarelli A.; FOSS; https://github.com/AndreaAmicarelliRSE/Grid_Interpolator</w:t>
      </w:r>
      <w:bookmarkEnd w:id="591"/>
    </w:p>
    <w:p w:rsidR="003D6B50" w:rsidRDefault="003D6B50" w:rsidP="00FB5588">
      <w:pPr>
        <w:pStyle w:val="Amicarellibiblio"/>
      </w:pPr>
      <w:r w:rsidRPr="003D6B50">
        <w:t>GSView (Ghostgum Software Pty Ltd)</w:t>
      </w:r>
      <w:hyperlink r:id="rId522" w:tooltip="Email to this author" w:history="1">
        <w:r w:rsidRPr="003D6B50">
          <w:t>,</w:t>
        </w:r>
      </w:hyperlink>
      <w:bookmarkStart w:id="593" w:name="corrAuthorTitle"/>
      <w:bookmarkEnd w:id="593"/>
      <w:r w:rsidRPr="003D6B50">
        <w:t xml:space="preserve"> </w:t>
      </w:r>
      <w:hyperlink r:id="rId523" w:history="1">
        <w:r w:rsidRPr="003D6B50">
          <w:t>https://www.ghostscript.com/</w:t>
        </w:r>
      </w:hyperlink>
      <w:bookmarkEnd w:id="592"/>
    </w:p>
    <w:p w:rsidR="004B071E" w:rsidRPr="004B071E" w:rsidRDefault="004B071E" w:rsidP="00FB5588">
      <w:pPr>
        <w:pStyle w:val="Amicarellibiblio"/>
      </w:pPr>
      <w:r w:rsidRPr="004B071E">
        <w:t>Gudehus G., R.O. Cudmani, A.B: Libreros-Bertini, M.M. Bühler; 2004; In-plane and anti-plane strong shaking of soil systems and structures; Soil Dynamics and Earthquake Engineering, 24(4):319-342; DOI: 10.1016/j.soildyn.2003.12.007</w:t>
      </w:r>
    </w:p>
    <w:p w:rsidR="004B071E" w:rsidRPr="005D00D6" w:rsidRDefault="004B071E" w:rsidP="00FB5588">
      <w:pPr>
        <w:pStyle w:val="Amicarellibiblio"/>
        <w:rPr>
          <w:lang w:val="it-IT"/>
        </w:rPr>
      </w:pPr>
      <w:r w:rsidRPr="005D00D6">
        <w:rPr>
          <w:lang w:val="it-IT"/>
        </w:rPr>
        <w:t>Guzzetti F.; 2015; Frane e alluvioni, una lunga storia italiana; ECOSCIENZA, 3:12-13.</w:t>
      </w:r>
    </w:p>
    <w:p w:rsidR="003A7E14" w:rsidRPr="005A2068" w:rsidRDefault="003A7E14" w:rsidP="003A7E14">
      <w:pPr>
        <w:pStyle w:val="Amicarellibiblio"/>
      </w:pPr>
      <w:bookmarkStart w:id="594" w:name="_Ref341106958"/>
      <w:bookmarkStart w:id="595" w:name="_Ref341106957"/>
      <w:r w:rsidRPr="005A2068">
        <w:t>Hashemi M.R., R. Fatehi, M.T. Manzari; 2012; A modified SPH method for simulating motion of rigid bodies in Newtonian fluid flows; International Journal of Non-Linear Mechanics, 47:626–638.</w:t>
      </w:r>
      <w:bookmarkEnd w:id="594"/>
    </w:p>
    <w:p w:rsidR="003A7E14" w:rsidRDefault="003A7E14" w:rsidP="003A7E14">
      <w:pPr>
        <w:pStyle w:val="Amicarellibiblio"/>
      </w:pPr>
      <w:r w:rsidRPr="005A2068">
        <w:t>Hashemi M.R., R. Fatehi, M.T. Manzari; 2011; SPH simulation of interacting solid bodies suspended in a shear flow of an Oldroyd-B fluid; Journal of Non-Newtonian Fluid Mechanics, 166:1239–1252.</w:t>
      </w:r>
      <w:bookmarkEnd w:id="595"/>
    </w:p>
    <w:p w:rsidR="003A7E14" w:rsidRPr="005A2068" w:rsidRDefault="003A7E14" w:rsidP="003A7E14">
      <w:pPr>
        <w:pStyle w:val="Amicarellibiblio"/>
      </w:pPr>
      <w:bookmarkStart w:id="596" w:name="_Ref341161712"/>
      <w:r w:rsidRPr="005A2068">
        <w:t>Hay A., A. Leroyer, M. Visonneau; 2006; H-adaptive Navier–Stokes simulations of free-surface flows around</w:t>
      </w:r>
      <w:bookmarkEnd w:id="596"/>
      <w:r w:rsidRPr="005A2068">
        <w:t xml:space="preserve"> moving bodies; J Mar Sci Technol, 11:1–18. </w:t>
      </w:r>
    </w:p>
    <w:p w:rsidR="003101E5" w:rsidRPr="003101E5" w:rsidRDefault="003101E5" w:rsidP="003101E5">
      <w:pPr>
        <w:pStyle w:val="Amicarellibiblio"/>
      </w:pPr>
      <w:bookmarkStart w:id="597" w:name="_Ref520905115"/>
      <w:r w:rsidRPr="003101E5">
        <w:t>Hazus-MH; 2011; Technical Manual, Multi-hazard Loss Estimation Methodology, Flood Model; Department of Homeland Security, Federal Emergency Management Agency, Mitigation Division, Washington, D.C.</w:t>
      </w:r>
      <w:bookmarkEnd w:id="597"/>
      <w:r w:rsidRPr="003101E5">
        <w:t xml:space="preserve"> </w:t>
      </w:r>
    </w:p>
    <w:p w:rsidR="004B071E" w:rsidRPr="004B071E" w:rsidRDefault="004B071E" w:rsidP="00FB5588">
      <w:pPr>
        <w:pStyle w:val="Amicarellibiblio"/>
      </w:pPr>
      <w:r w:rsidRPr="004B071E">
        <w:t>Herle I., G. Gudehus; 1999; Determination of parameters of a hypoplastic constitutive model from properties of grain assemblies; Mechanics of Cohesive-Frictional Materials, 4(5):461-486.</w:t>
      </w:r>
    </w:p>
    <w:p w:rsidR="006A2E7E" w:rsidRDefault="006A2E7E" w:rsidP="00FB5588">
      <w:pPr>
        <w:pStyle w:val="Amicarellibiblio"/>
      </w:pPr>
      <w:bookmarkStart w:id="598" w:name="_Ref520905322"/>
      <w:r w:rsidRPr="006A2E7E">
        <w:t>Holmes M.; 2015; Water infrastructure vulnerability due to dependency on third party infrastructure sectors; School of Civil Engineering and Geosciences, Newcastle University, May 2015; Doctorate thesis.</w:t>
      </w:r>
      <w:bookmarkEnd w:id="598"/>
    </w:p>
    <w:p w:rsidR="004B071E" w:rsidRPr="004B071E" w:rsidRDefault="004B071E" w:rsidP="00FB5588">
      <w:pPr>
        <w:pStyle w:val="Amicarellibiblio"/>
      </w:pPr>
      <w:r w:rsidRPr="004B071E">
        <w:t>ICOLD - Committee on Computational Aspects of Analysis and Design of Dams; 2013; 12th Benchmark Workshop on Numerical Analysis of Dams (Graz, Austria), Theme C.</w:t>
      </w:r>
    </w:p>
    <w:p w:rsidR="004C6594" w:rsidRDefault="004C6594" w:rsidP="00FB5588">
      <w:pPr>
        <w:pStyle w:val="Amicarellibiblio"/>
      </w:pPr>
      <w:bookmarkStart w:id="599" w:name="_Ref520298107"/>
      <w:r w:rsidRPr="004C6594">
        <w:t>Image Magick (ImageMagick Studio LLC), https://www.imagemagick.org</w:t>
      </w:r>
      <w:bookmarkEnd w:id="599"/>
    </w:p>
    <w:p w:rsidR="0041312A" w:rsidRPr="0041312A" w:rsidRDefault="0041312A" w:rsidP="0041312A">
      <w:pPr>
        <w:pStyle w:val="Amicarellibiblio"/>
      </w:pPr>
      <w:bookmarkStart w:id="600" w:name="_Ref485633420"/>
      <w:r w:rsidRPr="0041312A">
        <w:t xml:space="preserve">Intel Corporation, </w:t>
      </w:r>
      <w:hyperlink r:id="rId524" w:history="1">
        <w:r w:rsidRPr="0041312A">
          <w:t>www.intel.com</w:t>
        </w:r>
      </w:hyperlink>
      <w:bookmarkEnd w:id="600"/>
    </w:p>
    <w:p w:rsidR="004B071E" w:rsidRPr="004B071E" w:rsidRDefault="004B071E" w:rsidP="00FB5588">
      <w:pPr>
        <w:pStyle w:val="Amicarellibiblio"/>
      </w:pPr>
      <w:r w:rsidRPr="004B071E">
        <w:lastRenderedPageBreak/>
        <w:t>Inutsuka S.; 2002; Reformulation of smoothed particle hydrodynamics with Riemann solver; Journal of Computational Physics, 179, 238–267.</w:t>
      </w:r>
    </w:p>
    <w:p w:rsidR="004B071E" w:rsidRDefault="004B071E" w:rsidP="00FB5588">
      <w:pPr>
        <w:pStyle w:val="Amicarellibiblio"/>
      </w:pPr>
      <w:r w:rsidRPr="004B071E">
        <w:t>Johnson G.R., S.R. Beissel; “Normalized Smoothing functions for impact computations”; Int. Jour. Num. Methods Eng. 1996, 39: 2725-2741.</w:t>
      </w:r>
    </w:p>
    <w:p w:rsidR="003A7E14" w:rsidRDefault="003A7E14" w:rsidP="003A7E14">
      <w:pPr>
        <w:pStyle w:val="Amicarellibiblio"/>
      </w:pPr>
      <w:bookmarkStart w:id="601" w:name="_Ref341107029"/>
      <w:r w:rsidRPr="005A2068">
        <w:t>Kajtar J.B.; J. J. Monaghan; 2010; On the dynamics of swimming linked bodies. European Journal of Mechanics B/Fluids, 29:377-386.</w:t>
      </w:r>
      <w:bookmarkEnd w:id="601"/>
    </w:p>
    <w:p w:rsidR="003A7E14" w:rsidRPr="005A2068" w:rsidRDefault="003A7E14" w:rsidP="003A7E14">
      <w:pPr>
        <w:pStyle w:val="Amicarellibiblio"/>
      </w:pPr>
      <w:bookmarkStart w:id="602" w:name="_Ref341107030"/>
      <w:r w:rsidRPr="005A2068">
        <w:t>Kajtar J.B.; J.J. Monaghan; 2012; On the swimming of fish like bodies near free and fixed boundaries; European Journal of Mechanics B/Fluids, 33:1–13.</w:t>
      </w:r>
      <w:bookmarkEnd w:id="602"/>
    </w:p>
    <w:p w:rsidR="004B071E" w:rsidRPr="004B071E" w:rsidRDefault="004B071E" w:rsidP="00FB5588">
      <w:pPr>
        <w:pStyle w:val="Amicarellibiblio"/>
      </w:pPr>
      <w:r w:rsidRPr="004B071E">
        <w:t>Kamrath P., Disse M., Hammer M., J. Kongeter; 2006; Assessment of Discharge through a Dike Breach and Simulation of Flood Wave Propagation; Natural Hazards, 38:63–78; DOI 10.1007/s11069-005-8600-x</w:t>
      </w:r>
    </w:p>
    <w:p w:rsidR="004B071E" w:rsidRPr="004B071E" w:rsidRDefault="004B071E" w:rsidP="00FB5588">
      <w:pPr>
        <w:pStyle w:val="Amicarellibiblio"/>
      </w:pPr>
      <w:r w:rsidRPr="004B071E">
        <w:t>Kirkpatrick, W.M.; 1965; Effects of Grain Size and Grading on the Shearing Behaviour of Granular Materials; Proceedings of the Sixth International Conference on Soil Mechanics and Foundation Engineering, 1:273-277.</w:t>
      </w:r>
    </w:p>
    <w:p w:rsidR="004B071E" w:rsidRPr="004B071E" w:rsidRDefault="004B071E" w:rsidP="00FB5588">
      <w:pPr>
        <w:pStyle w:val="Amicarellibiblio"/>
      </w:pPr>
      <w:r w:rsidRPr="004B071E">
        <w:t>Kleefsman K.M.T., G. Fekken, A.E.P. Veldman, B. Iwanowski, B. Buchner; 2005; A volume of-fluid based simulation method for wave impact problems; Journal of Computational Physics, 206, 363–393.</w:t>
      </w:r>
    </w:p>
    <w:p w:rsidR="004B071E" w:rsidRDefault="004B071E" w:rsidP="00FB5588">
      <w:pPr>
        <w:pStyle w:val="Amicarellibiblio"/>
      </w:pPr>
      <w:r w:rsidRPr="004B071E">
        <w:t>Komatina D., M. Jovanovic; 1997; Experimental study of steady and unsteady free surface flows with water-clay mixtures; Journal of Hydraulic Research, 35(5): 579-590.</w:t>
      </w:r>
    </w:p>
    <w:p w:rsidR="001D07BE" w:rsidRPr="005A2068" w:rsidRDefault="001D07BE" w:rsidP="001D07BE">
      <w:pPr>
        <w:pStyle w:val="Amicarellibiblio"/>
      </w:pPr>
      <w:bookmarkStart w:id="603" w:name="_Ref392882464"/>
      <w:r w:rsidRPr="005A2068">
        <w:t xml:space="preserve">Koukouvinis P.K., J.S. Anagnostopoulos, D.E. Papantonis; 2013; An improved MUSCL treatment for the SPH-ALE method: comparison with the standard SPH method for the jet impingement case; International Journal for Numerical Methods in Fluids, </w:t>
      </w:r>
      <w:hyperlink r:id="rId525" w:history="1">
        <w:r w:rsidRPr="005A2068">
          <w:t>71</w:t>
        </w:r>
      </w:hyperlink>
      <w:r w:rsidRPr="005A2068">
        <w:t>(9): 1152–1177. DOI: 10.1002/fld.3706</w:t>
      </w:r>
      <w:bookmarkEnd w:id="603"/>
    </w:p>
    <w:p w:rsidR="004B071E" w:rsidRPr="004B071E" w:rsidRDefault="004B071E" w:rsidP="00FB5588">
      <w:pPr>
        <w:pStyle w:val="Amicarellibiblio"/>
      </w:pPr>
      <w:r w:rsidRPr="004B071E">
        <w:t xml:space="preserve">Kramer S.L.; 1996; Geotechnical Earthquake Engineering:1- 653; </w:t>
      </w:r>
      <w:hyperlink r:id="rId526" w:history="1">
        <w:r w:rsidRPr="004B071E">
          <w:t>Prentice Hall</w:t>
        </w:r>
      </w:hyperlink>
      <w:r w:rsidRPr="004B071E">
        <w:t>.</w:t>
      </w:r>
    </w:p>
    <w:p w:rsidR="004B071E" w:rsidRPr="00E77347" w:rsidRDefault="004B071E" w:rsidP="00FB5588">
      <w:pPr>
        <w:pStyle w:val="Amicarellibiblio"/>
      </w:pPr>
      <w:bookmarkStart w:id="604" w:name="_Ref448250704"/>
      <w:r w:rsidRPr="004B071E">
        <w:t xml:space="preserve">Kumar D., A.K. Patra, E.B. Pitman, H. Chi; 2013; </w:t>
      </w:r>
      <w:hyperlink r:id="rId527" w:history="1">
        <w:r w:rsidRPr="00E77347">
          <w:t>Parallel Godunov smoothed particle hydrodynamics (SPH) with improved treatment of Boundary Conditions and an application to granular flows</w:t>
        </w:r>
      </w:hyperlink>
      <w:r w:rsidRPr="00E77347">
        <w:t>; Computer Physics Communications, 184-10, 2277-2286.</w:t>
      </w:r>
      <w:bookmarkEnd w:id="604"/>
    </w:p>
    <w:p w:rsidR="00E77347" w:rsidRPr="00E77347" w:rsidRDefault="00E77347" w:rsidP="00FB5588">
      <w:pPr>
        <w:pStyle w:val="Amicarellibiblio"/>
      </w:pPr>
      <w:bookmarkStart w:id="605" w:name="_Ref520379750"/>
      <w:r w:rsidRPr="00E77347">
        <w:t>Kumaran V.; 2015; Kinetic theory for sheared granular flows; C. R. Physique 16:51-61.</w:t>
      </w:r>
      <w:bookmarkEnd w:id="605"/>
    </w:p>
    <w:p w:rsidR="004B071E" w:rsidRPr="004B071E" w:rsidRDefault="004B071E" w:rsidP="00FB5588">
      <w:pPr>
        <w:pStyle w:val="Amicarellibiblio"/>
      </w:pPr>
      <w:r w:rsidRPr="00E77347">
        <w:t>Kvicinsky S., J.L. Kueny, F. Avellan, E. Parkinson; “Experimental and numerical analysis of free surface flows in a rotating bucket</w:t>
      </w:r>
      <w:r w:rsidRPr="004B071E">
        <w:t>”; 1st IAHR Symposium on Hydraulic Machinery and Systems; 2002; 483-490.</w:t>
      </w:r>
    </w:p>
    <w:p w:rsidR="004B071E" w:rsidRPr="004B071E" w:rsidRDefault="004B071E" w:rsidP="00FB5588">
      <w:pPr>
        <w:pStyle w:val="Amicarellibiblio"/>
      </w:pPr>
      <w:bookmarkStart w:id="606" w:name="_Toc348440830"/>
      <w:bookmarkStart w:id="607" w:name="_Toc348440919"/>
      <w:bookmarkStart w:id="608" w:name="_Toc348441008"/>
      <w:bookmarkStart w:id="609" w:name="_Toc348441423"/>
      <w:bookmarkStart w:id="610" w:name="_Toc348453242"/>
      <w:r w:rsidRPr="003A7E14">
        <w:rPr>
          <w:lang w:val="it-IT"/>
        </w:rPr>
        <w:t xml:space="preserve">Lajeunesse E, Mangeney-Castelnau a, Vilotte JP. </w:t>
      </w:r>
      <w:r w:rsidRPr="004B071E">
        <w:t>Spreading of a granular mass on a horizontal plane. Physics of Fluids 2004; 16(7):2371, doi:10.1063/1.1736611.</w:t>
      </w:r>
      <w:bookmarkEnd w:id="606"/>
      <w:bookmarkEnd w:id="607"/>
      <w:bookmarkEnd w:id="608"/>
      <w:bookmarkEnd w:id="609"/>
      <w:bookmarkEnd w:id="610"/>
    </w:p>
    <w:p w:rsidR="004B071E" w:rsidRPr="004B071E" w:rsidRDefault="004B071E" w:rsidP="00FB5588">
      <w:pPr>
        <w:pStyle w:val="Amicarellibiblio"/>
      </w:pPr>
      <w:r w:rsidRPr="004B071E">
        <w:t>Lambe T.W., R.V. Whitman; 1979; Soil mechanics:1-553; Wiley.</w:t>
      </w:r>
    </w:p>
    <w:p w:rsidR="004B071E" w:rsidRPr="004B071E" w:rsidRDefault="004B071E" w:rsidP="00FB5588">
      <w:pPr>
        <w:pStyle w:val="Amicarellibiblio"/>
      </w:pPr>
      <w:r w:rsidRPr="004B071E">
        <w:t>Landau L.D., E.M. Lifshitz; 1959; Fluid Mechanics (Volume 6 of A Course of Theoretical Physics); 1-551.</w:t>
      </w:r>
    </w:p>
    <w:p w:rsidR="004B071E" w:rsidRPr="004B071E" w:rsidRDefault="004B071E" w:rsidP="00FB5588">
      <w:pPr>
        <w:pStyle w:val="Amicarellibiblio"/>
      </w:pPr>
      <w:r w:rsidRPr="004B071E">
        <w:t xml:space="preserve">Lastiwka M., </w:t>
      </w:r>
      <w:smartTag w:uri="urn:schemas-microsoft-com:office:smarttags" w:element="place">
        <w:r w:rsidRPr="004B071E">
          <w:t>N. Quinlan</w:t>
        </w:r>
      </w:smartTag>
      <w:r w:rsidRPr="004B071E">
        <w:t>, M. Basa; “Adaptive particle distribution for Smoothed Particle Hydrodynamics”; Int. J. Numer. Meth. Fluids, 47(2005), 1403–1409.</w:t>
      </w:r>
    </w:p>
    <w:p w:rsidR="004B071E" w:rsidRPr="004B071E" w:rsidRDefault="004B071E" w:rsidP="00FB5588">
      <w:pPr>
        <w:pStyle w:val="Amicarellibiblio"/>
      </w:pPr>
      <w:r w:rsidRPr="004B071E">
        <w:t xml:space="preserve">Le Touzé D., J. Biddiscombe, A. Colagrossi, </w:t>
      </w:r>
      <w:smartTag w:uri="urn:schemas-microsoft-com:office:smarttags" w:element="place">
        <w:r w:rsidRPr="004B071E">
          <w:t>E. Jacquin</w:t>
        </w:r>
      </w:smartTag>
      <w:r w:rsidRPr="004B071E">
        <w:t xml:space="preserve">, F. Leboeuf, J.-C. Marongiu, N. Quinlan, A. Amicarelli, M. Antuono, D. Barcarolo, M. Basa, J. Caro, M. De Leffe, N. Grenier, P.-M. Guilcher, M. Kerhuel, </w:t>
      </w:r>
      <w:smartTag w:uri="urn:schemas-microsoft-com:office:smarttags" w:element="PersonName">
        <w:smartTagPr>
          <w:attr w:name="ProductID" w:val="Fang Le"/>
        </w:smartTagPr>
        <w:r w:rsidRPr="004B071E">
          <w:t>Fang Le</w:t>
        </w:r>
      </w:smartTag>
      <w:r w:rsidRPr="004B071E">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Leduc J., J.C. Marongiu, F. Leboeuf, M. Lance, E. Parkinson; 2010; Improvement of multiphase model using preconditioned Riemann solvers; Proceedings of the 5th International SPHERIC Workshop, 2010.</w:t>
      </w:r>
    </w:p>
    <w:p w:rsidR="004B071E" w:rsidRDefault="004B071E" w:rsidP="00FB5588">
      <w:pPr>
        <w:pStyle w:val="Amicarellibiblio"/>
      </w:pPr>
      <w:r w:rsidRPr="004B071E">
        <w:t>Leonardi M., T. Rung; 2013; SPH Modelling of Bed Erosion for Water/Soil-Interaction; 8th SPHERIC ERCOFTAC International Workshop, 139-144, Trondheim (Norway).</w:t>
      </w:r>
    </w:p>
    <w:p w:rsidR="003A7E14" w:rsidRPr="003A7E14" w:rsidRDefault="003A7E14" w:rsidP="003A7E14">
      <w:pPr>
        <w:pStyle w:val="Amicarellibiblio"/>
      </w:pPr>
      <w:r w:rsidRPr="003A7E14">
        <w:t xml:space="preserve">Le Touzé D., J. Biddiscombe, A. Colagrossi, E. Jacquin, F. Leboeuf, J.-C. Marongiu, N. Quinlan, A. Amicarelli, M. Antuono, D. Barcarolo, M. Basa, J. Caro, M. De Leffe, N. Grenier, P.-M. Guilcher, M. Kerhuel, </w:t>
      </w:r>
      <w:smartTag w:uri="urn:schemas-microsoft-com:office:smarttags" w:element="PersonName">
        <w:smartTagPr>
          <w:attr w:name="ProductID" w:val="Fang Le"/>
        </w:smartTagPr>
        <w:r w:rsidRPr="003A7E14">
          <w:t>Fang Le</w:t>
        </w:r>
      </w:smartTag>
      <w:r w:rsidRPr="003A7E14">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Lin P., Wu Y., Bai J., Lin Q.; 2011; A numerical study of dam-break flow and sediment transport from a quake lake; Journal of Earthquake and Tsunami, 5(5):401–428; DOI: 10.1142/S1793431111001169</w:t>
      </w:r>
    </w:p>
    <w:p w:rsidR="004B071E" w:rsidRPr="004B071E" w:rsidRDefault="004B071E" w:rsidP="00FB5588">
      <w:pPr>
        <w:pStyle w:val="Amicarellibiblio"/>
      </w:pPr>
      <w:r w:rsidRPr="004B071E">
        <w:t xml:space="preserve">Liu M.B., G.R. Liu; </w:t>
      </w:r>
      <w:r w:rsidR="00E15061">
        <w:t xml:space="preserve">2006; </w:t>
      </w:r>
      <w:r w:rsidRPr="004B071E">
        <w:t>Restoring particle consistency in smoothed particle hydrodynamics; Applied Numerical Mathematics, 56</w:t>
      </w:r>
      <w:r w:rsidR="00E15061">
        <w:t>:</w:t>
      </w:r>
      <w:r w:rsidRPr="004B071E">
        <w:t>19–36.</w:t>
      </w:r>
    </w:p>
    <w:p w:rsidR="0065632F" w:rsidRDefault="0065632F" w:rsidP="0065632F">
      <w:pPr>
        <w:pStyle w:val="Amicarellibiblio"/>
      </w:pPr>
      <w:bookmarkStart w:id="611" w:name="_Ref353447086"/>
      <w:r w:rsidRPr="005A2068">
        <w:t>Liu MB, Liu GR.; 2010; Smoothed Particle Hydrodynamics (SPH): an Overview and Recent Developments; Arch Comput Methods Eng, 17:25–76.</w:t>
      </w:r>
      <w:bookmarkEnd w:id="611"/>
    </w:p>
    <w:p w:rsidR="001D07BE" w:rsidRPr="005A2068" w:rsidRDefault="001D07BE" w:rsidP="001D07BE">
      <w:pPr>
        <w:pStyle w:val="Amicarellibiblio"/>
      </w:pPr>
      <w:bookmarkStart w:id="612" w:name="_Ref353447176"/>
      <w:r w:rsidRPr="005A2068">
        <w:t>Liu M.B., G.R. Liu, K.Y. Lam; 2003; Constructing smoothing functions in smoothed particle hydrodynamics with applications; Journal of Computational and Applied Mathematics, 155:263-284.</w:t>
      </w:r>
      <w:bookmarkEnd w:id="612"/>
    </w:p>
    <w:p w:rsidR="004B071E" w:rsidRPr="004B071E" w:rsidRDefault="004B071E" w:rsidP="00FB5588">
      <w:pPr>
        <w:pStyle w:val="Amicarellibiblio"/>
      </w:pPr>
      <w:r w:rsidRPr="004B071E">
        <w:t>Liu W.K., S. Jun, Y. F. Zhang; 1995; Reproducing Kernel Particle Methods; International Journal for Numerical Methods in Fluids, 20:1081-1106.</w:t>
      </w:r>
    </w:p>
    <w:p w:rsidR="004B071E" w:rsidRPr="004B071E" w:rsidRDefault="004B071E" w:rsidP="00FB5588">
      <w:pPr>
        <w:pStyle w:val="Amicarellibiblio"/>
      </w:pPr>
      <w:bookmarkStart w:id="613" w:name="_Ref448250561"/>
      <w:r w:rsidRPr="004B071E">
        <w:t xml:space="preserve">Liu X., H. Xu, </w:t>
      </w:r>
      <w:smartTag w:uri="urn:schemas-microsoft-com:office:smarttags" w:element="place">
        <w:r w:rsidRPr="004B071E">
          <w:t>S. Shao</w:t>
        </w:r>
      </w:smartTag>
      <w:r w:rsidRPr="004B071E">
        <w:t>, P. Lin; 2013; An improved incompressible SPH model for simulation of wave-structure interaction Computers and Fluids 71, 113-123.</w:t>
      </w:r>
      <w:bookmarkEnd w:id="613"/>
    </w:p>
    <w:p w:rsidR="004B071E" w:rsidRPr="004B071E" w:rsidRDefault="004B071E" w:rsidP="00FB5588">
      <w:pPr>
        <w:pStyle w:val="Amicarellibiblio"/>
      </w:pPr>
      <w:r w:rsidRPr="004B071E">
        <w:t>Lominé F., L. Scholtès, L. Sibille, P. Poullain ; 2013; Modeling of fluid–solid interaction in granular media with coupled lattice Boltzmann/discrete element methods: application to piping erosion; Int. J. Numer. Anal. Meth. Geomech, 37:577–596.</w:t>
      </w:r>
    </w:p>
    <w:p w:rsidR="004B071E" w:rsidRPr="004B071E" w:rsidRDefault="004B071E" w:rsidP="00FB5588">
      <w:pPr>
        <w:pStyle w:val="Amicarellibiblio"/>
      </w:pPr>
      <w:bookmarkStart w:id="614" w:name="_Toc348440831"/>
      <w:bookmarkStart w:id="615" w:name="_Toc348440920"/>
      <w:bookmarkStart w:id="616" w:name="_Toc348441009"/>
      <w:bookmarkStart w:id="617" w:name="_Toc348441424"/>
      <w:bookmarkStart w:id="618" w:name="_Toc348453243"/>
      <w:r w:rsidRPr="004B071E">
        <w:t>Lube G, Huppert HE, Sparks RSJ, Hallworth Ma. Axisymmetric collapses of granular columns. Journal of Fluid Mechanics, Jun 2004; 508:175–199, doi:10.1017/S0022112004009036.</w:t>
      </w:r>
      <w:bookmarkEnd w:id="614"/>
      <w:bookmarkEnd w:id="615"/>
      <w:bookmarkEnd w:id="616"/>
      <w:bookmarkEnd w:id="617"/>
      <w:bookmarkEnd w:id="618"/>
    </w:p>
    <w:p w:rsidR="004B071E" w:rsidRPr="005D00D6" w:rsidRDefault="004B071E" w:rsidP="00FB5588">
      <w:pPr>
        <w:pStyle w:val="Amicarellibiblio"/>
      </w:pPr>
      <w:bookmarkStart w:id="619" w:name="_Ref448249600"/>
      <w:r w:rsidRPr="004B071E">
        <w:lastRenderedPageBreak/>
        <w:t xml:space="preserve">Macia F., L.M. Gonzalez, J.L. Cercos-Pita; A. Souto-Iglesias; 2012; A Boundary Integral SPH Formulation - Consistency </w:t>
      </w:r>
      <w:r w:rsidRPr="005D00D6">
        <w:t>and Applications to ISPH and WCSPH-; Progress of Theoretical Physics, 128-3, 439-462.</w:t>
      </w:r>
      <w:bookmarkEnd w:id="619"/>
    </w:p>
    <w:p w:rsidR="0093217A" w:rsidRPr="005D00D6" w:rsidRDefault="0093217A" w:rsidP="00FB5588">
      <w:pPr>
        <w:pStyle w:val="Amicarellibiblio"/>
      </w:pPr>
      <w:bookmarkStart w:id="620" w:name="_Ref520906215"/>
      <w:bookmarkStart w:id="621" w:name="_Ref447811118"/>
      <w:r w:rsidRPr="005D00D6">
        <w:t>Maliszewski P., C. Perrings; 2012; Factors in the resilience of electrical power distribution infrastructures; Applied Geography, 32:668-679.</w:t>
      </w:r>
      <w:bookmarkEnd w:id="620"/>
    </w:p>
    <w:p w:rsidR="004B071E" w:rsidRPr="004B071E" w:rsidRDefault="004B071E" w:rsidP="00FB5588">
      <w:pPr>
        <w:pStyle w:val="Amicarellibiblio"/>
      </w:pPr>
      <w:r w:rsidRPr="005D00D6">
        <w:t>Manenti S., S. Sibilla</w:t>
      </w:r>
      <w:r w:rsidRPr="004B071E">
        <w:t>, M. Gallati, G. Agate, R. Guandalini; 2012; SPH Simulation of Sediment Flushing Induced by a Rapid Water Flow; Journal of Hydraulic Engineering ASCE 138(3): 2</w:t>
      </w:r>
      <w:r w:rsidR="00E96526">
        <w:t>72</w:t>
      </w:r>
      <w:r w:rsidRPr="004B071E">
        <w:t>-</w:t>
      </w:r>
      <w:r w:rsidR="00E96526">
        <w:t>284</w:t>
      </w:r>
      <w:r w:rsidRPr="004B071E">
        <w:t>.</w:t>
      </w:r>
      <w:bookmarkEnd w:id="621"/>
      <w:r w:rsidRPr="004B071E">
        <w:t xml:space="preserve"> </w:t>
      </w:r>
    </w:p>
    <w:p w:rsidR="004B071E" w:rsidRPr="003A7E14" w:rsidRDefault="004B071E" w:rsidP="00FB5588">
      <w:pPr>
        <w:pStyle w:val="Amicarellibiblio"/>
        <w:rPr>
          <w:lang w:val="fr-FR"/>
        </w:rPr>
      </w:pPr>
      <w:r w:rsidRPr="003A7E14">
        <w:rPr>
          <w:lang w:val="fr-FR"/>
        </w:rPr>
        <w:t>Marongiu J.-C.; 2007; Méthode numérique lagrangienne pour la simulation d'écoulements à surface libre - Application aux turbines Pelton; PhD thesis, Ecole Centrale de Lyon (France).</w:t>
      </w:r>
    </w:p>
    <w:p w:rsidR="001D07BE" w:rsidRPr="005A2068" w:rsidRDefault="001D07BE" w:rsidP="001D07BE">
      <w:pPr>
        <w:pStyle w:val="Amicarellibiblio"/>
      </w:pPr>
      <w:bookmarkStart w:id="622" w:name="_Ref341105325"/>
      <w:r w:rsidRPr="003A7E14">
        <w:rPr>
          <w:lang w:val="fr-FR"/>
        </w:rPr>
        <w:t xml:space="preserve">Marongiu J.C.; F. Leboeuf, J. </w:t>
      </w:r>
      <w:hyperlink r:id="rId528" w:history="1">
        <w:r w:rsidRPr="005A2068">
          <w:t>C</w:t>
        </w:r>
      </w:hyperlink>
      <w:r w:rsidRPr="005A2068">
        <w:t xml:space="preserve">aro, E. Parkinson; 2010; Free surface flows simulations in Pelton turbines using an hybrid SPH-ALE method; </w:t>
      </w:r>
      <w:hyperlink r:id="rId529" w:history="1">
        <w:r w:rsidRPr="005A2068">
          <w:t>J. Hydraul. Res.</w:t>
        </w:r>
      </w:hyperlink>
      <w:r w:rsidRPr="005A2068">
        <w:t>, 47:40–49.</w:t>
      </w:r>
      <w:bookmarkEnd w:id="622"/>
      <w:r w:rsidRPr="005A2068">
        <w:t xml:space="preserve"> </w:t>
      </w:r>
    </w:p>
    <w:p w:rsidR="004B071E" w:rsidRPr="00EC4C35" w:rsidRDefault="004B071E" w:rsidP="00FB5588">
      <w:pPr>
        <w:pStyle w:val="Amicarellibiblio"/>
      </w:pPr>
      <w:r w:rsidRPr="004B071E">
        <w:t xml:space="preserve">Marongiu J.C., F. Leboeuf, E. Parkinson; 2007; </w:t>
      </w:r>
      <w:hyperlink r:id="rId530" w:history="1">
        <w:r w:rsidRPr="004B071E">
          <w:t>Numerical simulation of the flow in a Pelton turbine using the meshless method smoothed particle hydrodynamics: a new simple solid boundary treatment</w:t>
        </w:r>
      </w:hyperlink>
      <w:r w:rsidRPr="004B071E">
        <w:t xml:space="preserve">; Proceeding of the institution of </w:t>
      </w:r>
      <w:r w:rsidRPr="00EC4C35">
        <w:t>mechanical engineering- Part A, Journal of Power and Energy, 221-A6, 849-856.</w:t>
      </w:r>
    </w:p>
    <w:p w:rsidR="00EC4C35" w:rsidRPr="00EC4C35" w:rsidRDefault="00EC4C35" w:rsidP="00FB5588">
      <w:pPr>
        <w:pStyle w:val="Amicarellibiblio"/>
        <w:rPr>
          <w:lang w:val="fr-FR"/>
        </w:rPr>
      </w:pPr>
      <w:bookmarkStart w:id="623" w:name="_Ref520379157"/>
      <w:bookmarkStart w:id="624" w:name="_Ref392882049"/>
      <w:r w:rsidRPr="00EC4C35">
        <w:rPr>
          <w:lang w:val="it-IT"/>
        </w:rPr>
        <w:t xml:space="preserve">Marrone S., M. Antuono, A. Colagrossi, G. Colicchio, D. Le Touzé, G. Graziani; 2011; </w:t>
      </w:r>
      <w:r w:rsidRPr="00EC4C35">
        <w:rPr>
          <w:lang w:val="fr-FR"/>
        </w:rPr>
        <w:t></w:t>
      </w:r>
      <w:r w:rsidRPr="00EC4C35">
        <w:rPr>
          <w:lang w:val="it-IT"/>
        </w:rPr>
        <w:t xml:space="preserve">-SPH model for simulating violent impact flows; Comput. </w:t>
      </w:r>
      <w:r w:rsidRPr="00EC4C35">
        <w:rPr>
          <w:lang w:val="fr-FR"/>
        </w:rPr>
        <w:t>Methods Appl. Mech. Engrg., 200:1526-1542.</w:t>
      </w:r>
      <w:bookmarkEnd w:id="623"/>
    </w:p>
    <w:p w:rsidR="0065632F" w:rsidRPr="005A2068" w:rsidRDefault="0065632F" w:rsidP="00FB5588">
      <w:pPr>
        <w:pStyle w:val="Amicarellibiblio"/>
      </w:pPr>
      <w:r w:rsidRPr="00EC4C35">
        <w:t>Marrone S.,</w:t>
      </w:r>
      <w:r w:rsidRPr="005A2068">
        <w:t xml:space="preserve"> B. Bouscasse, A. Colagrossi, M. Antuono; 2012; Study of ship wave breaking patterns using 3D parallel SPH simulations; Computers &amp; Fluids, 69:54–66.</w:t>
      </w:r>
      <w:bookmarkEnd w:id="624"/>
    </w:p>
    <w:p w:rsidR="0065632F" w:rsidRDefault="0065632F" w:rsidP="00FB5588">
      <w:pPr>
        <w:pStyle w:val="Amicarellibiblio"/>
      </w:pPr>
      <w:bookmarkStart w:id="625" w:name="_Ref355102506"/>
      <w:r w:rsidRPr="005A2068">
        <w:t>Marrone S, Colagrossi A, Antuono M, Lugni C, Tulin M.P.: 2011; A 2D+t SPH model to study the breaking wave pattern generated by fast ships; Journal of Fluids and Structures, 27:1199-1215.</w:t>
      </w:r>
      <w:bookmarkEnd w:id="625"/>
    </w:p>
    <w:p w:rsidR="001D07BE" w:rsidRPr="005D00D6" w:rsidRDefault="001D07BE" w:rsidP="00FB5588">
      <w:pPr>
        <w:pStyle w:val="Amicarellibiblio"/>
      </w:pPr>
      <w:bookmarkStart w:id="626" w:name="_Ref353453319"/>
      <w:r w:rsidRPr="005A2068">
        <w:t xml:space="preserve">Maurel B., S. Potapov, J. Fabis, A. Combescure; 2009; </w:t>
      </w:r>
      <w:hyperlink r:id="rId531" w:history="1">
        <w:r w:rsidRPr="005A2068">
          <w:t>Full SPH fluid–shell interaction for leakage simulation in explicit dynamics</w:t>
        </w:r>
      </w:hyperlink>
      <w:r w:rsidRPr="005A2068">
        <w:t xml:space="preserve"> ; International Journal </w:t>
      </w:r>
      <w:r w:rsidRPr="005D00D6">
        <w:t>for Numerical Methods in Engineering, 80(2):210–234.</w:t>
      </w:r>
      <w:bookmarkEnd w:id="626"/>
      <w:r w:rsidRPr="005D00D6">
        <w:t xml:space="preserve"> </w:t>
      </w:r>
    </w:p>
    <w:p w:rsidR="001D07BE" w:rsidRPr="005D00D6" w:rsidRDefault="001D07BE" w:rsidP="00FB5588">
      <w:pPr>
        <w:pStyle w:val="Amicarellibiblio"/>
      </w:pPr>
      <w:bookmarkStart w:id="627" w:name="_Ref392147289"/>
      <w:r w:rsidRPr="005D00D6">
        <w:t>Mayrhofer A., B.D. Rogers, D. Violeau, M. Ferrand; 2013; Investigation of wall bounded flows using SPH and the uni fied semi-analytical wall boundary conditions; Computer Physics Communications, 184: 2515–2527.</w:t>
      </w:r>
      <w:bookmarkEnd w:id="627"/>
    </w:p>
    <w:p w:rsidR="0065632F" w:rsidRPr="003B63B4" w:rsidRDefault="0065632F" w:rsidP="00FB5588">
      <w:pPr>
        <w:pStyle w:val="Amicarellibiblio"/>
        <w:rPr>
          <w:lang w:val="it-IT"/>
        </w:rPr>
      </w:pPr>
      <w:r w:rsidRPr="005D00D6">
        <w:t xml:space="preserve">Mayrhofer A, Rogers BD, Violeau D, Ferrand M.; 2013; Investigation of wall bounded flows using SPH and the uni fied semi-analytical wall boundary conditions. </w:t>
      </w:r>
      <w:r w:rsidRPr="003B63B4">
        <w:rPr>
          <w:lang w:val="it-IT"/>
        </w:rPr>
        <w:t>Computer Physics Communications 184, 2515–2527.</w:t>
      </w:r>
    </w:p>
    <w:p w:rsidR="003B63B4" w:rsidRPr="003B63B4" w:rsidRDefault="003B63B4" w:rsidP="003B63B4">
      <w:pPr>
        <w:pStyle w:val="Amicarellibiblio"/>
        <w:rPr>
          <w:lang w:val="it-IT"/>
        </w:rPr>
      </w:pPr>
      <w:bookmarkStart w:id="628" w:name="_Ref510167128"/>
      <w:bookmarkStart w:id="629" w:name="_Ref345062746"/>
      <w:r w:rsidRPr="003B63B4">
        <w:rPr>
          <w:lang w:val="it-IT"/>
        </w:rPr>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628"/>
    </w:p>
    <w:p w:rsidR="003A7E14" w:rsidRPr="005D00D6" w:rsidRDefault="003A7E14" w:rsidP="003A7E14">
      <w:pPr>
        <w:pStyle w:val="Amicarellibiblio"/>
      </w:pPr>
      <w:r w:rsidRPr="005D00D6">
        <w:t>Mirauda D., M. Greco, A. Volpe Plantamura; 2011; Influence of the entropic parameter on the flow geometry and morphology; Proc. World Academy of Science, Engineering and Technology, ICWEE 2011, Phuket, Thailand; 1357–1362.</w:t>
      </w:r>
      <w:bookmarkEnd w:id="629"/>
    </w:p>
    <w:p w:rsidR="00FB5588" w:rsidRPr="005D00D6" w:rsidRDefault="00FB5588" w:rsidP="00FB5588">
      <w:pPr>
        <w:pStyle w:val="Amicarellibiblio"/>
      </w:pPr>
      <w:bookmarkStart w:id="630" w:name="_Ref392881894"/>
      <w:r w:rsidRPr="005D00D6">
        <w:t>Molteni D., A. Colagrossi; 2009; A simple procedure to improve the pressure evaluation in hydrodynamic context using the SPH; Computer Physics Communications, 180:861–872.</w:t>
      </w:r>
      <w:bookmarkEnd w:id="630"/>
    </w:p>
    <w:p w:rsidR="004B071E" w:rsidRPr="003B63B4" w:rsidRDefault="004B071E" w:rsidP="00FB5588">
      <w:pPr>
        <w:pStyle w:val="Amicarellibiblio"/>
        <w:rPr>
          <w:lang w:val="it-IT"/>
        </w:rPr>
      </w:pPr>
      <w:r w:rsidRPr="005D00D6">
        <w:t xml:space="preserve">Monaghan J. J.; 1992; Smoothed Particle Hydrodynamics; Annu. </w:t>
      </w:r>
      <w:r w:rsidRPr="003B63B4">
        <w:rPr>
          <w:lang w:val="it-IT"/>
        </w:rPr>
        <w:t>Rev. Astron. Astrophys, 30, 543-74.</w:t>
      </w:r>
    </w:p>
    <w:p w:rsidR="004B071E" w:rsidRPr="005D00D6" w:rsidRDefault="004B071E" w:rsidP="00FB5588">
      <w:pPr>
        <w:pStyle w:val="Amicarellibiblio"/>
      </w:pPr>
      <w:r w:rsidRPr="005D00D6">
        <w:t>Monaghan J.J. 1994; Simulating Free Surface Flows with SPH; Journal of Computational Physics, 110, 399-406.</w:t>
      </w:r>
    </w:p>
    <w:p w:rsidR="0065632F" w:rsidRPr="003B63B4" w:rsidRDefault="0065632F" w:rsidP="00FB5588">
      <w:pPr>
        <w:pStyle w:val="Amicarellibiblio"/>
        <w:rPr>
          <w:lang w:val="it-IT"/>
        </w:rPr>
      </w:pPr>
      <w:bookmarkStart w:id="631" w:name="_Ref341105676"/>
      <w:r w:rsidRPr="005D00D6">
        <w:t xml:space="preserve">Monaghan JJ. Smoothed particle hydrodynamics; 2005; Rep. Prog. </w:t>
      </w:r>
      <w:r w:rsidRPr="003B63B4">
        <w:rPr>
          <w:lang w:val="it-IT"/>
        </w:rPr>
        <w:t>Phys., 68:1703–1759.</w:t>
      </w:r>
      <w:bookmarkEnd w:id="631"/>
    </w:p>
    <w:p w:rsidR="004B071E" w:rsidRPr="003B63B4" w:rsidRDefault="004B071E" w:rsidP="00FB5588">
      <w:pPr>
        <w:pStyle w:val="Amicarellibiblio"/>
        <w:rPr>
          <w:lang w:val="it-IT"/>
        </w:rPr>
      </w:pPr>
      <w:r w:rsidRPr="005D00D6">
        <w:t xml:space="preserve">Monaghan J.J., J.C. Lattanzio; 1985; A refined method for astrophysical problems. </w:t>
      </w:r>
      <w:r w:rsidRPr="003B63B4">
        <w:rPr>
          <w:lang w:val="it-IT"/>
        </w:rPr>
        <w:t>Astronomy and Astrophysics, 149, 135-143.</w:t>
      </w:r>
    </w:p>
    <w:p w:rsidR="001D07BE" w:rsidRDefault="001D07BE" w:rsidP="00FB5588">
      <w:pPr>
        <w:pStyle w:val="Amicarellibiblio"/>
      </w:pPr>
      <w:bookmarkStart w:id="632" w:name="_Ref355093271"/>
      <w:r w:rsidRPr="005A2068">
        <w:t>Monaghan J.J., J.B. Kajtar; 2009; SPH particle boundary forces for arbitrary boundaries. Computer Physics Communications, 180:1811–1820.</w:t>
      </w:r>
      <w:bookmarkEnd w:id="632"/>
    </w:p>
    <w:p w:rsidR="00614AF7" w:rsidRPr="005A2068" w:rsidRDefault="00614AF7" w:rsidP="00614AF7">
      <w:pPr>
        <w:pStyle w:val="Amicarellibiblio"/>
      </w:pPr>
      <w:bookmarkStart w:id="633" w:name="_Ref341106801"/>
      <w:r w:rsidRPr="005A2068">
        <w:t>Monaghan J.J., A. Kos, N. Issa; 2003; Fluid motion generated by impact; Journal of Waterway, Port, Coastal and Ocean</w:t>
      </w:r>
      <w:bookmarkEnd w:id="633"/>
      <w:r w:rsidRPr="005A2068">
        <w:t xml:space="preserve"> Engineering, 129:250–259.</w:t>
      </w:r>
    </w:p>
    <w:p w:rsidR="004B071E" w:rsidRPr="004B071E" w:rsidRDefault="00FA0BBB" w:rsidP="00FB5588">
      <w:pPr>
        <w:pStyle w:val="Amicarellibiblio"/>
      </w:pPr>
      <w:hyperlink r:id="rId532" w:tooltip="Show Author Details" w:history="1">
        <w:r w:rsidR="004B071E" w:rsidRPr="004B071E">
          <w:t>Monaghan J.J.</w:t>
        </w:r>
      </w:hyperlink>
      <w:r w:rsidR="004B071E" w:rsidRPr="004B071E">
        <w:t>, A. Raflee</w:t>
      </w:r>
      <w:hyperlink r:id="rId533" w:tooltip="Show Author Details" w:history="1">
        <w:r w:rsidR="004B071E" w:rsidRPr="004B071E">
          <w:t>;</w:t>
        </w:r>
      </w:hyperlink>
      <w:r w:rsidR="004B071E" w:rsidRPr="004B071E">
        <w:t xml:space="preserve"> 2013; A simple SPH algorithm for multi-fluid flow with high density ratios; </w:t>
      </w:r>
      <w:hyperlink r:id="rId534" w:tooltip="Go to the information page for this source" w:history="1">
        <w:r w:rsidR="004B071E" w:rsidRPr="004B071E">
          <w:t>International Journal for Numerical Methods in Fluids</w:t>
        </w:r>
      </w:hyperlink>
      <w:r w:rsidR="004B071E" w:rsidRPr="004B071E">
        <w:t xml:space="preserve">, 71(5):537-561. </w:t>
      </w:r>
    </w:p>
    <w:p w:rsidR="004B071E" w:rsidRPr="004B071E" w:rsidRDefault="004B071E" w:rsidP="00FB5588">
      <w:pPr>
        <w:pStyle w:val="Amicarellibiblio"/>
      </w:pPr>
      <w:bookmarkStart w:id="634" w:name="_Ref449949176"/>
      <w:r w:rsidRPr="004B071E">
        <w:t>Morrison F. A.; 2013; An Introduction to Fluid Mechanics, Cambridge University Press, New York.</w:t>
      </w:r>
      <w:bookmarkEnd w:id="634"/>
    </w:p>
    <w:p w:rsidR="004B071E" w:rsidRPr="004B071E" w:rsidRDefault="00FA0BBB" w:rsidP="00FB5588">
      <w:pPr>
        <w:pStyle w:val="Amicarellibiblio"/>
      </w:pPr>
      <w:hyperlink r:id="rId535" w:history="1">
        <w:r w:rsidR="004B071E" w:rsidRPr="00CB7669">
          <w:rPr>
            <w:lang w:val="fr-FR"/>
          </w:rPr>
          <w:t>Moulinec C</w:t>
        </w:r>
      </w:hyperlink>
      <w:r w:rsidR="004B071E" w:rsidRPr="00CB7669">
        <w:rPr>
          <w:lang w:val="fr-FR"/>
        </w:rPr>
        <w:t xml:space="preserve">., R.Issa, J.C. </w:t>
      </w:r>
      <w:hyperlink r:id="rId536" w:history="1">
        <w:r w:rsidR="004B071E" w:rsidRPr="004B071E">
          <w:t>Marongiu</w:t>
        </w:r>
      </w:hyperlink>
      <w:r w:rsidR="004B071E" w:rsidRPr="004B071E">
        <w:t xml:space="preserve">, D. </w:t>
      </w:r>
      <w:hyperlink r:id="rId537" w:history="1">
        <w:r w:rsidR="004B071E" w:rsidRPr="004B071E">
          <w:t>Violeau</w:t>
        </w:r>
      </w:hyperlink>
      <w:r w:rsidR="004B071E" w:rsidRPr="004B071E">
        <w:t>; “Parallel 3-D SPH simulations”; CMES-COMPUTER MODELING IN ENGINEERING &amp; SCIENCES, 25-3 (2008) , 133-147.</w:t>
      </w:r>
    </w:p>
    <w:p w:rsidR="004B071E" w:rsidRDefault="00FA0BBB" w:rsidP="00FB5588">
      <w:pPr>
        <w:pStyle w:val="Amicarellibiblio"/>
      </w:pPr>
      <w:hyperlink r:id="rId538" w:history="1">
        <w:r w:rsidR="004B071E" w:rsidRPr="004B071E">
          <w:t>Nestor</w:t>
        </w:r>
      </w:hyperlink>
      <w:r w:rsidR="004B071E" w:rsidRPr="004B071E">
        <w:t xml:space="preserve"> R.M., </w:t>
      </w:r>
      <w:hyperlink r:id="rId539" w:history="1">
        <w:r w:rsidR="004B071E" w:rsidRPr="004B071E">
          <w:t>N.J. Quinlan</w:t>
        </w:r>
      </w:hyperlink>
      <w:r w:rsidR="004B071E" w:rsidRPr="004B071E">
        <w:t xml:space="preserve">; 2013; Application of the meshless finite volume particle method to flow-induced motion of a rigid body; </w:t>
      </w:r>
      <w:hyperlink r:id="rId540" w:tooltip="Go to Computers &amp; Fluids on ScienceDirect" w:history="1">
        <w:r w:rsidR="004B071E" w:rsidRPr="004B071E">
          <w:t>Computers &amp; Fluids</w:t>
        </w:r>
      </w:hyperlink>
      <w:r w:rsidR="004B071E" w:rsidRPr="004B071E">
        <w:t xml:space="preserve">, </w:t>
      </w:r>
      <w:hyperlink r:id="rId541" w:tooltip="Go to table of contents for this volume/issue" w:history="1">
        <w:r w:rsidR="004B071E" w:rsidRPr="004B071E">
          <w:t>88</w:t>
        </w:r>
      </w:hyperlink>
      <w:r w:rsidR="004B071E" w:rsidRPr="004B071E">
        <w:t>:386–399.</w:t>
      </w:r>
    </w:p>
    <w:p w:rsidR="001D07BE" w:rsidRPr="005A2068" w:rsidRDefault="001D07BE" w:rsidP="001D07BE">
      <w:pPr>
        <w:pStyle w:val="Amicarellibiblio"/>
      </w:pPr>
      <w:bookmarkStart w:id="635" w:name="_Ref392882952"/>
      <w:r w:rsidRPr="005A2068">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635"/>
      <w:r w:rsidRPr="005A2068">
        <w:t xml:space="preserve"> </w:t>
      </w:r>
    </w:p>
    <w:p w:rsidR="004B071E" w:rsidRPr="004B071E" w:rsidRDefault="004B071E" w:rsidP="00FB5588">
      <w:pPr>
        <w:pStyle w:val="Amicarellibiblio"/>
      </w:pPr>
      <w:r w:rsidRPr="004B071E">
        <w:t>Nguyen H.H. , D. Marot, F. Bendahmane; 2012; Erodibility characterisation for suffusion process in cohesive soil by two types of hydraulic loading; Houille Blanche, 6: 54-60.</w:t>
      </w:r>
    </w:p>
    <w:p w:rsidR="004B071E" w:rsidRDefault="004B071E" w:rsidP="00FB5588">
      <w:pPr>
        <w:pStyle w:val="Amicarellibiblio"/>
      </w:pPr>
      <w:r w:rsidRPr="004B071E">
        <w:t>Niemunis, A., Herle I.; 1997; Hypoplastic model for cohesionless soils with elastic strain range, Mechanics of Cohesive-Frictional Materials, 2 (4), pp. 279-299.</w:t>
      </w:r>
    </w:p>
    <w:p w:rsidR="003A7E14" w:rsidRPr="005A2068" w:rsidRDefault="003A7E14" w:rsidP="003A7E14">
      <w:pPr>
        <w:pStyle w:val="Amicarellibiblio"/>
      </w:pPr>
      <w:bookmarkStart w:id="636" w:name="_Ref341106852"/>
      <w:r w:rsidRPr="005A2068">
        <w:t>Omidvar P., P.K. Stansby, B.D. Rogers; 2012; SPH for 3D floating bodies using variable mass particle distribution; International Journal for Numerical Methods in Fluids, 72(4):427-452; DOI: 10.1002/fld.3749</w:t>
      </w:r>
      <w:bookmarkEnd w:id="636"/>
    </w:p>
    <w:p w:rsidR="003A7E14" w:rsidRPr="005A2068" w:rsidRDefault="003A7E14" w:rsidP="003A7E14">
      <w:pPr>
        <w:pStyle w:val="Amicarellibiblio"/>
      </w:pPr>
      <w:bookmarkStart w:id="637" w:name="_Ref341106851"/>
      <w:r w:rsidRPr="005A2068">
        <w:lastRenderedPageBreak/>
        <w:t>Omidvar P., P.K. Stansby, B.D. Rogers; 2012; Wave body interaction in 2D using smoothed particle hydrodynamics (SPH) with variable particle mass; International Journal for Numerical Methods in Fluids, 68:686–705.</w:t>
      </w:r>
      <w:bookmarkEnd w:id="637"/>
    </w:p>
    <w:p w:rsidR="007F28CF" w:rsidRPr="005A2068" w:rsidRDefault="007F28CF" w:rsidP="007F28CF">
      <w:pPr>
        <w:pStyle w:val="Amicarellibiblio"/>
      </w:pPr>
      <w:bookmarkStart w:id="638" w:name="_Ref341107075"/>
      <w:r w:rsidRPr="005A2068">
        <w:t>Oger G., M. Doring, B. Alessandrini, P. Ferrant; 2006; Impulse-based rigid body interaction</w:t>
      </w:r>
      <w:bookmarkEnd w:id="638"/>
      <w:r w:rsidRPr="005A2068">
        <w:t xml:space="preserve"> in SPH; Journal of Computational Physics, 213:803–822.</w:t>
      </w:r>
    </w:p>
    <w:p w:rsidR="004B071E" w:rsidRPr="004B071E" w:rsidRDefault="004B071E" w:rsidP="00FB5588">
      <w:pPr>
        <w:pStyle w:val="Amicarellibiblio"/>
      </w:pPr>
      <w:r w:rsidRPr="004B071E">
        <w:t xml:space="preserve">Oger G., M. Doring, B. Alessandrini and P. Ferrant; </w:t>
      </w:r>
      <w:r w:rsidR="009C3966">
        <w:t xml:space="preserve">2007; </w:t>
      </w:r>
      <w:r w:rsidRPr="004B071E">
        <w:t>“An improved SPH method: Towards higher order convergence”; Journal of Computational Physics 225</w:t>
      </w:r>
      <w:r w:rsidR="009C3966">
        <w:t>:</w:t>
      </w:r>
      <w:r w:rsidRPr="004B071E">
        <w:t>1472–1492.</w:t>
      </w:r>
    </w:p>
    <w:p w:rsidR="00903A00" w:rsidRPr="00903A00" w:rsidRDefault="00903A00" w:rsidP="00903A00">
      <w:pPr>
        <w:pStyle w:val="Amicarellibiblio"/>
      </w:pPr>
      <w:bookmarkStart w:id="639" w:name="_Ref520296263"/>
      <w:bookmarkStart w:id="640" w:name="_Ref520292527"/>
      <w:r w:rsidRPr="00903A00">
        <w:t>OpenFOAM (OpenCFD Ltd), https://github.com/OpenFOAM/OpenFOAM-dev, https://github.com/isoAdvector/isoAdvector</w:t>
      </w:r>
      <w:bookmarkEnd w:id="639"/>
    </w:p>
    <w:p w:rsidR="0079794E" w:rsidRPr="0079794E" w:rsidRDefault="0079794E" w:rsidP="00FB5588">
      <w:pPr>
        <w:pStyle w:val="Amicarellibiblio"/>
      </w:pPr>
      <w:r w:rsidRPr="0079794E">
        <w:t>Paraview (Kitware), https://github.com/Kitware/ParaView</w:t>
      </w:r>
      <w:bookmarkEnd w:id="640"/>
    </w:p>
    <w:p w:rsidR="004B071E" w:rsidRPr="0079794E" w:rsidRDefault="004B071E" w:rsidP="00FB5588">
      <w:pPr>
        <w:pStyle w:val="Amicarellibiblio"/>
        <w:rPr>
          <w:lang w:val="it-IT"/>
        </w:rPr>
      </w:pPr>
      <w:r w:rsidRPr="0079794E">
        <w:rPr>
          <w:lang w:val="it-IT"/>
        </w:rPr>
        <w:t>Pasqualini; 1983; Standard penetration test S.P.T.; Conferenze di Geotecnica di Torino, XI ciclo, “Parametri di progetto da prove in situ”: 1-94; 28Nov1983-01Dec1983, Torino (Italy).</w:t>
      </w:r>
    </w:p>
    <w:p w:rsidR="0065632F" w:rsidRDefault="0065632F" w:rsidP="0065632F">
      <w:pPr>
        <w:pStyle w:val="Amicarellibiblio"/>
      </w:pPr>
      <w:bookmarkStart w:id="641" w:name="_Ref392152861"/>
      <w:bookmarkStart w:id="642" w:name="_Ref341167074"/>
      <w:r w:rsidRPr="005A2068">
        <w:t>Patel M.H., R. Vignjevic, J.C.  Campbell;  2009; An SPH Technique for Evaluating the Behaviour of Ships In Extreme Ocean Waves; International Journal of Maritime Engineering, 151:39-47.</w:t>
      </w:r>
      <w:bookmarkEnd w:id="641"/>
      <w:r w:rsidRPr="005A2068">
        <w:t xml:space="preserve"> </w:t>
      </w:r>
    </w:p>
    <w:p w:rsidR="001D07BE" w:rsidRPr="005A2068" w:rsidRDefault="001D07BE" w:rsidP="001D07BE">
      <w:pPr>
        <w:pStyle w:val="Amicarellibiblio"/>
      </w:pPr>
      <w:bookmarkStart w:id="643" w:name="_Ref341167488"/>
      <w:r w:rsidRPr="005A2068">
        <w:t>Pastor M., B. Haddad, G. Sorbino, S. Cuomo, V. Drempetic; 2009; A depth-integrated, coupled SPH model for flow-like landslides and related phenomena; Int. J. Numer. Anal. Meth. Geomech., 33:143–172.</w:t>
      </w:r>
      <w:bookmarkEnd w:id="643"/>
    </w:p>
    <w:bookmarkEnd w:id="642"/>
    <w:p w:rsidR="004B071E" w:rsidRPr="004B071E" w:rsidRDefault="004B071E" w:rsidP="00FB5588">
      <w:pPr>
        <w:pStyle w:val="Amicarellibiblio"/>
      </w:pPr>
      <w:r w:rsidRPr="004B071E">
        <w:t xml:space="preserve">Patel M.H., R. Vignjevic, J.C.  Campbell; 2009; An SPH Technique for Evaluating the Behaviour of Ships In Extreme Ocean Waves;  International Journal of Maritime Engineering, 151, 39-47. </w:t>
      </w:r>
    </w:p>
    <w:p w:rsidR="004B071E" w:rsidRPr="004B071E" w:rsidRDefault="004B071E" w:rsidP="00FB5588">
      <w:pPr>
        <w:pStyle w:val="Amicarellibiblio"/>
      </w:pPr>
      <w:r w:rsidRPr="004B071E">
        <w:t>Peralta C., A. Melatos, M. Giacobello, A. Ooi; 2008; Superfluid spherical Couette flow; Journal of Fluid Mechanics, 609:221-274; DOI: 10.1017/S002211200800236X</w:t>
      </w:r>
    </w:p>
    <w:p w:rsidR="00EC7AD1" w:rsidRPr="00EC7AD1" w:rsidRDefault="00EC7AD1" w:rsidP="00FB5588">
      <w:pPr>
        <w:pStyle w:val="Amicarellibiblio"/>
        <w:rPr>
          <w:lang w:val="it-IT"/>
        </w:rPr>
      </w:pPr>
      <w:bookmarkStart w:id="644" w:name="_Ref520295993"/>
      <w:r w:rsidRPr="00EC7AD1">
        <w:rPr>
          <w:lang w:val="it-IT"/>
        </w:rPr>
        <w:t>ply2SPHERA_perimeter v.1.0 (RSE SpA); Amicarelli A.; FOSS; https://github.com/AndreaAmicarelliRSE/ply2SPHERA_perimeter</w:t>
      </w:r>
      <w:bookmarkEnd w:id="644"/>
    </w:p>
    <w:p w:rsidR="004B071E" w:rsidRPr="00EC7AD1" w:rsidRDefault="004B071E" w:rsidP="00FB5588">
      <w:pPr>
        <w:pStyle w:val="Amicarellibiblio"/>
        <w:rPr>
          <w:lang w:val="it-IT"/>
        </w:rPr>
      </w:pPr>
      <w:r w:rsidRPr="00EC7AD1">
        <w:rPr>
          <w:lang w:val="it-IT"/>
        </w:rPr>
        <w:t>Pontillo M.; 2010; Trasporto ed “entrainment” di sedimenti in alvei mobili; PhD thesis, Università degli studi di Napoli Federico II.</w:t>
      </w:r>
    </w:p>
    <w:p w:rsidR="001D07BE" w:rsidRDefault="001D07BE" w:rsidP="001D07BE">
      <w:pPr>
        <w:pStyle w:val="Amicarellibiblio"/>
      </w:pPr>
      <w:bookmarkStart w:id="645" w:name="_Ref392885315"/>
      <w:r w:rsidRPr="005A2068">
        <w:t xml:space="preserve">Price, D.J.; 2012; </w:t>
      </w:r>
      <w:hyperlink r:id="rId542" w:history="1">
        <w:r w:rsidRPr="005A2068">
          <w:t>Smoothed Particle Hydrodynamics and Magnetohydrodynamics</w:t>
        </w:r>
      </w:hyperlink>
      <w:r w:rsidRPr="005A2068">
        <w:t>; J. Comp. Phys., 231(3): 759-794.</w:t>
      </w:r>
      <w:bookmarkEnd w:id="645"/>
    </w:p>
    <w:bookmarkStart w:id="646" w:name="_Ref414469082"/>
    <w:p w:rsidR="001D07BE" w:rsidRPr="005A2068" w:rsidRDefault="001D07BE" w:rsidP="001D07BE">
      <w:pPr>
        <w:pStyle w:val="Amicarellibiblio"/>
      </w:pPr>
      <w:r w:rsidRPr="005A2068">
        <w:fldChar w:fldCharType="begin"/>
      </w:r>
      <w:r w:rsidRPr="005A2068">
        <w:instrText xml:space="preserve"> HYPERLINK "http://adsabs.harvard.edu/cgi-bin/author_form?author=Price,+D&amp;fullauthor=Price,%20Daniel%20J.&amp;charset=UTF-8&amp;db_key=AST" </w:instrText>
      </w:r>
      <w:r w:rsidRPr="005A2068">
        <w:fldChar w:fldCharType="separate"/>
      </w:r>
      <w:r w:rsidRPr="005A2068">
        <w:t>Price D.J.</w:t>
      </w:r>
      <w:r w:rsidRPr="005A2068">
        <w:fldChar w:fldCharType="end"/>
      </w:r>
      <w:r w:rsidRPr="005A2068">
        <w:t xml:space="preserve">; C. </w:t>
      </w:r>
      <w:hyperlink r:id="rId543" w:history="1">
        <w:r w:rsidRPr="005A2068">
          <w:t>Federrath</w:t>
        </w:r>
      </w:hyperlink>
      <w:r w:rsidRPr="005A2068">
        <w:t xml:space="preserve">; 2010; </w:t>
      </w:r>
      <w:proofErr w:type="gramStart"/>
      <w:r w:rsidRPr="005A2068">
        <w:t>A</w:t>
      </w:r>
      <w:proofErr w:type="gramEnd"/>
      <w:r w:rsidRPr="005A2068">
        <w:t xml:space="preserve"> comparison between grid and particle methods on the statistics of driven, supersonic, isothermal turbulence; Monthly Notices of the Royal Astronomical Society, 406(3):1659-1674.</w:t>
      </w:r>
      <w:bookmarkEnd w:id="646"/>
    </w:p>
    <w:p w:rsidR="004B071E" w:rsidRDefault="004B071E" w:rsidP="00FB5588">
      <w:pPr>
        <w:pStyle w:val="Amicarellibiblio"/>
      </w:pPr>
      <w:bookmarkStart w:id="647" w:name="_Ref449700759"/>
      <w:r w:rsidRPr="004B071E">
        <w:t xml:space="preserve">Price, D.J., J.J. Monaghan; 2007; </w:t>
      </w:r>
      <w:hyperlink r:id="rId544" w:history="1">
        <w:r w:rsidRPr="004B071E">
          <w:t>An energy conserving formalism for adaptive gravitational force softening in SPH and N-body codes</w:t>
        </w:r>
      </w:hyperlink>
      <w:r w:rsidRPr="004B071E">
        <w:t>; MNRAS, 374, 1347-1358.</w:t>
      </w:r>
      <w:bookmarkEnd w:id="647"/>
    </w:p>
    <w:p w:rsidR="0065632F" w:rsidRPr="005D00D6" w:rsidRDefault="0065632F" w:rsidP="00FB5588">
      <w:pPr>
        <w:pStyle w:val="Amicarellibiblio"/>
        <w:rPr>
          <w:lang w:val="it-IT"/>
        </w:rPr>
      </w:pPr>
      <w:r w:rsidRPr="005D00D6">
        <w:rPr>
          <w:lang w:val="it-IT"/>
        </w:rPr>
        <w:t>Progetto AVI - Aree Vulnerate Italiane; CNR; 1999-2016; http://sici.irpi.cnr.it/avi.htm</w:t>
      </w:r>
    </w:p>
    <w:p w:rsidR="0065632F" w:rsidRPr="002E52A9" w:rsidRDefault="0065632F" w:rsidP="00FB5588">
      <w:pPr>
        <w:pStyle w:val="Amicarellibiblio"/>
      </w:pPr>
      <w:r w:rsidRPr="004B071E">
        <w:t>Quinlan N. J., M. Basa, M. Lastiwka; “Truncation error in mesh-free particle methods”; Int. J. Numer. Meth. Engng, 66 (</w:t>
      </w:r>
      <w:r w:rsidRPr="002E52A9">
        <w:t>2006), 2064–2085.</w:t>
      </w:r>
    </w:p>
    <w:p w:rsidR="004B071E" w:rsidRPr="005C72CA" w:rsidRDefault="004B071E" w:rsidP="00FB5588">
      <w:pPr>
        <w:pStyle w:val="Amicarellibiblio"/>
      </w:pPr>
      <w:bookmarkStart w:id="648" w:name="_Ref449706167"/>
      <w:r w:rsidRPr="005C72CA">
        <w:t>Randles R. W., L.D. Libertsky; 1996; Smoothed Particle Hydrodynamics. Some recent improvements and applications; Comput. Methods Appl. Mech. Engrg., 139:375-408.</w:t>
      </w:r>
      <w:bookmarkEnd w:id="648"/>
    </w:p>
    <w:p w:rsidR="002E52A9" w:rsidRDefault="002E52A9" w:rsidP="00FB5588">
      <w:pPr>
        <w:pStyle w:val="Amicarellibiblio"/>
      </w:pPr>
      <w:bookmarkStart w:id="649" w:name="_Ref520906464"/>
      <w:r w:rsidRPr="002E52A9">
        <w:t>Reed D.; 2008; Electric utility distribution analysis for extreme winds; Journal of wind engineering and industrial aerodynamics, 96(1):123-140.</w:t>
      </w:r>
      <w:bookmarkEnd w:id="649"/>
    </w:p>
    <w:p w:rsidR="004B071E" w:rsidRPr="005C72CA" w:rsidRDefault="004B071E" w:rsidP="00FB5588">
      <w:pPr>
        <w:pStyle w:val="Amicarellibiblio"/>
      </w:pPr>
      <w:r w:rsidRPr="005C72CA">
        <w:t>Regazzoni P.-L., D. Marot; 2013; A comparative analysis of interface erosion tests; Nat Hazards, 67:937–950.</w:t>
      </w:r>
    </w:p>
    <w:p w:rsidR="004B071E" w:rsidRPr="005C72CA" w:rsidRDefault="004B071E" w:rsidP="005C72CA">
      <w:pPr>
        <w:pStyle w:val="Amicarellibiblio"/>
        <w:numPr>
          <w:ilvl w:val="0"/>
          <w:numId w:val="0"/>
        </w:numPr>
        <w:ind w:left="360"/>
        <w:rPr>
          <w:lang w:val="it-IT"/>
        </w:rPr>
      </w:pPr>
      <w:r w:rsidRPr="005C72CA">
        <w:rPr>
          <w:lang w:val="it-IT"/>
        </w:rPr>
        <w:t>DOI 10.1007/s11069-013-0620-3</w:t>
      </w:r>
    </w:p>
    <w:p w:rsidR="005C72CA" w:rsidRPr="005C72CA" w:rsidRDefault="005C72CA" w:rsidP="005C72CA">
      <w:pPr>
        <w:pStyle w:val="Amicarellibiblio"/>
      </w:pPr>
      <w:bookmarkStart w:id="650" w:name="_Ref520282493"/>
      <w:r w:rsidRPr="005C72CA">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650"/>
    </w:p>
    <w:p w:rsidR="004B071E" w:rsidRPr="008F6E4C" w:rsidRDefault="004B071E" w:rsidP="00FB5588">
      <w:pPr>
        <w:pStyle w:val="Amicarellibiblio"/>
      </w:pPr>
      <w:bookmarkStart w:id="651" w:name="_Toc348440832"/>
      <w:bookmarkStart w:id="652" w:name="_Toc348440921"/>
      <w:bookmarkStart w:id="653" w:name="_Toc348441010"/>
      <w:bookmarkStart w:id="654" w:name="_Toc348441425"/>
      <w:bookmarkStart w:id="655" w:name="_Toc348453244"/>
      <w:r w:rsidRPr="005C72CA">
        <w:t xml:space="preserve">Rzadkiewicz, S., C. Mariotti, and P. Heinrich (1997). Numerical simulation of submarine landslides and their hydraulic effects. </w:t>
      </w:r>
      <w:r w:rsidRPr="008F6E4C">
        <w:t>Journal of Waterway, Port, Coastal and Ocean Eng. 123 (4), 149-157.</w:t>
      </w:r>
      <w:bookmarkEnd w:id="651"/>
      <w:bookmarkEnd w:id="652"/>
      <w:bookmarkEnd w:id="653"/>
      <w:bookmarkEnd w:id="654"/>
      <w:bookmarkEnd w:id="655"/>
    </w:p>
    <w:p w:rsidR="004B071E" w:rsidRPr="004B071E" w:rsidRDefault="004B071E" w:rsidP="00FB5588">
      <w:pPr>
        <w:pStyle w:val="Amicarellibiblio"/>
      </w:pPr>
      <w:r w:rsidRPr="005C72CA">
        <w:t>Salvati P., C. Bianch</w:t>
      </w:r>
      <w:r w:rsidRPr="004B071E">
        <w:t>i, M. Rossi, F. Guzzetti; 2010; Societal landslide and flood risk in Italy; Nat. Hazards Earth Syst. Sci., 10:465-483, doi:10.5194/nhess-10-465-2010</w:t>
      </w:r>
    </w:p>
    <w:p w:rsidR="008F6E4C" w:rsidRPr="008F6E4C" w:rsidRDefault="008F6E4C" w:rsidP="008F6E4C">
      <w:pPr>
        <w:pStyle w:val="Amicarellibiblio"/>
      </w:pPr>
      <w:bookmarkStart w:id="656" w:name="_Ref520368768"/>
      <w:r w:rsidRPr="008F6E4C">
        <w:t>Scalasca (Forschungszentrum Jülich &amp; TU Darmstadt), http://www.scalasca.org/</w:t>
      </w:r>
      <w:bookmarkEnd w:id="656"/>
    </w:p>
    <w:p w:rsidR="00116C36" w:rsidRDefault="00116C36" w:rsidP="00FB5588">
      <w:pPr>
        <w:pStyle w:val="Amicarellibiblio"/>
      </w:pPr>
      <w:bookmarkStart w:id="657" w:name="_Ref520379408"/>
      <w:r w:rsidRPr="00116C36">
        <w:t>Schaeffer D.G.; 1987; Instability in the Evolution Equations Describing Incompressible Granular Flow; Journal of Differential Equations, 66:19-50.</w:t>
      </w:r>
      <w:bookmarkEnd w:id="657"/>
    </w:p>
    <w:p w:rsidR="004B071E" w:rsidRPr="004B071E" w:rsidRDefault="004B071E" w:rsidP="00FB5588">
      <w:pPr>
        <w:pStyle w:val="Amicarellibiblio"/>
      </w:pPr>
      <w:r w:rsidRPr="004B071E">
        <w:t>Schmocker L., W.H. Hager; 2012; Plane dike-breach due to overtopping: effects of sediment, dike height and discharge; Journal of Hydraulic Research, 50(6): 576-586.</w:t>
      </w:r>
    </w:p>
    <w:p w:rsidR="004B071E" w:rsidRPr="004B071E" w:rsidRDefault="004B071E" w:rsidP="00FB5588">
      <w:pPr>
        <w:pStyle w:val="Amicarellibiblio"/>
      </w:pPr>
      <w:r w:rsidRPr="004B071E">
        <w:t>Seed H.B., Idriss I.M., Lee K.L., Makdisi F.I.; 1975; Dynamic analysis of the slide in the lower san Fernando dam during the earthquake of February 9, 1971; ASCE J Geotech Eng Div, 101(9):889-911.</w:t>
      </w:r>
    </w:p>
    <w:p w:rsidR="004B071E" w:rsidRDefault="004B071E" w:rsidP="00FB5588">
      <w:pPr>
        <w:pStyle w:val="Amicarellibiblio"/>
      </w:pPr>
      <w:bookmarkStart w:id="658" w:name="_Ref449949045"/>
      <w:r w:rsidRPr="004B071E">
        <w:t>Seminara, G., L. Solari, G. Parker; 2002; Bed load at low Shields stress on arbitrarily sloping beds: Failure of the Bagnold hypothesis: Water Resour. Res. 38(11): 1249, doi:10.1029/2001WR000681.</w:t>
      </w:r>
      <w:bookmarkEnd w:id="658"/>
    </w:p>
    <w:p w:rsidR="003A7E14" w:rsidRPr="005A2068" w:rsidRDefault="003A7E14" w:rsidP="003A7E14">
      <w:pPr>
        <w:pStyle w:val="Amicarellibiblio"/>
      </w:pPr>
      <w:bookmarkStart w:id="659" w:name="_Ref341105412"/>
      <w:r w:rsidRPr="005A2068">
        <w:t>Seungtaik O., K. Younghee, R. Byung-Seok; 2009; Impulse-based Boundary Force (IBF). Computer, animation and virtual worlds, 20:215–224.</w:t>
      </w:r>
      <w:bookmarkEnd w:id="659"/>
    </w:p>
    <w:p w:rsidR="00A3103F" w:rsidRPr="005A2068" w:rsidRDefault="00A3103F" w:rsidP="00A3103F">
      <w:pPr>
        <w:pStyle w:val="Amicarellibiblio"/>
      </w:pPr>
      <w:bookmarkStart w:id="660" w:name="_Ref353447499"/>
      <w:r w:rsidRPr="005A2068">
        <w:t>Shao J.R., H.Q. Li, G.R. Liu, M.B. Liu; 2012; An improved SPH method for modeling liquid sloshing dynamics; Computers and Structures, 100-101:18–26.</w:t>
      </w:r>
      <w:bookmarkEnd w:id="660"/>
    </w:p>
    <w:p w:rsidR="004B071E" w:rsidRPr="004B071E" w:rsidRDefault="004B071E" w:rsidP="00FB5588">
      <w:pPr>
        <w:pStyle w:val="Amicarellibiblio"/>
      </w:pPr>
      <w:r w:rsidRPr="004B071E">
        <w:t>Shepard D.; 1968; A two-dimensional interpolation function for irregularly spaced points. Proceedings of A.C.M National Conference, 517–524, New York (USA).</w:t>
      </w:r>
    </w:p>
    <w:p w:rsidR="004B071E" w:rsidRPr="004B071E" w:rsidRDefault="004B071E" w:rsidP="00FB5588">
      <w:pPr>
        <w:pStyle w:val="Amicarellibiblio"/>
      </w:pPr>
      <w:r w:rsidRPr="004B071E">
        <w:lastRenderedPageBreak/>
        <w:t>Shields A.; 1936; Application of similarity principles and turbulence research to bed-load movement; Ph.D. dissertation, Institute of Technology, Berlin (in German).</w:t>
      </w:r>
    </w:p>
    <w:p w:rsidR="004B071E" w:rsidRPr="004B071E" w:rsidRDefault="004B071E" w:rsidP="00FB5588">
      <w:pPr>
        <w:pStyle w:val="Amicarellibiblio"/>
      </w:pPr>
      <w:r w:rsidRPr="004B071E">
        <w:t>Shiels D., A. Leonard, A. Roshko; 2001; Flow-induced vibration of a circular cylinder at limiting structural parameters, Journal of Fluids and Structures, 15(1):3–21, doi:10.1006/jfls.2000.0330</w:t>
      </w:r>
    </w:p>
    <w:p w:rsidR="004B071E" w:rsidRDefault="004B071E" w:rsidP="00FB5588">
      <w:pPr>
        <w:pStyle w:val="Amicarellibiblio"/>
      </w:pPr>
      <w:r w:rsidRPr="004B071E">
        <w:t>Singh V.P., P.D. Scarlatos, J.G. Collins, M.R. Jourdan; 1988; Breach erosion of earthfill dams (BEED) model; Natural Hazards, 1(2):161-180.</w:t>
      </w:r>
    </w:p>
    <w:p w:rsidR="00883CCE" w:rsidRPr="00355092" w:rsidRDefault="003A6D17" w:rsidP="00883CCE">
      <w:pPr>
        <w:pStyle w:val="Amicarellibiblio"/>
        <w:rPr>
          <w:lang w:val="it-IT"/>
        </w:rPr>
      </w:pPr>
      <w:bookmarkStart w:id="661" w:name="_Ref447812094"/>
      <w:r>
        <w:rPr>
          <w:lang w:val="it-IT"/>
        </w:rPr>
        <w:t>“SPHERA v.9</w:t>
      </w:r>
      <w:r w:rsidR="00883CCE" w:rsidRPr="00355092">
        <w:rPr>
          <w:lang w:val="it-IT"/>
        </w:rPr>
        <w:t>.0</w:t>
      </w:r>
      <w:r>
        <w:rPr>
          <w:lang w:val="it-IT"/>
        </w:rPr>
        <w:t>.0</w:t>
      </w:r>
      <w:r w:rsidR="00883CCE" w:rsidRPr="00355092">
        <w:rPr>
          <w:lang w:val="it-IT"/>
        </w:rPr>
        <w:t xml:space="preserve">” (RSE SpA), </w:t>
      </w:r>
      <w:hyperlink r:id="rId545" w:history="1">
        <w:r w:rsidR="00883CCE" w:rsidRPr="00355092">
          <w:rPr>
            <w:lang w:val="it-IT"/>
          </w:rPr>
          <w:t>https://github.com/AndreaAmicarelliRSE/SPHERA</w:t>
        </w:r>
      </w:hyperlink>
      <w:bookmarkEnd w:id="661"/>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bookmarkStart w:id="662" w:name="_Ref345062953"/>
    <w:p w:rsidR="003A7E14" w:rsidRDefault="003A7E14" w:rsidP="003A7E14">
      <w:pPr>
        <w:pStyle w:val="Amicarellibiblio"/>
      </w:pPr>
      <w:r w:rsidRPr="005A2068">
        <w:fldChar w:fldCharType="begin"/>
      </w:r>
      <w:r w:rsidRPr="005A2068">
        <w:instrText>HYPERLINK "http://www.scopus.com/authid/detail.url?authorId=8730013500&amp;amp;eid=2-s2.0-34247257289" \o "Show Author Details"</w:instrText>
      </w:r>
      <w:r w:rsidRPr="005A2068">
        <w:fldChar w:fldCharType="separate"/>
      </w:r>
      <w:r w:rsidRPr="005A2068">
        <w:t>Soares-Frazão S</w:t>
      </w:r>
      <w:r w:rsidRPr="005A2068">
        <w:fldChar w:fldCharType="end"/>
      </w:r>
      <w:r w:rsidRPr="005A2068">
        <w:t>.</w:t>
      </w:r>
      <w:proofErr w:type="gramStart"/>
      <w:r w:rsidRPr="005A2068">
        <w:t>A.,</w:t>
      </w:r>
      <w:proofErr w:type="gramEnd"/>
      <w:r w:rsidRPr="005A2068">
        <w:t xml:space="preserve"> Y. </w:t>
      </w:r>
      <w:hyperlink r:id="rId546" w:history="1">
        <w:r w:rsidRPr="005A2068">
          <w:t>Zech</w:t>
        </w:r>
      </w:hyperlink>
      <w:r w:rsidRPr="005A2068">
        <w:t xml:space="preserve">; 2007; Experimental study of dam-break flow against an isolated obstacle; </w:t>
      </w:r>
      <w:hyperlink r:id="rId547" w:history="1">
        <w:r w:rsidRPr="005A2068">
          <w:t>Journal of Hydraulic Research</w:t>
        </w:r>
      </w:hyperlink>
      <w:r w:rsidRPr="005A2068">
        <w:t>, 45(Supplement 1):27-36.</w:t>
      </w:r>
      <w:bookmarkEnd w:id="662"/>
    </w:p>
    <w:p w:rsidR="004B071E" w:rsidRPr="004B071E" w:rsidRDefault="004B071E" w:rsidP="00FB5588">
      <w:pPr>
        <w:pStyle w:val="Amicarellibiblio"/>
      </w:pPr>
      <w:r w:rsidRPr="004B071E">
        <w:t>Soares-Frazao S., Y. Zech; 2011; HLLC scheme with novel wave-speed estimators appropriate for two-dimensional shallow-water flow on erodible bed; Int. J. Numer. Meth. Fluids, 66:1019–1036.</w:t>
      </w:r>
    </w:p>
    <w:p w:rsidR="004B071E" w:rsidRPr="004B071E" w:rsidRDefault="004B071E" w:rsidP="00FB5588">
      <w:pPr>
        <w:pStyle w:val="Amicarellibiblio"/>
      </w:pPr>
      <w:bookmarkStart w:id="663" w:name="_Ref448250470"/>
      <w:r w:rsidRPr="004B071E">
        <w:t>Souto-Iglesias A., L. Delorme, L. Pérez-Rojas, S. Abril-Pérez; 2006; Liquid moment amplitude assessment in sloshing type problems with smooth particle hydrodynamics; Ocean Engineering, 33, 1462–1484.</w:t>
      </w:r>
      <w:bookmarkEnd w:id="663"/>
    </w:p>
    <w:p w:rsidR="004B071E" w:rsidRDefault="004B071E" w:rsidP="00FB5588">
      <w:pPr>
        <w:pStyle w:val="Amicarellibiblio"/>
      </w:pPr>
      <w:r w:rsidRPr="004B071E">
        <w:t>Souto-Iglesias A., F. Macià, L.M. González, J.L. Cercos-Pita; 2013; On the consistency of MPS; Computer Physics Communications, 184-3, 732-745.</w:t>
      </w:r>
    </w:p>
    <w:p w:rsidR="001D07BE" w:rsidRPr="005A2068" w:rsidRDefault="001D07BE" w:rsidP="001D07BE">
      <w:pPr>
        <w:pStyle w:val="Amicarellibiblio"/>
      </w:pPr>
      <w:bookmarkStart w:id="664" w:name="_Ref353447624"/>
      <w:r w:rsidRPr="005A2068">
        <w:t>Souto Iglesias A., L. Perez Rojas, R.Z. Rodriguez; 2004 ; Simulation of anti-roll tanks and sloshing type</w:t>
      </w:r>
      <w:bookmarkEnd w:id="664"/>
      <w:r w:rsidRPr="005A2068">
        <w:t xml:space="preserve"> problems with smoothed particle hydrodynamics; Ocean Engineering, 31:1169</w:t>
      </w:r>
      <w:r w:rsidRPr="005A2068">
        <w:rPr>
          <w:rFonts w:hint="eastAsia"/>
        </w:rPr>
        <w:t>–</w:t>
      </w:r>
      <w:r w:rsidRPr="005A2068">
        <w:t>1192.</w:t>
      </w:r>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p w:rsidR="00665FCE" w:rsidRPr="00665FCE" w:rsidRDefault="00665FCE" w:rsidP="00665FCE">
      <w:pPr>
        <w:pStyle w:val="Amicarellibiblio"/>
      </w:pPr>
      <w:bookmarkStart w:id="665" w:name="_Ref520279298"/>
      <w:r w:rsidRPr="00665FCE">
        <w:t xml:space="preserve">SRTM3/DTED1 (USGS); </w:t>
      </w:r>
      <w:hyperlink r:id="rId548" w:history="1">
        <w:r w:rsidRPr="00665FCE">
          <w:t>http://earthexplorer.usgs.gov/</w:t>
        </w:r>
      </w:hyperlink>
      <w:bookmarkEnd w:id="665"/>
    </w:p>
    <w:p w:rsidR="004B071E" w:rsidRPr="004B071E" w:rsidRDefault="004B071E" w:rsidP="00FB5588">
      <w:pPr>
        <w:pStyle w:val="Amicarellibiblio"/>
      </w:pPr>
      <w:r w:rsidRPr="004B071E">
        <w:t>Stefanova, B., J. Grabe; 2014; SPH model of water jet erosion in granular soils with a boundary layer of liquefied soil; International Symposium on Geomechanics Micro to Macro, September 1-3, 2014, Cambridge, UK.</w:t>
      </w:r>
    </w:p>
    <w:p w:rsidR="004B071E" w:rsidRPr="004B071E" w:rsidRDefault="004B071E" w:rsidP="00FB5588">
      <w:pPr>
        <w:pStyle w:val="Amicarellibiblio"/>
      </w:pPr>
      <w:r w:rsidRPr="004B071E">
        <w:t>Stefanova B., K. Seitz, J. Bubel, J. Grabe; 2012; Water-Soil Interaction Simulation using Smoothed Particle Hydrodynamics; ICSE6 Paris (27-31 August 2012), ICSE6-201:695-704.</w:t>
      </w:r>
    </w:p>
    <w:p w:rsidR="004B071E" w:rsidRPr="004B071E" w:rsidRDefault="004B071E" w:rsidP="00FB5588">
      <w:pPr>
        <w:pStyle w:val="Amicarellibiblio"/>
      </w:pPr>
      <w:r w:rsidRPr="004B071E">
        <w:t xml:space="preserve">Swartenbroekx C., Y. Zech, S. Soares-Frazão; 2013; Two-dimensional two-layer shallow water model for dam break flows with significant bed load transport; Int. J. Numer. Meth. Fluids, </w:t>
      </w:r>
      <w:hyperlink r:id="rId549" w:history="1">
        <w:r w:rsidRPr="004B071E">
          <w:t>73(5):</w:t>
        </w:r>
      </w:hyperlink>
      <w:r w:rsidRPr="004B071E">
        <w:t>477–508;  DOI: 10.1002/fld.3809</w:t>
      </w:r>
    </w:p>
    <w:p w:rsidR="004B071E" w:rsidRPr="004B071E" w:rsidRDefault="004B071E" w:rsidP="00FB5588">
      <w:pPr>
        <w:pStyle w:val="Amicarellibiblio"/>
      </w:pPr>
      <w:r w:rsidRPr="004B071E">
        <w:t xml:space="preserve">Szewc K., J. Pozorski, J.-P. Minier; 2012; Analysis of the incompressibility constraint in the smoothed particle hydrodynamics method; International Journal for Numerical Methods in Engineering, </w:t>
      </w:r>
      <w:hyperlink r:id="rId550" w:history="1">
        <w:r w:rsidRPr="004B071E">
          <w:t>92(4):</w:t>
        </w:r>
      </w:hyperlink>
      <w:r w:rsidRPr="004B071E">
        <w:t>343–369, DOI: 10.1002/nme.4339</w:t>
      </w:r>
    </w:p>
    <w:p w:rsidR="004B071E" w:rsidRPr="004B071E" w:rsidRDefault="004B071E" w:rsidP="00FB5588">
      <w:pPr>
        <w:pStyle w:val="Amicarellibiblio"/>
      </w:pPr>
      <w:r w:rsidRPr="004B071E">
        <w:t>Terzaghi, K.; 1943; Theoretical soil mechanics; New York, London: Wiley.</w:t>
      </w:r>
    </w:p>
    <w:p w:rsidR="004B071E" w:rsidRPr="004B071E" w:rsidRDefault="00FA0BBB" w:rsidP="00FB5588">
      <w:pPr>
        <w:pStyle w:val="Amicarellibiblio"/>
      </w:pPr>
      <w:hyperlink r:id="rId551" w:history="1">
        <w:r w:rsidR="004B071E" w:rsidRPr="004B071E">
          <w:t>Torti</w:t>
        </w:r>
      </w:hyperlink>
      <w:r w:rsidR="004B071E" w:rsidRPr="004B071E">
        <w:t xml:space="preserve"> E., </w:t>
      </w:r>
      <w:hyperlink r:id="rId552" w:history="1">
        <w:r w:rsidR="004B071E" w:rsidRPr="004B071E">
          <w:t>S. Sibilla</w:t>
        </w:r>
      </w:hyperlink>
      <w:r w:rsidR="004B071E" w:rsidRPr="004B071E">
        <w:t xml:space="preserve">, </w:t>
      </w:r>
      <w:hyperlink r:id="rId553" w:history="1">
        <w:r w:rsidR="004B071E" w:rsidRPr="004B071E">
          <w:t>M. Raboni</w:t>
        </w:r>
      </w:hyperlink>
      <w:r w:rsidR="004B071E" w:rsidRPr="004B071E">
        <w:t xml:space="preserve">; 2013; An Eulerian–Lagrangian method for the simulation of the oxygen concentration dissolved by a two-phase turbulent jet system; </w:t>
      </w:r>
      <w:hyperlink r:id="rId554" w:tooltip="Go to Computers &amp; Structures on ScienceDirect" w:history="1">
        <w:r w:rsidR="004B071E" w:rsidRPr="004B071E">
          <w:t>Computers &amp; Structures</w:t>
        </w:r>
      </w:hyperlink>
      <w:r w:rsidR="004B071E" w:rsidRPr="004B071E">
        <w:t xml:space="preserve">, </w:t>
      </w:r>
      <w:hyperlink r:id="rId555" w:tooltip="Go to table of contents for this volume/issue" w:history="1">
        <w:r w:rsidR="004B071E" w:rsidRPr="004B071E">
          <w:t>129</w:t>
        </w:r>
      </w:hyperlink>
      <w:r w:rsidR="004B071E" w:rsidRPr="004B071E">
        <w:t>:207–217.</w:t>
      </w:r>
    </w:p>
    <w:p w:rsidR="00AA5D0A" w:rsidRDefault="00AA5D0A" w:rsidP="00FB5588">
      <w:pPr>
        <w:pStyle w:val="Amicarellibiblio"/>
      </w:pPr>
      <w:bookmarkStart w:id="666" w:name="_Ref520371203"/>
      <w:r w:rsidRPr="00AA5D0A">
        <w:t>TotalView (Rogue Wave Software), https://www.roguewave.com/products-services/totalview</w:t>
      </w:r>
      <w:bookmarkEnd w:id="666"/>
    </w:p>
    <w:p w:rsidR="004B071E" w:rsidRPr="004B071E" w:rsidRDefault="004B071E" w:rsidP="00FB5588">
      <w:pPr>
        <w:pStyle w:val="Amicarellibiblio"/>
      </w:pPr>
      <w:r w:rsidRPr="004B071E">
        <w:t>Ulrich, C.; 2013; Smoothed-Particle-Hydrodynamics simulation of port hydrodynamics problems; Schirftenreihe Schiffbau der Technischen Universität Hamburg-Harburg, Report Nr. 671. PhD Thesis. Technische Universität Hamburg-Harburg, Hamburg. Schiffbau.</w:t>
      </w:r>
    </w:p>
    <w:p w:rsidR="004B071E" w:rsidRDefault="004B071E" w:rsidP="00FB5588">
      <w:pPr>
        <w:pStyle w:val="Amicarellibiblio"/>
      </w:pPr>
      <w:r w:rsidRPr="004B071E">
        <w:t xml:space="preserve">USGS; 2012; The Los Angeles dam story; http://earthquake.usgs.gov/learn/publications/la-damstory/ </w:t>
      </w:r>
    </w:p>
    <w:p w:rsidR="00A3103F" w:rsidRPr="005A2068" w:rsidRDefault="00A3103F" w:rsidP="00A3103F">
      <w:pPr>
        <w:pStyle w:val="Amicarellibiblio"/>
      </w:pPr>
      <w:bookmarkStart w:id="667" w:name="_Ref353454870"/>
      <w:r w:rsidRPr="005A2068">
        <w:t xml:space="preserve">Vacondio R, Rogers BD, Stansby PK, Mignosa P, Feldman J.; 2013; Variable resolution for SPH: a dynamic particle coalescing and splitting scheme; Comput. Methods Appl. Mech. Engrg., 256:132-148, doi: </w:t>
      </w:r>
      <w:hyperlink r:id="rId556" w:history="1">
        <w:r w:rsidRPr="005A2068">
          <w:t>http://dx.doi.org/10.1016/j.cma.2012.12.014</w:t>
        </w:r>
      </w:hyperlink>
      <w:bookmarkEnd w:id="667"/>
    </w:p>
    <w:p w:rsidR="0065632F" w:rsidRDefault="0065632F" w:rsidP="0065632F">
      <w:pPr>
        <w:pStyle w:val="Amicarellibiblio"/>
      </w:pPr>
      <w:bookmarkStart w:id="668" w:name="_Ref353451683"/>
      <w:r w:rsidRPr="005A2068">
        <w:t>Vacondio R, Rogers BD, Stansby P, Mignosa P.; 2012; SPH Modeling of Shallow Flow with Open Boundaries for Practical Flood Simulation; J.</w:t>
      </w:r>
      <w:r w:rsidRPr="00FB5588">
        <w:t xml:space="preserve"> Hydraul. Eng., 138(6):530–541.</w:t>
      </w:r>
      <w:bookmarkEnd w:id="668"/>
      <w:r w:rsidRPr="00FB5588">
        <w:t xml:space="preserve"> </w:t>
      </w:r>
    </w:p>
    <w:p w:rsidR="00034CDC" w:rsidRDefault="00034CDC" w:rsidP="003A7E14">
      <w:pPr>
        <w:pStyle w:val="Amicarellibiblio"/>
      </w:pPr>
      <w:bookmarkStart w:id="669" w:name="_Ref520298892"/>
      <w:bookmarkStart w:id="670" w:name="_Ref414546693"/>
      <w:r w:rsidRPr="00034CDC">
        <w:t>Valgrind (Valgrind Developers), http://valgrind.org/</w:t>
      </w:r>
      <w:bookmarkEnd w:id="669"/>
    </w:p>
    <w:p w:rsidR="003A7E14" w:rsidRPr="005A2068" w:rsidRDefault="00FA0BBB" w:rsidP="003A7E14">
      <w:pPr>
        <w:pStyle w:val="Amicarellibiblio"/>
      </w:pPr>
      <w:hyperlink r:id="rId557" w:tooltip="Show Author Details" w:history="1">
        <w:r w:rsidR="003A7E14" w:rsidRPr="005A2068">
          <w:t>Valizadeh A.</w:t>
        </w:r>
      </w:hyperlink>
      <w:r w:rsidR="003A7E14" w:rsidRPr="005A2068">
        <w:t xml:space="preserve">, J.J. Monaghan; 2012; Smoothed particle hydrodynamics simulations of turbulence in fixed and rotating boxes in two dimensions with no-slip boundaries; </w:t>
      </w:r>
      <w:hyperlink r:id="rId558" w:tooltip="Go to the information page for this source" w:history="1">
        <w:r w:rsidR="003A7E14" w:rsidRPr="005A2068">
          <w:t>Physics of Fluids</w:t>
        </w:r>
      </w:hyperlink>
      <w:r w:rsidR="003A7E14" w:rsidRPr="005A2068">
        <w:t>, 24(3), Article number 035107.</w:t>
      </w:r>
      <w:bookmarkEnd w:id="670"/>
    </w:p>
    <w:p w:rsidR="004B071E" w:rsidRPr="004B071E" w:rsidRDefault="004B071E" w:rsidP="00FB5588">
      <w:pPr>
        <w:pStyle w:val="Amicarellibiblio"/>
      </w:pPr>
      <w:r w:rsidRPr="004B071E">
        <w:t>Van Leer B.; “Towards the ultimate conservative difference scheme v. a second order sequel to Godunov’s method”; Journal of Computational Physics; 32 (1979), 101-136.</w:t>
      </w:r>
    </w:p>
    <w:p w:rsidR="004B071E" w:rsidRPr="004B071E" w:rsidRDefault="004B071E" w:rsidP="00FB5588">
      <w:pPr>
        <w:pStyle w:val="Amicarellibiblio"/>
      </w:pPr>
      <w:bookmarkStart w:id="671" w:name="_Ref47607582"/>
      <w:r w:rsidRPr="004B071E">
        <w:t>Van Rijn L.C.; 1982; The prediction of Bed-Forms and Alluvial Roughness; Report, Delft Hydraulics laboratory; The Netherlands.</w:t>
      </w:r>
      <w:bookmarkEnd w:id="671"/>
    </w:p>
    <w:p w:rsidR="004B071E" w:rsidRPr="004B071E" w:rsidRDefault="004B071E" w:rsidP="00FB5588">
      <w:pPr>
        <w:pStyle w:val="Amicarellibiblio"/>
      </w:pPr>
      <w:bookmarkStart w:id="672" w:name="_Ref449947422"/>
      <w:r w:rsidRPr="004B071E">
        <w:t>Van Rijn L.C.; 1993; Principles of sediment transport in rivers, estuaries, and coastal seas; Aqua Publications.</w:t>
      </w:r>
      <w:bookmarkEnd w:id="672"/>
    </w:p>
    <w:p w:rsidR="0065632F" w:rsidRDefault="0065632F" w:rsidP="0065632F">
      <w:pPr>
        <w:pStyle w:val="Amicarellibiblio"/>
      </w:pPr>
      <w:bookmarkStart w:id="673" w:name="_Ref353451977"/>
      <w:r w:rsidRPr="005A2068">
        <w:t>Vaughan G.L.; 2009; The SPH equations for fluids. International Journal for Numerical Methods in Engineering, 79:1392–1418.</w:t>
      </w:r>
      <w:bookmarkEnd w:id="673"/>
      <w:r w:rsidRPr="005A2068">
        <w:t xml:space="preserve"> </w:t>
      </w:r>
    </w:p>
    <w:p w:rsidR="001D07BE" w:rsidRDefault="001D07BE" w:rsidP="001D07BE">
      <w:pPr>
        <w:pStyle w:val="Amicarellibiblio"/>
      </w:pPr>
      <w:bookmarkStart w:id="674" w:name="_Ref341105485"/>
      <w:r w:rsidRPr="005A2068">
        <w:t>Vila J.P.; 1999; On particle weighted methods and Smooth Particle Hydrodynamics; Mathematical Models and Methods in Applied Sciences, 9(2):161-209.</w:t>
      </w:r>
      <w:bookmarkEnd w:id="674"/>
    </w:p>
    <w:p w:rsidR="003A7E14" w:rsidRPr="004B071E" w:rsidRDefault="003A7E14" w:rsidP="003A7E14">
      <w:pPr>
        <w:pStyle w:val="Amicarellibiblio"/>
      </w:pPr>
      <w:r w:rsidRPr="004B071E">
        <w:t>Violeau D.; 2012; Fluid mechanics and the SPH method: theory and applications. Oxford University Press, Oxford.</w:t>
      </w:r>
    </w:p>
    <w:bookmarkStart w:id="675" w:name="_Ref392883327"/>
    <w:p w:rsidR="003A7E14" w:rsidRDefault="003A7E14" w:rsidP="003A7E14">
      <w:pPr>
        <w:pStyle w:val="Amicarellibiblio"/>
      </w:pPr>
      <w:r w:rsidRPr="005A2068">
        <w:fldChar w:fldCharType="begin"/>
      </w:r>
      <w:r w:rsidRPr="005A2068">
        <w:instrText xml:space="preserve"> HYPERLINK "http://adsabs.harvard.edu/cgi-bin/author_form?author=Violeau,+D&amp;fullauthor=Violeau,%20Damien&amp;charset=UTF-8&amp;db_key=PHY" </w:instrText>
      </w:r>
      <w:r w:rsidRPr="005A2068">
        <w:fldChar w:fldCharType="separate"/>
      </w:r>
      <w:r w:rsidRPr="005A2068">
        <w:t>Violeau D.</w:t>
      </w:r>
      <w:r w:rsidRPr="005A2068">
        <w:fldChar w:fldCharType="end"/>
      </w:r>
      <w:r w:rsidRPr="005A2068">
        <w:t xml:space="preserve">; A. Leroy; 2014; </w:t>
      </w:r>
      <w:proofErr w:type="gramStart"/>
      <w:r w:rsidRPr="005A2068">
        <w:t>On</w:t>
      </w:r>
      <w:proofErr w:type="gramEnd"/>
      <w:r w:rsidRPr="005A2068">
        <w:t xml:space="preserve"> the maximum time step in weakly compressible SPH; Journal of Computational Physics, 256: 388-415.</w:t>
      </w:r>
      <w:bookmarkEnd w:id="675"/>
    </w:p>
    <w:p w:rsidR="009B0157" w:rsidRPr="009B0157" w:rsidRDefault="009B0157" w:rsidP="009B0157">
      <w:pPr>
        <w:pStyle w:val="Amicarellibiblio"/>
      </w:pPr>
      <w:bookmarkStart w:id="676" w:name="_Ref485728379"/>
      <w:r w:rsidRPr="009B0157">
        <w:lastRenderedPageBreak/>
        <w:t>Virtual Dub (Avery Lee), http://www.virtualdub.org/</w:t>
      </w:r>
      <w:bookmarkEnd w:id="676"/>
    </w:p>
    <w:p w:rsidR="004B071E" w:rsidRDefault="004B071E" w:rsidP="00FB5588">
      <w:pPr>
        <w:pStyle w:val="Amicarellibiblio"/>
      </w:pPr>
      <w:r w:rsidRPr="004B071E">
        <w:t>von Wolffersdorff, P.A.; 1996; A hypoplastic relation for granular materials with a predefined limit state surface; Mechanics of Cohesive-Frictional Materials, 1(1):251–271.</w:t>
      </w:r>
    </w:p>
    <w:p w:rsidR="003A7E14" w:rsidRPr="005A2068" w:rsidRDefault="003A7E14" w:rsidP="003A7E14">
      <w:pPr>
        <w:pStyle w:val="Amicarellibiblio"/>
      </w:pPr>
      <w:bookmarkStart w:id="677" w:name="_Ref341162248"/>
      <w:r w:rsidRPr="005A2068">
        <w:t>Xu L., A.W. Troesch, R. Petterson; 1998; Asymmetric hydrodynamic impact and dynamic response of vessels; Proceedings of 17th International Conference on Offshore Mechanics and Arctic Engineering, 98-320.</w:t>
      </w:r>
      <w:bookmarkEnd w:id="677"/>
    </w:p>
    <w:p w:rsidR="004B071E" w:rsidRPr="004B071E" w:rsidRDefault="004B071E" w:rsidP="00FB5588">
      <w:pPr>
        <w:pStyle w:val="Amicarellibiblio"/>
      </w:pPr>
      <w:r w:rsidRPr="004B071E">
        <w:t>Wang X., L.B. Wang; 2007; Dynamic analysis of a water-soil-pore water coupling system; Computers and Structures, 85(11-14):1020-1031; DOI: 10.1016/j.compstruc.2006.11.017</w:t>
      </w:r>
    </w:p>
    <w:p w:rsidR="004B071E" w:rsidRPr="004B071E" w:rsidRDefault="004B071E" w:rsidP="00FB5588">
      <w:pPr>
        <w:pStyle w:val="Amicarellibiblio"/>
      </w:pPr>
      <w:r w:rsidRPr="004B071E">
        <w:t>Wendland H., “Piecewise polynomial, positive definite and compactly supported radial functions of minimal degree”, Adv. Comput. Math. 1995, 4: 389-396.</w:t>
      </w:r>
    </w:p>
    <w:p w:rsidR="004B071E" w:rsidRDefault="004B071E" w:rsidP="00FB5588">
      <w:pPr>
        <w:pStyle w:val="Amicarellibiblio"/>
      </w:pPr>
      <w:r w:rsidRPr="004B071E">
        <w:t>Wiberg P.L., J.D. Smith; 1987; Calculations of the critical shear stress for motion of uniform and heterogeneous sediments; Water Resour. Res., 23(8):1471-1480.</w:t>
      </w:r>
    </w:p>
    <w:p w:rsidR="003A7E14" w:rsidRPr="003A7E14" w:rsidRDefault="003A7E14" w:rsidP="003A7E14">
      <w:pPr>
        <w:pStyle w:val="Amicarellibiblio"/>
        <w:rPr>
          <w:lang w:val="fr-FR"/>
        </w:rPr>
      </w:pPr>
      <w:bookmarkStart w:id="678" w:name="_Ref341116150"/>
      <w:r w:rsidRPr="003A7E14">
        <w:rPr>
          <w:lang w:val="fr-FR"/>
        </w:rPr>
        <w:t>Zoppé B.; 2004; Simulation numérique et analyse de l</w:t>
      </w:r>
      <w:smartTag w:uri="urn:schemas-microsoft-com:office:smarttags" w:element="PersonName">
        <w:r w:rsidRPr="003A7E14">
          <w:rPr>
            <w:lang w:val="fr-FR"/>
          </w:rPr>
          <w:t>'</w:t>
        </w:r>
      </w:smartTag>
      <w:r w:rsidRPr="003A7E14">
        <w:rPr>
          <w:lang w:val="fr-FR"/>
        </w:rPr>
        <w:t>écoulement dans les augets des turbines Pelton; PhD thesis; Institut national polytechnique (Grenoble, France).</w:t>
      </w:r>
      <w:bookmarkEnd w:id="678"/>
    </w:p>
    <w:p w:rsidR="006C2568" w:rsidRPr="00CB7669" w:rsidRDefault="006C2568" w:rsidP="000D77F1">
      <w:pPr>
        <w:spacing w:after="0" w:line="240" w:lineRule="auto"/>
        <w:rPr>
          <w:rFonts w:ascii="Times New Roman" w:hAnsi="Times New Roman"/>
          <w:sz w:val="24"/>
          <w:szCs w:val="24"/>
          <w:lang w:val="fr-FR"/>
        </w:rPr>
      </w:pPr>
    </w:p>
    <w:p w:rsidR="000D77F1" w:rsidRPr="00CB7669" w:rsidRDefault="000D77F1" w:rsidP="009C355A">
      <w:pPr>
        <w:spacing w:after="0" w:line="240" w:lineRule="auto"/>
        <w:rPr>
          <w:rFonts w:ascii="Times New Roman" w:hAnsi="Times New Roman"/>
          <w:sz w:val="24"/>
          <w:szCs w:val="24"/>
          <w:lang w:val="fr-FR"/>
        </w:rPr>
      </w:pPr>
    </w:p>
    <w:p w:rsidR="00684986" w:rsidRPr="00276BBF" w:rsidRDefault="0068498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79" w:name="_Toc447794708"/>
      <w:bookmarkStart w:id="680" w:name="_Toc447794787"/>
      <w:bookmarkStart w:id="681" w:name="_Toc447794872"/>
      <w:bookmarkStart w:id="682" w:name="_Toc447794954"/>
      <w:bookmarkStart w:id="683" w:name="_Toc447795357"/>
      <w:bookmarkStart w:id="684" w:name="_Toc447795464"/>
      <w:bookmarkStart w:id="685" w:name="_Toc42155367"/>
      <w:r w:rsidRPr="00276BBF">
        <w:rPr>
          <w:rFonts w:ascii="Book Antiqua" w:hAnsi="Book Antiqua"/>
          <w:caps/>
          <w:kern w:val="0"/>
          <w:sz w:val="24"/>
          <w:szCs w:val="24"/>
        </w:rPr>
        <w:lastRenderedPageBreak/>
        <w:t>GNU Free Documentation License</w:t>
      </w:r>
      <w:bookmarkEnd w:id="679"/>
      <w:bookmarkEnd w:id="680"/>
      <w:bookmarkEnd w:id="681"/>
      <w:bookmarkEnd w:id="682"/>
      <w:bookmarkEnd w:id="683"/>
      <w:bookmarkEnd w:id="684"/>
      <w:bookmarkEnd w:id="685"/>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GNU Free Documentation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1.3, 3 November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2000, 2001, 2002, 2007, 2008 Free Software Foundation, Inc.</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&lt;http://fsf.org/&gt;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Everyone is permitted to copy and distribute verbatim copies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this license document, but changing it is not allowed.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0. PREAMBLE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purpose of this License is to make a manual, textbook, or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functional and useful document "free" in the sense of freedom: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assure everyone the effective freedom to copy and redistribute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with or without modifying it, either commercially or noncommercially.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Secondarily, this License preserves for the author and publisher a way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get credit for their work, while not being considered responsible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modifications made by others.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is a kind of "copyleft", which means that derivative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works of the document must themselves be free in the same sense.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complements the GNU General Public License, which is a copyleft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designed for free software.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We have designed this License in order to use it for manuals for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because free software needs free documentation: a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program should come with manuals providing the same freedoms that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does.  But this License is not limited to software manuals;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can be used for any textual work, regardless of subject matter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whether it is published as a printed book.  We recommend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principally for works whose purpose is instruction or reference.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 APPLICABILITY AND DEFINITIONS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applies to any manual or other work, in any medium,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contains a notice placed by the copyright holder saying it can be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distributed under the terms of this License.  Such a notice grants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world-wide, royalty-free license, unlimited in duration, to use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 under the conditions stated herein.  The "Document",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refers to any such manual or work.  Any member of the public is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licensee, and is addressed as "you".  You accept the license if you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modify or distribute the work in a way requiring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copyright law.</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"Modified Version" of the Document means any work containing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or a portion of it, either copied verbatim, or with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modifications and/or translated into another language.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 "Secondary Section" is a named appendix or a front-matter section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that deals exclusively with the relationship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publishers or authors of the Document to the Document's overall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subject (or to related matters) and contains nothing that could fall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directly within that overall subject.  (Thus, if the Document is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 textbook of mathematics, a Secondary Section may not explain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any mathematics.)  The relationship could be a matter of historical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connection with the subject or with related matters, or of legal,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 philosophical, ethical or political position regarding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them.</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"Invariant Sections" are certain Secondary Sections whose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are designated, as being those of Invariant Sections, in the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says that the Document is released under this License.  If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does not fit the above definition of Secondary then it is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allowed to be designated as Invariant.  The Document may contain zero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If the Document does not identify any Invariant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Sections then there are none.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"Cover Texts" are certain short passages of text that are listed,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Front-Cover Texts or Back-Cover Texts, in the notice that says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is released under this License.  A Front-Cover Text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 at most 5 words, and a Back-Cover Text may be at most 25 words.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"Transparent" copy of the Document means a machine-readable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represented in a format whose specification is available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general public, that is suitable for revising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straightforwardly with generic text editors or (for images composed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pixels) generic paint programs or (for drawings) some widely available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drawing editor, and that is suitable for input to text formatters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automatic translation to a variety of formats suitable for input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text formatters.  A copy made in an otherwise Transparent file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format whose markup, or absence of markup, has been arranged to thwart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discourage subsequent modification by readers is not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 image format is not Transparent if used for any substantial amount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text.  A copy that is not "Transparent" is called "Opaque".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Examples of suitable formats for Transparent copies include 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ASCII without markup, Texinfo input format, LaTeX input format, SGML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XML using a publicly available DTD, and standard-conforming simple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HTML, PostScript or PDF designed for human modification.  Examples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transparent image formats include PNG, XCF and JPG.  Opaque formats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 proprietary formats that can be read and edited only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proprietary word processors, SGML or XML for which the DTD and/or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processing tools are not generally available,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machine-generated HTML, PostScript or PDF produced by some word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processors for output purposes only.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Page" means, for a printed book, the title page itself,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plus such following pages as are needed to hold, legibly, the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requires to appear in the title page.  For works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formats which do not have any title page as such, "Title Page" means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text near the most prominent appearance of the work's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preceding the beginning of the body of the text.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"publisher" means any person or entity that distributes copies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section "Entitled XYZ" means a named subunit of the Document whose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 either is precisely XYZ or contains XYZ in parentheses following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 that translates XYZ in another language.  (Here XYZ stands for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specific section name mentioned below, such as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"Endorsements", or "History".)  To "Preserve the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such a section when you modify the Document means that it remains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"Entitled XYZ" according to this definition.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may include Warranty Disclaimers next to the notice which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states that this License applies to the Document.  These Warranty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Disclaimers are considered to be included by reference in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but only as regards disclaiming warranties: any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implication that these Warranty Disclaimers may have is void and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 effect on the meaning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VERBATIM COPYING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the Document in any medium, either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commercially or noncommercially, provided that this License,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notices, and the license notice saying this License applies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the Document are reproduced in all copies, and that you add no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conditions whatsoever to those of this License.  You may not use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technical measures to obstruct or control the reading or further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of the copies you make or distribute.  However, you may accept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compensation in exchange for copies.  If you distribute a large enough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copies you must also follow the conditions in section 3.</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also lend copies, under the same conditions stated above,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publicly display copies.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3. COPYING IN QUANTITY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printed copies (or copies in media that commonly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printed covers) of the Document, numbering more than 100,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license notice requires Cover Texts, you must enclose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in covers that carry, clearly and legibly, all these Cover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Texts: Front-Cover Texts on the front cover, and Back-Cover Texts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back cover.  Both covers must also clearly and legibly identify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as the publisher of these copies.  The front cover must present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full title with all words of the title equally prominent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visible.  You may add other material on the covers in addition.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with changes limited to the covers, as long as they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of the Document and satisfy these conditions, can be treated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as verbatim copying in 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required texts for either cover are too voluminous to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legibly, you should put the first ones listed (as many as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reasonably) on the actual cover, and continue the rest onto adjacent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pages.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or distribute Opaque copies of the Document numbering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 than 100, you must either include a machine-readable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along with each Opaque copy, or state in or with each Opaque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computer-network location from which the general network-using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has access to download using public-standard network protocols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complete Transparent copy of the Document, free of added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use the latter option, you must take reasonably prudent steps,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you begin distribution of Opaque copies in quantity, to ensure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this Transparent copy will remain thus accessible at the stated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location until at least one year after the last time you distribute an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Opaque copy (directly or through your agents or retailers)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edition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is requested, but not required, that you contact the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well before redistributing any large number of copies,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them a chance to provide you with an updated version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4. MODIFICATIONS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a Modified Version of the Document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conditions of sections 2 and 3 above, provided that you release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Modified Version under precisely this License, with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filling the role of the Document, thus licensing distribution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modification of the Modified Version to whoever possesses a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it.  In addition, you must do these things in the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Use in the Title Page (and on the covers, if any) a title distinct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from that of the Document, and from those of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(which should, if there were any, be listed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the Document).  You may use the same title as a previous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if the original publisher of that version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 List on the Title Page, as authors, one or more persons or entities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responsible for authorship of the modifications in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together with at least five of the principal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Document (all of its principal authors, if it has fewer than five),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unless they release you from this requirement.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 State on the Title page the name of the publisher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Modified Version, as the publisher.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 Preserve all the copyright notices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 Add an appropriate copyright notice for your modifications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adjacent to the other copyright notices.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 Include, immediately after the copyright notices, a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   giving the public permission to use the Modified Version under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terms of this License, in the form shown in the Addendum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 Preserve in that license notice the full lists of Invariant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 required Cover Texts given in the Document's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 Include an unaltered copy of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 Preserve the section Entitled "History", Preserve its Title, and add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to it an item stating at least the title, year, new authors,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Modified Version as given on the Title Page.  If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there is no section Entitled "History" in the Document, create one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stating the title, year, authors, and publisher of the Document 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given on its Title Page, then add an item describing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as stated in the previous sentence.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J. Preserve the network location, if any, given in the Document for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public access to a Transparent copy of the Document, and likewise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network locations given in the Document for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it was based on.  These may be placed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You may omit a network location for a work that was published 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least four years before the Document itself, or if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version it refers to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K. For any section Entitled "Acknowledgements" or "Dedications",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Preserve the Title of the section, and preserve in the section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substance and tone of each of the contributor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and/or dedications given therein.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 Preserve all the Invariant Sections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unaltered in their text and in their titles.  Section numbers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the equivalent are not considered part of the section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 Delete any section Entitled "Endorsements".  Such a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may not be included in the Modified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 Do not retitle any existing section to be Entitled "Endorsements"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to conflict in title with any Invariant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 Preserve any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Modified Version includes new front-matter sections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appendices that qualify as Secondary Sections and contain no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copied from the Document, you may at your option designate some or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these sections as invariant.  To do this, add their titles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of Invariant Sections in the Modified Version's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These titles must be distinct from any other section titles.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section Entitled "Endorsements", provided it contains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nothing but endorsements of your Modified Version by various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parties--for example, statements of peer review or that the text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been approved by an organization as the authoritative definition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standard.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passage of up to five words as a Front-Cover Text, and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passage of up to 25 words as a Back-Cover Text, to the end of the list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Cover Texts in the Modified Version.  Only one passage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Front-Cover Text and one of Back-Cover Text may be added by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through arrangements made by) any one entity.  If the Document already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includes a cover text for the same cover, previously added by you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by arrangement made by the same entity you are acting on behalf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add another; but you may replace the old one, on explicit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 previous publisher that added the old 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author(s) and publisher(s) of the Document do not by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permission to use their names for publicity for or to assert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imply endorsement of any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5. COMBINING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combine the Document with other documents released under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under the terms defined in section 4 above for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versions, provided that you include in the combination all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of all of the original documents, unmodified,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them all as Invariant Sections of your combined work in its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 and that you preserve all their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combined work need only contain one copy of this License,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multiple identical Invariant Sections may be replaced with a single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If there are multiple Invariant Sections with the same name but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different contents, make the title of each such section unique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adding at the end of it, in parentheses, the name of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author or publisher of that section if known, or else a unique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Make the same adjustment to the section titles in the list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in the license notice of the combined work.</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combination, you must combine any sections Entitled "History"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various original documents, forming one section Entitled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"History"; likewise combine any sections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any sections Entitled "Dedications".  You must delete all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Entitled "Endorsements".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 COLLECTIONS OF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make a collection consisting of the Document and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released under this License, and replace the individual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this License in the various documents with a single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is included in the collection, provided that you follow the rules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this License for verbatim copying of each of the documents in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extract a single document from such a collection,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it individually under this License, provided you insert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of this License into the extracted document, and follow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in all other respects regarding verbatim copying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7. AGGREGATION WITH INDEPENDENT WORKS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compilation of the Document or its derivatives with other separate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independent documents or works, in or on a volume of a storage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distribution medium, is called an "aggregate" if the copyright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resulting from the compilation is not used to limit the legal rights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 compilation's users beyond what the individual works permit.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the Document is included in an aggregate, this License does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apply to the other works in the aggregate which are not themselves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derivative works of the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Cover Text requirement of section 3 is applicable to these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the Document, then if the Document is less than one 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entire aggregate, the Document's Cover Texts may be placed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covers that bracket the Document within the aggregate, 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electronic equivalent of covers if the Document is in electronic form.</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they must appear on printed covers that bracket the whole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aggregate.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8. TRANSLATION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is considered a kind of modification, so you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translations of the Document under the terms of section 4.</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Replacing Invariant Sections with translations requires special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their copyright holders, but you may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translations of some or all Invariant Sections in addition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original versions of these Invariant Sections.  You may include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of this License, and all the license notices in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and any Warranty Disclaimers, provided that you also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original English version of this License and the original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those notices and disclaimers.  In case of a disagreement between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translation and the original version of this License or a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disclaimer, the original version will prevail.</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a section in the Document is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or "History", the requirement (section 4) to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its Title (section 1) will typically require changing the actual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9. TERMINATION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copy, modify, sublicense, or distribute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except as expressly provided under this License.  Any attempt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to copy, modify, sublicense, or distribute it is void,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automatically terminate your rights under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However, if you cease all violation of this License, then your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from a particular copyright holder is reinstated (a) provisionally,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unless and until the copyright holder explicitly and finally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terminates your license, and (b) permanently, if the copyright holder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fails to notify you of the violation by some reasonable means prior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60 days after the cessation.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Moreover, your license from a particular copyright holder 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permanently if the copyright holder notifies you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violation by some reasonable means, this is the first time you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received notice of violation of this License (for any work) from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holder, and you cure the violation prior to 30 days after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your receipt of the notice.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Termination of your rights under this section does not terminate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licenses of parties who have received copies or rights from you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If your rights have been terminated and not permanently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receipt of a copy of some or all of the same material does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 give you any rights to use it.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10. FUTURE REVISIONS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Free Software Foundation may publish new, revised versions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GNU Free Documentation License from time to time.  Such new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be similar in spirit to the present version, but may differ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detail to address new problems or concerns.  See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http://www.gnu.org/copyleft/.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Each version of the License is given a distinguishing version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Document specifies that a particular numbered version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"or any later version" applies to it, you have the option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following the terms and conditions either of that specified version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any later version that has been published (not as a draft) by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Foundation.  If the Document does not specify a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this License, you may choose any version ever published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a draft) by the Free Software Foundation.  If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specifies that a proxy can decide which future versions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can be used, that proxy's public statement of acceptance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permanently authorizes you to choose that version for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11.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Site" (or "MMC Site") means any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 Wide Web server that publishes copyrightable works and also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provides prominent facilities for anybody to edit those works.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wiki that anybody can edit is an example of such a server.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(or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means any set of copyrightable works thus published on the MMC site.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"CC-BY-SA" means the Creative Commons Attribution-Share Alike 3.0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published by Creative Commons Corporation, a not-for-profit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corporation with a principal place of business in San Francisco,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California, as well as future copyleft versions of that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published by that same organization.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"Incorporate" means to publish or republish a Document, in whole or in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as part of another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An MMC is "eligible for relicensing" if it is licensed under this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and if all works that were first published under this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somewhere other than this MMC, and subsequently incorporated in whole or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 part into the MMC, (1) had no cover texts or invariant sections, and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were thus incorporated prior to November 1,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operator of an MMC Site may republish an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CC-BY-SA on the same site at any time before August 1, 2009,</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provided the MMC is eligible for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ADDENDUM: How to use this License for your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use this License in a document you have written, include a copy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License in the document and put the following copyright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notices just after the title page: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YEAR  YOUR NAME.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Permission is granted to copy, distribute and/or modify this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under the terms of the GNU Free Documentation License, Version 1.3</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any later version published by the Free Software Foundation;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no Invariant Sections, no Front-Cover Texts, and no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 copy of the license is included in the section entitled "GNU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Free Documentation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Front-Cover Texts and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replace the "with...Texts." line with this: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the Invariant Sections being LIST THEIR TITLES, with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Front-Cover Texts being LIST, and with the Back-Cover Texts being LIST.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without Cover Texts, or some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combination of the three, merge those two alternatives to suit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situation.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your document contains nontrivial examples of program code, we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recommend releasing these examples in parallel under your choice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license, such as the GNU General Public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permit their use in free software.</w:t>
      </w:r>
    </w:p>
    <w:p w:rsidR="00684986" w:rsidRPr="00276BBF" w:rsidRDefault="00684986" w:rsidP="00B84224">
      <w:pPr>
        <w:spacing w:after="0" w:line="240" w:lineRule="auto"/>
        <w:rPr>
          <w:rFonts w:ascii="Times New Roman" w:hAnsi="Times New Roman"/>
          <w:sz w:val="24"/>
          <w:szCs w:val="24"/>
        </w:rPr>
      </w:pPr>
    </w:p>
    <w:p w:rsidR="00D77C6F" w:rsidRPr="00276BBF" w:rsidRDefault="00D77C6F" w:rsidP="00D77C6F">
      <w:pPr>
        <w:spacing w:after="0" w:line="240" w:lineRule="auto"/>
        <w:rPr>
          <w:rFonts w:ascii="Times New Roman" w:hAnsi="Times New Roman"/>
          <w:sz w:val="24"/>
          <w:szCs w:val="24"/>
        </w:rPr>
      </w:pPr>
    </w:p>
    <w:p w:rsidR="00B84224" w:rsidRPr="00276BBF" w:rsidRDefault="00B84224"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73B23" w:rsidRPr="00276BBF" w:rsidRDefault="00173B23">
      <w:pPr>
        <w:rPr>
          <w:sz w:val="24"/>
          <w:szCs w:val="24"/>
        </w:rPr>
      </w:pPr>
    </w:p>
    <w:sectPr w:rsidR="00173B23" w:rsidRPr="00276BBF">
      <w:footerReference w:type="default" r:id="rId55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2" w:author="Amicarelli Andrea (RSE)" w:date="2020-04-13T17:27:00Z" w:initials="AA(">
    <w:p w:rsidR="00A32296" w:rsidRDefault="00A32296">
      <w:pPr>
        <w:pStyle w:val="Testocommento"/>
      </w:pPr>
      <w:r>
        <w:rPr>
          <w:rStyle w:val="Rimandocommento"/>
        </w:rPr>
        <w:annotationRef/>
      </w:r>
      <w:r>
        <w:t>modified</w:t>
      </w:r>
    </w:p>
  </w:comment>
  <w:comment w:id="64" w:author="Amicarelli Andrea (RSE)" w:date="2020-04-13T16:21:00Z" w:initials="AA(">
    <w:p w:rsidR="00A32296" w:rsidRDefault="00A32296">
      <w:pPr>
        <w:pStyle w:val="Testocommento"/>
      </w:pPr>
      <w:r>
        <w:rPr>
          <w:rStyle w:val="Rimandocommento"/>
        </w:rPr>
        <w:annotationRef/>
      </w:r>
      <w:r>
        <w:t>modified</w:t>
      </w:r>
    </w:p>
  </w:comment>
  <w:comment w:id="69" w:author="Amicarelli Andrea (RSE)" w:date="2020-04-13T15:13:00Z" w:initials="AA(">
    <w:p w:rsidR="00A32296" w:rsidRDefault="00A32296">
      <w:pPr>
        <w:pStyle w:val="Testocommento"/>
      </w:pPr>
      <w:r>
        <w:rPr>
          <w:rStyle w:val="Rimandocommento"/>
        </w:rPr>
        <w:annotationRef/>
      </w:r>
      <w:r>
        <w:t>modified</w:t>
      </w:r>
    </w:p>
  </w:comment>
  <w:comment w:id="71" w:author="Amicarelli Andrea (RSE)" w:date="2020-04-13T14:42:00Z" w:initials="AA(">
    <w:p w:rsidR="00A32296" w:rsidRDefault="00A32296">
      <w:pPr>
        <w:pStyle w:val="Testocommento"/>
      </w:pPr>
      <w:r>
        <w:rPr>
          <w:rStyle w:val="Rimandocommento"/>
        </w:rPr>
        <w:annotationRef/>
      </w:r>
      <w:r>
        <w:t>modified</w:t>
      </w:r>
    </w:p>
  </w:comment>
  <w:comment w:id="77" w:author="Amicarelli Andrea (RSE)" w:date="2020-04-13T15:00:00Z" w:initials="AA(">
    <w:p w:rsidR="00A32296" w:rsidRDefault="00A32296">
      <w:pPr>
        <w:pStyle w:val="Testocommento"/>
      </w:pPr>
      <w:r>
        <w:rPr>
          <w:rStyle w:val="Rimandocommento"/>
        </w:rPr>
        <w:annotationRef/>
      </w:r>
      <w:r>
        <w:t>new</w:t>
      </w:r>
    </w:p>
  </w:comment>
  <w:comment w:id="86" w:author="Amicarelli Andrea (RSE)" w:date="2020-06-04T09:26:00Z" w:initials="AA(">
    <w:p w:rsidR="00A32296" w:rsidRDefault="00A32296">
      <w:pPr>
        <w:pStyle w:val="Testocommento"/>
      </w:pPr>
      <w:r>
        <w:rPr>
          <w:rStyle w:val="Rimandocommento"/>
        </w:rPr>
        <w:annotationRef/>
      </w:r>
      <w:r>
        <w:t>modified</w:t>
      </w:r>
    </w:p>
  </w:comment>
  <w:comment w:id="105" w:author="Amicarelli Andrea (RSE)" w:date="2020-06-04T09:26:00Z" w:initials="AA(">
    <w:p w:rsidR="00A32296" w:rsidRDefault="00A32296">
      <w:pPr>
        <w:pStyle w:val="Testocommento"/>
      </w:pPr>
      <w:r>
        <w:rPr>
          <w:rStyle w:val="Rimandocommento"/>
        </w:rPr>
        <w:annotationRef/>
      </w:r>
      <w:r>
        <w:t>modified</w:t>
      </w:r>
    </w:p>
  </w:comment>
  <w:comment w:id="124" w:author="Amicarelli Andrea (RSE)" w:date="2020-06-04T09:40:00Z" w:initials="AA(">
    <w:p w:rsidR="008603CD" w:rsidRDefault="008603CD">
      <w:pPr>
        <w:pStyle w:val="Testocommento"/>
      </w:pPr>
      <w:r>
        <w:rPr>
          <w:rStyle w:val="Rimandocommento"/>
        </w:rPr>
        <w:annotationRef/>
      </w:r>
      <w:r>
        <w:t>modified</w:t>
      </w:r>
    </w:p>
  </w:comment>
  <w:comment w:id="166" w:author="Amicarelli Andrea (RSE)" w:date="2020-04-13T11:47:00Z" w:initials="AA(">
    <w:p w:rsidR="00A32296" w:rsidRDefault="00A32296">
      <w:pPr>
        <w:pStyle w:val="Testocommento"/>
      </w:pPr>
      <w:r>
        <w:rPr>
          <w:rStyle w:val="Rimandocommento"/>
        </w:rPr>
        <w:annotationRef/>
      </w:r>
      <w:r>
        <w:t>modified</w:t>
      </w:r>
    </w:p>
  </w:comment>
  <w:comment w:id="200" w:author="Amicarelli Andrea (RSE)" w:date="2020-04-13T10:23:00Z" w:initials="AA(">
    <w:p w:rsidR="00A32296" w:rsidRDefault="00A32296">
      <w:pPr>
        <w:pStyle w:val="Testocommento"/>
      </w:pPr>
      <w:r>
        <w:rPr>
          <w:rStyle w:val="Rimandocommento"/>
        </w:rPr>
        <w:annotationRef/>
      </w:r>
      <w:r>
        <w:rPr>
          <w:rStyle w:val="Rimandocommento"/>
        </w:rPr>
        <w:t>modification</w:t>
      </w:r>
    </w:p>
  </w:comment>
  <w:comment w:id="227" w:author="Amicarelli Andrea (RSE)" w:date="2020-04-13T11:34:00Z" w:initials="AA(">
    <w:p w:rsidR="00A32296" w:rsidRDefault="00A32296">
      <w:pPr>
        <w:pStyle w:val="Testocommento"/>
      </w:pPr>
      <w:r>
        <w:rPr>
          <w:rStyle w:val="Rimandocommento"/>
        </w:rPr>
        <w:annotationRef/>
      </w:r>
      <w:r>
        <w:t>new</w:t>
      </w:r>
    </w:p>
  </w:comment>
  <w:comment w:id="228" w:author="Amicarelli Andrea (RSE)" w:date="2020-04-13T10:30:00Z" w:initials="AA(">
    <w:p w:rsidR="00A32296" w:rsidRDefault="00A32296">
      <w:pPr>
        <w:pStyle w:val="Testocommento"/>
      </w:pPr>
      <w:r>
        <w:rPr>
          <w:rStyle w:val="Rimandocommento"/>
        </w:rPr>
        <w:annotationRef/>
      </w:r>
      <w:r>
        <w:t>modified</w:t>
      </w:r>
    </w:p>
  </w:comment>
  <w:comment w:id="230" w:author="Amicarelli Andrea (RSE)" w:date="2020-04-13T10:34:00Z" w:initials="AA(">
    <w:p w:rsidR="00A32296" w:rsidRDefault="00A32296">
      <w:pPr>
        <w:pStyle w:val="Testocommento"/>
      </w:pPr>
      <w:r>
        <w:rPr>
          <w:rStyle w:val="Rimandocommento"/>
        </w:rPr>
        <w:annotationRef/>
      </w:r>
      <w:r>
        <w:t>modified</w:t>
      </w:r>
    </w:p>
  </w:comment>
  <w:comment w:id="231" w:author="Amicarelli Andrea (RSE)" w:date="2020-04-13T10:33:00Z" w:initials="AA(">
    <w:p w:rsidR="00A32296" w:rsidRDefault="00A32296">
      <w:pPr>
        <w:pStyle w:val="Testocommento"/>
      </w:pPr>
      <w:r>
        <w:rPr>
          <w:rStyle w:val="Rimandocommento"/>
        </w:rPr>
        <w:annotationRef/>
      </w:r>
      <w:r>
        <w:t>modified</w:t>
      </w:r>
    </w:p>
  </w:comment>
  <w:comment w:id="239" w:author="Amicarelli Andrea (RSE)" w:date="2020-04-13T11:30:00Z" w:initials="AA(">
    <w:p w:rsidR="00A32296" w:rsidRDefault="00A32296">
      <w:pPr>
        <w:pStyle w:val="Testocommento"/>
      </w:pPr>
      <w:r>
        <w:rPr>
          <w:rStyle w:val="Rimandocommento"/>
        </w:rPr>
        <w:annotationRef/>
      </w:r>
      <w:r>
        <w:t>new</w:t>
      </w:r>
    </w:p>
  </w:comment>
  <w:comment w:id="242" w:author="Amicarelli Andrea (RSE)" w:date="2020-04-13T15:34:00Z" w:initials="AA(">
    <w:p w:rsidR="00A32296" w:rsidRDefault="00A32296">
      <w:pPr>
        <w:pStyle w:val="Testocommento"/>
      </w:pPr>
      <w:r>
        <w:rPr>
          <w:rStyle w:val="Rimandocommento"/>
        </w:rPr>
        <w:annotationRef/>
      </w:r>
      <w:r>
        <w:t>new</w:t>
      </w:r>
    </w:p>
  </w:comment>
  <w:comment w:id="244" w:author="Amicarelli Andrea (RSE)" w:date="2020-04-13T15:46:00Z" w:initials="AA(">
    <w:p w:rsidR="00A32296" w:rsidRDefault="00A32296">
      <w:pPr>
        <w:pStyle w:val="Testocommento"/>
      </w:pPr>
      <w:r>
        <w:rPr>
          <w:rStyle w:val="Rimandocommento"/>
        </w:rPr>
        <w:annotationRef/>
      </w:r>
      <w:r>
        <w:t>new</w:t>
      </w:r>
    </w:p>
  </w:comment>
  <w:comment w:id="248" w:author="Amicarelli Andrea (RSE)" w:date="2020-04-13T11:31:00Z" w:initials="AA(">
    <w:p w:rsidR="00A32296" w:rsidRDefault="00A32296">
      <w:pPr>
        <w:pStyle w:val="Testocommento"/>
      </w:pPr>
      <w:r>
        <w:rPr>
          <w:rStyle w:val="Rimandocommento"/>
        </w:rPr>
        <w:annotationRef/>
      </w:r>
      <w:r>
        <w:t>new</w:t>
      </w:r>
    </w:p>
  </w:comment>
  <w:comment w:id="252" w:author="Amicarelli Andrea (RSE)" w:date="2020-04-13T11:44:00Z" w:initials="AA(">
    <w:p w:rsidR="00A32296" w:rsidRDefault="00A32296">
      <w:pPr>
        <w:pStyle w:val="Testocommento"/>
      </w:pPr>
      <w:r>
        <w:rPr>
          <w:rStyle w:val="Rimandocommento"/>
        </w:rPr>
        <w:annotationRef/>
      </w:r>
      <w:r>
        <w:t>modified</w:t>
      </w:r>
    </w:p>
  </w:comment>
  <w:comment w:id="275" w:author="Amicarelli Andrea (RSE)" w:date="2020-04-13T12:01:00Z" w:initials="AA(">
    <w:p w:rsidR="00A32296" w:rsidRDefault="00A32296">
      <w:pPr>
        <w:pStyle w:val="Testocommento"/>
      </w:pPr>
      <w:r>
        <w:rPr>
          <w:rStyle w:val="Rimandocommento"/>
        </w:rPr>
        <w:annotationRef/>
      </w:r>
      <w:r>
        <w:t>new format</w:t>
      </w:r>
    </w:p>
  </w:comment>
  <w:comment w:id="288" w:author="Amicarelli Andrea (RSE)" w:date="2020-04-13T16:28:00Z" w:initials="AA(">
    <w:p w:rsidR="00A32296" w:rsidRDefault="00A32296">
      <w:pPr>
        <w:pStyle w:val="Testocommento"/>
      </w:pPr>
      <w:r>
        <w:rPr>
          <w:rStyle w:val="Rimandocommento"/>
        </w:rPr>
        <w:annotationRef/>
      </w:r>
      <w:r>
        <w:t>modified</w:t>
      </w:r>
    </w:p>
  </w:comment>
  <w:comment w:id="296" w:author="Amicarelli Andrea (RSE)" w:date="2020-04-13T17:24:00Z" w:initials="AA(">
    <w:p w:rsidR="00A32296" w:rsidRDefault="00A32296">
      <w:pPr>
        <w:pStyle w:val="Testocommento"/>
      </w:pPr>
      <w:r>
        <w:rPr>
          <w:rStyle w:val="Rimandocommento"/>
        </w:rPr>
        <w:annotationRef/>
      </w:r>
      <w:r>
        <w:t>modified</w:t>
      </w:r>
    </w:p>
  </w:comment>
  <w:comment w:id="298" w:author="Amicarelli Andrea (RSE)" w:date="2020-08-06T11:56:00Z" w:initials="AA(">
    <w:p w:rsidR="00A32296" w:rsidRDefault="00A32296">
      <w:pPr>
        <w:pStyle w:val="Testocommento"/>
      </w:pPr>
      <w:r>
        <w:rPr>
          <w:rStyle w:val="Rimandocommento"/>
        </w:rPr>
        <w:annotationRef/>
      </w:r>
      <w:proofErr w:type="gramStart"/>
      <w:r>
        <w:t>modified</w:t>
      </w:r>
      <w:proofErr w:type="gramEnd"/>
    </w:p>
  </w:comment>
  <w:comment w:id="317" w:author="Amicarelli Andrea (RSE)" w:date="2020-04-13T17:24:00Z" w:initials="AA(">
    <w:p w:rsidR="00A32296" w:rsidRDefault="00A32296">
      <w:pPr>
        <w:pStyle w:val="Testocommento"/>
      </w:pPr>
      <w:r>
        <w:rPr>
          <w:rStyle w:val="Rimandocommento"/>
        </w:rPr>
        <w:annotationRef/>
      </w:r>
      <w:r>
        <w:t>format modified</w:t>
      </w:r>
    </w:p>
  </w:comment>
  <w:comment w:id="318" w:author="Amicarelli Andrea (RSE)" w:date="2020-04-13T17:25:00Z" w:initials="AA(">
    <w:p w:rsidR="00A32296" w:rsidRDefault="00A32296">
      <w:pPr>
        <w:pStyle w:val="Testocommento"/>
      </w:pPr>
      <w:r>
        <w:rPr>
          <w:rStyle w:val="Rimandocommento"/>
        </w:rPr>
        <w:annotationRef/>
      </w:r>
      <w:r>
        <w:t>format modified</w:t>
      </w:r>
    </w:p>
  </w:comment>
  <w:comment w:id="319" w:author="Amicarelli Andrea (RSE)" w:date="2020-04-13T17:23:00Z" w:initials="AA(">
    <w:p w:rsidR="00A32296" w:rsidRDefault="00A32296">
      <w:pPr>
        <w:pStyle w:val="Testocommento"/>
      </w:pPr>
      <w:r>
        <w:rPr>
          <w:rStyle w:val="Rimandocommento"/>
        </w:rPr>
        <w:annotationRef/>
      </w:r>
      <w:r>
        <w:t>modified format</w:t>
      </w:r>
    </w:p>
  </w:comment>
  <w:comment w:id="348" w:author="Amicarelli Andrea (RSE)" w:date="2020-04-13T16:22:00Z" w:initials="AA(">
    <w:p w:rsidR="00A32296" w:rsidRDefault="00A32296">
      <w:pPr>
        <w:pStyle w:val="Testocommento"/>
      </w:pPr>
      <w:r>
        <w:rPr>
          <w:rStyle w:val="Rimandocommento"/>
        </w:rPr>
        <w:annotationRef/>
      </w:r>
      <w:r>
        <w:t>modified</w:t>
      </w:r>
    </w:p>
  </w:comment>
  <w:comment w:id="349" w:author="Amicarelli Andrea (RSE)" w:date="2020-04-13T17:26:00Z" w:initials="AA(">
    <w:p w:rsidR="00A32296" w:rsidRDefault="00A32296">
      <w:pPr>
        <w:pStyle w:val="Testocommento"/>
      </w:pPr>
      <w:r>
        <w:rPr>
          <w:rStyle w:val="Rimandocommento"/>
        </w:rPr>
        <w:annotationRef/>
      </w:r>
      <w:r>
        <w:t>modified</w:t>
      </w:r>
    </w:p>
  </w:comment>
  <w:comment w:id="374" w:author="Amicarelli Andrea (RSE)" w:date="2020-04-13T16:19:00Z" w:initials="AA(">
    <w:p w:rsidR="00A32296" w:rsidRDefault="00A32296">
      <w:pPr>
        <w:pStyle w:val="Testocommento"/>
      </w:pPr>
      <w:r>
        <w:rPr>
          <w:rStyle w:val="Rimandocommento"/>
        </w:rPr>
        <w:annotationRef/>
      </w:r>
      <w:r>
        <w:t>modified</w:t>
      </w:r>
    </w:p>
  </w:comment>
  <w:comment w:id="420" w:author="Amicarelli Andrea (RSE)" w:date="2020-04-13T16:03:00Z" w:initials="AA(">
    <w:p w:rsidR="00A32296" w:rsidRDefault="00A32296">
      <w:pPr>
        <w:pStyle w:val="Testocommento"/>
      </w:pPr>
      <w:r>
        <w:rPr>
          <w:rStyle w:val="Rimandocommento"/>
        </w:rPr>
        <w:annotationRef/>
      </w:r>
      <w:r>
        <w:t>new</w:t>
      </w:r>
    </w:p>
  </w:comment>
  <w:comment w:id="459" w:author="Amicarelli Andrea (RSE)" w:date="2020-05-05T18:04:00Z" w:initials="AA(">
    <w:p w:rsidR="00A32296" w:rsidRDefault="00A32296">
      <w:pPr>
        <w:pStyle w:val="Testocommento"/>
      </w:pPr>
      <w:r>
        <w:rPr>
          <w:rStyle w:val="Rimandocommento"/>
        </w:rPr>
        <w:annotationRef/>
      </w:r>
      <w:r>
        <w:t>new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0BBB" w:rsidRDefault="00FA0BBB" w:rsidP="00C966BA">
      <w:pPr>
        <w:spacing w:after="0" w:line="240" w:lineRule="auto"/>
      </w:pPr>
      <w:r>
        <w:separator/>
      </w:r>
    </w:p>
  </w:endnote>
  <w:endnote w:type="continuationSeparator" w:id="0">
    <w:p w:rsidR="00FA0BBB" w:rsidRDefault="00FA0BBB"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339998"/>
      <w:docPartObj>
        <w:docPartGallery w:val="Page Numbers (Bottom of Page)"/>
        <w:docPartUnique/>
      </w:docPartObj>
    </w:sdtPr>
    <w:sdtEndPr/>
    <w:sdtContent>
      <w:p w:rsidR="00A32296" w:rsidRDefault="00A32296">
        <w:pPr>
          <w:pStyle w:val="Pidipagina"/>
          <w:jc w:val="center"/>
        </w:pPr>
        <w:r>
          <w:fldChar w:fldCharType="begin"/>
        </w:r>
        <w:r>
          <w:instrText>PAGE   \* MERGEFORMAT</w:instrText>
        </w:r>
        <w:r>
          <w:fldChar w:fldCharType="separate"/>
        </w:r>
        <w:r w:rsidR="00020B92">
          <w:rPr>
            <w:noProof/>
          </w:rPr>
          <w:t>43</w:t>
        </w:r>
        <w:r>
          <w:fldChar w:fldCharType="end"/>
        </w:r>
      </w:p>
    </w:sdtContent>
  </w:sdt>
  <w:p w:rsidR="00A32296" w:rsidRDefault="00A3229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0BBB" w:rsidRDefault="00FA0BBB" w:rsidP="00C966BA">
      <w:pPr>
        <w:spacing w:after="0" w:line="240" w:lineRule="auto"/>
      </w:pPr>
      <w:r>
        <w:separator/>
      </w:r>
    </w:p>
  </w:footnote>
  <w:footnote w:type="continuationSeparator" w:id="0">
    <w:p w:rsidR="00FA0BBB" w:rsidRDefault="00FA0BBB" w:rsidP="00C96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3">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62D37AD6"/>
    <w:multiLevelType w:val="hybridMultilevel"/>
    <w:tmpl w:val="582E507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7">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20">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7"/>
  </w:num>
  <w:num w:numId="5">
    <w:abstractNumId w:val="0"/>
  </w:num>
  <w:num w:numId="6">
    <w:abstractNumId w:val="21"/>
  </w:num>
  <w:num w:numId="7">
    <w:abstractNumId w:val="9"/>
  </w:num>
  <w:num w:numId="8">
    <w:abstractNumId w:val="12"/>
  </w:num>
  <w:num w:numId="9">
    <w:abstractNumId w:val="19"/>
  </w:num>
  <w:num w:numId="10">
    <w:abstractNumId w:val="3"/>
  </w:num>
  <w:num w:numId="11">
    <w:abstractNumId w:val="1"/>
  </w:num>
  <w:num w:numId="12">
    <w:abstractNumId w:val="16"/>
  </w:num>
  <w:num w:numId="13">
    <w:abstractNumId w:val="14"/>
  </w:num>
  <w:num w:numId="14">
    <w:abstractNumId w:val="5"/>
  </w:num>
  <w:num w:numId="15">
    <w:abstractNumId w:val="18"/>
  </w:num>
  <w:num w:numId="16">
    <w:abstractNumId w:val="20"/>
  </w:num>
  <w:num w:numId="17">
    <w:abstractNumId w:val="8"/>
  </w:num>
  <w:num w:numId="18">
    <w:abstractNumId w:val="17"/>
  </w:num>
  <w:num w:numId="19">
    <w:abstractNumId w:val="13"/>
  </w:num>
  <w:num w:numId="20">
    <w:abstractNumId w:val="4"/>
  </w:num>
  <w:num w:numId="21">
    <w:abstractNumId w:val="1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num>
  <w:num w:numId="27">
    <w:abstractNumId w:val="14"/>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7450"/>
    <w:rsid w:val="00010640"/>
    <w:rsid w:val="0001284A"/>
    <w:rsid w:val="00016751"/>
    <w:rsid w:val="00017A9C"/>
    <w:rsid w:val="00020A50"/>
    <w:rsid w:val="00020B92"/>
    <w:rsid w:val="000279A4"/>
    <w:rsid w:val="00034CDC"/>
    <w:rsid w:val="000445EB"/>
    <w:rsid w:val="00052FCC"/>
    <w:rsid w:val="0005307C"/>
    <w:rsid w:val="00053750"/>
    <w:rsid w:val="000569E6"/>
    <w:rsid w:val="0006238E"/>
    <w:rsid w:val="00062990"/>
    <w:rsid w:val="0006398D"/>
    <w:rsid w:val="00064935"/>
    <w:rsid w:val="000657D8"/>
    <w:rsid w:val="00067DD9"/>
    <w:rsid w:val="00071BD5"/>
    <w:rsid w:val="00075215"/>
    <w:rsid w:val="00097E4F"/>
    <w:rsid w:val="000A0208"/>
    <w:rsid w:val="000A3717"/>
    <w:rsid w:val="000A4B52"/>
    <w:rsid w:val="000A5F83"/>
    <w:rsid w:val="000B0F66"/>
    <w:rsid w:val="000B6AA2"/>
    <w:rsid w:val="000B7E8A"/>
    <w:rsid w:val="000C3321"/>
    <w:rsid w:val="000C6C2A"/>
    <w:rsid w:val="000D1006"/>
    <w:rsid w:val="000D100D"/>
    <w:rsid w:val="000D199F"/>
    <w:rsid w:val="000D3AD5"/>
    <w:rsid w:val="000D5385"/>
    <w:rsid w:val="000D77F1"/>
    <w:rsid w:val="000E26AC"/>
    <w:rsid w:val="000F061E"/>
    <w:rsid w:val="000F0E6C"/>
    <w:rsid w:val="000F2337"/>
    <w:rsid w:val="000F3ED6"/>
    <w:rsid w:val="000F4BC0"/>
    <w:rsid w:val="000F500C"/>
    <w:rsid w:val="000F7A9D"/>
    <w:rsid w:val="00100196"/>
    <w:rsid w:val="00103889"/>
    <w:rsid w:val="00104BC2"/>
    <w:rsid w:val="00105D5A"/>
    <w:rsid w:val="00116C36"/>
    <w:rsid w:val="00117BA6"/>
    <w:rsid w:val="00117C1F"/>
    <w:rsid w:val="00123E86"/>
    <w:rsid w:val="001259DE"/>
    <w:rsid w:val="00126070"/>
    <w:rsid w:val="00131662"/>
    <w:rsid w:val="00132A27"/>
    <w:rsid w:val="00133D98"/>
    <w:rsid w:val="00134086"/>
    <w:rsid w:val="00135A11"/>
    <w:rsid w:val="001415F2"/>
    <w:rsid w:val="00141A4F"/>
    <w:rsid w:val="001546AB"/>
    <w:rsid w:val="00155D1A"/>
    <w:rsid w:val="00160AB9"/>
    <w:rsid w:val="00160DCE"/>
    <w:rsid w:val="001632C8"/>
    <w:rsid w:val="00163DCD"/>
    <w:rsid w:val="0016797E"/>
    <w:rsid w:val="00167E4B"/>
    <w:rsid w:val="00171640"/>
    <w:rsid w:val="00171F14"/>
    <w:rsid w:val="00173953"/>
    <w:rsid w:val="00173B23"/>
    <w:rsid w:val="00174D96"/>
    <w:rsid w:val="001750AF"/>
    <w:rsid w:val="001757BC"/>
    <w:rsid w:val="00181698"/>
    <w:rsid w:val="00182B45"/>
    <w:rsid w:val="00187505"/>
    <w:rsid w:val="00187CC4"/>
    <w:rsid w:val="001903E7"/>
    <w:rsid w:val="001924BE"/>
    <w:rsid w:val="00197935"/>
    <w:rsid w:val="00197B75"/>
    <w:rsid w:val="001A06C4"/>
    <w:rsid w:val="001A3ACE"/>
    <w:rsid w:val="001A53A2"/>
    <w:rsid w:val="001B2B93"/>
    <w:rsid w:val="001B3B5C"/>
    <w:rsid w:val="001B4F72"/>
    <w:rsid w:val="001C089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21C75"/>
    <w:rsid w:val="00224427"/>
    <w:rsid w:val="00225A8D"/>
    <w:rsid w:val="00232F1D"/>
    <w:rsid w:val="00233EB4"/>
    <w:rsid w:val="00235EA2"/>
    <w:rsid w:val="002360EC"/>
    <w:rsid w:val="002412C7"/>
    <w:rsid w:val="00241EA9"/>
    <w:rsid w:val="00242672"/>
    <w:rsid w:val="00242D54"/>
    <w:rsid w:val="002437D3"/>
    <w:rsid w:val="0026104E"/>
    <w:rsid w:val="0026370E"/>
    <w:rsid w:val="0026738A"/>
    <w:rsid w:val="00273F44"/>
    <w:rsid w:val="002743A8"/>
    <w:rsid w:val="00275222"/>
    <w:rsid w:val="00276BBF"/>
    <w:rsid w:val="00280490"/>
    <w:rsid w:val="0028379E"/>
    <w:rsid w:val="00284955"/>
    <w:rsid w:val="0029509E"/>
    <w:rsid w:val="002978A0"/>
    <w:rsid w:val="002A0619"/>
    <w:rsid w:val="002A2659"/>
    <w:rsid w:val="002C3261"/>
    <w:rsid w:val="002C3344"/>
    <w:rsid w:val="002C3D96"/>
    <w:rsid w:val="002C5631"/>
    <w:rsid w:val="002C6184"/>
    <w:rsid w:val="002D4996"/>
    <w:rsid w:val="002D4C70"/>
    <w:rsid w:val="002D4E29"/>
    <w:rsid w:val="002E081B"/>
    <w:rsid w:val="002E0A56"/>
    <w:rsid w:val="002E52A9"/>
    <w:rsid w:val="002F06E9"/>
    <w:rsid w:val="002F25A0"/>
    <w:rsid w:val="002F35B9"/>
    <w:rsid w:val="00303E20"/>
    <w:rsid w:val="003101E5"/>
    <w:rsid w:val="00323837"/>
    <w:rsid w:val="003250C6"/>
    <w:rsid w:val="003266D9"/>
    <w:rsid w:val="0033014C"/>
    <w:rsid w:val="003304BE"/>
    <w:rsid w:val="00332F20"/>
    <w:rsid w:val="00333264"/>
    <w:rsid w:val="003362B9"/>
    <w:rsid w:val="003417C5"/>
    <w:rsid w:val="00342068"/>
    <w:rsid w:val="00342BFE"/>
    <w:rsid w:val="00350900"/>
    <w:rsid w:val="0035318C"/>
    <w:rsid w:val="00355018"/>
    <w:rsid w:val="00355092"/>
    <w:rsid w:val="00363075"/>
    <w:rsid w:val="00365BA5"/>
    <w:rsid w:val="003666BA"/>
    <w:rsid w:val="00370913"/>
    <w:rsid w:val="003729EF"/>
    <w:rsid w:val="0037327E"/>
    <w:rsid w:val="00374F6E"/>
    <w:rsid w:val="00376EDF"/>
    <w:rsid w:val="003814B6"/>
    <w:rsid w:val="00381D69"/>
    <w:rsid w:val="00382F21"/>
    <w:rsid w:val="00385027"/>
    <w:rsid w:val="00390E47"/>
    <w:rsid w:val="00391893"/>
    <w:rsid w:val="00392D18"/>
    <w:rsid w:val="003A28A9"/>
    <w:rsid w:val="003A5C36"/>
    <w:rsid w:val="003A6D17"/>
    <w:rsid w:val="003A762D"/>
    <w:rsid w:val="003A7E14"/>
    <w:rsid w:val="003B097B"/>
    <w:rsid w:val="003B1BF6"/>
    <w:rsid w:val="003B4424"/>
    <w:rsid w:val="003B63B4"/>
    <w:rsid w:val="003B7F5A"/>
    <w:rsid w:val="003C16B3"/>
    <w:rsid w:val="003C2283"/>
    <w:rsid w:val="003C2DE3"/>
    <w:rsid w:val="003C485F"/>
    <w:rsid w:val="003C6221"/>
    <w:rsid w:val="003C6F03"/>
    <w:rsid w:val="003D171D"/>
    <w:rsid w:val="003D27BA"/>
    <w:rsid w:val="003D4BF2"/>
    <w:rsid w:val="003D504A"/>
    <w:rsid w:val="003D6B50"/>
    <w:rsid w:val="003D7618"/>
    <w:rsid w:val="003E30F0"/>
    <w:rsid w:val="003E6B2A"/>
    <w:rsid w:val="003F4AE4"/>
    <w:rsid w:val="00401329"/>
    <w:rsid w:val="004105BA"/>
    <w:rsid w:val="0041226A"/>
    <w:rsid w:val="0041312A"/>
    <w:rsid w:val="004156B7"/>
    <w:rsid w:val="00417A02"/>
    <w:rsid w:val="00420F8E"/>
    <w:rsid w:val="004237A8"/>
    <w:rsid w:val="00423BA9"/>
    <w:rsid w:val="004246F7"/>
    <w:rsid w:val="004260C5"/>
    <w:rsid w:val="0042659B"/>
    <w:rsid w:val="004279A6"/>
    <w:rsid w:val="00427AFE"/>
    <w:rsid w:val="00433AD1"/>
    <w:rsid w:val="004357F3"/>
    <w:rsid w:val="00440438"/>
    <w:rsid w:val="00443E10"/>
    <w:rsid w:val="00454825"/>
    <w:rsid w:val="004634DA"/>
    <w:rsid w:val="0046706C"/>
    <w:rsid w:val="004702F8"/>
    <w:rsid w:val="00475726"/>
    <w:rsid w:val="00484D38"/>
    <w:rsid w:val="00486468"/>
    <w:rsid w:val="00493195"/>
    <w:rsid w:val="004945B3"/>
    <w:rsid w:val="00494F5B"/>
    <w:rsid w:val="004A2192"/>
    <w:rsid w:val="004A5AD9"/>
    <w:rsid w:val="004A70F4"/>
    <w:rsid w:val="004A7301"/>
    <w:rsid w:val="004B071E"/>
    <w:rsid w:val="004B3B4F"/>
    <w:rsid w:val="004B587C"/>
    <w:rsid w:val="004B60BF"/>
    <w:rsid w:val="004C3DF0"/>
    <w:rsid w:val="004C63F9"/>
    <w:rsid w:val="004C6594"/>
    <w:rsid w:val="004E0CB1"/>
    <w:rsid w:val="004E26AC"/>
    <w:rsid w:val="004E38FC"/>
    <w:rsid w:val="004E7BF9"/>
    <w:rsid w:val="004F0A7F"/>
    <w:rsid w:val="004F54AF"/>
    <w:rsid w:val="00501921"/>
    <w:rsid w:val="00503C2E"/>
    <w:rsid w:val="0051332B"/>
    <w:rsid w:val="00513C3F"/>
    <w:rsid w:val="00516222"/>
    <w:rsid w:val="00532344"/>
    <w:rsid w:val="00532C5E"/>
    <w:rsid w:val="00534937"/>
    <w:rsid w:val="00543509"/>
    <w:rsid w:val="00545089"/>
    <w:rsid w:val="00547986"/>
    <w:rsid w:val="00562C88"/>
    <w:rsid w:val="00564B1C"/>
    <w:rsid w:val="005701EB"/>
    <w:rsid w:val="00572A1A"/>
    <w:rsid w:val="00576FD7"/>
    <w:rsid w:val="00577268"/>
    <w:rsid w:val="00584656"/>
    <w:rsid w:val="005849F8"/>
    <w:rsid w:val="00585F46"/>
    <w:rsid w:val="0058735B"/>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6B81"/>
    <w:rsid w:val="005C72CA"/>
    <w:rsid w:val="005C7E47"/>
    <w:rsid w:val="005D00D6"/>
    <w:rsid w:val="005D1DA9"/>
    <w:rsid w:val="005D3344"/>
    <w:rsid w:val="005E1583"/>
    <w:rsid w:val="005E4FC6"/>
    <w:rsid w:val="005E58B9"/>
    <w:rsid w:val="005F48F3"/>
    <w:rsid w:val="005F709E"/>
    <w:rsid w:val="00602027"/>
    <w:rsid w:val="0060573D"/>
    <w:rsid w:val="00607996"/>
    <w:rsid w:val="00610D99"/>
    <w:rsid w:val="00614AF7"/>
    <w:rsid w:val="00620433"/>
    <w:rsid w:val="0063576B"/>
    <w:rsid w:val="00635928"/>
    <w:rsid w:val="00644B36"/>
    <w:rsid w:val="00651294"/>
    <w:rsid w:val="00652F0F"/>
    <w:rsid w:val="006543A7"/>
    <w:rsid w:val="00654BFB"/>
    <w:rsid w:val="0065632F"/>
    <w:rsid w:val="00656497"/>
    <w:rsid w:val="00665FCE"/>
    <w:rsid w:val="006666D4"/>
    <w:rsid w:val="006714EA"/>
    <w:rsid w:val="00674A43"/>
    <w:rsid w:val="00674ACB"/>
    <w:rsid w:val="00674E8E"/>
    <w:rsid w:val="00680B6B"/>
    <w:rsid w:val="00684986"/>
    <w:rsid w:val="00692CAE"/>
    <w:rsid w:val="00694057"/>
    <w:rsid w:val="00695975"/>
    <w:rsid w:val="00696C7A"/>
    <w:rsid w:val="00697B0A"/>
    <w:rsid w:val="006A19D9"/>
    <w:rsid w:val="006A2D32"/>
    <w:rsid w:val="006A2E7E"/>
    <w:rsid w:val="006B0406"/>
    <w:rsid w:val="006B25C9"/>
    <w:rsid w:val="006C0892"/>
    <w:rsid w:val="006C13DD"/>
    <w:rsid w:val="006C2568"/>
    <w:rsid w:val="006C25A1"/>
    <w:rsid w:val="006C2918"/>
    <w:rsid w:val="006C3805"/>
    <w:rsid w:val="006D082E"/>
    <w:rsid w:val="006D397E"/>
    <w:rsid w:val="006D5491"/>
    <w:rsid w:val="006F14BF"/>
    <w:rsid w:val="006F15D6"/>
    <w:rsid w:val="006F2A09"/>
    <w:rsid w:val="006F345C"/>
    <w:rsid w:val="006F5280"/>
    <w:rsid w:val="006F543C"/>
    <w:rsid w:val="00700B8D"/>
    <w:rsid w:val="0070291D"/>
    <w:rsid w:val="00703B60"/>
    <w:rsid w:val="0070405D"/>
    <w:rsid w:val="0071359B"/>
    <w:rsid w:val="007216CE"/>
    <w:rsid w:val="0072353B"/>
    <w:rsid w:val="00724131"/>
    <w:rsid w:val="0073619E"/>
    <w:rsid w:val="00737B27"/>
    <w:rsid w:val="007423D1"/>
    <w:rsid w:val="00744BD1"/>
    <w:rsid w:val="00746725"/>
    <w:rsid w:val="00746CFD"/>
    <w:rsid w:val="00750CE2"/>
    <w:rsid w:val="00750DA2"/>
    <w:rsid w:val="0075494E"/>
    <w:rsid w:val="00756D53"/>
    <w:rsid w:val="00761FA0"/>
    <w:rsid w:val="00767275"/>
    <w:rsid w:val="00772E5E"/>
    <w:rsid w:val="00780618"/>
    <w:rsid w:val="007822A9"/>
    <w:rsid w:val="00784926"/>
    <w:rsid w:val="0079349E"/>
    <w:rsid w:val="0079794E"/>
    <w:rsid w:val="007B4B47"/>
    <w:rsid w:val="007B739A"/>
    <w:rsid w:val="007B78B0"/>
    <w:rsid w:val="007C3FF8"/>
    <w:rsid w:val="007C54CA"/>
    <w:rsid w:val="007C6FC2"/>
    <w:rsid w:val="007D6E7F"/>
    <w:rsid w:val="007D780D"/>
    <w:rsid w:val="007E2B1C"/>
    <w:rsid w:val="007F0A2F"/>
    <w:rsid w:val="007F28CF"/>
    <w:rsid w:val="008007FF"/>
    <w:rsid w:val="00803222"/>
    <w:rsid w:val="008049EF"/>
    <w:rsid w:val="008106BA"/>
    <w:rsid w:val="00821958"/>
    <w:rsid w:val="008220E2"/>
    <w:rsid w:val="00822C58"/>
    <w:rsid w:val="008238C4"/>
    <w:rsid w:val="008253C6"/>
    <w:rsid w:val="00830A04"/>
    <w:rsid w:val="0083618B"/>
    <w:rsid w:val="008368DF"/>
    <w:rsid w:val="00837D26"/>
    <w:rsid w:val="00846A79"/>
    <w:rsid w:val="008473ED"/>
    <w:rsid w:val="00850B0A"/>
    <w:rsid w:val="00852740"/>
    <w:rsid w:val="00852AAE"/>
    <w:rsid w:val="008532C2"/>
    <w:rsid w:val="00855EEB"/>
    <w:rsid w:val="008602B8"/>
    <w:rsid w:val="008603CD"/>
    <w:rsid w:val="0086198E"/>
    <w:rsid w:val="008633CB"/>
    <w:rsid w:val="00863855"/>
    <w:rsid w:val="00864EFC"/>
    <w:rsid w:val="00865565"/>
    <w:rsid w:val="00875992"/>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C086C"/>
    <w:rsid w:val="008C7AFD"/>
    <w:rsid w:val="008D1256"/>
    <w:rsid w:val="008E15D1"/>
    <w:rsid w:val="008E4928"/>
    <w:rsid w:val="008E6ED1"/>
    <w:rsid w:val="008E7F2B"/>
    <w:rsid w:val="008F1DF0"/>
    <w:rsid w:val="008F3881"/>
    <w:rsid w:val="008F39E3"/>
    <w:rsid w:val="008F3F30"/>
    <w:rsid w:val="008F6E4C"/>
    <w:rsid w:val="008F6FC8"/>
    <w:rsid w:val="00902F55"/>
    <w:rsid w:val="00903A00"/>
    <w:rsid w:val="00906116"/>
    <w:rsid w:val="00907E72"/>
    <w:rsid w:val="009149DC"/>
    <w:rsid w:val="0091541E"/>
    <w:rsid w:val="009171AA"/>
    <w:rsid w:val="00917F94"/>
    <w:rsid w:val="009244DE"/>
    <w:rsid w:val="0092480B"/>
    <w:rsid w:val="009250BC"/>
    <w:rsid w:val="009253B9"/>
    <w:rsid w:val="009263B6"/>
    <w:rsid w:val="00926A70"/>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49FE"/>
    <w:rsid w:val="00990714"/>
    <w:rsid w:val="00990AE7"/>
    <w:rsid w:val="00990D3E"/>
    <w:rsid w:val="009917C3"/>
    <w:rsid w:val="00992961"/>
    <w:rsid w:val="009A10DE"/>
    <w:rsid w:val="009A2FD1"/>
    <w:rsid w:val="009A3833"/>
    <w:rsid w:val="009A5565"/>
    <w:rsid w:val="009A5F66"/>
    <w:rsid w:val="009A741C"/>
    <w:rsid w:val="009B0157"/>
    <w:rsid w:val="009B5078"/>
    <w:rsid w:val="009B773C"/>
    <w:rsid w:val="009C1B89"/>
    <w:rsid w:val="009C316F"/>
    <w:rsid w:val="009C355A"/>
    <w:rsid w:val="009C3823"/>
    <w:rsid w:val="009C3966"/>
    <w:rsid w:val="009D32CF"/>
    <w:rsid w:val="009D6E4F"/>
    <w:rsid w:val="009E0417"/>
    <w:rsid w:val="009E60BA"/>
    <w:rsid w:val="009E6D1F"/>
    <w:rsid w:val="009F11F5"/>
    <w:rsid w:val="009F3AAC"/>
    <w:rsid w:val="009F4EB5"/>
    <w:rsid w:val="009F6F26"/>
    <w:rsid w:val="00A01D39"/>
    <w:rsid w:val="00A023AB"/>
    <w:rsid w:val="00A05876"/>
    <w:rsid w:val="00A14CDA"/>
    <w:rsid w:val="00A17D94"/>
    <w:rsid w:val="00A20635"/>
    <w:rsid w:val="00A20D8F"/>
    <w:rsid w:val="00A24A8D"/>
    <w:rsid w:val="00A26B1E"/>
    <w:rsid w:val="00A26F32"/>
    <w:rsid w:val="00A271C4"/>
    <w:rsid w:val="00A30215"/>
    <w:rsid w:val="00A3103F"/>
    <w:rsid w:val="00A31E29"/>
    <w:rsid w:val="00A32296"/>
    <w:rsid w:val="00A40270"/>
    <w:rsid w:val="00A43BD3"/>
    <w:rsid w:val="00A466CF"/>
    <w:rsid w:val="00A46DB4"/>
    <w:rsid w:val="00A530BB"/>
    <w:rsid w:val="00A5443F"/>
    <w:rsid w:val="00A56E56"/>
    <w:rsid w:val="00A60575"/>
    <w:rsid w:val="00A60CA5"/>
    <w:rsid w:val="00A6515C"/>
    <w:rsid w:val="00A67356"/>
    <w:rsid w:val="00A75A96"/>
    <w:rsid w:val="00A830E1"/>
    <w:rsid w:val="00A832E0"/>
    <w:rsid w:val="00A85752"/>
    <w:rsid w:val="00A921DE"/>
    <w:rsid w:val="00A94597"/>
    <w:rsid w:val="00A979D9"/>
    <w:rsid w:val="00AA07AE"/>
    <w:rsid w:val="00AA4368"/>
    <w:rsid w:val="00AA5D0A"/>
    <w:rsid w:val="00AB167B"/>
    <w:rsid w:val="00AB48AA"/>
    <w:rsid w:val="00AB6FB4"/>
    <w:rsid w:val="00AC0691"/>
    <w:rsid w:val="00AC07BE"/>
    <w:rsid w:val="00AC365E"/>
    <w:rsid w:val="00AC3A9C"/>
    <w:rsid w:val="00AC66D6"/>
    <w:rsid w:val="00AC68C7"/>
    <w:rsid w:val="00AD0E67"/>
    <w:rsid w:val="00AD2090"/>
    <w:rsid w:val="00AE1939"/>
    <w:rsid w:val="00AE1A4C"/>
    <w:rsid w:val="00AE2EBF"/>
    <w:rsid w:val="00AE3376"/>
    <w:rsid w:val="00AE52B5"/>
    <w:rsid w:val="00AE66C2"/>
    <w:rsid w:val="00AF1D43"/>
    <w:rsid w:val="00AF60AA"/>
    <w:rsid w:val="00B06BAB"/>
    <w:rsid w:val="00B07618"/>
    <w:rsid w:val="00B17B54"/>
    <w:rsid w:val="00B2376C"/>
    <w:rsid w:val="00B23D4C"/>
    <w:rsid w:val="00B2404B"/>
    <w:rsid w:val="00B26E8D"/>
    <w:rsid w:val="00B33ED4"/>
    <w:rsid w:val="00B344B6"/>
    <w:rsid w:val="00B35794"/>
    <w:rsid w:val="00B40602"/>
    <w:rsid w:val="00B4506C"/>
    <w:rsid w:val="00B45EA3"/>
    <w:rsid w:val="00B461F5"/>
    <w:rsid w:val="00B52DB7"/>
    <w:rsid w:val="00B54E66"/>
    <w:rsid w:val="00B63A89"/>
    <w:rsid w:val="00B672DC"/>
    <w:rsid w:val="00B70461"/>
    <w:rsid w:val="00B72C98"/>
    <w:rsid w:val="00B73096"/>
    <w:rsid w:val="00B75062"/>
    <w:rsid w:val="00B76A99"/>
    <w:rsid w:val="00B84224"/>
    <w:rsid w:val="00B870C5"/>
    <w:rsid w:val="00B90520"/>
    <w:rsid w:val="00B91873"/>
    <w:rsid w:val="00BA360E"/>
    <w:rsid w:val="00BA4B7E"/>
    <w:rsid w:val="00BB688F"/>
    <w:rsid w:val="00BC142A"/>
    <w:rsid w:val="00BC1AE1"/>
    <w:rsid w:val="00BD2AA1"/>
    <w:rsid w:val="00BD2AE9"/>
    <w:rsid w:val="00BD53CB"/>
    <w:rsid w:val="00BD73AE"/>
    <w:rsid w:val="00BE18CC"/>
    <w:rsid w:val="00BE23F4"/>
    <w:rsid w:val="00BE32E1"/>
    <w:rsid w:val="00BF3BA0"/>
    <w:rsid w:val="00BF5938"/>
    <w:rsid w:val="00C0089F"/>
    <w:rsid w:val="00C058F7"/>
    <w:rsid w:val="00C10BE8"/>
    <w:rsid w:val="00C15D0B"/>
    <w:rsid w:val="00C1606D"/>
    <w:rsid w:val="00C16DE1"/>
    <w:rsid w:val="00C239F8"/>
    <w:rsid w:val="00C26A31"/>
    <w:rsid w:val="00C36424"/>
    <w:rsid w:val="00C41506"/>
    <w:rsid w:val="00C46DDB"/>
    <w:rsid w:val="00C54D72"/>
    <w:rsid w:val="00C56B0E"/>
    <w:rsid w:val="00C663B8"/>
    <w:rsid w:val="00C70139"/>
    <w:rsid w:val="00C70654"/>
    <w:rsid w:val="00C71329"/>
    <w:rsid w:val="00C73592"/>
    <w:rsid w:val="00C823E7"/>
    <w:rsid w:val="00C84361"/>
    <w:rsid w:val="00C87941"/>
    <w:rsid w:val="00C9299F"/>
    <w:rsid w:val="00C93630"/>
    <w:rsid w:val="00C950F3"/>
    <w:rsid w:val="00C96195"/>
    <w:rsid w:val="00C966BA"/>
    <w:rsid w:val="00CB44CC"/>
    <w:rsid w:val="00CB699F"/>
    <w:rsid w:val="00CB7669"/>
    <w:rsid w:val="00CC215C"/>
    <w:rsid w:val="00CD3078"/>
    <w:rsid w:val="00CE689E"/>
    <w:rsid w:val="00CE765D"/>
    <w:rsid w:val="00CF4C3E"/>
    <w:rsid w:val="00D033F3"/>
    <w:rsid w:val="00D05FC1"/>
    <w:rsid w:val="00D06CBB"/>
    <w:rsid w:val="00D109E0"/>
    <w:rsid w:val="00D11CE8"/>
    <w:rsid w:val="00D12FD2"/>
    <w:rsid w:val="00D163B6"/>
    <w:rsid w:val="00D20AB9"/>
    <w:rsid w:val="00D20C5E"/>
    <w:rsid w:val="00D27AFB"/>
    <w:rsid w:val="00D27D01"/>
    <w:rsid w:val="00D33A2A"/>
    <w:rsid w:val="00D55652"/>
    <w:rsid w:val="00D55C70"/>
    <w:rsid w:val="00D60B27"/>
    <w:rsid w:val="00D616DA"/>
    <w:rsid w:val="00D617A0"/>
    <w:rsid w:val="00D72674"/>
    <w:rsid w:val="00D73522"/>
    <w:rsid w:val="00D7354D"/>
    <w:rsid w:val="00D74531"/>
    <w:rsid w:val="00D76D68"/>
    <w:rsid w:val="00D77C6F"/>
    <w:rsid w:val="00D810D4"/>
    <w:rsid w:val="00D854B8"/>
    <w:rsid w:val="00D85D82"/>
    <w:rsid w:val="00D910A2"/>
    <w:rsid w:val="00D9129B"/>
    <w:rsid w:val="00D95E21"/>
    <w:rsid w:val="00DA6063"/>
    <w:rsid w:val="00DB37FC"/>
    <w:rsid w:val="00DB3D66"/>
    <w:rsid w:val="00DB3EFF"/>
    <w:rsid w:val="00DB6C78"/>
    <w:rsid w:val="00DC188E"/>
    <w:rsid w:val="00DD0A31"/>
    <w:rsid w:val="00DD1DE1"/>
    <w:rsid w:val="00DD2AB0"/>
    <w:rsid w:val="00DD3105"/>
    <w:rsid w:val="00DD5B1F"/>
    <w:rsid w:val="00DD5B86"/>
    <w:rsid w:val="00DE48F4"/>
    <w:rsid w:val="00DF35D6"/>
    <w:rsid w:val="00DF5C20"/>
    <w:rsid w:val="00E11905"/>
    <w:rsid w:val="00E15061"/>
    <w:rsid w:val="00E237E4"/>
    <w:rsid w:val="00E25FF0"/>
    <w:rsid w:val="00E31395"/>
    <w:rsid w:val="00E350D3"/>
    <w:rsid w:val="00E35E71"/>
    <w:rsid w:val="00E41549"/>
    <w:rsid w:val="00E45088"/>
    <w:rsid w:val="00E45998"/>
    <w:rsid w:val="00E459BC"/>
    <w:rsid w:val="00E47D3F"/>
    <w:rsid w:val="00E47EDB"/>
    <w:rsid w:val="00E50A0A"/>
    <w:rsid w:val="00E55287"/>
    <w:rsid w:val="00E56ACC"/>
    <w:rsid w:val="00E62416"/>
    <w:rsid w:val="00E650E2"/>
    <w:rsid w:val="00E705B5"/>
    <w:rsid w:val="00E72A6A"/>
    <w:rsid w:val="00E73F68"/>
    <w:rsid w:val="00E741EF"/>
    <w:rsid w:val="00E767A3"/>
    <w:rsid w:val="00E77347"/>
    <w:rsid w:val="00E7789D"/>
    <w:rsid w:val="00E807F3"/>
    <w:rsid w:val="00E853AD"/>
    <w:rsid w:val="00E96526"/>
    <w:rsid w:val="00EA191A"/>
    <w:rsid w:val="00EA22FF"/>
    <w:rsid w:val="00EA2957"/>
    <w:rsid w:val="00EA3E09"/>
    <w:rsid w:val="00EB747A"/>
    <w:rsid w:val="00EB79D9"/>
    <w:rsid w:val="00EC11DB"/>
    <w:rsid w:val="00EC1258"/>
    <w:rsid w:val="00EC217D"/>
    <w:rsid w:val="00EC32DB"/>
    <w:rsid w:val="00EC4409"/>
    <w:rsid w:val="00EC4C35"/>
    <w:rsid w:val="00EC7AD1"/>
    <w:rsid w:val="00ED0B27"/>
    <w:rsid w:val="00ED3078"/>
    <w:rsid w:val="00ED59B2"/>
    <w:rsid w:val="00ED6997"/>
    <w:rsid w:val="00ED6D25"/>
    <w:rsid w:val="00EE1DF7"/>
    <w:rsid w:val="00EE4026"/>
    <w:rsid w:val="00EF0B15"/>
    <w:rsid w:val="00EF1258"/>
    <w:rsid w:val="00EF14C3"/>
    <w:rsid w:val="00EF34D0"/>
    <w:rsid w:val="00EF44F5"/>
    <w:rsid w:val="00EF50B7"/>
    <w:rsid w:val="00EF7A6C"/>
    <w:rsid w:val="00F060FC"/>
    <w:rsid w:val="00F06745"/>
    <w:rsid w:val="00F11F2F"/>
    <w:rsid w:val="00F1239C"/>
    <w:rsid w:val="00F1468B"/>
    <w:rsid w:val="00F1488A"/>
    <w:rsid w:val="00F21C8B"/>
    <w:rsid w:val="00F2309D"/>
    <w:rsid w:val="00F33DE7"/>
    <w:rsid w:val="00F46636"/>
    <w:rsid w:val="00F47590"/>
    <w:rsid w:val="00F53753"/>
    <w:rsid w:val="00F53D8F"/>
    <w:rsid w:val="00F546CD"/>
    <w:rsid w:val="00F63662"/>
    <w:rsid w:val="00F661E6"/>
    <w:rsid w:val="00F701A7"/>
    <w:rsid w:val="00F730E5"/>
    <w:rsid w:val="00F812DC"/>
    <w:rsid w:val="00F816D5"/>
    <w:rsid w:val="00F81E5C"/>
    <w:rsid w:val="00F85184"/>
    <w:rsid w:val="00F91289"/>
    <w:rsid w:val="00F9216F"/>
    <w:rsid w:val="00F958D2"/>
    <w:rsid w:val="00FA0BBB"/>
    <w:rsid w:val="00FB0BAA"/>
    <w:rsid w:val="00FB5588"/>
    <w:rsid w:val="00FC592D"/>
    <w:rsid w:val="00FD1519"/>
    <w:rsid w:val="00FD3639"/>
    <w:rsid w:val="00FE5CD6"/>
    <w:rsid w:val="00FE6FFE"/>
    <w:rsid w:val="00FE7A92"/>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ersonName"/>
  <w:smartTagType w:namespaceuri="urn:schemas-microsoft-com:office:smarttags" w:name="metricconverter"/>
  <w:shapeDefaults>
    <o:shapedefaults v:ext="edit" spidmax="1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48.wmf"/><Relationship Id="rId21" Type="http://schemas.openxmlformats.org/officeDocument/2006/relationships/oleObject" Target="embeddings/oleObject3.bin"/><Relationship Id="rId63" Type="http://schemas.openxmlformats.org/officeDocument/2006/relationships/image" Target="media/image31.wmf"/><Relationship Id="rId159" Type="http://schemas.openxmlformats.org/officeDocument/2006/relationships/oleObject" Target="embeddings/oleObject72.bin"/><Relationship Id="rId324" Type="http://schemas.openxmlformats.org/officeDocument/2006/relationships/image" Target="media/image160.wmf"/><Relationship Id="rId366" Type="http://schemas.openxmlformats.org/officeDocument/2006/relationships/image" Target="media/image181.wmf"/><Relationship Id="rId531" Type="http://schemas.openxmlformats.org/officeDocument/2006/relationships/hyperlink" Target="http://onlinelibrary.wiley.com/doi/10.1002/nme.2629/abstract" TargetMode="External"/><Relationship Id="rId170" Type="http://schemas.openxmlformats.org/officeDocument/2006/relationships/image" Target="media/image84.wmf"/><Relationship Id="rId226" Type="http://schemas.openxmlformats.org/officeDocument/2006/relationships/image" Target="media/image112.wmf"/><Relationship Id="rId433" Type="http://schemas.openxmlformats.org/officeDocument/2006/relationships/oleObject" Target="embeddings/oleObject210.bin"/><Relationship Id="rId268" Type="http://schemas.openxmlformats.org/officeDocument/2006/relationships/oleObject" Target="embeddings/oleObject127.bin"/><Relationship Id="rId475" Type="http://schemas.openxmlformats.org/officeDocument/2006/relationships/oleObject" Target="embeddings/oleObject231.bin"/><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image" Target="media/image63.wmf"/><Relationship Id="rId335" Type="http://schemas.openxmlformats.org/officeDocument/2006/relationships/oleObject" Target="embeddings/oleObject161.bin"/><Relationship Id="rId377" Type="http://schemas.openxmlformats.org/officeDocument/2006/relationships/oleObject" Target="embeddings/oleObject182.bin"/><Relationship Id="rId500" Type="http://schemas.openxmlformats.org/officeDocument/2006/relationships/hyperlink" Target="http://adsabs.harvard.edu/cgi-bin/author_form?author=Couchman,+H&amp;fullauthor=Couchman,%20H.%20M.%20P.&amp;charset=UTF-8&amp;db_key=AST" TargetMode="External"/><Relationship Id="rId542" Type="http://schemas.openxmlformats.org/officeDocument/2006/relationships/hyperlink" Target="http://users.monash.edu.au/~dprice/pubs/spmhd/price-spmhd.pdf" TargetMode="External"/><Relationship Id="rId5" Type="http://schemas.openxmlformats.org/officeDocument/2006/relationships/settings" Target="settings.xml"/><Relationship Id="rId181" Type="http://schemas.openxmlformats.org/officeDocument/2006/relationships/oleObject" Target="embeddings/oleObject83.bin"/><Relationship Id="rId237" Type="http://schemas.openxmlformats.org/officeDocument/2006/relationships/image" Target="media/image117.wmf"/><Relationship Id="rId402" Type="http://schemas.openxmlformats.org/officeDocument/2006/relationships/image" Target="media/image199.wmf"/><Relationship Id="rId279" Type="http://schemas.openxmlformats.org/officeDocument/2006/relationships/image" Target="media/image138.wmf"/><Relationship Id="rId444" Type="http://schemas.openxmlformats.org/officeDocument/2006/relationships/image" Target="media/image220.wmf"/><Relationship Id="rId486" Type="http://schemas.openxmlformats.org/officeDocument/2006/relationships/hyperlink" Target="http://www.sciencedirect.com/science/journal/00457930" TargetMode="External"/><Relationship Id="rId43" Type="http://schemas.openxmlformats.org/officeDocument/2006/relationships/image" Target="media/image21.wmf"/><Relationship Id="rId139" Type="http://schemas.openxmlformats.org/officeDocument/2006/relationships/oleObject" Target="embeddings/oleObject62.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image" Target="media/image171.wmf"/><Relationship Id="rId388" Type="http://schemas.openxmlformats.org/officeDocument/2006/relationships/image" Target="media/image192.wmf"/><Relationship Id="rId511" Type="http://schemas.openxmlformats.org/officeDocument/2006/relationships/hyperlink" Target="http://adsabs.harvard.edu/cgi-bin/author_form?author=Pen,+U&amp;fullauthor=Pen,%20U.-L.&amp;charset=UTF-8&amp;db_key=AST" TargetMode="External"/><Relationship Id="rId553" Type="http://schemas.openxmlformats.org/officeDocument/2006/relationships/hyperlink" Target="http://www.sciencedirect.com/science/article/pii/S0045794913001843" TargetMode="External"/><Relationship Id="rId85" Type="http://schemas.openxmlformats.org/officeDocument/2006/relationships/image" Target="media/image42.wmf"/><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oleObject" Target="embeddings/oleObject200.bin"/><Relationship Id="rId248" Type="http://schemas.openxmlformats.org/officeDocument/2006/relationships/oleObject" Target="embeddings/oleObject117.bin"/><Relationship Id="rId455" Type="http://schemas.openxmlformats.org/officeDocument/2006/relationships/oleObject" Target="embeddings/oleObject221.bin"/><Relationship Id="rId497" Type="http://schemas.openxmlformats.org/officeDocument/2006/relationships/hyperlink" Target="http://adsabs.harvard.edu/cgi-bin/author_form?author=Bond,+J&amp;fullauthor=Bond,%20J.%20R.&amp;charset=UTF-8&amp;db_key=AST" TargetMode="External"/><Relationship Id="rId12" Type="http://schemas.openxmlformats.org/officeDocument/2006/relationships/image" Target="media/image4.png"/><Relationship Id="rId108" Type="http://schemas.openxmlformats.org/officeDocument/2006/relationships/oleObject" Target="embeddings/oleObject46.bin"/><Relationship Id="rId315" Type="http://schemas.openxmlformats.org/officeDocument/2006/relationships/oleObject" Target="embeddings/oleObject151.bin"/><Relationship Id="rId357" Type="http://schemas.openxmlformats.org/officeDocument/2006/relationships/oleObject" Target="embeddings/oleObject172.bin"/><Relationship Id="rId522" Type="http://schemas.openxmlformats.org/officeDocument/2006/relationships/hyperlink" Target="mailto:brucec@esi.com.au" TargetMode="External"/><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oleObject" Target="embeddings/oleObject99.bin"/><Relationship Id="rId399" Type="http://schemas.openxmlformats.org/officeDocument/2006/relationships/oleObject" Target="embeddings/oleObject193.bin"/><Relationship Id="rId259" Type="http://schemas.openxmlformats.org/officeDocument/2006/relationships/image" Target="media/image128.wmf"/><Relationship Id="rId424" Type="http://schemas.openxmlformats.org/officeDocument/2006/relationships/image" Target="media/image210.wmf"/><Relationship Id="rId466" Type="http://schemas.openxmlformats.org/officeDocument/2006/relationships/image" Target="media/image231.wmf"/><Relationship Id="rId23" Type="http://schemas.openxmlformats.org/officeDocument/2006/relationships/oleObject" Target="embeddings/oleObject4.bin"/><Relationship Id="rId119" Type="http://schemas.openxmlformats.org/officeDocument/2006/relationships/oleObject" Target="embeddings/oleObject52.bin"/><Relationship Id="rId270" Type="http://schemas.openxmlformats.org/officeDocument/2006/relationships/oleObject" Target="embeddings/oleObject128.bin"/><Relationship Id="rId326" Type="http://schemas.openxmlformats.org/officeDocument/2006/relationships/image" Target="media/image161.wmf"/><Relationship Id="rId533" Type="http://schemas.openxmlformats.org/officeDocument/2006/relationships/hyperlink" Target="http://www.scopus.com.scopeesprx.elsevier.com/authid/detail.url?authorId=26632500300&amp;amp;eid=2-s2.0-84872045174" TargetMode="External"/><Relationship Id="rId65" Type="http://schemas.openxmlformats.org/officeDocument/2006/relationships/image" Target="media/image32.wmf"/><Relationship Id="rId130" Type="http://schemas.openxmlformats.org/officeDocument/2006/relationships/image" Target="media/image64.wmf"/><Relationship Id="rId368" Type="http://schemas.openxmlformats.org/officeDocument/2006/relationships/image" Target="media/image182.wmf"/><Relationship Id="rId172" Type="http://schemas.openxmlformats.org/officeDocument/2006/relationships/image" Target="media/image85.wmf"/><Relationship Id="rId228" Type="http://schemas.openxmlformats.org/officeDocument/2006/relationships/image" Target="media/image113.wmf"/><Relationship Id="rId435" Type="http://schemas.openxmlformats.org/officeDocument/2006/relationships/oleObject" Target="embeddings/oleObject211.bin"/><Relationship Id="rId477" Type="http://schemas.openxmlformats.org/officeDocument/2006/relationships/oleObject" Target="embeddings/oleObject232.bin"/><Relationship Id="rId281" Type="http://schemas.openxmlformats.org/officeDocument/2006/relationships/image" Target="media/image139.wmf"/><Relationship Id="rId337" Type="http://schemas.openxmlformats.org/officeDocument/2006/relationships/oleObject" Target="embeddings/oleObject162.bin"/><Relationship Id="rId502" Type="http://schemas.openxmlformats.org/officeDocument/2006/relationships/hyperlink" Target="http://adsabs.harvard.edu/cgi-bin/author_form?author=Gnedin,+N&amp;fullauthor=Gnedin,%20N.&amp;charset=UTF-8&amp;db_key=AST" TargetMode="External"/><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oleObject" Target="embeddings/oleObject63.bin"/><Relationship Id="rId379" Type="http://schemas.openxmlformats.org/officeDocument/2006/relationships/oleObject" Target="embeddings/oleObject183.bin"/><Relationship Id="rId544" Type="http://schemas.openxmlformats.org/officeDocument/2006/relationships/hyperlink" Target="http://users.monash.edu.au/~dprice/pubs/softening/index1.html" TargetMode="External"/><Relationship Id="rId7" Type="http://schemas.openxmlformats.org/officeDocument/2006/relationships/footnotes" Target="footnotes.xml"/><Relationship Id="rId183" Type="http://schemas.openxmlformats.org/officeDocument/2006/relationships/oleObject" Target="embeddings/oleObject84.bin"/><Relationship Id="rId239" Type="http://schemas.openxmlformats.org/officeDocument/2006/relationships/image" Target="media/image118.wmf"/><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18.bin"/><Relationship Id="rId292" Type="http://schemas.openxmlformats.org/officeDocument/2006/relationships/oleObject" Target="embeddings/oleObject139.bin"/><Relationship Id="rId306" Type="http://schemas.openxmlformats.org/officeDocument/2006/relationships/oleObject" Target="embeddings/oleObject146.bin"/><Relationship Id="rId488" Type="http://schemas.openxmlformats.org/officeDocument/2006/relationships/hyperlink" Target="http://www.sciencedirect.com/science/article/pii/S0304389411006601" TargetMode="External"/><Relationship Id="rId45" Type="http://schemas.openxmlformats.org/officeDocument/2006/relationships/image" Target="media/image22.wmf"/><Relationship Id="rId87" Type="http://schemas.openxmlformats.org/officeDocument/2006/relationships/image" Target="media/image43.wmf"/><Relationship Id="rId110" Type="http://schemas.openxmlformats.org/officeDocument/2006/relationships/oleObject" Target="embeddings/oleObject47.bin"/><Relationship Id="rId348" Type="http://schemas.openxmlformats.org/officeDocument/2006/relationships/image" Target="media/image172.wmf"/><Relationship Id="rId513" Type="http://schemas.openxmlformats.org/officeDocument/2006/relationships/hyperlink" Target="http://adsabs.harvard.edu/cgi-bin/author_form?author=Thomas,+P&amp;fullauthor=Thomas,%20P.%20A.&amp;charset=UTF-8&amp;db_key=AST" TargetMode="External"/><Relationship Id="rId555" Type="http://schemas.openxmlformats.org/officeDocument/2006/relationships/hyperlink" Target="http://www.sciencedirect.com/science/journal/00457949/129/supp/C" TargetMode="External"/><Relationship Id="rId152" Type="http://schemas.openxmlformats.org/officeDocument/2006/relationships/image" Target="media/image75.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1.bin"/><Relationship Id="rId457" Type="http://schemas.openxmlformats.org/officeDocument/2006/relationships/oleObject" Target="embeddings/oleObject222.bin"/><Relationship Id="rId261" Type="http://schemas.openxmlformats.org/officeDocument/2006/relationships/image" Target="media/image129.wmf"/><Relationship Id="rId499" Type="http://schemas.openxmlformats.org/officeDocument/2006/relationships/hyperlink" Target="http://adsabs.harvard.edu/cgi-bin/author_form?author=Cen,+R&amp;fullauthor=Cen,%20R.&amp;charset=UTF-8&amp;db_key=AST" TargetMode="External"/><Relationship Id="rId14" Type="http://schemas.openxmlformats.org/officeDocument/2006/relationships/image" Target="media/image6.png"/><Relationship Id="rId56" Type="http://schemas.openxmlformats.org/officeDocument/2006/relationships/oleObject" Target="embeddings/oleObject20.bin"/><Relationship Id="rId317" Type="http://schemas.openxmlformats.org/officeDocument/2006/relationships/oleObject" Target="embeddings/oleObject152.bin"/><Relationship Id="rId359" Type="http://schemas.openxmlformats.org/officeDocument/2006/relationships/oleObject" Target="embeddings/oleObject173.bin"/><Relationship Id="rId524" Type="http://schemas.openxmlformats.org/officeDocument/2006/relationships/hyperlink" Target="http://www.intel.com" TargetMode="External"/><Relationship Id="rId98" Type="http://schemas.openxmlformats.org/officeDocument/2006/relationships/oleObject" Target="embeddings/oleObject41.bin"/><Relationship Id="rId121" Type="http://schemas.openxmlformats.org/officeDocument/2006/relationships/oleObject" Target="embeddings/oleObject53.bin"/><Relationship Id="rId163" Type="http://schemas.openxmlformats.org/officeDocument/2006/relationships/oleObject" Target="embeddings/oleObject74.bin"/><Relationship Id="rId219" Type="http://schemas.openxmlformats.org/officeDocument/2006/relationships/oleObject" Target="embeddings/oleObject101.bin"/><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4.wmf"/><Relationship Id="rId468" Type="http://schemas.openxmlformats.org/officeDocument/2006/relationships/image" Target="media/image232.wmf"/><Relationship Id="rId25" Type="http://schemas.openxmlformats.org/officeDocument/2006/relationships/oleObject" Target="embeddings/oleObject5.bin"/><Relationship Id="rId67" Type="http://schemas.openxmlformats.org/officeDocument/2006/relationships/image" Target="media/image33.wmf"/><Relationship Id="rId272" Type="http://schemas.openxmlformats.org/officeDocument/2006/relationships/oleObject" Target="embeddings/oleObject129.bin"/><Relationship Id="rId328" Type="http://schemas.openxmlformats.org/officeDocument/2006/relationships/image" Target="media/image162.wmf"/><Relationship Id="rId535"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132" Type="http://schemas.openxmlformats.org/officeDocument/2006/relationships/image" Target="media/image65.wmf"/><Relationship Id="rId174" Type="http://schemas.openxmlformats.org/officeDocument/2006/relationships/image" Target="media/image86.wmf"/><Relationship Id="rId381" Type="http://schemas.openxmlformats.org/officeDocument/2006/relationships/oleObject" Target="embeddings/oleObject184.bin"/><Relationship Id="rId241" Type="http://schemas.openxmlformats.org/officeDocument/2006/relationships/image" Target="media/image119.wmf"/><Relationship Id="rId437" Type="http://schemas.openxmlformats.org/officeDocument/2006/relationships/oleObject" Target="embeddings/oleObject212.bin"/><Relationship Id="rId479" Type="http://schemas.openxmlformats.org/officeDocument/2006/relationships/oleObject" Target="embeddings/oleObject233.bin"/><Relationship Id="rId36" Type="http://schemas.openxmlformats.org/officeDocument/2006/relationships/oleObject" Target="embeddings/oleObject10.bin"/><Relationship Id="rId283" Type="http://schemas.openxmlformats.org/officeDocument/2006/relationships/image" Target="media/image140.wmf"/><Relationship Id="rId339" Type="http://schemas.openxmlformats.org/officeDocument/2006/relationships/oleObject" Target="embeddings/oleObject163.bin"/><Relationship Id="rId490" Type="http://schemas.openxmlformats.org/officeDocument/2006/relationships/hyperlink" Target="http://www.sciencedirect.com/science/article/pii/S0304389411006601" TargetMode="External"/><Relationship Id="rId504" Type="http://schemas.openxmlformats.org/officeDocument/2006/relationships/hyperlink" Target="http://adsabs.harvard.edu/cgi-bin/author_form?author=Khokhlov,+A&amp;fullauthor=Khokhlov,%20A.%20M.&amp;charset=UTF-8&amp;db_key=AST" TargetMode="External"/><Relationship Id="rId546" Type="http://schemas.openxmlformats.org/officeDocument/2006/relationships/hyperlink" Target="http://www.scopus.com/authid/detail.url?authorId=6701549155&amp;amp;eid=2-s2.0-34247257289" TargetMode="External"/><Relationship Id="rId78" Type="http://schemas.openxmlformats.org/officeDocument/2006/relationships/oleObject" Target="embeddings/oleObject3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0.wmf"/><Relationship Id="rId143" Type="http://schemas.openxmlformats.org/officeDocument/2006/relationships/oleObject" Target="embeddings/oleObject64.bin"/><Relationship Id="rId164" Type="http://schemas.openxmlformats.org/officeDocument/2006/relationships/image" Target="media/image81.wmf"/><Relationship Id="rId185" Type="http://schemas.openxmlformats.org/officeDocument/2006/relationships/oleObject" Target="embeddings/oleObject85.bin"/><Relationship Id="rId350" Type="http://schemas.openxmlformats.org/officeDocument/2006/relationships/image" Target="media/image173.wmf"/><Relationship Id="rId371" Type="http://schemas.openxmlformats.org/officeDocument/2006/relationships/oleObject" Target="embeddings/oleObject179.bin"/><Relationship Id="rId406" Type="http://schemas.openxmlformats.org/officeDocument/2006/relationships/image" Target="media/image201.wmf"/><Relationship Id="rId9" Type="http://schemas.openxmlformats.org/officeDocument/2006/relationships/image" Target="media/image1.png"/><Relationship Id="rId210" Type="http://schemas.openxmlformats.org/officeDocument/2006/relationships/image" Target="media/image104.wmf"/><Relationship Id="rId392" Type="http://schemas.openxmlformats.org/officeDocument/2006/relationships/image" Target="media/image194.wmf"/><Relationship Id="rId427" Type="http://schemas.openxmlformats.org/officeDocument/2006/relationships/oleObject" Target="embeddings/oleObject207.bin"/><Relationship Id="rId448" Type="http://schemas.openxmlformats.org/officeDocument/2006/relationships/image" Target="media/image222.wmf"/><Relationship Id="rId469" Type="http://schemas.openxmlformats.org/officeDocument/2006/relationships/oleObject" Target="embeddings/oleObject228.bin"/><Relationship Id="rId26" Type="http://schemas.openxmlformats.org/officeDocument/2006/relationships/image" Target="media/image13.wmf"/><Relationship Id="rId231" Type="http://schemas.openxmlformats.org/officeDocument/2006/relationships/oleObject" Target="embeddings/oleObject108.bin"/><Relationship Id="rId252" Type="http://schemas.openxmlformats.org/officeDocument/2006/relationships/oleObject" Target="embeddings/oleObject119.bin"/><Relationship Id="rId273" Type="http://schemas.openxmlformats.org/officeDocument/2006/relationships/image" Target="media/image135.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oleObject" Target="embeddings/oleObject158.bin"/><Relationship Id="rId480" Type="http://schemas.openxmlformats.org/officeDocument/2006/relationships/image" Target="media/image238.wmf"/><Relationship Id="rId515" Type="http://schemas.openxmlformats.org/officeDocument/2006/relationships/hyperlink" Target="http://adsabs.harvard.edu/cgi-bin/author_form?author=Wadsley,+J&amp;fullauthor=Wadsley,%20J.%20W.&amp;charset=UTF-8&amp;db_key=AST" TargetMode="External"/><Relationship Id="rId536"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47" Type="http://schemas.openxmlformats.org/officeDocument/2006/relationships/image" Target="media/image23.wmf"/><Relationship Id="rId68" Type="http://schemas.openxmlformats.org/officeDocument/2006/relationships/oleObject" Target="embeddings/oleObject26.bin"/><Relationship Id="rId89" Type="http://schemas.openxmlformats.org/officeDocument/2006/relationships/image" Target="media/image44.wmf"/><Relationship Id="rId112" Type="http://schemas.openxmlformats.org/officeDocument/2006/relationships/oleObject" Target="embeddings/oleObject48.bin"/><Relationship Id="rId133" Type="http://schemas.openxmlformats.org/officeDocument/2006/relationships/oleObject" Target="embeddings/oleObject59.bin"/><Relationship Id="rId154" Type="http://schemas.openxmlformats.org/officeDocument/2006/relationships/image" Target="media/image76.wmf"/><Relationship Id="rId175" Type="http://schemas.openxmlformats.org/officeDocument/2006/relationships/oleObject" Target="embeddings/oleObject80.bin"/><Relationship Id="rId340" Type="http://schemas.openxmlformats.org/officeDocument/2006/relationships/image" Target="media/image168.wmf"/><Relationship Id="rId361" Type="http://schemas.openxmlformats.org/officeDocument/2006/relationships/oleObject" Target="embeddings/oleObject174.bin"/><Relationship Id="rId557" Type="http://schemas.openxmlformats.org/officeDocument/2006/relationships/hyperlink" Target="http://www.scopus.com.scopeesprx.elsevier.com/authid/detail.url?authorId=56387268900&amp;amp;eid=2-s2.0-84859313663" TargetMode="External"/><Relationship Id="rId196" Type="http://schemas.openxmlformats.org/officeDocument/2006/relationships/image" Target="media/image97.wmf"/><Relationship Id="rId200" Type="http://schemas.openxmlformats.org/officeDocument/2006/relationships/image" Target="media/image99.wmf"/><Relationship Id="rId382" Type="http://schemas.openxmlformats.org/officeDocument/2006/relationships/image" Target="media/image189.wmf"/><Relationship Id="rId417" Type="http://schemas.openxmlformats.org/officeDocument/2006/relationships/oleObject" Target="embeddings/oleObject202.bin"/><Relationship Id="rId438" Type="http://schemas.openxmlformats.org/officeDocument/2006/relationships/image" Target="media/image217.wmf"/><Relationship Id="rId459" Type="http://schemas.openxmlformats.org/officeDocument/2006/relationships/oleObject" Target="embeddings/oleObject223.bin"/><Relationship Id="rId16" Type="http://schemas.openxmlformats.org/officeDocument/2006/relationships/image" Target="media/image8.wmf"/><Relationship Id="rId221" Type="http://schemas.openxmlformats.org/officeDocument/2006/relationships/oleObject" Target="embeddings/oleObject103.bin"/><Relationship Id="rId242" Type="http://schemas.openxmlformats.org/officeDocument/2006/relationships/oleObject" Target="embeddings/oleObject114.bin"/><Relationship Id="rId263" Type="http://schemas.openxmlformats.org/officeDocument/2006/relationships/image" Target="media/image130.wmf"/><Relationship Id="rId284" Type="http://schemas.openxmlformats.org/officeDocument/2006/relationships/oleObject" Target="embeddings/oleObject135.bin"/><Relationship Id="rId319" Type="http://schemas.openxmlformats.org/officeDocument/2006/relationships/oleObject" Target="embeddings/oleObject153.bin"/><Relationship Id="rId470" Type="http://schemas.openxmlformats.org/officeDocument/2006/relationships/image" Target="media/image233.wmf"/><Relationship Id="rId491" Type="http://schemas.openxmlformats.org/officeDocument/2006/relationships/hyperlink" Target="http://www.sciencedirect.com/science/journal/03043894" TargetMode="External"/><Relationship Id="rId505" Type="http://schemas.openxmlformats.org/officeDocument/2006/relationships/hyperlink" Target="http://adsabs.harvard.edu/cgi-bin/author_form?author=Klypin,+A&amp;fullauthor=Klypin,%20A.&amp;charset=UTF-8&amp;db_key=AST" TargetMode="External"/><Relationship Id="rId526" Type="http://schemas.openxmlformats.org/officeDocument/2006/relationships/hyperlink" Target="http://www.barnesandnoble.com/s/%22Prentice%20Hall%22;jsessionid=653682AB7E6B6FC4817F61E0837BDC67.prodny_store02-atgap04?Ntk=Publisher&amp;Ns=P_Sales_Rank&amp;Ntx=mode+matchall" TargetMode="External"/><Relationship Id="rId37" Type="http://schemas.openxmlformats.org/officeDocument/2006/relationships/image" Target="media/image18.wmf"/><Relationship Id="rId58" Type="http://schemas.openxmlformats.org/officeDocument/2006/relationships/oleObject" Target="embeddings/oleObject21.bin"/><Relationship Id="rId79" Type="http://schemas.openxmlformats.org/officeDocument/2006/relationships/image" Target="media/image39.wmf"/><Relationship Id="rId102" Type="http://schemas.openxmlformats.org/officeDocument/2006/relationships/oleObject" Target="embeddings/oleObject43.bin"/><Relationship Id="rId123" Type="http://schemas.openxmlformats.org/officeDocument/2006/relationships/oleObject" Target="embeddings/oleObject54.bin"/><Relationship Id="rId144" Type="http://schemas.openxmlformats.org/officeDocument/2006/relationships/image" Target="media/image71.wmf"/><Relationship Id="rId330" Type="http://schemas.openxmlformats.org/officeDocument/2006/relationships/image" Target="media/image163.wmf"/><Relationship Id="rId547" Type="http://schemas.openxmlformats.org/officeDocument/2006/relationships/hyperlink" Target="http://www.scopus.com/source/sourceInfo.url?sourceId=18539&amp;amp;origin=recordpage" TargetMode="External"/><Relationship Id="rId90" Type="http://schemas.openxmlformats.org/officeDocument/2006/relationships/oleObject" Target="embeddings/oleObject37.bin"/><Relationship Id="rId165" Type="http://schemas.openxmlformats.org/officeDocument/2006/relationships/oleObject" Target="embeddings/oleObject75.bin"/><Relationship Id="rId186" Type="http://schemas.openxmlformats.org/officeDocument/2006/relationships/image" Target="media/image92.wmf"/><Relationship Id="rId351" Type="http://schemas.openxmlformats.org/officeDocument/2006/relationships/oleObject" Target="embeddings/oleObject169.bin"/><Relationship Id="rId372" Type="http://schemas.openxmlformats.org/officeDocument/2006/relationships/image" Target="media/image184.wmf"/><Relationship Id="rId393" Type="http://schemas.openxmlformats.org/officeDocument/2006/relationships/oleObject" Target="embeddings/oleObject190.bin"/><Relationship Id="rId407" Type="http://schemas.openxmlformats.org/officeDocument/2006/relationships/oleObject" Target="embeddings/oleObject197.bin"/><Relationship Id="rId428" Type="http://schemas.openxmlformats.org/officeDocument/2006/relationships/image" Target="media/image212.wmf"/><Relationship Id="rId449" Type="http://schemas.openxmlformats.org/officeDocument/2006/relationships/oleObject" Target="embeddings/oleObject218.bin"/><Relationship Id="rId211" Type="http://schemas.openxmlformats.org/officeDocument/2006/relationships/oleObject" Target="embeddings/oleObject98.bin"/><Relationship Id="rId232" Type="http://schemas.openxmlformats.org/officeDocument/2006/relationships/oleObject" Target="embeddings/oleObject109.bin"/><Relationship Id="rId253" Type="http://schemas.openxmlformats.org/officeDocument/2006/relationships/image" Target="media/image125.wmf"/><Relationship Id="rId274" Type="http://schemas.openxmlformats.org/officeDocument/2006/relationships/oleObject" Target="embeddings/oleObject130.bin"/><Relationship Id="rId295" Type="http://schemas.openxmlformats.org/officeDocument/2006/relationships/image" Target="media/image146.wmf"/><Relationship Id="rId309" Type="http://schemas.openxmlformats.org/officeDocument/2006/relationships/oleObject" Target="embeddings/oleObject148.bin"/><Relationship Id="rId460" Type="http://schemas.openxmlformats.org/officeDocument/2006/relationships/image" Target="media/image228.wmf"/><Relationship Id="rId481" Type="http://schemas.openxmlformats.org/officeDocument/2006/relationships/oleObject" Target="embeddings/oleObject234.bin"/><Relationship Id="rId516" Type="http://schemas.openxmlformats.org/officeDocument/2006/relationships/hyperlink" Target="http://adsabs.harvard.edu/cgi-bin/author_form?author=Warren,+M&amp;fullauthor=Warren,%20M.%20S.&amp;charset=UTF-8&amp;db_key=AST" TargetMode="External"/><Relationship Id="rId27" Type="http://schemas.openxmlformats.org/officeDocument/2006/relationships/oleObject" Target="embeddings/oleObject6.bin"/><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image" Target="media/image66.wmf"/><Relationship Id="rId320" Type="http://schemas.openxmlformats.org/officeDocument/2006/relationships/image" Target="media/image158.wmf"/><Relationship Id="rId537"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558" Type="http://schemas.openxmlformats.org/officeDocument/2006/relationships/hyperlink" Target="http://www.scopus.com.scopeesprx.elsevier.com/source/sourceInfo.url?sourceId=29210&amp;origin=recordpage" TargetMode="External"/><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7.wmf"/><Relationship Id="rId197" Type="http://schemas.openxmlformats.org/officeDocument/2006/relationships/oleObject" Target="embeddings/oleObject91.bin"/><Relationship Id="rId341" Type="http://schemas.openxmlformats.org/officeDocument/2006/relationships/oleObject" Target="embeddings/oleObject164.bin"/><Relationship Id="rId362" Type="http://schemas.openxmlformats.org/officeDocument/2006/relationships/image" Target="media/image179.wmf"/><Relationship Id="rId383" Type="http://schemas.openxmlformats.org/officeDocument/2006/relationships/oleObject" Target="embeddings/oleObject185.bin"/><Relationship Id="rId418" Type="http://schemas.openxmlformats.org/officeDocument/2006/relationships/image" Target="media/image207.wmf"/><Relationship Id="rId439" Type="http://schemas.openxmlformats.org/officeDocument/2006/relationships/oleObject" Target="embeddings/oleObject213.bin"/><Relationship Id="rId201" Type="http://schemas.openxmlformats.org/officeDocument/2006/relationships/oleObject" Target="embeddings/oleObject93.bin"/><Relationship Id="rId222" Type="http://schemas.openxmlformats.org/officeDocument/2006/relationships/image" Target="media/image110.wmf"/><Relationship Id="rId243" Type="http://schemas.openxmlformats.org/officeDocument/2006/relationships/image" Target="media/image120.wmf"/><Relationship Id="rId264" Type="http://schemas.openxmlformats.org/officeDocument/2006/relationships/oleObject" Target="embeddings/oleObject125.bin"/><Relationship Id="rId285" Type="http://schemas.openxmlformats.org/officeDocument/2006/relationships/image" Target="media/image141.wmf"/><Relationship Id="rId450" Type="http://schemas.openxmlformats.org/officeDocument/2006/relationships/image" Target="media/image223.wmf"/><Relationship Id="rId471" Type="http://schemas.openxmlformats.org/officeDocument/2006/relationships/oleObject" Target="embeddings/oleObject229.bin"/><Relationship Id="rId506" Type="http://schemas.openxmlformats.org/officeDocument/2006/relationships/hyperlink" Target="http://adsabs.harvard.edu/cgi-bin/author_form?author=Navarro,+J&amp;fullauthor=Navarro,%20J.%20F.&amp;charset=UTF-8&amp;db_key=AST" TargetMode="External"/><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image" Target="media/image61.wmf"/><Relationship Id="rId310" Type="http://schemas.openxmlformats.org/officeDocument/2006/relationships/image" Target="media/image153.wmf"/><Relationship Id="rId492" Type="http://schemas.openxmlformats.org/officeDocument/2006/relationships/hyperlink" Target="http://dl.acm.org/citation.cfm?id=962052&amp;CFID=66150500&amp;CFTOKEN=25537257" TargetMode="External"/><Relationship Id="rId527" Type="http://schemas.openxmlformats.org/officeDocument/2006/relationships/hyperlink" Target="http://www.sciencedirect.com/science/article/pii/S0010465513001744" TargetMode="External"/><Relationship Id="rId548" Type="http://schemas.openxmlformats.org/officeDocument/2006/relationships/hyperlink" Target="http://earthexplorer.usgs.gov/" TargetMode="External"/><Relationship Id="rId70" Type="http://schemas.openxmlformats.org/officeDocument/2006/relationships/oleObject" Target="embeddings/oleObject27.bin"/><Relationship Id="rId91" Type="http://schemas.openxmlformats.org/officeDocument/2006/relationships/image" Target="media/image45.wmf"/><Relationship Id="rId145" Type="http://schemas.openxmlformats.org/officeDocument/2006/relationships/oleObject" Target="embeddings/oleObject65.bin"/><Relationship Id="rId166" Type="http://schemas.openxmlformats.org/officeDocument/2006/relationships/image" Target="media/image82.wmf"/><Relationship Id="rId187" Type="http://schemas.openxmlformats.org/officeDocument/2006/relationships/oleObject" Target="embeddings/oleObject86.bin"/><Relationship Id="rId331" Type="http://schemas.openxmlformats.org/officeDocument/2006/relationships/oleObject" Target="embeddings/oleObject159.bin"/><Relationship Id="rId352" Type="http://schemas.openxmlformats.org/officeDocument/2006/relationships/image" Target="media/image174.wmf"/><Relationship Id="rId373" Type="http://schemas.openxmlformats.org/officeDocument/2006/relationships/oleObject" Target="embeddings/oleObject180.bin"/><Relationship Id="rId394" Type="http://schemas.openxmlformats.org/officeDocument/2006/relationships/image" Target="media/image195.wmf"/><Relationship Id="rId408" Type="http://schemas.openxmlformats.org/officeDocument/2006/relationships/image" Target="media/image202.wmf"/><Relationship Id="rId429" Type="http://schemas.openxmlformats.org/officeDocument/2006/relationships/oleObject" Target="embeddings/oleObject208.bin"/><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image" Target="media/image115.wmf"/><Relationship Id="rId254" Type="http://schemas.openxmlformats.org/officeDocument/2006/relationships/oleObject" Target="embeddings/oleObject120.bin"/><Relationship Id="rId440" Type="http://schemas.openxmlformats.org/officeDocument/2006/relationships/image" Target="media/image218.wmf"/><Relationship Id="rId28" Type="http://schemas.openxmlformats.org/officeDocument/2006/relationships/image" Target="media/image14.wmf"/><Relationship Id="rId49" Type="http://schemas.openxmlformats.org/officeDocument/2006/relationships/image" Target="media/image24.wmf"/><Relationship Id="rId114" Type="http://schemas.openxmlformats.org/officeDocument/2006/relationships/oleObject" Target="embeddings/oleObject49.bin"/><Relationship Id="rId275" Type="http://schemas.openxmlformats.org/officeDocument/2006/relationships/image" Target="media/image136.wmf"/><Relationship Id="rId296" Type="http://schemas.openxmlformats.org/officeDocument/2006/relationships/oleObject" Target="embeddings/oleObject141.bin"/><Relationship Id="rId300" Type="http://schemas.openxmlformats.org/officeDocument/2006/relationships/oleObject" Target="embeddings/oleObject143.bin"/><Relationship Id="rId461" Type="http://schemas.openxmlformats.org/officeDocument/2006/relationships/oleObject" Target="embeddings/oleObject224.bin"/><Relationship Id="rId482" Type="http://schemas.openxmlformats.org/officeDocument/2006/relationships/image" Target="media/image239.png"/><Relationship Id="rId517" Type="http://schemas.openxmlformats.org/officeDocument/2006/relationships/hyperlink" Target="http://adsabs.harvard.edu/cgi-bin/author_form?author=Xu,+G&amp;fullauthor=Xu,%20G.&amp;charset=UTF-8&amp;db_key=AST" TargetMode="External"/><Relationship Id="rId538" Type="http://schemas.openxmlformats.org/officeDocument/2006/relationships/hyperlink" Target="http://www.sciencedirect.com/science/article/pii/S0045793013003873" TargetMode="External"/><Relationship Id="rId559" Type="http://schemas.openxmlformats.org/officeDocument/2006/relationships/footer" Target="footer1.xml"/><Relationship Id="rId60" Type="http://schemas.openxmlformats.org/officeDocument/2006/relationships/oleObject" Target="embeddings/oleObject22.bin"/><Relationship Id="rId81" Type="http://schemas.openxmlformats.org/officeDocument/2006/relationships/image" Target="media/image40.wmf"/><Relationship Id="rId135" Type="http://schemas.openxmlformats.org/officeDocument/2006/relationships/oleObject" Target="embeddings/oleObject60.bin"/><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98.wmf"/><Relationship Id="rId321" Type="http://schemas.openxmlformats.org/officeDocument/2006/relationships/oleObject" Target="embeddings/oleObject154.bin"/><Relationship Id="rId342" Type="http://schemas.openxmlformats.org/officeDocument/2006/relationships/image" Target="media/image169.wmf"/><Relationship Id="rId363" Type="http://schemas.openxmlformats.org/officeDocument/2006/relationships/oleObject" Target="embeddings/oleObject175.bin"/><Relationship Id="rId384" Type="http://schemas.openxmlformats.org/officeDocument/2006/relationships/image" Target="media/image190.wmf"/><Relationship Id="rId419" Type="http://schemas.openxmlformats.org/officeDocument/2006/relationships/oleObject" Target="embeddings/oleObject203.bin"/><Relationship Id="rId202" Type="http://schemas.openxmlformats.org/officeDocument/2006/relationships/image" Target="media/image100.wmf"/><Relationship Id="rId223" Type="http://schemas.openxmlformats.org/officeDocument/2006/relationships/oleObject" Target="embeddings/oleObject104.bin"/><Relationship Id="rId244" Type="http://schemas.openxmlformats.org/officeDocument/2006/relationships/oleObject" Target="embeddings/oleObject115.bin"/><Relationship Id="rId430" Type="http://schemas.openxmlformats.org/officeDocument/2006/relationships/image" Target="media/image213.wmf"/><Relationship Id="rId18" Type="http://schemas.openxmlformats.org/officeDocument/2006/relationships/image" Target="media/image9.wmf"/><Relationship Id="rId39" Type="http://schemas.openxmlformats.org/officeDocument/2006/relationships/image" Target="media/image19.wmf"/><Relationship Id="rId265" Type="http://schemas.openxmlformats.org/officeDocument/2006/relationships/image" Target="media/image131.wmf"/><Relationship Id="rId286" Type="http://schemas.openxmlformats.org/officeDocument/2006/relationships/oleObject" Target="embeddings/oleObject136.bin"/><Relationship Id="rId451" Type="http://schemas.openxmlformats.org/officeDocument/2006/relationships/oleObject" Target="embeddings/oleObject219.bin"/><Relationship Id="rId472" Type="http://schemas.openxmlformats.org/officeDocument/2006/relationships/image" Target="media/image234.wmf"/><Relationship Id="rId493" Type="http://schemas.openxmlformats.org/officeDocument/2006/relationships/hyperlink" Target="http://europa.eu/rapid/press-release_IP-03-1381_en.htm" TargetMode="External"/><Relationship Id="rId507" Type="http://schemas.openxmlformats.org/officeDocument/2006/relationships/hyperlink" Target="http://adsabs.harvard.edu/cgi-bin/author_form?author=Norman,+M&amp;fullauthor=Norman,%20M.%20L.&amp;charset=UTF-8&amp;db_key=AST" TargetMode="External"/><Relationship Id="rId528" Type="http://schemas.openxmlformats.org/officeDocument/2006/relationships/hyperlink" Target="http://lmfa.ec-lyon.fr/publi/search.php?search=personne&amp;id=3658" TargetMode="External"/><Relationship Id="rId549" Type="http://schemas.openxmlformats.org/officeDocument/2006/relationships/hyperlink" Target="http://onlinelibrary.wiley.com/doi/10.1002/fld.v73.5/issuetoc" TargetMode="External"/><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oleObject" Target="embeddings/oleObject55.bin"/><Relationship Id="rId146" Type="http://schemas.openxmlformats.org/officeDocument/2006/relationships/image" Target="media/image72.wmf"/><Relationship Id="rId167" Type="http://schemas.openxmlformats.org/officeDocument/2006/relationships/oleObject" Target="embeddings/oleObject76.bin"/><Relationship Id="rId188" Type="http://schemas.openxmlformats.org/officeDocument/2006/relationships/image" Target="media/image93.wmf"/><Relationship Id="rId311" Type="http://schemas.openxmlformats.org/officeDocument/2006/relationships/oleObject" Target="embeddings/oleObject149.bin"/><Relationship Id="rId332" Type="http://schemas.openxmlformats.org/officeDocument/2006/relationships/image" Target="media/image164.wmf"/><Relationship Id="rId353" Type="http://schemas.openxmlformats.org/officeDocument/2006/relationships/oleObject" Target="embeddings/oleObject170.bin"/><Relationship Id="rId374" Type="http://schemas.openxmlformats.org/officeDocument/2006/relationships/image" Target="media/image185.wmf"/><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fontTable" Target="fontTable.xml"/><Relationship Id="rId71" Type="http://schemas.openxmlformats.org/officeDocument/2006/relationships/image" Target="media/image35.wmf"/><Relationship Id="rId92" Type="http://schemas.openxmlformats.org/officeDocument/2006/relationships/oleObject" Target="embeddings/oleObject38.bin"/><Relationship Id="rId213" Type="http://schemas.openxmlformats.org/officeDocument/2006/relationships/image" Target="media/image106.wmf"/><Relationship Id="rId234" Type="http://schemas.openxmlformats.org/officeDocument/2006/relationships/oleObject" Target="embeddings/oleObject110.bin"/><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26.wmf"/><Relationship Id="rId276" Type="http://schemas.openxmlformats.org/officeDocument/2006/relationships/oleObject" Target="embeddings/oleObject131.bin"/><Relationship Id="rId297" Type="http://schemas.openxmlformats.org/officeDocument/2006/relationships/image" Target="media/image147.wmf"/><Relationship Id="rId441" Type="http://schemas.openxmlformats.org/officeDocument/2006/relationships/oleObject" Target="embeddings/oleObject214.bin"/><Relationship Id="rId462" Type="http://schemas.openxmlformats.org/officeDocument/2006/relationships/image" Target="media/image229.wmf"/><Relationship Id="rId483" Type="http://schemas.openxmlformats.org/officeDocument/2006/relationships/hyperlink" Target="http://apps.isiknowledge.com.gate6.inist.fr/full_record.do?product=WOS&amp;search_mode=GeneralSearch&amp;qid=2&amp;SID=R1E2L4aamn325laBikA&amp;page=1&amp;doc=1" TargetMode="External"/><Relationship Id="rId518" Type="http://schemas.openxmlformats.org/officeDocument/2006/relationships/hyperlink" Target="http://adsabs.harvard.edu/cgi-bin/author_form?author=Yepes,+G&amp;fullauthor=Yepes,%20G.&amp;charset=UTF-8&amp;db_key=AST" TargetMode="External"/><Relationship Id="rId539" Type="http://schemas.openxmlformats.org/officeDocument/2006/relationships/hyperlink" Target="http://www.sciencedirect.com/science/article/pii/S0045793013003873" TargetMode="External"/><Relationship Id="rId40" Type="http://schemas.openxmlformats.org/officeDocument/2006/relationships/oleObject" Target="embeddings/oleObject12.bin"/><Relationship Id="rId115" Type="http://schemas.openxmlformats.org/officeDocument/2006/relationships/image" Target="media/image57.wmf"/><Relationship Id="rId136" Type="http://schemas.openxmlformats.org/officeDocument/2006/relationships/image" Target="media/image67.wmf"/><Relationship Id="rId157" Type="http://schemas.openxmlformats.org/officeDocument/2006/relationships/oleObject" Target="embeddings/oleObject71.bin"/><Relationship Id="rId178" Type="http://schemas.openxmlformats.org/officeDocument/2006/relationships/image" Target="media/image88.wmf"/><Relationship Id="rId301" Type="http://schemas.openxmlformats.org/officeDocument/2006/relationships/image" Target="media/image149.wmf"/><Relationship Id="rId322" Type="http://schemas.openxmlformats.org/officeDocument/2006/relationships/image" Target="media/image159.wmf"/><Relationship Id="rId343" Type="http://schemas.openxmlformats.org/officeDocument/2006/relationships/oleObject" Target="embeddings/oleObject165.bin"/><Relationship Id="rId364" Type="http://schemas.openxmlformats.org/officeDocument/2006/relationships/image" Target="media/image180.wmf"/><Relationship Id="rId550" Type="http://schemas.openxmlformats.org/officeDocument/2006/relationships/hyperlink" Target="http://onlinelibrary.wiley.com/doi/10.1002/nme.v92.4/issuetoc" TargetMode="External"/><Relationship Id="rId61" Type="http://schemas.openxmlformats.org/officeDocument/2006/relationships/image" Target="media/image30.wmf"/><Relationship Id="rId82" Type="http://schemas.openxmlformats.org/officeDocument/2006/relationships/oleObject" Target="embeddings/oleObject33.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oleObject" Target="embeddings/oleObject2.bin"/><Relationship Id="rId224" Type="http://schemas.openxmlformats.org/officeDocument/2006/relationships/image" Target="media/image111.wmf"/><Relationship Id="rId245" Type="http://schemas.openxmlformats.org/officeDocument/2006/relationships/image" Target="media/image121.wmf"/><Relationship Id="rId266" Type="http://schemas.openxmlformats.org/officeDocument/2006/relationships/oleObject" Target="embeddings/oleObject126.bin"/><Relationship Id="rId287" Type="http://schemas.openxmlformats.org/officeDocument/2006/relationships/image" Target="media/image142.wmf"/><Relationship Id="rId410" Type="http://schemas.openxmlformats.org/officeDocument/2006/relationships/image" Target="media/image203.wmf"/><Relationship Id="rId431" Type="http://schemas.openxmlformats.org/officeDocument/2006/relationships/oleObject" Target="embeddings/oleObject209.bin"/><Relationship Id="rId452" Type="http://schemas.openxmlformats.org/officeDocument/2006/relationships/image" Target="media/image224.wmf"/><Relationship Id="rId473" Type="http://schemas.openxmlformats.org/officeDocument/2006/relationships/oleObject" Target="embeddings/oleObject230.bin"/><Relationship Id="rId494" Type="http://schemas.openxmlformats.org/officeDocument/2006/relationships/hyperlink" Target="http://adsabs.harvard.edu/cgi-bin/author_form?author=Frenk,+C&amp;fullauthor=Frenk,%20C.%20S.&amp;charset=UTF-8&amp;db_key=AST" TargetMode="External"/><Relationship Id="rId508" Type="http://schemas.openxmlformats.org/officeDocument/2006/relationships/hyperlink" Target="http://adsabs.harvard.edu/cgi-bin/author_form?author=Ostriker,+J&amp;fullauthor=Ostriker,%20J.%20P.&amp;charset=UTF-8&amp;db_key=AST" TargetMode="External"/><Relationship Id="rId529" Type="http://schemas.openxmlformats.org/officeDocument/2006/relationships/hyperlink" Target="http://lmfa.ec-lyon.fr/publi/search.php?search=journal&amp;id=59" TargetMode="External"/><Relationship Id="rId30" Type="http://schemas.openxmlformats.org/officeDocument/2006/relationships/comments" Target="comments.xml"/><Relationship Id="rId105" Type="http://schemas.openxmlformats.org/officeDocument/2006/relationships/image" Target="media/image52.wmf"/><Relationship Id="rId126" Type="http://schemas.openxmlformats.org/officeDocument/2006/relationships/image" Target="media/image62.wmf"/><Relationship Id="rId147" Type="http://schemas.openxmlformats.org/officeDocument/2006/relationships/oleObject" Target="embeddings/oleObject66.bin"/><Relationship Id="rId168" Type="http://schemas.openxmlformats.org/officeDocument/2006/relationships/image" Target="media/image83.wmf"/><Relationship Id="rId312" Type="http://schemas.openxmlformats.org/officeDocument/2006/relationships/image" Target="media/image154.wmf"/><Relationship Id="rId333" Type="http://schemas.openxmlformats.org/officeDocument/2006/relationships/oleObject" Target="embeddings/oleObject160.bin"/><Relationship Id="rId354" Type="http://schemas.openxmlformats.org/officeDocument/2006/relationships/image" Target="media/image175.wmf"/><Relationship Id="rId540" Type="http://schemas.openxmlformats.org/officeDocument/2006/relationships/hyperlink" Target="http://www.sciencedirect.com/science/journal/00457930" TargetMode="Externa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6.wmf"/><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96.wmf"/><Relationship Id="rId561"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image" Target="media/image116.wmf"/><Relationship Id="rId256" Type="http://schemas.openxmlformats.org/officeDocument/2006/relationships/oleObject" Target="embeddings/oleObject121.bin"/><Relationship Id="rId277" Type="http://schemas.openxmlformats.org/officeDocument/2006/relationships/image" Target="media/image137.wmf"/><Relationship Id="rId298" Type="http://schemas.openxmlformats.org/officeDocument/2006/relationships/oleObject" Target="embeddings/oleObject142.bin"/><Relationship Id="rId400" Type="http://schemas.openxmlformats.org/officeDocument/2006/relationships/image" Target="media/image198.wmf"/><Relationship Id="rId421" Type="http://schemas.openxmlformats.org/officeDocument/2006/relationships/oleObject" Target="embeddings/oleObject204.bin"/><Relationship Id="rId442" Type="http://schemas.openxmlformats.org/officeDocument/2006/relationships/image" Target="media/image219.wmf"/><Relationship Id="rId463" Type="http://schemas.openxmlformats.org/officeDocument/2006/relationships/oleObject" Target="embeddings/oleObject225.bin"/><Relationship Id="rId484" Type="http://schemas.openxmlformats.org/officeDocument/2006/relationships/hyperlink" Target="http://www.sciencedirect.com/science/article/pii/S0045793013002879" TargetMode="External"/><Relationship Id="rId519" Type="http://schemas.openxmlformats.org/officeDocument/2006/relationships/hyperlink" Target="https://github.com/OSGeo/gdal" TargetMode="External"/><Relationship Id="rId116" Type="http://schemas.openxmlformats.org/officeDocument/2006/relationships/oleObject" Target="embeddings/oleObject50.bin"/><Relationship Id="rId137" Type="http://schemas.openxmlformats.org/officeDocument/2006/relationships/oleObject" Target="embeddings/oleObject61.bin"/><Relationship Id="rId158" Type="http://schemas.openxmlformats.org/officeDocument/2006/relationships/image" Target="media/image78.wmf"/><Relationship Id="rId302" Type="http://schemas.openxmlformats.org/officeDocument/2006/relationships/oleObject" Target="embeddings/oleObject144.bin"/><Relationship Id="rId323" Type="http://schemas.openxmlformats.org/officeDocument/2006/relationships/oleObject" Target="embeddings/oleObject155.bin"/><Relationship Id="rId344" Type="http://schemas.openxmlformats.org/officeDocument/2006/relationships/image" Target="media/image170.wmf"/><Relationship Id="rId530" Type="http://schemas.openxmlformats.org/officeDocument/2006/relationships/hyperlink" Target="http://apps.isiknowledge.com.gate6.inist.fr/full_record.do?product=WOS&amp;search_mode=GeneralSearch&amp;qid=3&amp;SID=Q2CdEk6M@Noh331IPkP&amp;page=1&amp;doc=2" TargetMode="External"/><Relationship Id="rId20" Type="http://schemas.openxmlformats.org/officeDocument/2006/relationships/image" Target="media/image10.wmf"/><Relationship Id="rId41" Type="http://schemas.openxmlformats.org/officeDocument/2006/relationships/image" Target="media/image20.wmf"/><Relationship Id="rId62" Type="http://schemas.openxmlformats.org/officeDocument/2006/relationships/oleObject" Target="embeddings/oleObject23.bin"/><Relationship Id="rId83" Type="http://schemas.openxmlformats.org/officeDocument/2006/relationships/image" Target="media/image41.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91.wmf"/><Relationship Id="rId551" Type="http://schemas.openxmlformats.org/officeDocument/2006/relationships/hyperlink" Target="http://www.sciencedirect.com/science/article/pii/S0045794913001843" TargetMode="External"/><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5.bin"/><Relationship Id="rId246" Type="http://schemas.openxmlformats.org/officeDocument/2006/relationships/oleObject" Target="embeddings/oleObject116.bin"/><Relationship Id="rId267" Type="http://schemas.openxmlformats.org/officeDocument/2006/relationships/image" Target="media/image132.wmf"/><Relationship Id="rId288" Type="http://schemas.openxmlformats.org/officeDocument/2006/relationships/oleObject" Target="embeddings/oleObject137.bin"/><Relationship Id="rId411" Type="http://schemas.openxmlformats.org/officeDocument/2006/relationships/oleObject" Target="embeddings/oleObject199.bin"/><Relationship Id="rId432" Type="http://schemas.openxmlformats.org/officeDocument/2006/relationships/image" Target="media/image214.wmf"/><Relationship Id="rId453" Type="http://schemas.openxmlformats.org/officeDocument/2006/relationships/oleObject" Target="embeddings/oleObject220.bin"/><Relationship Id="rId474" Type="http://schemas.openxmlformats.org/officeDocument/2006/relationships/image" Target="media/image235.wmf"/><Relationship Id="rId509" Type="http://schemas.openxmlformats.org/officeDocument/2006/relationships/hyperlink" Target="http://adsabs.harvard.edu/cgi-bin/author_form?author=Owen,+J&amp;fullauthor=Owen,%20J.%20M.&amp;charset=UTF-8&amp;db_key=AST" TargetMode="External"/><Relationship Id="rId106" Type="http://schemas.openxmlformats.org/officeDocument/2006/relationships/oleObject" Target="embeddings/oleObject45.bin"/><Relationship Id="rId127" Type="http://schemas.openxmlformats.org/officeDocument/2006/relationships/oleObject" Target="embeddings/oleObject56.bin"/><Relationship Id="rId313" Type="http://schemas.openxmlformats.org/officeDocument/2006/relationships/oleObject" Target="embeddings/oleObject150.bin"/><Relationship Id="rId495" Type="http://schemas.openxmlformats.org/officeDocument/2006/relationships/hyperlink" Target="http://adsabs.harvard.edu/cgi-bin/author_form?author=White,+S&amp;fullauthor=White,%20S.%20D.%20M.&amp;charset=UTF-8&amp;db_key=AST" TargetMode="External"/><Relationship Id="rId10" Type="http://schemas.openxmlformats.org/officeDocument/2006/relationships/image" Target="media/image2.png"/><Relationship Id="rId31" Type="http://schemas.openxmlformats.org/officeDocument/2006/relationships/image" Target="media/image15.wmf"/><Relationship Id="rId52" Type="http://schemas.openxmlformats.org/officeDocument/2006/relationships/oleObject" Target="embeddings/oleObject18.bin"/><Relationship Id="rId73" Type="http://schemas.openxmlformats.org/officeDocument/2006/relationships/image" Target="media/image36.wmf"/><Relationship Id="rId94" Type="http://schemas.openxmlformats.org/officeDocument/2006/relationships/oleObject" Target="embeddings/oleObject39.bin"/><Relationship Id="rId148" Type="http://schemas.openxmlformats.org/officeDocument/2006/relationships/image" Target="media/image73.wmf"/><Relationship Id="rId169" Type="http://schemas.openxmlformats.org/officeDocument/2006/relationships/oleObject" Target="embeddings/oleObject77.bin"/><Relationship Id="rId334" Type="http://schemas.openxmlformats.org/officeDocument/2006/relationships/image" Target="media/image165.wmf"/><Relationship Id="rId355" Type="http://schemas.openxmlformats.org/officeDocument/2006/relationships/oleObject" Target="embeddings/oleObject171.bin"/><Relationship Id="rId376" Type="http://schemas.openxmlformats.org/officeDocument/2006/relationships/image" Target="media/image186.wmf"/><Relationship Id="rId397" Type="http://schemas.openxmlformats.org/officeDocument/2006/relationships/oleObject" Target="embeddings/oleObject192.bin"/><Relationship Id="rId520" Type="http://schemas.openxmlformats.org/officeDocument/2006/relationships/hyperlink" Target="http://www.geo-slope.com" TargetMode="External"/><Relationship Id="rId541" Type="http://schemas.openxmlformats.org/officeDocument/2006/relationships/hyperlink" Target="http://www.sciencedirect.com/science/journal/00457930/88/supp/C" TargetMode="External"/><Relationship Id="rId4" Type="http://schemas.microsoft.com/office/2007/relationships/stylesWithEffects" Target="stylesWithEffects.xml"/><Relationship Id="rId180" Type="http://schemas.openxmlformats.org/officeDocument/2006/relationships/image" Target="media/image89.wmf"/><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27.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image" Target="media/image209.wmf"/><Relationship Id="rId443" Type="http://schemas.openxmlformats.org/officeDocument/2006/relationships/oleObject" Target="embeddings/oleObject215.bin"/><Relationship Id="rId464" Type="http://schemas.openxmlformats.org/officeDocument/2006/relationships/image" Target="media/image230.wmf"/><Relationship Id="rId303" Type="http://schemas.openxmlformats.org/officeDocument/2006/relationships/image" Target="media/image150.wmf"/><Relationship Id="rId485" Type="http://schemas.openxmlformats.org/officeDocument/2006/relationships/hyperlink" Target="http://www.sciencedirect.com/science/article/pii/S0045793013002879" TargetMode="External"/><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image" Target="media/image68.wmf"/><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hyperlink" Target="http://adsabs.harvard.edu/cgi-bin/author_form?author=Pearce,+F&amp;fullauthor=Pearce,%20F.%20R.&amp;charset=UTF-8&amp;db_key=AST" TargetMode="External"/><Relationship Id="rId552" Type="http://schemas.openxmlformats.org/officeDocument/2006/relationships/hyperlink" Target="http://www.sciencedirect.com/science/article/pii/S0045794913001843" TargetMode="Externa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22.wmf"/><Relationship Id="rId412" Type="http://schemas.openxmlformats.org/officeDocument/2006/relationships/image" Target="media/image204.wmf"/><Relationship Id="rId107" Type="http://schemas.openxmlformats.org/officeDocument/2006/relationships/image" Target="media/image53.wmf"/><Relationship Id="rId289" Type="http://schemas.openxmlformats.org/officeDocument/2006/relationships/image" Target="media/image143.wmf"/><Relationship Id="rId454" Type="http://schemas.openxmlformats.org/officeDocument/2006/relationships/image" Target="media/image225.wmf"/><Relationship Id="rId496" Type="http://schemas.openxmlformats.org/officeDocument/2006/relationships/hyperlink" Target="http://adsabs.harvard.edu/cgi-bin/author_form?author=Bode,+P&amp;fullauthor=Bode,%20P.&amp;charset=UTF-8&amp;db_key=AST" TargetMode="External"/><Relationship Id="rId11" Type="http://schemas.openxmlformats.org/officeDocument/2006/relationships/image" Target="media/image3.png"/><Relationship Id="rId53" Type="http://schemas.openxmlformats.org/officeDocument/2006/relationships/image" Target="media/image26.wmf"/><Relationship Id="rId149" Type="http://schemas.openxmlformats.org/officeDocument/2006/relationships/oleObject" Target="embeddings/oleObject67.bin"/><Relationship Id="rId314" Type="http://schemas.openxmlformats.org/officeDocument/2006/relationships/image" Target="media/image155.wmf"/><Relationship Id="rId356" Type="http://schemas.openxmlformats.org/officeDocument/2006/relationships/image" Target="media/image176.wmf"/><Relationship Id="rId398" Type="http://schemas.openxmlformats.org/officeDocument/2006/relationships/image" Target="media/image197.wmf"/><Relationship Id="rId521" Type="http://schemas.openxmlformats.org/officeDocument/2006/relationships/hyperlink" Target="https://github.com/git/git" TargetMode="External"/><Relationship Id="rId95" Type="http://schemas.openxmlformats.org/officeDocument/2006/relationships/image" Target="media/image47.wmf"/><Relationship Id="rId160" Type="http://schemas.openxmlformats.org/officeDocument/2006/relationships/image" Target="media/image79.wmf"/><Relationship Id="rId216" Type="http://schemas.openxmlformats.org/officeDocument/2006/relationships/image" Target="media/image109.wmf"/><Relationship Id="rId423" Type="http://schemas.openxmlformats.org/officeDocument/2006/relationships/oleObject" Target="embeddings/oleObject205.bin"/><Relationship Id="rId258" Type="http://schemas.openxmlformats.org/officeDocument/2006/relationships/oleObject" Target="embeddings/oleObject122.bin"/><Relationship Id="rId465" Type="http://schemas.openxmlformats.org/officeDocument/2006/relationships/oleObject" Target="embeddings/oleObject226.bin"/><Relationship Id="rId22" Type="http://schemas.openxmlformats.org/officeDocument/2006/relationships/image" Target="media/image11.wmf"/><Relationship Id="rId64" Type="http://schemas.openxmlformats.org/officeDocument/2006/relationships/oleObject" Target="embeddings/oleObject24.bin"/><Relationship Id="rId118" Type="http://schemas.openxmlformats.org/officeDocument/2006/relationships/image" Target="media/image58.wmf"/><Relationship Id="rId325" Type="http://schemas.openxmlformats.org/officeDocument/2006/relationships/oleObject" Target="embeddings/oleObject156.bin"/><Relationship Id="rId367" Type="http://schemas.openxmlformats.org/officeDocument/2006/relationships/oleObject" Target="embeddings/oleObject177.bin"/><Relationship Id="rId532" Type="http://schemas.openxmlformats.org/officeDocument/2006/relationships/hyperlink" Target="http://www.scopus.com.scopeesprx.elsevier.com/authid/detail.url?authorId=7101880965&amp;amp;eid=2-s2.0-84872045174" TargetMode="External"/><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image" Target="media/image133.wmf"/><Relationship Id="rId434" Type="http://schemas.openxmlformats.org/officeDocument/2006/relationships/image" Target="media/image215.wmf"/><Relationship Id="rId476" Type="http://schemas.openxmlformats.org/officeDocument/2006/relationships/image" Target="media/image236.wmf"/><Relationship Id="rId33" Type="http://schemas.openxmlformats.org/officeDocument/2006/relationships/image" Target="media/image16.wmf"/><Relationship Id="rId129" Type="http://schemas.openxmlformats.org/officeDocument/2006/relationships/oleObject" Target="embeddings/oleObject57.bin"/><Relationship Id="rId280" Type="http://schemas.openxmlformats.org/officeDocument/2006/relationships/oleObject" Target="embeddings/oleObject133.bin"/><Relationship Id="rId336" Type="http://schemas.openxmlformats.org/officeDocument/2006/relationships/image" Target="media/image166.wmf"/><Relationship Id="rId501" Type="http://schemas.openxmlformats.org/officeDocument/2006/relationships/hyperlink" Target="http://adsabs.harvard.edu/cgi-bin/author_form?author=Evrard,+A&amp;fullauthor=Evrard,%20A.%20E.&amp;charset=UTF-8&amp;db_key=AST" TargetMode="External"/><Relationship Id="rId543" Type="http://schemas.openxmlformats.org/officeDocument/2006/relationships/hyperlink" Target="http://adsabs.harvard.edu/cgi-bin/author_form?author=Federrath,+C&amp;fullauthor=Federrath,%20Christoph&amp;charset=UTF-8&amp;db_key=AST" TargetMode="External"/><Relationship Id="rId75" Type="http://schemas.openxmlformats.org/officeDocument/2006/relationships/image" Target="media/image37.wmf"/><Relationship Id="rId140" Type="http://schemas.openxmlformats.org/officeDocument/2006/relationships/image" Target="media/image69.wmf"/><Relationship Id="rId182" Type="http://schemas.openxmlformats.org/officeDocument/2006/relationships/image" Target="media/image90.wmf"/><Relationship Id="rId378" Type="http://schemas.openxmlformats.org/officeDocument/2006/relationships/image" Target="media/image187.wmf"/><Relationship Id="rId403" Type="http://schemas.openxmlformats.org/officeDocument/2006/relationships/oleObject" Target="embeddings/oleObject195.bin"/><Relationship Id="rId6" Type="http://schemas.openxmlformats.org/officeDocument/2006/relationships/webSettings" Target="webSettings.xml"/><Relationship Id="rId238" Type="http://schemas.openxmlformats.org/officeDocument/2006/relationships/oleObject" Target="embeddings/oleObject112.bin"/><Relationship Id="rId445" Type="http://schemas.openxmlformats.org/officeDocument/2006/relationships/oleObject" Target="embeddings/oleObject216.bin"/><Relationship Id="rId487" Type="http://schemas.openxmlformats.org/officeDocument/2006/relationships/hyperlink" Target="http://onlinelibrary.wiley.com/doi/10.1111/mnr.2012.423.issue-3/issuetoc" TargetMode="External"/><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7.bin"/><Relationship Id="rId512" Type="http://schemas.openxmlformats.org/officeDocument/2006/relationships/hyperlink" Target="http://adsabs.harvard.edu/cgi-bin/author_form?author=Steinmetz,+M&amp;fullauthor=Steinmetz,%20M.&amp;charset=UTF-8&amp;db_key=AST" TargetMode="External"/><Relationship Id="rId44" Type="http://schemas.openxmlformats.org/officeDocument/2006/relationships/oleObject" Target="embeddings/oleObject14.bin"/><Relationship Id="rId86" Type="http://schemas.openxmlformats.org/officeDocument/2006/relationships/oleObject" Target="embeddings/oleObject35.bin"/><Relationship Id="rId151" Type="http://schemas.openxmlformats.org/officeDocument/2006/relationships/oleObject" Target="embeddings/oleObject68.bin"/><Relationship Id="rId389" Type="http://schemas.openxmlformats.org/officeDocument/2006/relationships/oleObject" Target="embeddings/oleObject188.bin"/><Relationship Id="rId554" Type="http://schemas.openxmlformats.org/officeDocument/2006/relationships/hyperlink" Target="http://www.sciencedirect.com/science/journal/00457949" TargetMode="External"/><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image" Target="media/image123.wmf"/><Relationship Id="rId414" Type="http://schemas.openxmlformats.org/officeDocument/2006/relationships/image" Target="media/image205.wmf"/><Relationship Id="rId456" Type="http://schemas.openxmlformats.org/officeDocument/2006/relationships/image" Target="media/image226.wmf"/><Relationship Id="rId498" Type="http://schemas.openxmlformats.org/officeDocument/2006/relationships/hyperlink" Target="http://adsabs.harvard.edu/cgi-bin/author_form?author=Bryan,+G&amp;fullauthor=Bryan,%20G.%20L.&amp;charset=UTF-8&amp;db_key=AST" TargetMode="External"/><Relationship Id="rId13" Type="http://schemas.openxmlformats.org/officeDocument/2006/relationships/image" Target="media/image5.png"/><Relationship Id="rId109" Type="http://schemas.openxmlformats.org/officeDocument/2006/relationships/image" Target="media/image54.wmf"/><Relationship Id="rId260" Type="http://schemas.openxmlformats.org/officeDocument/2006/relationships/oleObject" Target="embeddings/oleObject123.bin"/><Relationship Id="rId316" Type="http://schemas.openxmlformats.org/officeDocument/2006/relationships/image" Target="media/image156.wmf"/><Relationship Id="rId523" Type="http://schemas.openxmlformats.org/officeDocument/2006/relationships/hyperlink" Target="https://www.ghostscript.com/" TargetMode="External"/><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image" Target="media/image59.wmf"/><Relationship Id="rId358" Type="http://schemas.openxmlformats.org/officeDocument/2006/relationships/image" Target="media/image177.wmf"/><Relationship Id="rId162" Type="http://schemas.openxmlformats.org/officeDocument/2006/relationships/image" Target="media/image80.wmf"/><Relationship Id="rId218" Type="http://schemas.openxmlformats.org/officeDocument/2006/relationships/oleObject" Target="embeddings/oleObject100.bin"/><Relationship Id="rId425" Type="http://schemas.openxmlformats.org/officeDocument/2006/relationships/oleObject" Target="embeddings/oleObject206.bin"/><Relationship Id="rId467" Type="http://schemas.openxmlformats.org/officeDocument/2006/relationships/oleObject" Target="embeddings/oleObject227.bin"/><Relationship Id="rId271" Type="http://schemas.openxmlformats.org/officeDocument/2006/relationships/image" Target="media/image134.wmf"/><Relationship Id="rId24" Type="http://schemas.openxmlformats.org/officeDocument/2006/relationships/image" Target="media/image12.wmf"/><Relationship Id="rId66" Type="http://schemas.openxmlformats.org/officeDocument/2006/relationships/oleObject" Target="embeddings/oleObject25.bin"/><Relationship Id="rId131" Type="http://schemas.openxmlformats.org/officeDocument/2006/relationships/oleObject" Target="embeddings/oleObject58.bin"/><Relationship Id="rId327" Type="http://schemas.openxmlformats.org/officeDocument/2006/relationships/oleObject" Target="embeddings/oleObject157.bin"/><Relationship Id="rId369" Type="http://schemas.openxmlformats.org/officeDocument/2006/relationships/oleObject" Target="embeddings/oleObject178.bin"/><Relationship Id="rId534" Type="http://schemas.openxmlformats.org/officeDocument/2006/relationships/hyperlink" Target="http://www.scopus.com.scopeesprx.elsevier.com/source/sourceInfo.url?sourceId=18534&amp;origin=recordpage" TargetMode="External"/><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88.wmf"/><Relationship Id="rId436" Type="http://schemas.openxmlformats.org/officeDocument/2006/relationships/image" Target="media/image216.wmf"/><Relationship Id="rId240" Type="http://schemas.openxmlformats.org/officeDocument/2006/relationships/oleObject" Target="embeddings/oleObject113.bin"/><Relationship Id="rId478" Type="http://schemas.openxmlformats.org/officeDocument/2006/relationships/image" Target="media/image237.wmf"/><Relationship Id="rId35" Type="http://schemas.openxmlformats.org/officeDocument/2006/relationships/image" Target="media/image17.wmf"/><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oleObject" Target="embeddings/oleObject134.bin"/><Relationship Id="rId338" Type="http://schemas.openxmlformats.org/officeDocument/2006/relationships/image" Target="media/image167.wmf"/><Relationship Id="rId503" Type="http://schemas.openxmlformats.org/officeDocument/2006/relationships/hyperlink" Target="http://adsabs.harvard.edu/cgi-bin/author_form?author=Jenkins,+A&amp;fullauthor=Jenkins,%20A.&amp;charset=UTF-8&amp;db_key=AST" TargetMode="External"/><Relationship Id="rId545" Type="http://schemas.openxmlformats.org/officeDocument/2006/relationships/hyperlink" Target="https://github.com/AndreaAmicarelliRSE/SPHERA" TargetMode="External"/><Relationship Id="rId8" Type="http://schemas.openxmlformats.org/officeDocument/2006/relationships/endnotes" Target="endnotes.xml"/><Relationship Id="rId142" Type="http://schemas.openxmlformats.org/officeDocument/2006/relationships/image" Target="media/image70.wmf"/><Relationship Id="rId184" Type="http://schemas.openxmlformats.org/officeDocument/2006/relationships/image" Target="media/image91.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251" Type="http://schemas.openxmlformats.org/officeDocument/2006/relationships/image" Target="media/image124.wmf"/><Relationship Id="rId489" Type="http://schemas.openxmlformats.org/officeDocument/2006/relationships/hyperlink" Target="http://www.sciencedirect.com/science/article/pii/S0304389411006601" TargetMode="External"/><Relationship Id="rId46" Type="http://schemas.openxmlformats.org/officeDocument/2006/relationships/oleObject" Target="embeddings/oleObject15.bin"/><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8.bin"/><Relationship Id="rId514" Type="http://schemas.openxmlformats.org/officeDocument/2006/relationships/hyperlink" Target="http://adsabs.harvard.edu/cgi-bin/author_form?author=Villumsen,+J&amp;fullauthor=Villumsen,%20J.%20V.&amp;charset=UTF-8&amp;db_key=AST" TargetMode="External"/><Relationship Id="rId556" Type="http://schemas.openxmlformats.org/officeDocument/2006/relationships/hyperlink" Target="http://dx.doi.org/10.1016/j.cma.2012.12.014" TargetMode="External"/><Relationship Id="rId88" Type="http://schemas.openxmlformats.org/officeDocument/2006/relationships/oleObject" Target="embeddings/oleObject36.bin"/><Relationship Id="rId111" Type="http://schemas.openxmlformats.org/officeDocument/2006/relationships/image" Target="media/image55.wmf"/><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8.wmf"/><Relationship Id="rId416" Type="http://schemas.openxmlformats.org/officeDocument/2006/relationships/image" Target="media/image206.wmf"/><Relationship Id="rId220" Type="http://schemas.openxmlformats.org/officeDocument/2006/relationships/oleObject" Target="embeddings/oleObject102.bin"/><Relationship Id="rId458" Type="http://schemas.openxmlformats.org/officeDocument/2006/relationships/image" Target="media/image227.wmf"/><Relationship Id="rId15" Type="http://schemas.openxmlformats.org/officeDocument/2006/relationships/image" Target="media/image7.png"/><Relationship Id="rId57" Type="http://schemas.openxmlformats.org/officeDocument/2006/relationships/image" Target="media/image28.wmf"/><Relationship Id="rId262" Type="http://schemas.openxmlformats.org/officeDocument/2006/relationships/oleObject" Target="embeddings/oleObject124.bin"/><Relationship Id="rId318" Type="http://schemas.openxmlformats.org/officeDocument/2006/relationships/image" Target="media/image157.wmf"/><Relationship Id="rId525" Type="http://schemas.openxmlformats.org/officeDocument/2006/relationships/hyperlink" Target="http://onlinelibrary.wiley.com/doi/10.1002/fld.v71.9/issuetoc"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1</b:RefOrder>
  </b:Source>
</b:Sources>
</file>

<file path=customXml/itemProps1.xml><?xml version="1.0" encoding="utf-8"?>
<ds:datastoreItem xmlns:ds="http://schemas.openxmlformats.org/officeDocument/2006/customXml" ds:itemID="{621E5954-66DF-4835-9C29-1D9DEDD73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131</Pages>
  <Words>54005</Words>
  <Characters>307835</Characters>
  <Application>Microsoft Office Word</Application>
  <DocSecurity>0</DocSecurity>
  <Lines>2565</Lines>
  <Paragraphs>722</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361118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Amicarelli Andrea (RSE)</cp:lastModifiedBy>
  <cp:revision>208</cp:revision>
  <cp:lastPrinted>2018-08-07T09:31:00Z</cp:lastPrinted>
  <dcterms:created xsi:type="dcterms:W3CDTF">2018-08-01T10:44:00Z</dcterms:created>
  <dcterms:modified xsi:type="dcterms:W3CDTF">2020-08-06T10:00:00Z</dcterms:modified>
</cp:coreProperties>
</file>