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8D1C69">
        <w:rPr>
          <w:rFonts w:ascii="Times New Roman" w:hAnsi="Times New Roman"/>
          <w:b/>
          <w:sz w:val="24"/>
          <w:szCs w:val="24"/>
          <w:lang w:val="it-IT"/>
        </w:rPr>
        <w:t>.0</w:t>
      </w:r>
      <w:bookmarkStart w:id="0" w:name="_GoBack"/>
      <w:bookmarkEnd w:id="0"/>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E47D3F"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21065141" w:history="1">
        <w:r w:rsidR="00E47D3F" w:rsidRPr="00607EC5">
          <w:rPr>
            <w:rStyle w:val="Collegamentoipertestuale"/>
            <w:rFonts w:ascii="Book Antiqua" w:hAnsi="Book Antiqua"/>
            <w:caps/>
            <w:noProof/>
          </w:rPr>
          <w:t>1. Description and references</w:t>
        </w:r>
        <w:r w:rsidR="00E47D3F">
          <w:rPr>
            <w:noProof/>
            <w:webHidden/>
          </w:rPr>
          <w:tab/>
        </w:r>
        <w:r w:rsidR="00E47D3F">
          <w:rPr>
            <w:noProof/>
            <w:webHidden/>
          </w:rPr>
          <w:fldChar w:fldCharType="begin"/>
        </w:r>
        <w:r w:rsidR="00E47D3F">
          <w:rPr>
            <w:noProof/>
            <w:webHidden/>
          </w:rPr>
          <w:instrText xml:space="preserve"> PAGEREF _Toc521065141 \h </w:instrText>
        </w:r>
        <w:r w:rsidR="00E47D3F">
          <w:rPr>
            <w:noProof/>
            <w:webHidden/>
          </w:rPr>
        </w:r>
        <w:r w:rsidR="00E47D3F">
          <w:rPr>
            <w:noProof/>
            <w:webHidden/>
          </w:rPr>
          <w:fldChar w:fldCharType="separate"/>
        </w:r>
        <w:r w:rsidR="00484D38">
          <w:rPr>
            <w:noProof/>
            <w:webHidden/>
          </w:rPr>
          <w:t>3</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42" w:history="1">
        <w:r w:rsidR="00E47D3F" w:rsidRPr="00607EC5">
          <w:rPr>
            <w:rStyle w:val="Collegamentoipertestuale"/>
            <w:rFonts w:ascii="Book Antiqua" w:hAnsi="Book Antiqua"/>
            <w:caps/>
            <w:noProof/>
          </w:rPr>
          <w:t>2. Warranties and responsabilities</w:t>
        </w:r>
        <w:r w:rsidR="00E47D3F">
          <w:rPr>
            <w:noProof/>
            <w:webHidden/>
          </w:rPr>
          <w:tab/>
        </w:r>
        <w:r w:rsidR="00E47D3F">
          <w:rPr>
            <w:noProof/>
            <w:webHidden/>
          </w:rPr>
          <w:fldChar w:fldCharType="begin"/>
        </w:r>
        <w:r w:rsidR="00E47D3F">
          <w:rPr>
            <w:noProof/>
            <w:webHidden/>
          </w:rPr>
          <w:instrText xml:space="preserve"> PAGEREF _Toc521065142 \h </w:instrText>
        </w:r>
        <w:r w:rsidR="00E47D3F">
          <w:rPr>
            <w:noProof/>
            <w:webHidden/>
          </w:rPr>
        </w:r>
        <w:r w:rsidR="00E47D3F">
          <w:rPr>
            <w:noProof/>
            <w:webHidden/>
          </w:rPr>
          <w:fldChar w:fldCharType="separate"/>
        </w:r>
        <w:r w:rsidR="00484D38">
          <w:rPr>
            <w:noProof/>
            <w:webHidden/>
          </w:rPr>
          <w:t>5</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43" w:history="1">
        <w:r w:rsidR="00E47D3F" w:rsidRPr="00607EC5">
          <w:rPr>
            <w:rStyle w:val="Collegamentoipertestuale"/>
            <w:rFonts w:ascii="Book Antiqua" w:hAnsi="Book Antiqua"/>
            <w:caps/>
            <w:noProof/>
          </w:rPr>
          <w:t>3. Citation of SPHERA v.9.0.0</w:t>
        </w:r>
        <w:r w:rsidR="00E47D3F">
          <w:rPr>
            <w:noProof/>
            <w:webHidden/>
          </w:rPr>
          <w:tab/>
        </w:r>
        <w:r w:rsidR="00E47D3F">
          <w:rPr>
            <w:noProof/>
            <w:webHidden/>
          </w:rPr>
          <w:fldChar w:fldCharType="begin"/>
        </w:r>
        <w:r w:rsidR="00E47D3F">
          <w:rPr>
            <w:noProof/>
            <w:webHidden/>
          </w:rPr>
          <w:instrText xml:space="preserve"> PAGEREF _Toc521065143 \h </w:instrText>
        </w:r>
        <w:r w:rsidR="00E47D3F">
          <w:rPr>
            <w:noProof/>
            <w:webHidden/>
          </w:rPr>
        </w:r>
        <w:r w:rsidR="00E47D3F">
          <w:rPr>
            <w:noProof/>
            <w:webHidden/>
          </w:rPr>
          <w:fldChar w:fldCharType="separate"/>
        </w:r>
        <w:r w:rsidR="00484D38">
          <w:rPr>
            <w:noProof/>
            <w:webHidden/>
          </w:rPr>
          <w:t>6</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44" w:history="1">
        <w:r w:rsidR="00E47D3F" w:rsidRPr="00607EC5">
          <w:rPr>
            <w:rStyle w:val="Collegamentoipertestuale"/>
            <w:rFonts w:ascii="Book Antiqua" w:hAnsi="Book Antiqua"/>
            <w:caps/>
            <w:noProof/>
          </w:rPr>
          <w:t>4. SPHERA developers/authors</w:t>
        </w:r>
        <w:r w:rsidR="00E47D3F">
          <w:rPr>
            <w:noProof/>
            <w:webHidden/>
          </w:rPr>
          <w:tab/>
        </w:r>
        <w:r w:rsidR="00E47D3F">
          <w:rPr>
            <w:noProof/>
            <w:webHidden/>
          </w:rPr>
          <w:fldChar w:fldCharType="begin"/>
        </w:r>
        <w:r w:rsidR="00E47D3F">
          <w:rPr>
            <w:noProof/>
            <w:webHidden/>
          </w:rPr>
          <w:instrText xml:space="preserve"> PAGEREF _Toc521065144 \h </w:instrText>
        </w:r>
        <w:r w:rsidR="00E47D3F">
          <w:rPr>
            <w:noProof/>
            <w:webHidden/>
          </w:rPr>
        </w:r>
        <w:r w:rsidR="00E47D3F">
          <w:rPr>
            <w:noProof/>
            <w:webHidden/>
          </w:rPr>
          <w:fldChar w:fldCharType="separate"/>
        </w:r>
        <w:r w:rsidR="00484D38">
          <w:rPr>
            <w:noProof/>
            <w:webHidden/>
          </w:rPr>
          <w:t>7</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45" w:history="1">
        <w:r w:rsidR="00E47D3F" w:rsidRPr="00607EC5">
          <w:rPr>
            <w:rStyle w:val="Collegamentoipertestuale"/>
            <w:rFonts w:ascii="Book Antiqua" w:hAnsi="Book Antiqua"/>
            <w:caps/>
            <w:noProof/>
          </w:rPr>
          <w:t>5. SPHERA official users</w:t>
        </w:r>
        <w:r w:rsidR="00E47D3F">
          <w:rPr>
            <w:noProof/>
            <w:webHidden/>
          </w:rPr>
          <w:tab/>
        </w:r>
        <w:r w:rsidR="00E47D3F">
          <w:rPr>
            <w:noProof/>
            <w:webHidden/>
          </w:rPr>
          <w:fldChar w:fldCharType="begin"/>
        </w:r>
        <w:r w:rsidR="00E47D3F">
          <w:rPr>
            <w:noProof/>
            <w:webHidden/>
          </w:rPr>
          <w:instrText xml:space="preserve"> PAGEREF _Toc521065145 \h </w:instrText>
        </w:r>
        <w:r w:rsidR="00E47D3F">
          <w:rPr>
            <w:noProof/>
            <w:webHidden/>
          </w:rPr>
        </w:r>
        <w:r w:rsidR="00E47D3F">
          <w:rPr>
            <w:noProof/>
            <w:webHidden/>
          </w:rPr>
          <w:fldChar w:fldCharType="separate"/>
        </w:r>
        <w:r w:rsidR="00484D38">
          <w:rPr>
            <w:noProof/>
            <w:webHidden/>
          </w:rPr>
          <w:t>8</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46" w:history="1">
        <w:r w:rsidR="00E47D3F" w:rsidRPr="00607EC5">
          <w:rPr>
            <w:rStyle w:val="Collegamentoipertestuale"/>
            <w:rFonts w:ascii="Book Antiqua" w:hAnsi="Book Antiqua"/>
            <w:caps/>
            <w:noProof/>
          </w:rPr>
          <w:t>6. The scheme for transport of solid bodies in free surface flows and the Semi-Analytic approach as a boundary treatment scheme for fixed boundaries</w:t>
        </w:r>
        <w:r w:rsidR="00E47D3F">
          <w:rPr>
            <w:noProof/>
            <w:webHidden/>
          </w:rPr>
          <w:tab/>
        </w:r>
        <w:r w:rsidR="00E47D3F">
          <w:rPr>
            <w:noProof/>
            <w:webHidden/>
          </w:rPr>
          <w:fldChar w:fldCharType="begin"/>
        </w:r>
        <w:r w:rsidR="00E47D3F">
          <w:rPr>
            <w:noProof/>
            <w:webHidden/>
          </w:rPr>
          <w:instrText xml:space="preserve"> PAGEREF _Toc521065146 \h </w:instrText>
        </w:r>
        <w:r w:rsidR="00E47D3F">
          <w:rPr>
            <w:noProof/>
            <w:webHidden/>
          </w:rPr>
        </w:r>
        <w:r w:rsidR="00E47D3F">
          <w:rPr>
            <w:noProof/>
            <w:webHidden/>
          </w:rPr>
          <w:fldChar w:fldCharType="separate"/>
        </w:r>
        <w:r w:rsidR="00484D38">
          <w:rPr>
            <w:noProof/>
            <w:webHidden/>
          </w:rPr>
          <w:t>15</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47" w:history="1">
        <w:r w:rsidR="00E47D3F" w:rsidRPr="00607EC5">
          <w:rPr>
            <w:rStyle w:val="Collegamentoipertestuale"/>
            <w:noProof/>
          </w:rPr>
          <w:t>6.1.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Smoothed Particle Hydrodynamics (SPH)</w:t>
        </w:r>
        <w:r w:rsidR="00E47D3F">
          <w:rPr>
            <w:noProof/>
            <w:webHidden/>
          </w:rPr>
          <w:tab/>
        </w:r>
        <w:r w:rsidR="00E47D3F">
          <w:rPr>
            <w:noProof/>
            <w:webHidden/>
          </w:rPr>
          <w:fldChar w:fldCharType="begin"/>
        </w:r>
        <w:r w:rsidR="00E47D3F">
          <w:rPr>
            <w:noProof/>
            <w:webHidden/>
          </w:rPr>
          <w:instrText xml:space="preserve"> PAGEREF _Toc521065147 \h </w:instrText>
        </w:r>
        <w:r w:rsidR="00E47D3F">
          <w:rPr>
            <w:noProof/>
            <w:webHidden/>
          </w:rPr>
        </w:r>
        <w:r w:rsidR="00E47D3F">
          <w:rPr>
            <w:noProof/>
            <w:webHidden/>
          </w:rPr>
          <w:fldChar w:fldCharType="separate"/>
        </w:r>
        <w:r w:rsidR="00484D38">
          <w:rPr>
            <w:noProof/>
            <w:webHidden/>
          </w:rPr>
          <w:t>15</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48" w:history="1">
        <w:r w:rsidR="00E47D3F" w:rsidRPr="00607EC5">
          <w:rPr>
            <w:rStyle w:val="Collegamentoipertestuale"/>
            <w:noProof/>
          </w:rPr>
          <w:t>6.2.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 approximation of the balance equations of fluid dynamics with the boundary treatment scheme of Di Monaco et al. (2011; semi-analytic approach)</w:t>
        </w:r>
        <w:r w:rsidR="00E47D3F">
          <w:rPr>
            <w:noProof/>
            <w:webHidden/>
          </w:rPr>
          <w:tab/>
        </w:r>
        <w:r w:rsidR="00E47D3F">
          <w:rPr>
            <w:noProof/>
            <w:webHidden/>
          </w:rPr>
          <w:fldChar w:fldCharType="begin"/>
        </w:r>
        <w:r w:rsidR="00E47D3F">
          <w:rPr>
            <w:noProof/>
            <w:webHidden/>
          </w:rPr>
          <w:instrText xml:space="preserve"> PAGEREF _Toc521065148 \h </w:instrText>
        </w:r>
        <w:r w:rsidR="00E47D3F">
          <w:rPr>
            <w:noProof/>
            <w:webHidden/>
          </w:rPr>
        </w:r>
        <w:r w:rsidR="00E47D3F">
          <w:rPr>
            <w:noProof/>
            <w:webHidden/>
          </w:rPr>
          <w:fldChar w:fldCharType="separate"/>
        </w:r>
        <w:r w:rsidR="00484D38">
          <w:rPr>
            <w:noProof/>
            <w:webHidden/>
          </w:rPr>
          <w:t>16</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49" w:history="1">
        <w:r w:rsidR="00E47D3F" w:rsidRPr="00607EC5">
          <w:rPr>
            <w:rStyle w:val="Collegamentoipertestuale"/>
            <w:noProof/>
          </w:rPr>
          <w:t>6.3.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 balance equations for rigid body transport</w:t>
        </w:r>
        <w:r w:rsidR="00E47D3F">
          <w:rPr>
            <w:noProof/>
            <w:webHidden/>
          </w:rPr>
          <w:tab/>
        </w:r>
        <w:r w:rsidR="00E47D3F">
          <w:rPr>
            <w:noProof/>
            <w:webHidden/>
          </w:rPr>
          <w:fldChar w:fldCharType="begin"/>
        </w:r>
        <w:r w:rsidR="00E47D3F">
          <w:rPr>
            <w:noProof/>
            <w:webHidden/>
          </w:rPr>
          <w:instrText xml:space="preserve"> PAGEREF _Toc521065149 \h </w:instrText>
        </w:r>
        <w:r w:rsidR="00E47D3F">
          <w:rPr>
            <w:noProof/>
            <w:webHidden/>
          </w:rPr>
        </w:r>
        <w:r w:rsidR="00E47D3F">
          <w:rPr>
            <w:noProof/>
            <w:webHidden/>
          </w:rPr>
          <w:fldChar w:fldCharType="separate"/>
        </w:r>
        <w:r w:rsidR="00484D38">
          <w:rPr>
            <w:noProof/>
            <w:webHidden/>
          </w:rPr>
          <w:t>18</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50" w:history="1">
        <w:r w:rsidR="00E47D3F" w:rsidRPr="00607EC5">
          <w:rPr>
            <w:rStyle w:val="Collegamentoipertestuale"/>
            <w:noProof/>
          </w:rPr>
          <w:t>6.4.</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Improving 3D rotations</w:t>
        </w:r>
        <w:r w:rsidR="00E47D3F">
          <w:rPr>
            <w:noProof/>
            <w:webHidden/>
          </w:rPr>
          <w:tab/>
        </w:r>
        <w:r w:rsidR="00E47D3F">
          <w:rPr>
            <w:noProof/>
            <w:webHidden/>
          </w:rPr>
          <w:fldChar w:fldCharType="begin"/>
        </w:r>
        <w:r w:rsidR="00E47D3F">
          <w:rPr>
            <w:noProof/>
            <w:webHidden/>
          </w:rPr>
          <w:instrText xml:space="preserve"> PAGEREF _Toc521065150 \h </w:instrText>
        </w:r>
        <w:r w:rsidR="00E47D3F">
          <w:rPr>
            <w:noProof/>
            <w:webHidden/>
          </w:rPr>
        </w:r>
        <w:r w:rsidR="00E47D3F">
          <w:rPr>
            <w:noProof/>
            <w:webHidden/>
          </w:rPr>
          <w:fldChar w:fldCharType="separate"/>
        </w:r>
        <w:r w:rsidR="00484D38">
          <w:rPr>
            <w:noProof/>
            <w:webHidden/>
          </w:rPr>
          <w:t>19</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51" w:history="1">
        <w:r w:rsidR="00E47D3F" w:rsidRPr="00607EC5">
          <w:rPr>
            <w:rStyle w:val="Collegamentoipertestuale"/>
            <w:noProof/>
          </w:rPr>
          <w:t>6.5.</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Sliding friction force</w:t>
        </w:r>
        <w:r w:rsidR="00E47D3F">
          <w:rPr>
            <w:noProof/>
            <w:webHidden/>
          </w:rPr>
          <w:tab/>
        </w:r>
        <w:r w:rsidR="00E47D3F">
          <w:rPr>
            <w:noProof/>
            <w:webHidden/>
          </w:rPr>
          <w:fldChar w:fldCharType="begin"/>
        </w:r>
        <w:r w:rsidR="00E47D3F">
          <w:rPr>
            <w:noProof/>
            <w:webHidden/>
          </w:rPr>
          <w:instrText xml:space="preserve"> PAGEREF _Toc521065151 \h </w:instrText>
        </w:r>
        <w:r w:rsidR="00E47D3F">
          <w:rPr>
            <w:noProof/>
            <w:webHidden/>
          </w:rPr>
        </w:r>
        <w:r w:rsidR="00E47D3F">
          <w:rPr>
            <w:noProof/>
            <w:webHidden/>
          </w:rPr>
          <w:fldChar w:fldCharType="separate"/>
        </w:r>
        <w:r w:rsidR="00484D38">
          <w:rPr>
            <w:noProof/>
            <w:webHidden/>
          </w:rPr>
          <w:t>21</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52" w:history="1">
        <w:r w:rsidR="00E47D3F" w:rsidRPr="00607EC5">
          <w:rPr>
            <w:rStyle w:val="Collegamentoipertestuale"/>
            <w:noProof/>
            <w:lang w:val="en-GB"/>
          </w:rPr>
          <w:t>6.5.1.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 (non-negative value for the input friction angle and body-frontier interactions)</w:t>
        </w:r>
        <w:r w:rsidR="00E47D3F">
          <w:rPr>
            <w:noProof/>
            <w:webHidden/>
          </w:rPr>
          <w:tab/>
        </w:r>
        <w:r w:rsidR="00E47D3F">
          <w:rPr>
            <w:noProof/>
            <w:webHidden/>
          </w:rPr>
          <w:fldChar w:fldCharType="begin"/>
        </w:r>
        <w:r w:rsidR="00E47D3F">
          <w:rPr>
            <w:noProof/>
            <w:webHidden/>
          </w:rPr>
          <w:instrText xml:space="preserve"> PAGEREF _Toc521065152 \h </w:instrText>
        </w:r>
        <w:r w:rsidR="00E47D3F">
          <w:rPr>
            <w:noProof/>
            <w:webHidden/>
          </w:rPr>
        </w:r>
        <w:r w:rsidR="00E47D3F">
          <w:rPr>
            <w:noProof/>
            <w:webHidden/>
          </w:rPr>
          <w:fldChar w:fldCharType="separate"/>
        </w:r>
        <w:r w:rsidR="00484D38">
          <w:rPr>
            <w:noProof/>
            <w:webHidden/>
          </w:rPr>
          <w:t>21</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53" w:history="1">
        <w:r w:rsidR="00E47D3F" w:rsidRPr="00607EC5">
          <w:rPr>
            <w:rStyle w:val="Collegamentoipertestuale"/>
            <w:noProof/>
            <w:lang w:val="en-GB"/>
          </w:rPr>
          <w:t>6.5.2.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 (negative value for the input friction angle or body-body interactions)</w:t>
        </w:r>
        <w:r w:rsidR="00E47D3F">
          <w:rPr>
            <w:noProof/>
            <w:webHidden/>
          </w:rPr>
          <w:tab/>
        </w:r>
        <w:r w:rsidR="00E47D3F">
          <w:rPr>
            <w:noProof/>
            <w:webHidden/>
          </w:rPr>
          <w:fldChar w:fldCharType="begin"/>
        </w:r>
        <w:r w:rsidR="00E47D3F">
          <w:rPr>
            <w:noProof/>
            <w:webHidden/>
          </w:rPr>
          <w:instrText xml:space="preserve"> PAGEREF _Toc521065153 \h </w:instrText>
        </w:r>
        <w:r w:rsidR="00E47D3F">
          <w:rPr>
            <w:noProof/>
            <w:webHidden/>
          </w:rPr>
        </w:r>
        <w:r w:rsidR="00E47D3F">
          <w:rPr>
            <w:noProof/>
            <w:webHidden/>
          </w:rPr>
          <w:fldChar w:fldCharType="separate"/>
        </w:r>
        <w:r w:rsidR="00484D38">
          <w:rPr>
            <w:noProof/>
            <w:webHidden/>
          </w:rPr>
          <w:t>22</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54" w:history="1">
        <w:r w:rsidR="00E47D3F" w:rsidRPr="00607EC5">
          <w:rPr>
            <w:rStyle w:val="Collegamentoipertestuale"/>
            <w:noProof/>
            <w:lang w:val="en-GB"/>
          </w:rPr>
          <w:t>6.5.3.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 stage</w:t>
        </w:r>
        <w:r w:rsidR="00E47D3F">
          <w:rPr>
            <w:noProof/>
            <w:webHidden/>
          </w:rPr>
          <w:tab/>
        </w:r>
        <w:r w:rsidR="00E47D3F">
          <w:rPr>
            <w:noProof/>
            <w:webHidden/>
          </w:rPr>
          <w:fldChar w:fldCharType="begin"/>
        </w:r>
        <w:r w:rsidR="00E47D3F">
          <w:rPr>
            <w:noProof/>
            <w:webHidden/>
          </w:rPr>
          <w:instrText xml:space="preserve"> PAGEREF _Toc521065154 \h </w:instrText>
        </w:r>
        <w:r w:rsidR="00E47D3F">
          <w:rPr>
            <w:noProof/>
            <w:webHidden/>
          </w:rPr>
        </w:r>
        <w:r w:rsidR="00E47D3F">
          <w:rPr>
            <w:noProof/>
            <w:webHidden/>
          </w:rPr>
          <w:fldChar w:fldCharType="separate"/>
        </w:r>
        <w:r w:rsidR="00484D38">
          <w:rPr>
            <w:noProof/>
            <w:webHidden/>
          </w:rPr>
          <w:t>23</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55" w:history="1">
        <w:r w:rsidR="00E47D3F" w:rsidRPr="00607EC5">
          <w:rPr>
            <w:rStyle w:val="Collegamentoipertestuale"/>
            <w:noProof/>
          </w:rPr>
          <w:t>6.6.</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Body-boundary normal reaction force under sliding (at null normal velocity)</w:t>
        </w:r>
        <w:r w:rsidR="00E47D3F">
          <w:rPr>
            <w:noProof/>
            <w:webHidden/>
          </w:rPr>
          <w:tab/>
        </w:r>
        <w:r w:rsidR="00E47D3F">
          <w:rPr>
            <w:noProof/>
            <w:webHidden/>
          </w:rPr>
          <w:fldChar w:fldCharType="begin"/>
        </w:r>
        <w:r w:rsidR="00E47D3F">
          <w:rPr>
            <w:noProof/>
            <w:webHidden/>
          </w:rPr>
          <w:instrText xml:space="preserve"> PAGEREF _Toc521065155 \h </w:instrText>
        </w:r>
        <w:r w:rsidR="00E47D3F">
          <w:rPr>
            <w:noProof/>
            <w:webHidden/>
          </w:rPr>
        </w:r>
        <w:r w:rsidR="00E47D3F">
          <w:rPr>
            <w:noProof/>
            <w:webHidden/>
          </w:rPr>
          <w:fldChar w:fldCharType="separate"/>
        </w:r>
        <w:r w:rsidR="00484D38">
          <w:rPr>
            <w:noProof/>
            <w:webHidden/>
          </w:rPr>
          <w:t>23</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56" w:history="1">
        <w:r w:rsidR="00E47D3F" w:rsidRPr="00607EC5">
          <w:rPr>
            <w:rStyle w:val="Collegamentoipertestuale"/>
            <w:noProof/>
            <w:lang w:val="en-GB"/>
          </w:rPr>
          <w:t>6.6.1.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Aerial stage</w:t>
        </w:r>
        <w:r w:rsidR="00E47D3F">
          <w:rPr>
            <w:noProof/>
            <w:webHidden/>
          </w:rPr>
          <w:tab/>
        </w:r>
        <w:r w:rsidR="00E47D3F">
          <w:rPr>
            <w:noProof/>
            <w:webHidden/>
          </w:rPr>
          <w:fldChar w:fldCharType="begin"/>
        </w:r>
        <w:r w:rsidR="00E47D3F">
          <w:rPr>
            <w:noProof/>
            <w:webHidden/>
          </w:rPr>
          <w:instrText xml:space="preserve"> PAGEREF _Toc521065156 \h </w:instrText>
        </w:r>
        <w:r w:rsidR="00E47D3F">
          <w:rPr>
            <w:noProof/>
            <w:webHidden/>
          </w:rPr>
        </w:r>
        <w:r w:rsidR="00E47D3F">
          <w:rPr>
            <w:noProof/>
            <w:webHidden/>
          </w:rPr>
          <w:fldChar w:fldCharType="separate"/>
        </w:r>
        <w:r w:rsidR="00484D38">
          <w:rPr>
            <w:noProof/>
            <w:webHidden/>
          </w:rPr>
          <w:t>23</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57" w:history="1">
        <w:r w:rsidR="00E47D3F" w:rsidRPr="00607EC5">
          <w:rPr>
            <w:rStyle w:val="Collegamentoipertestuale"/>
            <w:noProof/>
            <w:lang w:val="en-GB"/>
          </w:rPr>
          <w:t>6.6.2.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 stage</w:t>
        </w:r>
        <w:r w:rsidR="00E47D3F">
          <w:rPr>
            <w:noProof/>
            <w:webHidden/>
          </w:rPr>
          <w:tab/>
        </w:r>
        <w:r w:rsidR="00E47D3F">
          <w:rPr>
            <w:noProof/>
            <w:webHidden/>
          </w:rPr>
          <w:fldChar w:fldCharType="begin"/>
        </w:r>
        <w:r w:rsidR="00E47D3F">
          <w:rPr>
            <w:noProof/>
            <w:webHidden/>
          </w:rPr>
          <w:instrText xml:space="preserve"> PAGEREF _Toc521065157 \h </w:instrText>
        </w:r>
        <w:r w:rsidR="00E47D3F">
          <w:rPr>
            <w:noProof/>
            <w:webHidden/>
          </w:rPr>
        </w:r>
        <w:r w:rsidR="00E47D3F">
          <w:rPr>
            <w:noProof/>
            <w:webHidden/>
          </w:rPr>
          <w:fldChar w:fldCharType="separate"/>
        </w:r>
        <w:r w:rsidR="00484D38">
          <w:rPr>
            <w:noProof/>
            <w:webHidden/>
          </w:rPr>
          <w:t>23</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58" w:history="1">
        <w:r w:rsidR="00E47D3F" w:rsidRPr="00607EC5">
          <w:rPr>
            <w:rStyle w:val="Collegamentoipertestuale"/>
            <w:noProof/>
          </w:rPr>
          <w:t>6.7.</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Fluid-body interaction terms</w:t>
        </w:r>
        <w:r w:rsidR="00E47D3F">
          <w:rPr>
            <w:noProof/>
            <w:webHidden/>
          </w:rPr>
          <w:tab/>
        </w:r>
        <w:r w:rsidR="00E47D3F">
          <w:rPr>
            <w:noProof/>
            <w:webHidden/>
          </w:rPr>
          <w:fldChar w:fldCharType="begin"/>
        </w:r>
        <w:r w:rsidR="00E47D3F">
          <w:rPr>
            <w:noProof/>
            <w:webHidden/>
          </w:rPr>
          <w:instrText xml:space="preserve"> PAGEREF _Toc521065158 \h </w:instrText>
        </w:r>
        <w:r w:rsidR="00E47D3F">
          <w:rPr>
            <w:noProof/>
            <w:webHidden/>
          </w:rPr>
        </w:r>
        <w:r w:rsidR="00E47D3F">
          <w:rPr>
            <w:noProof/>
            <w:webHidden/>
          </w:rPr>
          <w:fldChar w:fldCharType="separate"/>
        </w:r>
        <w:r w:rsidR="00484D38">
          <w:rPr>
            <w:noProof/>
            <w:webHidden/>
          </w:rPr>
          <w:t>23</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59" w:history="1">
        <w:r w:rsidR="00E47D3F" w:rsidRPr="00607EC5">
          <w:rPr>
            <w:rStyle w:val="Collegamentoipertestuale"/>
            <w:noProof/>
          </w:rPr>
          <w:t>6.8.</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Solid-solid interaction terms</w:t>
        </w:r>
        <w:r w:rsidR="00E47D3F">
          <w:rPr>
            <w:noProof/>
            <w:webHidden/>
          </w:rPr>
          <w:tab/>
        </w:r>
        <w:r w:rsidR="00E47D3F">
          <w:rPr>
            <w:noProof/>
            <w:webHidden/>
          </w:rPr>
          <w:fldChar w:fldCharType="begin"/>
        </w:r>
        <w:r w:rsidR="00E47D3F">
          <w:rPr>
            <w:noProof/>
            <w:webHidden/>
          </w:rPr>
          <w:instrText xml:space="preserve"> PAGEREF _Toc521065159 \h </w:instrText>
        </w:r>
        <w:r w:rsidR="00E47D3F">
          <w:rPr>
            <w:noProof/>
            <w:webHidden/>
          </w:rPr>
        </w:r>
        <w:r w:rsidR="00E47D3F">
          <w:rPr>
            <w:noProof/>
            <w:webHidden/>
          </w:rPr>
          <w:fldChar w:fldCharType="separate"/>
        </w:r>
        <w:r w:rsidR="00484D38">
          <w:rPr>
            <w:noProof/>
            <w:webHidden/>
          </w:rPr>
          <w:t>25</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0" w:history="1">
        <w:r w:rsidR="00E47D3F" w:rsidRPr="00607EC5">
          <w:rPr>
            <w:rStyle w:val="Collegamentoipertestuale"/>
            <w:noProof/>
          </w:rPr>
          <w:t>6.9.</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Normal restitution coefficient</w:t>
        </w:r>
        <w:r w:rsidR="00E47D3F">
          <w:rPr>
            <w:noProof/>
            <w:webHidden/>
          </w:rPr>
          <w:tab/>
        </w:r>
        <w:r w:rsidR="00E47D3F">
          <w:rPr>
            <w:noProof/>
            <w:webHidden/>
          </w:rPr>
          <w:fldChar w:fldCharType="begin"/>
        </w:r>
        <w:r w:rsidR="00E47D3F">
          <w:rPr>
            <w:noProof/>
            <w:webHidden/>
          </w:rPr>
          <w:instrText xml:space="preserve"> PAGEREF _Toc521065160 \h </w:instrText>
        </w:r>
        <w:r w:rsidR="00E47D3F">
          <w:rPr>
            <w:noProof/>
            <w:webHidden/>
          </w:rPr>
        </w:r>
        <w:r w:rsidR="00E47D3F">
          <w:rPr>
            <w:noProof/>
            <w:webHidden/>
          </w:rPr>
          <w:fldChar w:fldCharType="separate"/>
        </w:r>
        <w:r w:rsidR="00484D38">
          <w:rPr>
            <w:noProof/>
            <w:webHidden/>
          </w:rPr>
          <w:t>27</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61" w:history="1">
        <w:r w:rsidR="00E47D3F" w:rsidRPr="00607EC5">
          <w:rPr>
            <w:rStyle w:val="Collegamentoipertestuale"/>
            <w:rFonts w:ascii="Book Antiqua" w:hAnsi="Book Antiqua"/>
            <w:caps/>
            <w:noProof/>
          </w:rPr>
          <w:t>7. The scheme for dense granular flows</w:t>
        </w:r>
        <w:r w:rsidR="00E47D3F">
          <w:rPr>
            <w:noProof/>
            <w:webHidden/>
          </w:rPr>
          <w:tab/>
        </w:r>
        <w:r w:rsidR="00E47D3F">
          <w:rPr>
            <w:noProof/>
            <w:webHidden/>
          </w:rPr>
          <w:fldChar w:fldCharType="begin"/>
        </w:r>
        <w:r w:rsidR="00E47D3F">
          <w:rPr>
            <w:noProof/>
            <w:webHidden/>
          </w:rPr>
          <w:instrText xml:space="preserve"> PAGEREF _Toc521065161 \h </w:instrText>
        </w:r>
        <w:r w:rsidR="00E47D3F">
          <w:rPr>
            <w:noProof/>
            <w:webHidden/>
          </w:rPr>
        </w:r>
        <w:r w:rsidR="00E47D3F">
          <w:rPr>
            <w:noProof/>
            <w:webHidden/>
          </w:rPr>
          <w:fldChar w:fldCharType="separate"/>
        </w:r>
        <w:r w:rsidR="00484D38">
          <w:rPr>
            <w:noProof/>
            <w:webHidden/>
          </w:rPr>
          <w:t>28</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2" w:history="1">
        <w:r w:rsidR="00E47D3F" w:rsidRPr="00607EC5">
          <w:rPr>
            <w:rStyle w:val="Collegamentoipertestuale"/>
            <w:noProof/>
          </w:rPr>
          <w:t>7.1.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Mixture model for dense granular flows</w:t>
        </w:r>
        <w:r w:rsidR="00E47D3F">
          <w:rPr>
            <w:noProof/>
            <w:webHidden/>
          </w:rPr>
          <w:tab/>
        </w:r>
        <w:r w:rsidR="00E47D3F">
          <w:rPr>
            <w:noProof/>
            <w:webHidden/>
          </w:rPr>
          <w:fldChar w:fldCharType="begin"/>
        </w:r>
        <w:r w:rsidR="00E47D3F">
          <w:rPr>
            <w:noProof/>
            <w:webHidden/>
          </w:rPr>
          <w:instrText xml:space="preserve"> PAGEREF _Toc521065162 \h </w:instrText>
        </w:r>
        <w:r w:rsidR="00E47D3F">
          <w:rPr>
            <w:noProof/>
            <w:webHidden/>
          </w:rPr>
        </w:r>
        <w:r w:rsidR="00E47D3F">
          <w:rPr>
            <w:noProof/>
            <w:webHidden/>
          </w:rPr>
          <w:fldChar w:fldCharType="separate"/>
        </w:r>
        <w:r w:rsidR="00484D38">
          <w:rPr>
            <w:noProof/>
            <w:webHidden/>
          </w:rPr>
          <w:t>28</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3" w:history="1">
        <w:r w:rsidR="00E47D3F" w:rsidRPr="00607EC5">
          <w:rPr>
            <w:rStyle w:val="Collegamentoipertestuale"/>
            <w:noProof/>
            <w:lang w:val="it-IT"/>
          </w:rPr>
          <w:t>7.2.</w:t>
        </w:r>
        <w:r w:rsidR="00E47D3F">
          <w:rPr>
            <w:rFonts w:asciiTheme="minorHAnsi" w:eastAsiaTheme="minorEastAsia" w:hAnsiTheme="minorHAnsi" w:cstheme="minorBidi"/>
            <w:noProof/>
            <w:sz w:val="22"/>
            <w:lang w:val="it-IT" w:eastAsia="it-IT"/>
          </w:rPr>
          <w:tab/>
        </w:r>
        <w:r w:rsidR="00E47D3F" w:rsidRPr="00607EC5">
          <w:rPr>
            <w:rStyle w:val="Collegamentoipertestuale"/>
            <w:noProof/>
            <w:lang w:val="it-IT"/>
          </w:rPr>
          <w:t>2-interface 3D erosion criterion</w:t>
        </w:r>
        <w:r w:rsidR="00E47D3F">
          <w:rPr>
            <w:noProof/>
            <w:webHidden/>
          </w:rPr>
          <w:tab/>
        </w:r>
        <w:r w:rsidR="00E47D3F">
          <w:rPr>
            <w:noProof/>
            <w:webHidden/>
          </w:rPr>
          <w:fldChar w:fldCharType="begin"/>
        </w:r>
        <w:r w:rsidR="00E47D3F">
          <w:rPr>
            <w:noProof/>
            <w:webHidden/>
          </w:rPr>
          <w:instrText xml:space="preserve"> PAGEREF _Toc521065163 \h </w:instrText>
        </w:r>
        <w:r w:rsidR="00E47D3F">
          <w:rPr>
            <w:noProof/>
            <w:webHidden/>
          </w:rPr>
        </w:r>
        <w:r w:rsidR="00E47D3F">
          <w:rPr>
            <w:noProof/>
            <w:webHidden/>
          </w:rPr>
          <w:fldChar w:fldCharType="separate"/>
        </w:r>
        <w:r w:rsidR="00484D38">
          <w:rPr>
            <w:noProof/>
            <w:webHidden/>
          </w:rPr>
          <w:t>33</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4" w:history="1">
        <w:r w:rsidR="00E47D3F" w:rsidRPr="00607EC5">
          <w:rPr>
            <w:rStyle w:val="Collegamentoipertestuale"/>
            <w:noProof/>
          </w:rPr>
          <w:t>7.3.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A simplified approach for soil liquefaction</w:t>
        </w:r>
        <w:r w:rsidR="00E47D3F">
          <w:rPr>
            <w:noProof/>
            <w:webHidden/>
          </w:rPr>
          <w:tab/>
        </w:r>
        <w:r w:rsidR="00E47D3F">
          <w:rPr>
            <w:noProof/>
            <w:webHidden/>
          </w:rPr>
          <w:fldChar w:fldCharType="begin"/>
        </w:r>
        <w:r w:rsidR="00E47D3F">
          <w:rPr>
            <w:noProof/>
            <w:webHidden/>
          </w:rPr>
          <w:instrText xml:space="preserve"> PAGEREF _Toc521065164 \h </w:instrText>
        </w:r>
        <w:r w:rsidR="00E47D3F">
          <w:rPr>
            <w:noProof/>
            <w:webHidden/>
          </w:rPr>
        </w:r>
        <w:r w:rsidR="00E47D3F">
          <w:rPr>
            <w:noProof/>
            <w:webHidden/>
          </w:rPr>
          <w:fldChar w:fldCharType="separate"/>
        </w:r>
        <w:r w:rsidR="00484D38">
          <w:rPr>
            <w:noProof/>
            <w:webHidden/>
          </w:rPr>
          <w:t>36</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65" w:history="1">
        <w:r w:rsidR="00E47D3F" w:rsidRPr="00607EC5">
          <w:rPr>
            <w:rStyle w:val="Collegamentoipertestuale"/>
            <w:rFonts w:ascii="Book Antiqua" w:hAnsi="Book Antiqua"/>
            <w:caps/>
            <w:noProof/>
          </w:rPr>
          <w:t>8. The DB-SPH boundary treatment scheme</w:t>
        </w:r>
        <w:r w:rsidR="00E47D3F">
          <w:rPr>
            <w:noProof/>
            <w:webHidden/>
          </w:rPr>
          <w:tab/>
        </w:r>
        <w:r w:rsidR="00E47D3F">
          <w:rPr>
            <w:noProof/>
            <w:webHidden/>
          </w:rPr>
          <w:fldChar w:fldCharType="begin"/>
        </w:r>
        <w:r w:rsidR="00E47D3F">
          <w:rPr>
            <w:noProof/>
            <w:webHidden/>
          </w:rPr>
          <w:instrText xml:space="preserve"> PAGEREF _Toc521065165 \h </w:instrText>
        </w:r>
        <w:r w:rsidR="00E47D3F">
          <w:rPr>
            <w:noProof/>
            <w:webHidden/>
          </w:rPr>
        </w:r>
        <w:r w:rsidR="00E47D3F">
          <w:rPr>
            <w:noProof/>
            <w:webHidden/>
          </w:rPr>
          <w:fldChar w:fldCharType="separate"/>
        </w:r>
        <w:r w:rsidR="00484D38">
          <w:rPr>
            <w:noProof/>
            <w:webHidden/>
          </w:rPr>
          <w:t>37</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6" w:history="1">
        <w:r w:rsidR="00E47D3F" w:rsidRPr="00607EC5">
          <w:rPr>
            <w:rStyle w:val="Collegamentoipertestuale"/>
            <w:noProof/>
          </w:rPr>
          <w:t>8.1.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DB-SPH particle approximation and modifications of the balance equations</w:t>
        </w:r>
        <w:r w:rsidR="00E47D3F">
          <w:rPr>
            <w:noProof/>
            <w:webHidden/>
          </w:rPr>
          <w:tab/>
        </w:r>
        <w:r w:rsidR="00E47D3F">
          <w:rPr>
            <w:noProof/>
            <w:webHidden/>
          </w:rPr>
          <w:fldChar w:fldCharType="begin"/>
        </w:r>
        <w:r w:rsidR="00E47D3F">
          <w:rPr>
            <w:noProof/>
            <w:webHidden/>
          </w:rPr>
          <w:instrText xml:space="preserve"> PAGEREF _Toc521065166 \h </w:instrText>
        </w:r>
        <w:r w:rsidR="00E47D3F">
          <w:rPr>
            <w:noProof/>
            <w:webHidden/>
          </w:rPr>
        </w:r>
        <w:r w:rsidR="00E47D3F">
          <w:rPr>
            <w:noProof/>
            <w:webHidden/>
          </w:rPr>
          <w:fldChar w:fldCharType="separate"/>
        </w:r>
        <w:r w:rsidR="00484D38">
          <w:rPr>
            <w:noProof/>
            <w:webHidden/>
          </w:rPr>
          <w:t>37</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7" w:history="1">
        <w:r w:rsidR="00E47D3F" w:rsidRPr="00607EC5">
          <w:rPr>
            <w:rStyle w:val="Collegamentoipertestuale"/>
            <w:noProof/>
          </w:rPr>
          <w:t>8.2.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1D Linearized Partial Riemann Solver</w:t>
        </w:r>
        <w:r w:rsidR="00E47D3F">
          <w:rPr>
            <w:noProof/>
            <w:webHidden/>
          </w:rPr>
          <w:tab/>
        </w:r>
        <w:r w:rsidR="00E47D3F">
          <w:rPr>
            <w:noProof/>
            <w:webHidden/>
          </w:rPr>
          <w:fldChar w:fldCharType="begin"/>
        </w:r>
        <w:r w:rsidR="00E47D3F">
          <w:rPr>
            <w:noProof/>
            <w:webHidden/>
          </w:rPr>
          <w:instrText xml:space="preserve"> PAGEREF _Toc521065167 \h </w:instrText>
        </w:r>
        <w:r w:rsidR="00E47D3F">
          <w:rPr>
            <w:noProof/>
            <w:webHidden/>
          </w:rPr>
        </w:r>
        <w:r w:rsidR="00E47D3F">
          <w:rPr>
            <w:noProof/>
            <w:webHidden/>
          </w:rPr>
          <w:fldChar w:fldCharType="separate"/>
        </w:r>
        <w:r w:rsidR="00484D38">
          <w:rPr>
            <w:noProof/>
            <w:webHidden/>
          </w:rPr>
          <w:t>39</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8" w:history="1">
        <w:r w:rsidR="00E47D3F" w:rsidRPr="00607EC5">
          <w:rPr>
            <w:rStyle w:val="Collegamentoipertestuale"/>
            <w:noProof/>
          </w:rPr>
          <w:t>8.3.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Semi-particle volume</w:t>
        </w:r>
        <w:r w:rsidR="00E47D3F">
          <w:rPr>
            <w:noProof/>
            <w:webHidden/>
          </w:rPr>
          <w:tab/>
        </w:r>
        <w:r w:rsidR="00E47D3F">
          <w:rPr>
            <w:noProof/>
            <w:webHidden/>
          </w:rPr>
          <w:fldChar w:fldCharType="begin"/>
        </w:r>
        <w:r w:rsidR="00E47D3F">
          <w:rPr>
            <w:noProof/>
            <w:webHidden/>
          </w:rPr>
          <w:instrText xml:space="preserve"> PAGEREF _Toc521065168 \h </w:instrText>
        </w:r>
        <w:r w:rsidR="00E47D3F">
          <w:rPr>
            <w:noProof/>
            <w:webHidden/>
          </w:rPr>
        </w:r>
        <w:r w:rsidR="00E47D3F">
          <w:rPr>
            <w:noProof/>
            <w:webHidden/>
          </w:rPr>
          <w:fldChar w:fldCharType="separate"/>
        </w:r>
        <w:r w:rsidR="00484D38">
          <w:rPr>
            <w:noProof/>
            <w:webHidden/>
          </w:rPr>
          <w:t>39</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69" w:history="1">
        <w:r w:rsidR="00E47D3F" w:rsidRPr="00607EC5">
          <w:rPr>
            <w:rStyle w:val="Collegamentoipertestuale"/>
            <w:noProof/>
          </w:rPr>
          <w:t>8.4.</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DB-SPH inlet and outlet sections</w:t>
        </w:r>
        <w:r w:rsidR="00E47D3F">
          <w:rPr>
            <w:noProof/>
            <w:webHidden/>
          </w:rPr>
          <w:tab/>
        </w:r>
        <w:r w:rsidR="00E47D3F">
          <w:rPr>
            <w:noProof/>
            <w:webHidden/>
          </w:rPr>
          <w:fldChar w:fldCharType="begin"/>
        </w:r>
        <w:r w:rsidR="00E47D3F">
          <w:rPr>
            <w:noProof/>
            <w:webHidden/>
          </w:rPr>
          <w:instrText xml:space="preserve"> PAGEREF _Toc521065169 \h </w:instrText>
        </w:r>
        <w:r w:rsidR="00E47D3F">
          <w:rPr>
            <w:noProof/>
            <w:webHidden/>
          </w:rPr>
        </w:r>
        <w:r w:rsidR="00E47D3F">
          <w:rPr>
            <w:noProof/>
            <w:webHidden/>
          </w:rPr>
          <w:fldChar w:fldCharType="separate"/>
        </w:r>
        <w:r w:rsidR="00484D38">
          <w:rPr>
            <w:noProof/>
            <w:webHidden/>
          </w:rPr>
          <w:t>40</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70" w:history="1">
        <w:r w:rsidR="00E47D3F" w:rsidRPr="00607EC5">
          <w:rPr>
            <w:rStyle w:val="Collegamentoipertestuale"/>
            <w:noProof/>
          </w:rPr>
          <w:t>8.5.</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Shear stress boundary terms</w:t>
        </w:r>
        <w:r w:rsidR="00E47D3F">
          <w:rPr>
            <w:noProof/>
            <w:webHidden/>
          </w:rPr>
          <w:tab/>
        </w:r>
        <w:r w:rsidR="00E47D3F">
          <w:rPr>
            <w:noProof/>
            <w:webHidden/>
          </w:rPr>
          <w:fldChar w:fldCharType="begin"/>
        </w:r>
        <w:r w:rsidR="00E47D3F">
          <w:rPr>
            <w:noProof/>
            <w:webHidden/>
          </w:rPr>
          <w:instrText xml:space="preserve"> PAGEREF _Toc521065170 \h </w:instrText>
        </w:r>
        <w:r w:rsidR="00E47D3F">
          <w:rPr>
            <w:noProof/>
            <w:webHidden/>
          </w:rPr>
        </w:r>
        <w:r w:rsidR="00E47D3F">
          <w:rPr>
            <w:noProof/>
            <w:webHidden/>
          </w:rPr>
          <w:fldChar w:fldCharType="separate"/>
        </w:r>
        <w:r w:rsidR="00484D38">
          <w:rPr>
            <w:noProof/>
            <w:webHidden/>
          </w:rPr>
          <w:t>40</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71" w:history="1">
        <w:r w:rsidR="00E47D3F" w:rsidRPr="00607EC5">
          <w:rPr>
            <w:rStyle w:val="Collegamentoipertestuale"/>
            <w:rFonts w:ascii="Book Antiqua" w:hAnsi="Book Antiqua"/>
            <w:caps/>
            <w:noProof/>
          </w:rPr>
          <w:t>9. Time integration schemes (Leapfrog, Euler, Heun)</w:t>
        </w:r>
        <w:r w:rsidR="00E47D3F">
          <w:rPr>
            <w:noProof/>
            <w:webHidden/>
          </w:rPr>
          <w:tab/>
        </w:r>
        <w:r w:rsidR="00E47D3F">
          <w:rPr>
            <w:noProof/>
            <w:webHidden/>
          </w:rPr>
          <w:fldChar w:fldCharType="begin"/>
        </w:r>
        <w:r w:rsidR="00E47D3F">
          <w:rPr>
            <w:noProof/>
            <w:webHidden/>
          </w:rPr>
          <w:instrText xml:space="preserve"> PAGEREF _Toc521065171 \h </w:instrText>
        </w:r>
        <w:r w:rsidR="00E47D3F">
          <w:rPr>
            <w:noProof/>
            <w:webHidden/>
          </w:rPr>
        </w:r>
        <w:r w:rsidR="00E47D3F">
          <w:rPr>
            <w:noProof/>
            <w:webHidden/>
          </w:rPr>
          <w:fldChar w:fldCharType="separate"/>
        </w:r>
        <w:r w:rsidR="00484D38">
          <w:rPr>
            <w:noProof/>
            <w:webHidden/>
          </w:rPr>
          <w:t>42</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72" w:history="1">
        <w:r w:rsidR="00E47D3F" w:rsidRPr="00607EC5">
          <w:rPr>
            <w:rStyle w:val="Collegamentoipertestuale"/>
            <w:rFonts w:ascii="Book Antiqua" w:hAnsi="Book Antiqua"/>
            <w:caps/>
            <w:noProof/>
          </w:rPr>
          <w:t>10. The substation-flooding damage scheme</w:t>
        </w:r>
        <w:r w:rsidR="00E47D3F">
          <w:rPr>
            <w:noProof/>
            <w:webHidden/>
          </w:rPr>
          <w:tab/>
        </w:r>
        <w:r w:rsidR="00E47D3F">
          <w:rPr>
            <w:noProof/>
            <w:webHidden/>
          </w:rPr>
          <w:fldChar w:fldCharType="begin"/>
        </w:r>
        <w:r w:rsidR="00E47D3F">
          <w:rPr>
            <w:noProof/>
            <w:webHidden/>
          </w:rPr>
          <w:instrText xml:space="preserve"> PAGEREF _Toc521065172 \h </w:instrText>
        </w:r>
        <w:r w:rsidR="00E47D3F">
          <w:rPr>
            <w:noProof/>
            <w:webHidden/>
          </w:rPr>
        </w:r>
        <w:r w:rsidR="00E47D3F">
          <w:rPr>
            <w:noProof/>
            <w:webHidden/>
          </w:rPr>
          <w:fldChar w:fldCharType="separate"/>
        </w:r>
        <w:r w:rsidR="00484D38">
          <w:rPr>
            <w:noProof/>
            <w:webHidden/>
          </w:rPr>
          <w:t>44</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73" w:history="1">
        <w:r w:rsidR="00E47D3F" w:rsidRPr="00607EC5">
          <w:rPr>
            <w:rStyle w:val="Collegamentoipertestuale"/>
            <w:noProof/>
          </w:rPr>
          <w:t>10.1.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Mathematical models</w:t>
        </w:r>
        <w:r w:rsidR="00E47D3F">
          <w:rPr>
            <w:noProof/>
            <w:webHidden/>
          </w:rPr>
          <w:tab/>
        </w:r>
        <w:r w:rsidR="00E47D3F">
          <w:rPr>
            <w:noProof/>
            <w:webHidden/>
          </w:rPr>
          <w:fldChar w:fldCharType="begin"/>
        </w:r>
        <w:r w:rsidR="00E47D3F">
          <w:rPr>
            <w:noProof/>
            <w:webHidden/>
          </w:rPr>
          <w:instrText xml:space="preserve"> PAGEREF _Toc521065173 \h </w:instrText>
        </w:r>
        <w:r w:rsidR="00E47D3F">
          <w:rPr>
            <w:noProof/>
            <w:webHidden/>
          </w:rPr>
        </w:r>
        <w:r w:rsidR="00E47D3F">
          <w:rPr>
            <w:noProof/>
            <w:webHidden/>
          </w:rPr>
          <w:fldChar w:fldCharType="separate"/>
        </w:r>
        <w:r w:rsidR="00484D38">
          <w:rPr>
            <w:noProof/>
            <w:webHidden/>
          </w:rPr>
          <w:t>44</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74" w:history="1">
        <w:r w:rsidR="00E47D3F" w:rsidRPr="00607EC5">
          <w:rPr>
            <w:rStyle w:val="Collegamentoipertestuale"/>
            <w:noProof/>
            <w:lang w:val="en-GB"/>
          </w:rPr>
          <w:t>10.1.1.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Proxy damage and vulnerability to flood-induced blackout events, in the absence of redundancy (at the level of the single electrical substations)</w:t>
        </w:r>
        <w:r w:rsidR="00E47D3F">
          <w:rPr>
            <w:noProof/>
            <w:webHidden/>
          </w:rPr>
          <w:tab/>
        </w:r>
        <w:r w:rsidR="00E47D3F">
          <w:rPr>
            <w:noProof/>
            <w:webHidden/>
          </w:rPr>
          <w:fldChar w:fldCharType="begin"/>
        </w:r>
        <w:r w:rsidR="00E47D3F">
          <w:rPr>
            <w:noProof/>
            <w:webHidden/>
          </w:rPr>
          <w:instrText xml:space="preserve"> PAGEREF _Toc521065174 \h </w:instrText>
        </w:r>
        <w:r w:rsidR="00E47D3F">
          <w:rPr>
            <w:noProof/>
            <w:webHidden/>
          </w:rPr>
        </w:r>
        <w:r w:rsidR="00E47D3F">
          <w:rPr>
            <w:noProof/>
            <w:webHidden/>
          </w:rPr>
          <w:fldChar w:fldCharType="separate"/>
        </w:r>
        <w:r w:rsidR="00484D38">
          <w:rPr>
            <w:noProof/>
            <w:webHidden/>
          </w:rPr>
          <w:t>44</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75" w:history="1">
        <w:r w:rsidR="00E47D3F" w:rsidRPr="00607EC5">
          <w:rPr>
            <w:rStyle w:val="Collegamentoipertestuale"/>
            <w:noProof/>
            <w:lang w:val="en-GB"/>
          </w:rPr>
          <w:t>10.1.2.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Flood-induced damage to the components of the electrical substations</w:t>
        </w:r>
        <w:r w:rsidR="00E47D3F">
          <w:rPr>
            <w:noProof/>
            <w:webHidden/>
          </w:rPr>
          <w:tab/>
        </w:r>
        <w:r w:rsidR="00E47D3F">
          <w:rPr>
            <w:noProof/>
            <w:webHidden/>
          </w:rPr>
          <w:fldChar w:fldCharType="begin"/>
        </w:r>
        <w:r w:rsidR="00E47D3F">
          <w:rPr>
            <w:noProof/>
            <w:webHidden/>
          </w:rPr>
          <w:instrText xml:space="preserve"> PAGEREF _Toc521065175 \h </w:instrText>
        </w:r>
        <w:r w:rsidR="00E47D3F">
          <w:rPr>
            <w:noProof/>
            <w:webHidden/>
          </w:rPr>
        </w:r>
        <w:r w:rsidR="00E47D3F">
          <w:rPr>
            <w:noProof/>
            <w:webHidden/>
          </w:rPr>
          <w:fldChar w:fldCharType="separate"/>
        </w:r>
        <w:r w:rsidR="00484D38">
          <w:rPr>
            <w:noProof/>
            <w:webHidden/>
          </w:rPr>
          <w:t>45</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76" w:history="1">
        <w:r w:rsidR="00E47D3F" w:rsidRPr="00607EC5">
          <w:rPr>
            <w:rStyle w:val="Collegamentoipertestuale"/>
            <w:noProof/>
          </w:rPr>
          <w:t>10.2.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The numerical models</w:t>
        </w:r>
        <w:r w:rsidR="00E47D3F">
          <w:rPr>
            <w:noProof/>
            <w:webHidden/>
          </w:rPr>
          <w:tab/>
        </w:r>
        <w:r w:rsidR="00E47D3F">
          <w:rPr>
            <w:noProof/>
            <w:webHidden/>
          </w:rPr>
          <w:fldChar w:fldCharType="begin"/>
        </w:r>
        <w:r w:rsidR="00E47D3F">
          <w:rPr>
            <w:noProof/>
            <w:webHidden/>
          </w:rPr>
          <w:instrText xml:space="preserve"> PAGEREF _Toc521065176 \h </w:instrText>
        </w:r>
        <w:r w:rsidR="00E47D3F">
          <w:rPr>
            <w:noProof/>
            <w:webHidden/>
          </w:rPr>
        </w:r>
        <w:r w:rsidR="00E47D3F">
          <w:rPr>
            <w:noProof/>
            <w:webHidden/>
          </w:rPr>
          <w:fldChar w:fldCharType="separate"/>
        </w:r>
        <w:r w:rsidR="00484D38">
          <w:rPr>
            <w:noProof/>
            <w:webHidden/>
          </w:rPr>
          <w:t>46</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77" w:history="1">
        <w:r w:rsidR="00E47D3F" w:rsidRPr="00607EC5">
          <w:rPr>
            <w:rStyle w:val="Collegamentoipertestuale"/>
            <w:rFonts w:ascii="Book Antiqua" w:hAnsi="Book Antiqua"/>
            <w:caps/>
            <w:noProof/>
          </w:rPr>
          <w:t xml:space="preserve">11. The modelling chain </w:t>
        </w:r>
        <w:r w:rsidR="00E47D3F">
          <w:rPr>
            <w:noProof/>
            <w:webHidden/>
          </w:rPr>
          <w:tab/>
        </w:r>
        <w:r w:rsidR="00E47D3F">
          <w:rPr>
            <w:noProof/>
            <w:webHidden/>
          </w:rPr>
          <w:fldChar w:fldCharType="begin"/>
        </w:r>
        <w:r w:rsidR="00E47D3F">
          <w:rPr>
            <w:noProof/>
            <w:webHidden/>
          </w:rPr>
          <w:instrText xml:space="preserve"> PAGEREF _Toc521065177 \h </w:instrText>
        </w:r>
        <w:r w:rsidR="00E47D3F">
          <w:rPr>
            <w:noProof/>
            <w:webHidden/>
          </w:rPr>
        </w:r>
        <w:r w:rsidR="00E47D3F">
          <w:rPr>
            <w:noProof/>
            <w:webHidden/>
          </w:rPr>
          <w:fldChar w:fldCharType="separate"/>
        </w:r>
        <w:r w:rsidR="00484D38">
          <w:rPr>
            <w:noProof/>
            <w:webHidden/>
          </w:rPr>
          <w:t>47</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78" w:history="1">
        <w:r w:rsidR="00E47D3F" w:rsidRPr="00607EC5">
          <w:rPr>
            <w:rStyle w:val="Collegamentoipertestuale"/>
            <w:rFonts w:ascii="Book Antiqua" w:hAnsi="Book Antiqua"/>
            <w:caps/>
            <w:noProof/>
          </w:rPr>
          <w:t>12. Developer guide</w:t>
        </w:r>
        <w:r w:rsidR="00E47D3F">
          <w:rPr>
            <w:noProof/>
            <w:webHidden/>
          </w:rPr>
          <w:tab/>
        </w:r>
        <w:r w:rsidR="00E47D3F">
          <w:rPr>
            <w:noProof/>
            <w:webHidden/>
          </w:rPr>
          <w:fldChar w:fldCharType="begin"/>
        </w:r>
        <w:r w:rsidR="00E47D3F">
          <w:rPr>
            <w:noProof/>
            <w:webHidden/>
          </w:rPr>
          <w:instrText xml:space="preserve"> PAGEREF _Toc521065178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79" w:history="1">
        <w:r w:rsidR="00E47D3F" w:rsidRPr="00607EC5">
          <w:rPr>
            <w:rStyle w:val="Collegamentoipertestuale"/>
            <w:noProof/>
          </w:rPr>
          <w:t>12.1.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SPHERA v.9.0.0: synthetic description of the program units</w:t>
        </w:r>
        <w:r w:rsidR="00E47D3F">
          <w:rPr>
            <w:noProof/>
            <w:webHidden/>
          </w:rPr>
          <w:tab/>
        </w:r>
        <w:r w:rsidR="00E47D3F">
          <w:rPr>
            <w:noProof/>
            <w:webHidden/>
          </w:rPr>
          <w:fldChar w:fldCharType="begin"/>
        </w:r>
        <w:r w:rsidR="00E47D3F">
          <w:rPr>
            <w:noProof/>
            <w:webHidden/>
          </w:rPr>
          <w:instrText xml:space="preserve"> PAGEREF _Toc521065179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0" w:history="1">
        <w:r w:rsidR="00E47D3F" w:rsidRPr="00607EC5">
          <w:rPr>
            <w:rStyle w:val="Collegamentoipertestuale"/>
            <w:noProof/>
            <w:lang w:val="en-GB"/>
          </w:rPr>
          <w:t>12.1.1.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conditions (“BC”)</w:t>
        </w:r>
        <w:r w:rsidR="00E47D3F">
          <w:rPr>
            <w:noProof/>
            <w:webHidden/>
          </w:rPr>
          <w:tab/>
        </w:r>
        <w:r w:rsidR="00E47D3F">
          <w:rPr>
            <w:noProof/>
            <w:webHidden/>
          </w:rPr>
          <w:fldChar w:fldCharType="begin"/>
        </w:r>
        <w:r w:rsidR="00E47D3F">
          <w:rPr>
            <w:noProof/>
            <w:webHidden/>
          </w:rPr>
          <w:instrText xml:space="preserve"> PAGEREF _Toc521065180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1" w:history="1">
        <w:r w:rsidR="00E47D3F" w:rsidRPr="00607EC5">
          <w:rPr>
            <w:rStyle w:val="Collegamentoipertestuale"/>
            <w:noProof/>
            <w:lang w:val="en-GB"/>
          </w:rPr>
          <w:t>12.1.2.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continuity equation</w:t>
        </w:r>
        <w:r w:rsidR="00E47D3F">
          <w:rPr>
            <w:noProof/>
            <w:webHidden/>
          </w:rPr>
          <w:tab/>
        </w:r>
        <w:r w:rsidR="00E47D3F">
          <w:rPr>
            <w:noProof/>
            <w:webHidden/>
          </w:rPr>
          <w:fldChar w:fldCharType="begin"/>
        </w:r>
        <w:r w:rsidR="00E47D3F">
          <w:rPr>
            <w:noProof/>
            <w:webHidden/>
          </w:rPr>
          <w:instrText xml:space="preserve"> PAGEREF _Toc521065181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2" w:history="1">
        <w:r w:rsidR="00E47D3F" w:rsidRPr="00607EC5">
          <w:rPr>
            <w:rStyle w:val="Collegamentoipertestuale"/>
            <w:noProof/>
            <w:lang w:val="en-GB"/>
          </w:rPr>
          <w:t>12.1.3.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momentum equation</w:t>
        </w:r>
        <w:r w:rsidR="00E47D3F">
          <w:rPr>
            <w:noProof/>
            <w:webHidden/>
          </w:rPr>
          <w:tab/>
        </w:r>
        <w:r w:rsidR="00E47D3F">
          <w:rPr>
            <w:noProof/>
            <w:webHidden/>
          </w:rPr>
          <w:fldChar w:fldCharType="begin"/>
        </w:r>
        <w:r w:rsidR="00E47D3F">
          <w:rPr>
            <w:noProof/>
            <w:webHidden/>
          </w:rPr>
          <w:instrText xml:space="preserve"> PAGEREF _Toc521065182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3" w:history="1">
        <w:r w:rsidR="00E47D3F" w:rsidRPr="00607EC5">
          <w:rPr>
            <w:rStyle w:val="Collegamentoipertestuale"/>
            <w:noProof/>
            <w:lang w:val="en-GB"/>
          </w:rPr>
          <w:t>12.1.4.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transport of solid bodies</w:t>
        </w:r>
        <w:r w:rsidR="00E47D3F">
          <w:rPr>
            <w:noProof/>
            <w:webHidden/>
          </w:rPr>
          <w:tab/>
        </w:r>
        <w:r w:rsidR="00E47D3F">
          <w:rPr>
            <w:noProof/>
            <w:webHidden/>
          </w:rPr>
          <w:fldChar w:fldCharType="begin"/>
        </w:r>
        <w:r w:rsidR="00E47D3F">
          <w:rPr>
            <w:noProof/>
            <w:webHidden/>
          </w:rPr>
          <w:instrText xml:space="preserve"> PAGEREF _Toc521065183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4" w:history="1">
        <w:r w:rsidR="00E47D3F" w:rsidRPr="00607EC5">
          <w:rPr>
            <w:rStyle w:val="Collegamentoipertestuale"/>
            <w:noProof/>
          </w:rPr>
          <w:t>12.1.5.</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the constitutive equation</w:t>
        </w:r>
        <w:r w:rsidR="00E47D3F">
          <w:rPr>
            <w:noProof/>
            <w:webHidden/>
          </w:rPr>
          <w:tab/>
        </w:r>
        <w:r w:rsidR="00E47D3F">
          <w:rPr>
            <w:noProof/>
            <w:webHidden/>
          </w:rPr>
          <w:fldChar w:fldCharType="begin"/>
        </w:r>
        <w:r w:rsidR="00E47D3F">
          <w:rPr>
            <w:noProof/>
            <w:webHidden/>
          </w:rPr>
          <w:instrText xml:space="preserve"> PAGEREF _Toc521065184 \h </w:instrText>
        </w:r>
        <w:r w:rsidR="00E47D3F">
          <w:rPr>
            <w:noProof/>
            <w:webHidden/>
          </w:rPr>
        </w:r>
        <w:r w:rsidR="00E47D3F">
          <w:rPr>
            <w:noProof/>
            <w:webHidden/>
          </w:rPr>
          <w:fldChar w:fldCharType="separate"/>
        </w:r>
        <w:r w:rsidR="00484D38">
          <w:rPr>
            <w:noProof/>
            <w:webHidden/>
          </w:rPr>
          <w:t>50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5" w:history="1">
        <w:r w:rsidR="00E47D3F" w:rsidRPr="00607EC5">
          <w:rPr>
            <w:rStyle w:val="Collegamentoipertestuale"/>
            <w:noProof/>
            <w:lang w:val="en-GB"/>
          </w:rPr>
          <w:t>12.1.6.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treatment scheme DB-SPH</w:t>
        </w:r>
        <w:r w:rsidR="00E47D3F">
          <w:rPr>
            <w:noProof/>
            <w:webHidden/>
          </w:rPr>
          <w:tab/>
        </w:r>
        <w:r w:rsidR="00E47D3F">
          <w:rPr>
            <w:noProof/>
            <w:webHidden/>
          </w:rPr>
          <w:fldChar w:fldCharType="begin"/>
        </w:r>
        <w:r w:rsidR="00E47D3F">
          <w:rPr>
            <w:noProof/>
            <w:webHidden/>
          </w:rPr>
          <w:instrText xml:space="preserve"> PAGEREF _Toc521065185 \h </w:instrText>
        </w:r>
        <w:r w:rsidR="00E47D3F">
          <w:rPr>
            <w:noProof/>
            <w:webHidden/>
          </w:rPr>
        </w:r>
        <w:r w:rsidR="00E47D3F">
          <w:rPr>
            <w:noProof/>
            <w:webHidden/>
          </w:rPr>
          <w:fldChar w:fldCharType="separate"/>
        </w:r>
        <w:r w:rsidR="00484D38">
          <w:rPr>
            <w:noProof/>
            <w:webHidden/>
          </w:rPr>
          <w:t>51</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6" w:history="1">
        <w:r w:rsidR="00E47D3F" w:rsidRPr="00607EC5">
          <w:rPr>
            <w:rStyle w:val="Collegamentoipertestuale"/>
            <w:noProof/>
            <w:lang w:val="en-GB"/>
          </w:rPr>
          <w:t>12.1.7.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erosion criterion</w:t>
        </w:r>
        <w:r w:rsidR="00E47D3F">
          <w:rPr>
            <w:noProof/>
            <w:webHidden/>
          </w:rPr>
          <w:tab/>
        </w:r>
        <w:r w:rsidR="00E47D3F">
          <w:rPr>
            <w:noProof/>
            <w:webHidden/>
          </w:rPr>
          <w:fldChar w:fldCharType="begin"/>
        </w:r>
        <w:r w:rsidR="00E47D3F">
          <w:rPr>
            <w:noProof/>
            <w:webHidden/>
          </w:rPr>
          <w:instrText xml:space="preserve"> PAGEREF _Toc521065186 \h </w:instrText>
        </w:r>
        <w:r w:rsidR="00E47D3F">
          <w:rPr>
            <w:noProof/>
            <w:webHidden/>
          </w:rPr>
        </w:r>
        <w:r w:rsidR="00E47D3F">
          <w:rPr>
            <w:noProof/>
            <w:webHidden/>
          </w:rPr>
          <w:fldChar w:fldCharType="separate"/>
        </w:r>
        <w:r w:rsidR="00484D38">
          <w:rPr>
            <w:noProof/>
            <w:webHidden/>
          </w:rPr>
          <w:t>52</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7" w:history="1">
        <w:r w:rsidR="00E47D3F" w:rsidRPr="00607EC5">
          <w:rPr>
            <w:rStyle w:val="Collegamentoipertestuale"/>
            <w:noProof/>
            <w:lang w:val="en-GB"/>
          </w:rPr>
          <w:t>12.1.8.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on geometry (i.e., analytic geometry, algebra, …)</w:t>
        </w:r>
        <w:r w:rsidR="00E47D3F">
          <w:rPr>
            <w:noProof/>
            <w:webHidden/>
          </w:rPr>
          <w:tab/>
        </w:r>
        <w:r w:rsidR="00E47D3F">
          <w:rPr>
            <w:noProof/>
            <w:webHidden/>
          </w:rPr>
          <w:fldChar w:fldCharType="begin"/>
        </w:r>
        <w:r w:rsidR="00E47D3F">
          <w:rPr>
            <w:noProof/>
            <w:webHidden/>
          </w:rPr>
          <w:instrText xml:space="preserve"> PAGEREF _Toc521065187 \h </w:instrText>
        </w:r>
        <w:r w:rsidR="00E47D3F">
          <w:rPr>
            <w:noProof/>
            <w:webHidden/>
          </w:rPr>
        </w:r>
        <w:r w:rsidR="00E47D3F">
          <w:rPr>
            <w:noProof/>
            <w:webHidden/>
          </w:rPr>
          <w:fldChar w:fldCharType="separate"/>
        </w:r>
        <w:r w:rsidR="00484D38">
          <w:rPr>
            <w:noProof/>
            <w:webHidden/>
          </w:rPr>
          <w:t>52</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8" w:history="1">
        <w:r w:rsidR="00E47D3F" w:rsidRPr="00607EC5">
          <w:rPr>
            <w:rStyle w:val="Collegamentoipertestuale"/>
            <w:noProof/>
            <w:lang w:val="en-GB"/>
          </w:rPr>
          <w:t>12.1.9.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initial conditions (IC)</w:t>
        </w:r>
        <w:r w:rsidR="00E47D3F">
          <w:rPr>
            <w:noProof/>
            <w:webHidden/>
          </w:rPr>
          <w:tab/>
        </w:r>
        <w:r w:rsidR="00E47D3F">
          <w:rPr>
            <w:noProof/>
            <w:webHidden/>
          </w:rPr>
          <w:fldChar w:fldCharType="begin"/>
        </w:r>
        <w:r w:rsidR="00E47D3F">
          <w:rPr>
            <w:noProof/>
            <w:webHidden/>
          </w:rPr>
          <w:instrText xml:space="preserve"> PAGEREF _Toc521065188 \h </w:instrText>
        </w:r>
        <w:r w:rsidR="00E47D3F">
          <w:rPr>
            <w:noProof/>
            <w:webHidden/>
          </w:rPr>
        </w:r>
        <w:r w:rsidR="00E47D3F">
          <w:rPr>
            <w:noProof/>
            <w:webHidden/>
          </w:rPr>
          <w:fldChar w:fldCharType="separate"/>
        </w:r>
        <w:r w:rsidR="00484D38">
          <w:rPr>
            <w:noProof/>
            <w:webHidden/>
          </w:rPr>
          <w:t>54</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89" w:history="1">
        <w:r w:rsidR="00E47D3F" w:rsidRPr="00607EC5">
          <w:rPr>
            <w:rStyle w:val="Collegamentoipertestuale"/>
            <w:noProof/>
            <w:lang w:val="en-GB"/>
          </w:rPr>
          <w:t>12.1.10.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Draft program units for the turbulent dispersion of granular material</w:t>
        </w:r>
        <w:r w:rsidR="00E47D3F">
          <w:rPr>
            <w:noProof/>
            <w:webHidden/>
          </w:rPr>
          <w:tab/>
        </w:r>
        <w:r w:rsidR="00E47D3F">
          <w:rPr>
            <w:noProof/>
            <w:webHidden/>
          </w:rPr>
          <w:fldChar w:fldCharType="begin"/>
        </w:r>
        <w:r w:rsidR="00E47D3F">
          <w:rPr>
            <w:noProof/>
            <w:webHidden/>
          </w:rPr>
          <w:instrText xml:space="preserve"> PAGEREF _Toc521065189 \h </w:instrText>
        </w:r>
        <w:r w:rsidR="00E47D3F">
          <w:rPr>
            <w:noProof/>
            <w:webHidden/>
          </w:rPr>
        </w:r>
        <w:r w:rsidR="00E47D3F">
          <w:rPr>
            <w:noProof/>
            <w:webHidden/>
          </w:rPr>
          <w:fldChar w:fldCharType="separate"/>
        </w:r>
        <w:r w:rsidR="00484D38">
          <w:rPr>
            <w:noProof/>
            <w:webHidden/>
          </w:rPr>
          <w:t>54</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0" w:history="1">
        <w:r w:rsidR="00E47D3F" w:rsidRPr="00607EC5">
          <w:rPr>
            <w:rStyle w:val="Collegamentoipertestuale"/>
            <w:noProof/>
            <w:lang w:val="en-GB"/>
          </w:rPr>
          <w:t>12.1.11.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main algorithms</w:t>
        </w:r>
        <w:r w:rsidR="00E47D3F">
          <w:rPr>
            <w:noProof/>
            <w:webHidden/>
          </w:rPr>
          <w:tab/>
        </w:r>
        <w:r w:rsidR="00E47D3F">
          <w:rPr>
            <w:noProof/>
            <w:webHidden/>
          </w:rPr>
          <w:fldChar w:fldCharType="begin"/>
        </w:r>
        <w:r w:rsidR="00E47D3F">
          <w:rPr>
            <w:noProof/>
            <w:webHidden/>
          </w:rPr>
          <w:instrText xml:space="preserve"> PAGEREF _Toc521065190 \h </w:instrText>
        </w:r>
        <w:r w:rsidR="00E47D3F">
          <w:rPr>
            <w:noProof/>
            <w:webHidden/>
          </w:rPr>
        </w:r>
        <w:r w:rsidR="00E47D3F">
          <w:rPr>
            <w:noProof/>
            <w:webHidden/>
          </w:rPr>
          <w:fldChar w:fldCharType="separate"/>
        </w:r>
        <w:r w:rsidR="00484D38">
          <w:rPr>
            <w:noProof/>
            <w:webHidden/>
          </w:rPr>
          <w:t>54</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1" w:history="1">
        <w:r w:rsidR="00E47D3F" w:rsidRPr="00607EC5">
          <w:rPr>
            <w:rStyle w:val="Collegamentoipertestuale"/>
            <w:noProof/>
          </w:rPr>
          <w:t>12.1.12.</w:t>
        </w:r>
        <w:r w:rsidR="00E47D3F">
          <w:rPr>
            <w:rFonts w:asciiTheme="minorHAnsi" w:eastAsiaTheme="minorEastAsia" w:hAnsiTheme="minorHAnsi" w:cstheme="minorBidi"/>
            <w:noProof/>
            <w:sz w:val="22"/>
            <w:szCs w:val="22"/>
          </w:rPr>
          <w:tab/>
        </w:r>
        <w:r w:rsidR="00E47D3F" w:rsidRPr="00607EC5">
          <w:rPr>
            <w:rStyle w:val="Collegamentoipertestuale"/>
            <w:noProof/>
          </w:rPr>
          <w:t>Modules</w:t>
        </w:r>
        <w:r w:rsidR="00E47D3F">
          <w:rPr>
            <w:noProof/>
            <w:webHidden/>
          </w:rPr>
          <w:tab/>
        </w:r>
        <w:r w:rsidR="00E47D3F">
          <w:rPr>
            <w:noProof/>
            <w:webHidden/>
          </w:rPr>
          <w:fldChar w:fldCharType="begin"/>
        </w:r>
        <w:r w:rsidR="00E47D3F">
          <w:rPr>
            <w:noProof/>
            <w:webHidden/>
          </w:rPr>
          <w:instrText xml:space="preserve"> PAGEREF _Toc521065191 \h </w:instrText>
        </w:r>
        <w:r w:rsidR="00E47D3F">
          <w:rPr>
            <w:noProof/>
            <w:webHidden/>
          </w:rPr>
        </w:r>
        <w:r w:rsidR="00E47D3F">
          <w:rPr>
            <w:noProof/>
            <w:webHidden/>
          </w:rPr>
          <w:fldChar w:fldCharType="separate"/>
        </w:r>
        <w:r w:rsidR="00484D38">
          <w:rPr>
            <w:noProof/>
            <w:webHidden/>
          </w:rPr>
          <w:t>55</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2" w:history="1">
        <w:r w:rsidR="00E47D3F" w:rsidRPr="00607EC5">
          <w:rPr>
            <w:rStyle w:val="Collegamentoipertestuale"/>
            <w:noProof/>
            <w:lang w:val="en-GB"/>
          </w:rPr>
          <w:t>12.1.13.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neighbouring search, the smoothing operators and the interface detection.</w:t>
        </w:r>
        <w:r w:rsidR="00E47D3F">
          <w:rPr>
            <w:noProof/>
            <w:webHidden/>
          </w:rPr>
          <w:tab/>
        </w:r>
        <w:r w:rsidR="00E47D3F">
          <w:rPr>
            <w:noProof/>
            <w:webHidden/>
          </w:rPr>
          <w:fldChar w:fldCharType="begin"/>
        </w:r>
        <w:r w:rsidR="00E47D3F">
          <w:rPr>
            <w:noProof/>
            <w:webHidden/>
          </w:rPr>
          <w:instrText xml:space="preserve"> PAGEREF _Toc521065192 \h </w:instrText>
        </w:r>
        <w:r w:rsidR="00E47D3F">
          <w:rPr>
            <w:noProof/>
            <w:webHidden/>
          </w:rPr>
        </w:r>
        <w:r w:rsidR="00E47D3F">
          <w:rPr>
            <w:noProof/>
            <w:webHidden/>
          </w:rPr>
          <w:fldChar w:fldCharType="separate"/>
        </w:r>
        <w:r w:rsidR="00484D38">
          <w:rPr>
            <w:noProof/>
            <w:webHidden/>
          </w:rPr>
          <w:t>55</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3" w:history="1">
        <w:r w:rsidR="00E47D3F" w:rsidRPr="00607EC5">
          <w:rPr>
            <w:rStyle w:val="Collegamentoipertestuale"/>
            <w:noProof/>
          </w:rPr>
          <w:t>12.1.14.</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post-processing</w:t>
        </w:r>
        <w:r w:rsidR="00E47D3F">
          <w:rPr>
            <w:noProof/>
            <w:webHidden/>
          </w:rPr>
          <w:tab/>
        </w:r>
        <w:r w:rsidR="00E47D3F">
          <w:rPr>
            <w:noProof/>
            <w:webHidden/>
          </w:rPr>
          <w:fldChar w:fldCharType="begin"/>
        </w:r>
        <w:r w:rsidR="00E47D3F">
          <w:rPr>
            <w:noProof/>
            <w:webHidden/>
          </w:rPr>
          <w:instrText xml:space="preserve"> PAGEREF _Toc521065193 \h </w:instrText>
        </w:r>
        <w:r w:rsidR="00E47D3F">
          <w:rPr>
            <w:noProof/>
            <w:webHidden/>
          </w:rPr>
        </w:r>
        <w:r w:rsidR="00E47D3F">
          <w:rPr>
            <w:noProof/>
            <w:webHidden/>
          </w:rPr>
          <w:fldChar w:fldCharType="separate"/>
        </w:r>
        <w:r w:rsidR="00484D38">
          <w:rPr>
            <w:noProof/>
            <w:webHidden/>
          </w:rPr>
          <w:t>55</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4" w:history="1">
        <w:r w:rsidR="00E47D3F" w:rsidRPr="00607EC5">
          <w:rPr>
            <w:rStyle w:val="Collegamentoipertestuale"/>
            <w:noProof/>
          </w:rPr>
          <w:t>12.1.15.</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pre-processing</w:t>
        </w:r>
        <w:r w:rsidR="00E47D3F">
          <w:rPr>
            <w:noProof/>
            <w:webHidden/>
          </w:rPr>
          <w:tab/>
        </w:r>
        <w:r w:rsidR="00E47D3F">
          <w:rPr>
            <w:noProof/>
            <w:webHidden/>
          </w:rPr>
          <w:fldChar w:fldCharType="begin"/>
        </w:r>
        <w:r w:rsidR="00E47D3F">
          <w:rPr>
            <w:noProof/>
            <w:webHidden/>
          </w:rPr>
          <w:instrText xml:space="preserve"> PAGEREF _Toc521065194 \h </w:instrText>
        </w:r>
        <w:r w:rsidR="00E47D3F">
          <w:rPr>
            <w:noProof/>
            <w:webHidden/>
          </w:rPr>
        </w:r>
        <w:r w:rsidR="00E47D3F">
          <w:rPr>
            <w:noProof/>
            <w:webHidden/>
          </w:rPr>
          <w:fldChar w:fldCharType="separate"/>
        </w:r>
        <w:r w:rsidR="00484D38">
          <w:rPr>
            <w:noProof/>
            <w:webHidden/>
          </w:rPr>
          <w:t>55</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5" w:history="1">
        <w:r w:rsidR="00E47D3F" w:rsidRPr="00607EC5">
          <w:rPr>
            <w:rStyle w:val="Collegamentoipertestuale"/>
            <w:noProof/>
            <w:lang w:val="en-GB"/>
          </w:rPr>
          <w:t>12.1.16.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Program units for the boundary treatment scheme SA-SPH</w:t>
        </w:r>
        <w:r w:rsidR="00E47D3F">
          <w:rPr>
            <w:noProof/>
            <w:webHidden/>
          </w:rPr>
          <w:tab/>
        </w:r>
        <w:r w:rsidR="00E47D3F">
          <w:rPr>
            <w:noProof/>
            <w:webHidden/>
          </w:rPr>
          <w:fldChar w:fldCharType="begin"/>
        </w:r>
        <w:r w:rsidR="00E47D3F">
          <w:rPr>
            <w:noProof/>
            <w:webHidden/>
          </w:rPr>
          <w:instrText xml:space="preserve"> PAGEREF _Toc521065195 \h </w:instrText>
        </w:r>
        <w:r w:rsidR="00E47D3F">
          <w:rPr>
            <w:noProof/>
            <w:webHidden/>
          </w:rPr>
        </w:r>
        <w:r w:rsidR="00E47D3F">
          <w:rPr>
            <w:noProof/>
            <w:webHidden/>
          </w:rPr>
          <w:fldChar w:fldCharType="separate"/>
        </w:r>
        <w:r w:rsidR="00484D38">
          <w:rPr>
            <w:noProof/>
            <w:webHidden/>
          </w:rPr>
          <w:t>60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196" w:history="1">
        <w:r w:rsidR="00E47D3F" w:rsidRPr="00607EC5">
          <w:rPr>
            <w:rStyle w:val="Collegamentoipertestuale"/>
            <w:noProof/>
          </w:rPr>
          <w:t>12.1.18.</w:t>
        </w:r>
        <w:r w:rsidR="00E47D3F">
          <w:rPr>
            <w:rFonts w:asciiTheme="minorHAnsi" w:eastAsiaTheme="minorEastAsia" w:hAnsiTheme="minorHAnsi" w:cstheme="minorBidi"/>
            <w:noProof/>
            <w:sz w:val="22"/>
            <w:szCs w:val="22"/>
          </w:rPr>
          <w:tab/>
        </w:r>
        <w:r w:rsidR="00E47D3F" w:rsidRPr="00607EC5">
          <w:rPr>
            <w:rStyle w:val="Collegamentoipertestuale"/>
            <w:noProof/>
          </w:rPr>
          <w:t>Program units for time integration</w:t>
        </w:r>
        <w:r w:rsidR="00E47D3F">
          <w:rPr>
            <w:noProof/>
            <w:webHidden/>
          </w:rPr>
          <w:tab/>
        </w:r>
        <w:r w:rsidR="00E47D3F">
          <w:rPr>
            <w:noProof/>
            <w:webHidden/>
          </w:rPr>
          <w:fldChar w:fldCharType="begin"/>
        </w:r>
        <w:r w:rsidR="00E47D3F">
          <w:rPr>
            <w:noProof/>
            <w:webHidden/>
          </w:rPr>
          <w:instrText xml:space="preserve"> PAGEREF _Toc521065196 \h </w:instrText>
        </w:r>
        <w:r w:rsidR="00E47D3F">
          <w:rPr>
            <w:noProof/>
            <w:webHidden/>
          </w:rPr>
        </w:r>
        <w:r w:rsidR="00E47D3F">
          <w:rPr>
            <w:noProof/>
            <w:webHidden/>
          </w:rPr>
          <w:fldChar w:fldCharType="separate"/>
        </w:r>
        <w:r w:rsidR="00484D38">
          <w:rPr>
            <w:noProof/>
            <w:webHidden/>
          </w:rPr>
          <w:t>60</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97" w:history="1">
        <w:r w:rsidR="00E47D3F" w:rsidRPr="00607EC5">
          <w:rPr>
            <w:rStyle w:val="Collegamentoipertestuale"/>
            <w:noProof/>
          </w:rPr>
          <w:t>12.2.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Style formatting</w:t>
        </w:r>
        <w:r w:rsidR="00E47D3F">
          <w:rPr>
            <w:noProof/>
            <w:webHidden/>
          </w:rPr>
          <w:tab/>
        </w:r>
        <w:r w:rsidR="00E47D3F">
          <w:rPr>
            <w:noProof/>
            <w:webHidden/>
          </w:rPr>
          <w:fldChar w:fldCharType="begin"/>
        </w:r>
        <w:r w:rsidR="00E47D3F">
          <w:rPr>
            <w:noProof/>
            <w:webHidden/>
          </w:rPr>
          <w:instrText xml:space="preserve"> PAGEREF _Toc521065197 \h </w:instrText>
        </w:r>
        <w:r w:rsidR="00E47D3F">
          <w:rPr>
            <w:noProof/>
            <w:webHidden/>
          </w:rPr>
        </w:r>
        <w:r w:rsidR="00E47D3F">
          <w:rPr>
            <w:noProof/>
            <w:webHidden/>
          </w:rPr>
          <w:fldChar w:fldCharType="separate"/>
        </w:r>
        <w:r w:rsidR="00484D38">
          <w:rPr>
            <w:noProof/>
            <w:webHidden/>
          </w:rPr>
          <w:t>60</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198" w:history="1">
        <w:r w:rsidR="00E47D3F" w:rsidRPr="00607EC5">
          <w:rPr>
            <w:rStyle w:val="Collegamentoipertestuale"/>
            <w:noProof/>
          </w:rPr>
          <w:t>12.3.</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Modifications with respect to SPHERA v.8.0</w:t>
        </w:r>
        <w:r w:rsidR="00E47D3F">
          <w:rPr>
            <w:noProof/>
            <w:webHidden/>
          </w:rPr>
          <w:tab/>
        </w:r>
        <w:r w:rsidR="00E47D3F">
          <w:rPr>
            <w:noProof/>
            <w:webHidden/>
          </w:rPr>
          <w:fldChar w:fldCharType="begin"/>
        </w:r>
        <w:r w:rsidR="00E47D3F">
          <w:rPr>
            <w:noProof/>
            <w:webHidden/>
          </w:rPr>
          <w:instrText xml:space="preserve"> PAGEREF _Toc521065198 \h </w:instrText>
        </w:r>
        <w:r w:rsidR="00E47D3F">
          <w:rPr>
            <w:noProof/>
            <w:webHidden/>
          </w:rPr>
        </w:r>
        <w:r w:rsidR="00E47D3F">
          <w:rPr>
            <w:noProof/>
            <w:webHidden/>
          </w:rPr>
          <w:fldChar w:fldCharType="separate"/>
        </w:r>
        <w:r w:rsidR="00484D38">
          <w:rPr>
            <w:noProof/>
            <w:webHidden/>
          </w:rPr>
          <w:t>61</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199" w:history="1">
        <w:r w:rsidR="00E47D3F" w:rsidRPr="00607EC5">
          <w:rPr>
            <w:rStyle w:val="Collegamentoipertestuale"/>
            <w:rFonts w:ascii="Book Antiqua" w:hAnsi="Book Antiqua"/>
            <w:caps/>
            <w:noProof/>
          </w:rPr>
          <w:t>13. User guide</w:t>
        </w:r>
        <w:r w:rsidR="00E47D3F">
          <w:rPr>
            <w:noProof/>
            <w:webHidden/>
          </w:rPr>
          <w:tab/>
        </w:r>
        <w:r w:rsidR="00E47D3F">
          <w:rPr>
            <w:noProof/>
            <w:webHidden/>
          </w:rPr>
          <w:fldChar w:fldCharType="begin"/>
        </w:r>
        <w:r w:rsidR="00E47D3F">
          <w:rPr>
            <w:noProof/>
            <w:webHidden/>
          </w:rPr>
          <w:instrText xml:space="preserve"> PAGEREF _Toc521065199 \h </w:instrText>
        </w:r>
        <w:r w:rsidR="00E47D3F">
          <w:rPr>
            <w:noProof/>
            <w:webHidden/>
          </w:rPr>
        </w:r>
        <w:r w:rsidR="00E47D3F">
          <w:rPr>
            <w:noProof/>
            <w:webHidden/>
          </w:rPr>
          <w:fldChar w:fldCharType="separate"/>
        </w:r>
        <w:r w:rsidR="00484D38">
          <w:rPr>
            <w:noProof/>
            <w:webHidden/>
          </w:rPr>
          <w:t>84</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200" w:history="1">
        <w:r w:rsidR="00E47D3F" w:rsidRPr="00607EC5">
          <w:rPr>
            <w:rStyle w:val="Collegamentoipertestuale"/>
            <w:noProof/>
          </w:rPr>
          <w:t>13.1.</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Installation</w:t>
        </w:r>
        <w:r w:rsidR="00E47D3F">
          <w:rPr>
            <w:noProof/>
            <w:webHidden/>
          </w:rPr>
          <w:tab/>
        </w:r>
        <w:r w:rsidR="00E47D3F">
          <w:rPr>
            <w:noProof/>
            <w:webHidden/>
          </w:rPr>
          <w:fldChar w:fldCharType="begin"/>
        </w:r>
        <w:r w:rsidR="00E47D3F">
          <w:rPr>
            <w:noProof/>
            <w:webHidden/>
          </w:rPr>
          <w:instrText xml:space="preserve"> PAGEREF _Toc521065200 \h </w:instrText>
        </w:r>
        <w:r w:rsidR="00E47D3F">
          <w:rPr>
            <w:noProof/>
            <w:webHidden/>
          </w:rPr>
        </w:r>
        <w:r w:rsidR="00E47D3F">
          <w:rPr>
            <w:noProof/>
            <w:webHidden/>
          </w:rPr>
          <w:fldChar w:fldCharType="separate"/>
        </w:r>
        <w:r w:rsidR="00484D38">
          <w:rPr>
            <w:noProof/>
            <w:webHidden/>
          </w:rPr>
          <w:t>84</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201" w:history="1">
        <w:r w:rsidR="00E47D3F" w:rsidRPr="00607EC5">
          <w:rPr>
            <w:rStyle w:val="Collegamentoipertestuale"/>
            <w:noProof/>
          </w:rPr>
          <w:t>13.2.</w:t>
        </w:r>
        <w:r w:rsidR="00E47D3F">
          <w:rPr>
            <w:rFonts w:asciiTheme="minorHAnsi" w:eastAsiaTheme="minorEastAsia" w:hAnsiTheme="minorHAnsi" w:cstheme="minorBidi"/>
            <w:noProof/>
            <w:sz w:val="22"/>
            <w:lang w:val="it-IT" w:eastAsia="it-IT"/>
          </w:rPr>
          <w:tab/>
        </w:r>
        <w:r w:rsidR="00E47D3F" w:rsidRPr="00607EC5">
          <w:rPr>
            <w:rStyle w:val="Collegamentoipertestuale"/>
            <w:noProof/>
          </w:rPr>
          <w:t>Commented template of the main input file of SPHERA v.9.0.0</w:t>
        </w:r>
        <w:r w:rsidR="00E47D3F">
          <w:rPr>
            <w:noProof/>
            <w:webHidden/>
          </w:rPr>
          <w:tab/>
        </w:r>
        <w:r w:rsidR="00E47D3F">
          <w:rPr>
            <w:noProof/>
            <w:webHidden/>
          </w:rPr>
          <w:fldChar w:fldCharType="begin"/>
        </w:r>
        <w:r w:rsidR="00E47D3F">
          <w:rPr>
            <w:noProof/>
            <w:webHidden/>
          </w:rPr>
          <w:instrText xml:space="preserve"> PAGEREF _Toc521065201 \h </w:instrText>
        </w:r>
        <w:r w:rsidR="00E47D3F">
          <w:rPr>
            <w:noProof/>
            <w:webHidden/>
          </w:rPr>
        </w:r>
        <w:r w:rsidR="00E47D3F">
          <w:rPr>
            <w:noProof/>
            <w:webHidden/>
          </w:rPr>
          <w:fldChar w:fldCharType="separate"/>
        </w:r>
        <w:r w:rsidR="00484D38">
          <w:rPr>
            <w:noProof/>
            <w:webHidden/>
          </w:rPr>
          <w:t>84</w:t>
        </w:r>
        <w:r w:rsidR="00E47D3F">
          <w:rPr>
            <w:noProof/>
            <w:webHidden/>
          </w:rPr>
          <w:fldChar w:fldCharType="end"/>
        </w:r>
      </w:hyperlink>
    </w:p>
    <w:p w:rsidR="00E47D3F" w:rsidRDefault="008D1C69">
      <w:pPr>
        <w:pStyle w:val="Sommario2"/>
        <w:tabs>
          <w:tab w:val="left" w:pos="660"/>
          <w:tab w:val="right" w:pos="9628"/>
        </w:tabs>
        <w:rPr>
          <w:rFonts w:asciiTheme="minorHAnsi" w:eastAsiaTheme="minorEastAsia" w:hAnsiTheme="minorHAnsi" w:cstheme="minorBidi"/>
          <w:noProof/>
          <w:sz w:val="22"/>
          <w:lang w:val="it-IT" w:eastAsia="it-IT"/>
        </w:rPr>
      </w:pPr>
      <w:hyperlink w:anchor="_Toc521065202" w:history="1">
        <w:r w:rsidR="00E47D3F" w:rsidRPr="00607EC5">
          <w:rPr>
            <w:rStyle w:val="Collegamentoipertestuale"/>
            <w:noProof/>
            <w:lang w:val="it-IT"/>
          </w:rPr>
          <w:t>13.3.</w:t>
        </w:r>
        <w:r w:rsidR="00E47D3F">
          <w:rPr>
            <w:rFonts w:asciiTheme="minorHAnsi" w:eastAsiaTheme="minorEastAsia" w:hAnsiTheme="minorHAnsi" w:cstheme="minorBidi"/>
            <w:noProof/>
            <w:sz w:val="22"/>
            <w:lang w:val="it-IT" w:eastAsia="it-IT"/>
          </w:rPr>
          <w:tab/>
        </w:r>
        <w:r w:rsidR="00E47D3F" w:rsidRPr="00607EC5">
          <w:rPr>
            <w:rStyle w:val="Collegamentoipertestuale"/>
            <w:noProof/>
            <w:lang w:val="it-IT"/>
          </w:rPr>
          <w:t>Tutorials</w:t>
        </w:r>
        <w:r w:rsidR="00E47D3F">
          <w:rPr>
            <w:noProof/>
            <w:webHidden/>
          </w:rPr>
          <w:tab/>
        </w:r>
        <w:r w:rsidR="00E47D3F">
          <w:rPr>
            <w:noProof/>
            <w:webHidden/>
          </w:rPr>
          <w:fldChar w:fldCharType="begin"/>
        </w:r>
        <w:r w:rsidR="00E47D3F">
          <w:rPr>
            <w:noProof/>
            <w:webHidden/>
          </w:rPr>
          <w:instrText xml:space="preserve"> PAGEREF _Toc521065202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3" w:history="1">
        <w:r w:rsidR="00E47D3F" w:rsidRPr="00607EC5">
          <w:rPr>
            <w:rStyle w:val="Collegamentoipertestuale"/>
            <w:noProof/>
            <w:lang w:val="en-GB"/>
          </w:rPr>
          <w:t>13.3.1.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“body_body_impacts”</w:t>
        </w:r>
        <w:r w:rsidR="00E47D3F">
          <w:rPr>
            <w:noProof/>
            <w:webHidden/>
          </w:rPr>
          <w:tab/>
        </w:r>
        <w:r w:rsidR="00E47D3F">
          <w:rPr>
            <w:noProof/>
            <w:webHidden/>
          </w:rPr>
          <w:fldChar w:fldCharType="begin"/>
        </w:r>
        <w:r w:rsidR="00E47D3F">
          <w:rPr>
            <w:noProof/>
            <w:webHidden/>
          </w:rPr>
          <w:instrText xml:space="preserve"> PAGEREF _Toc521065203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4" w:history="1">
        <w:r w:rsidR="00E47D3F" w:rsidRPr="00607EC5">
          <w:rPr>
            <w:rStyle w:val="Collegamentoipertestuale"/>
            <w:noProof/>
            <w:lang w:val="en-GB"/>
          </w:rPr>
          <w:t>13.3.2.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“body_boundary_impacts”</w:t>
        </w:r>
        <w:r w:rsidR="00E47D3F">
          <w:rPr>
            <w:noProof/>
            <w:webHidden/>
          </w:rPr>
          <w:tab/>
        </w:r>
        <w:r w:rsidR="00E47D3F">
          <w:rPr>
            <w:noProof/>
            <w:webHidden/>
          </w:rPr>
          <w:fldChar w:fldCharType="begin"/>
        </w:r>
        <w:r w:rsidR="00E47D3F">
          <w:rPr>
            <w:noProof/>
            <w:webHidden/>
          </w:rPr>
          <w:instrText xml:space="preserve"> PAGEREF _Toc521065204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5" w:history="1">
        <w:r w:rsidR="00E47D3F" w:rsidRPr="00607EC5">
          <w:rPr>
            <w:rStyle w:val="Collegamentoipertestuale"/>
            <w:noProof/>
            <w:lang w:val="en-GB"/>
          </w:rPr>
          <w:t>13.3.3.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“dam_breach_ICOLD_trunks”</w:t>
        </w:r>
        <w:r w:rsidR="00E47D3F">
          <w:rPr>
            <w:noProof/>
            <w:webHidden/>
          </w:rPr>
          <w:tab/>
        </w:r>
        <w:r w:rsidR="00E47D3F">
          <w:rPr>
            <w:noProof/>
            <w:webHidden/>
          </w:rPr>
          <w:fldChar w:fldCharType="begin"/>
        </w:r>
        <w:r w:rsidR="00E47D3F">
          <w:rPr>
            <w:noProof/>
            <w:webHidden/>
          </w:rPr>
          <w:instrText xml:space="preserve"> PAGEREF _Toc521065205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6" w:history="1">
        <w:r w:rsidR="00E47D3F" w:rsidRPr="00607EC5">
          <w:rPr>
            <w:rStyle w:val="Collegamentoipertestuale"/>
            <w:noProof/>
            <w:lang w:val="en-GB"/>
          </w:rPr>
          <w:t>13.3.4.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“db_2bodies”</w:t>
        </w:r>
        <w:r w:rsidR="00E47D3F">
          <w:rPr>
            <w:noProof/>
            <w:webHidden/>
          </w:rPr>
          <w:tab/>
        </w:r>
        <w:r w:rsidR="00E47D3F">
          <w:rPr>
            <w:noProof/>
            <w:webHidden/>
          </w:rPr>
          <w:fldChar w:fldCharType="begin"/>
        </w:r>
        <w:r w:rsidR="00E47D3F">
          <w:rPr>
            <w:noProof/>
            <w:webHidden/>
          </w:rPr>
          <w:instrText xml:space="preserve"> PAGEREF _Toc521065206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7" w:history="1">
        <w:r w:rsidR="00E47D3F" w:rsidRPr="00607EC5">
          <w:rPr>
            <w:rStyle w:val="Collegamentoipertestuale"/>
            <w:noProof/>
            <w:lang w:val="en-GB"/>
          </w:rPr>
          <w:t>13.3.5.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“db_2D_demo”</w:t>
        </w:r>
        <w:r w:rsidR="00E47D3F">
          <w:rPr>
            <w:noProof/>
            <w:webHidden/>
          </w:rPr>
          <w:tab/>
        </w:r>
        <w:r w:rsidR="00E47D3F">
          <w:rPr>
            <w:noProof/>
            <w:webHidden/>
          </w:rPr>
          <w:fldChar w:fldCharType="begin"/>
        </w:r>
        <w:r w:rsidR="00E47D3F">
          <w:rPr>
            <w:noProof/>
            <w:webHidden/>
          </w:rPr>
          <w:instrText xml:space="preserve"> PAGEREF _Toc521065207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8" w:history="1">
        <w:r w:rsidR="00E47D3F" w:rsidRPr="00607EC5">
          <w:rPr>
            <w:rStyle w:val="Collegamentoipertestuale"/>
            <w:noProof/>
            <w:lang w:val="en-GB"/>
          </w:rPr>
          <w:t>13.3.6.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“db_Alpe_Gera”</w:t>
        </w:r>
        <w:r w:rsidR="00E47D3F">
          <w:rPr>
            <w:noProof/>
            <w:webHidden/>
          </w:rPr>
          <w:tab/>
        </w:r>
        <w:r w:rsidR="00E47D3F">
          <w:rPr>
            <w:noProof/>
            <w:webHidden/>
          </w:rPr>
          <w:fldChar w:fldCharType="begin"/>
        </w:r>
        <w:r w:rsidR="00E47D3F">
          <w:rPr>
            <w:noProof/>
            <w:webHidden/>
          </w:rPr>
          <w:instrText xml:space="preserve"> PAGEREF _Toc521065208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09" w:history="1">
        <w:r w:rsidR="00E47D3F" w:rsidRPr="00607EC5">
          <w:rPr>
            <w:rStyle w:val="Collegamentoipertestuale"/>
            <w:noProof/>
            <w:lang w:val="en-GB"/>
          </w:rPr>
          <w:t>13.3.7.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“db_Alpe_Gera_Lanzada_substations”</w:t>
        </w:r>
        <w:r w:rsidR="00E47D3F">
          <w:rPr>
            <w:noProof/>
            <w:webHidden/>
          </w:rPr>
          <w:tab/>
        </w:r>
        <w:r w:rsidR="00E47D3F">
          <w:rPr>
            <w:noProof/>
            <w:webHidden/>
          </w:rPr>
          <w:fldChar w:fldCharType="begin"/>
        </w:r>
        <w:r w:rsidR="00E47D3F">
          <w:rPr>
            <w:noProof/>
            <w:webHidden/>
          </w:rPr>
          <w:instrText xml:space="preserve"> PAGEREF _Toc521065209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0" w:history="1">
        <w:r w:rsidR="00E47D3F" w:rsidRPr="00607EC5">
          <w:rPr>
            <w:rStyle w:val="Collegamentoipertestuale"/>
            <w:noProof/>
            <w:lang w:val="en-GB"/>
          </w:rPr>
          <w:t>13.3.8.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“db_body_exp_UniBas”</w:t>
        </w:r>
        <w:r w:rsidR="00E47D3F">
          <w:rPr>
            <w:noProof/>
            <w:webHidden/>
          </w:rPr>
          <w:tab/>
        </w:r>
        <w:r w:rsidR="00E47D3F">
          <w:rPr>
            <w:noProof/>
            <w:webHidden/>
          </w:rPr>
          <w:fldChar w:fldCharType="begin"/>
        </w:r>
        <w:r w:rsidR="00E47D3F">
          <w:rPr>
            <w:noProof/>
            <w:webHidden/>
          </w:rPr>
          <w:instrText xml:space="preserve"> PAGEREF _Toc521065210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1" w:history="1">
        <w:r w:rsidR="00E47D3F" w:rsidRPr="00607EC5">
          <w:rPr>
            <w:rStyle w:val="Collegamentoipertestuale"/>
            <w:noProof/>
            <w:lang w:val="en-GB"/>
          </w:rPr>
          <w:t>13.3.9.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“db_ICOLD”</w:t>
        </w:r>
        <w:r w:rsidR="00E47D3F">
          <w:rPr>
            <w:noProof/>
            <w:webHidden/>
          </w:rPr>
          <w:tab/>
        </w:r>
        <w:r w:rsidR="00E47D3F">
          <w:rPr>
            <w:noProof/>
            <w:webHidden/>
          </w:rPr>
          <w:fldChar w:fldCharType="begin"/>
        </w:r>
        <w:r w:rsidR="00E47D3F">
          <w:rPr>
            <w:noProof/>
            <w:webHidden/>
          </w:rPr>
          <w:instrText xml:space="preserve"> PAGEREF _Toc521065211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2" w:history="1">
        <w:r w:rsidR="00E47D3F" w:rsidRPr="00607EC5">
          <w:rPr>
            <w:rStyle w:val="Collegamentoipertestuale"/>
            <w:noProof/>
            <w:lang w:val="en-GB"/>
          </w:rPr>
          <w:t>13.3.10.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“db_multi_body”</w:t>
        </w:r>
        <w:r w:rsidR="00E47D3F">
          <w:rPr>
            <w:noProof/>
            <w:webHidden/>
          </w:rPr>
          <w:tab/>
        </w:r>
        <w:r w:rsidR="00E47D3F">
          <w:rPr>
            <w:noProof/>
            <w:webHidden/>
          </w:rPr>
          <w:fldChar w:fldCharType="begin"/>
        </w:r>
        <w:r w:rsidR="00E47D3F">
          <w:rPr>
            <w:noProof/>
            <w:webHidden/>
          </w:rPr>
          <w:instrText xml:space="preserve"> PAGEREF _Toc521065212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3" w:history="1">
        <w:r w:rsidR="00E47D3F" w:rsidRPr="00607EC5">
          <w:rPr>
            <w:rStyle w:val="Collegamentoipertestuale"/>
            <w:noProof/>
            <w:lang w:val="en-GB"/>
          </w:rPr>
          <w:t>13.3.11.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“db_squat_obstacle”</w:t>
        </w:r>
        <w:r w:rsidR="00E47D3F">
          <w:rPr>
            <w:noProof/>
            <w:webHidden/>
          </w:rPr>
          <w:tab/>
        </w:r>
        <w:r w:rsidR="00E47D3F">
          <w:rPr>
            <w:noProof/>
            <w:webHidden/>
          </w:rPr>
          <w:fldChar w:fldCharType="begin"/>
        </w:r>
        <w:r w:rsidR="00E47D3F">
          <w:rPr>
            <w:noProof/>
            <w:webHidden/>
          </w:rPr>
          <w:instrText xml:space="preserve"> PAGEREF _Toc521065213 \h </w:instrText>
        </w:r>
        <w:r w:rsidR="00E47D3F">
          <w:rPr>
            <w:noProof/>
            <w:webHidden/>
          </w:rPr>
        </w:r>
        <w:r w:rsidR="00E47D3F">
          <w:rPr>
            <w:noProof/>
            <w:webHidden/>
          </w:rPr>
          <w:fldChar w:fldCharType="separate"/>
        </w:r>
        <w:r w:rsidR="00484D38">
          <w:rPr>
            <w:noProof/>
            <w:webHidden/>
          </w:rPr>
          <w:t>98</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4" w:history="1">
        <w:r w:rsidR="00E47D3F" w:rsidRPr="00607EC5">
          <w:rPr>
            <w:rStyle w:val="Collegamentoipertestuale"/>
            <w:noProof/>
            <w:lang w:val="en-GB"/>
          </w:rPr>
          <w:t>13.3.12.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“db_tall_obstacle”</w:t>
        </w:r>
        <w:r w:rsidR="00E47D3F">
          <w:rPr>
            <w:noProof/>
            <w:webHidden/>
          </w:rPr>
          <w:tab/>
        </w:r>
        <w:r w:rsidR="00E47D3F">
          <w:rPr>
            <w:noProof/>
            <w:webHidden/>
          </w:rPr>
          <w:fldChar w:fldCharType="begin"/>
        </w:r>
        <w:r w:rsidR="00E47D3F">
          <w:rPr>
            <w:noProof/>
            <w:webHidden/>
          </w:rPr>
          <w:instrText xml:space="preserve"> PAGEREF _Toc521065214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5" w:history="1">
        <w:r w:rsidR="00E47D3F" w:rsidRPr="00607EC5">
          <w:rPr>
            <w:rStyle w:val="Collegamentoipertestuale"/>
            <w:noProof/>
            <w:lang w:val="en-GB"/>
          </w:rPr>
          <w:t>13.3.13.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“dike_breach_2D_expSchHag12JHR_ID22”</w:t>
        </w:r>
        <w:r w:rsidR="00E47D3F">
          <w:rPr>
            <w:noProof/>
            <w:webHidden/>
          </w:rPr>
          <w:tab/>
        </w:r>
        <w:r w:rsidR="00E47D3F">
          <w:rPr>
            <w:noProof/>
            <w:webHidden/>
          </w:rPr>
          <w:fldChar w:fldCharType="begin"/>
        </w:r>
        <w:r w:rsidR="00E47D3F">
          <w:rPr>
            <w:noProof/>
            <w:webHidden/>
          </w:rPr>
          <w:instrText xml:space="preserve"> PAGEREF _Toc521065215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6" w:history="1">
        <w:r w:rsidR="00E47D3F" w:rsidRPr="00607EC5">
          <w:rPr>
            <w:rStyle w:val="Collegamentoipertestuale"/>
            <w:noProof/>
            <w:lang w:val="en-GB"/>
          </w:rPr>
          <w:t>13.3.14.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“edb_2D_demo”</w:t>
        </w:r>
        <w:r w:rsidR="00E47D3F">
          <w:rPr>
            <w:noProof/>
            <w:webHidden/>
          </w:rPr>
          <w:tab/>
        </w:r>
        <w:r w:rsidR="00E47D3F">
          <w:rPr>
            <w:noProof/>
            <w:webHidden/>
          </w:rPr>
          <w:fldChar w:fldCharType="begin"/>
        </w:r>
        <w:r w:rsidR="00E47D3F">
          <w:rPr>
            <w:noProof/>
            <w:webHidden/>
          </w:rPr>
          <w:instrText xml:space="preserve"> PAGEREF _Toc521065216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7" w:history="1">
        <w:r w:rsidR="00E47D3F" w:rsidRPr="00607EC5">
          <w:rPr>
            <w:rStyle w:val="Collegamentoipertestuale"/>
            <w:noProof/>
            <w:lang w:val="en-GB"/>
          </w:rPr>
          <w:t>13.3.15.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“edb_2D_FraCap02”</w:t>
        </w:r>
        <w:r w:rsidR="00E47D3F">
          <w:rPr>
            <w:noProof/>
            <w:webHidden/>
          </w:rPr>
          <w:tab/>
        </w:r>
        <w:r w:rsidR="00E47D3F">
          <w:rPr>
            <w:noProof/>
            <w:webHidden/>
          </w:rPr>
          <w:fldChar w:fldCharType="begin"/>
        </w:r>
        <w:r w:rsidR="00E47D3F">
          <w:rPr>
            <w:noProof/>
            <w:webHidden/>
          </w:rPr>
          <w:instrText xml:space="preserve"> PAGEREF _Toc521065217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8" w:history="1">
        <w:r w:rsidR="00E47D3F" w:rsidRPr="00607EC5">
          <w:rPr>
            <w:rStyle w:val="Collegamentoipertestuale"/>
            <w:noProof/>
            <w:lang w:val="en-GB"/>
          </w:rPr>
          <w:t>13.3.16.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“edb_2D_FraCap02_Taipei”</w:t>
        </w:r>
        <w:r w:rsidR="00E47D3F">
          <w:rPr>
            <w:noProof/>
            <w:webHidden/>
          </w:rPr>
          <w:tab/>
        </w:r>
        <w:r w:rsidR="00E47D3F">
          <w:rPr>
            <w:noProof/>
            <w:webHidden/>
          </w:rPr>
          <w:fldChar w:fldCharType="begin"/>
        </w:r>
        <w:r w:rsidR="00E47D3F">
          <w:rPr>
            <w:noProof/>
            <w:webHidden/>
          </w:rPr>
          <w:instrText xml:space="preserve"> PAGEREF _Toc521065218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19" w:history="1">
        <w:r w:rsidR="00E47D3F" w:rsidRPr="00607EC5">
          <w:rPr>
            <w:rStyle w:val="Collegamentoipertestuale"/>
            <w:noProof/>
            <w:lang w:val="en-GB"/>
          </w:rPr>
          <w:t>13.3.17.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“edb_2D_Spi05”</w:t>
        </w:r>
        <w:r w:rsidR="00E47D3F">
          <w:rPr>
            <w:noProof/>
            <w:webHidden/>
          </w:rPr>
          <w:tab/>
        </w:r>
        <w:r w:rsidR="00E47D3F">
          <w:rPr>
            <w:noProof/>
            <w:webHidden/>
          </w:rPr>
          <w:fldChar w:fldCharType="begin"/>
        </w:r>
        <w:r w:rsidR="00E47D3F">
          <w:rPr>
            <w:noProof/>
            <w:webHidden/>
          </w:rPr>
          <w:instrText xml:space="preserve"> PAGEREF _Toc521065219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0" w:history="1">
        <w:r w:rsidR="00E47D3F" w:rsidRPr="00607EC5">
          <w:rPr>
            <w:rStyle w:val="Collegamentoipertestuale"/>
            <w:noProof/>
            <w:lang w:val="en-GB"/>
          </w:rPr>
          <w:t>13.3.18.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“edb_ICOLD”</w:t>
        </w:r>
        <w:r w:rsidR="00E47D3F">
          <w:rPr>
            <w:noProof/>
            <w:webHidden/>
          </w:rPr>
          <w:tab/>
        </w:r>
        <w:r w:rsidR="00E47D3F">
          <w:rPr>
            <w:noProof/>
            <w:webHidden/>
          </w:rPr>
          <w:fldChar w:fldCharType="begin"/>
        </w:r>
        <w:r w:rsidR="00E47D3F">
          <w:rPr>
            <w:noProof/>
            <w:webHidden/>
          </w:rPr>
          <w:instrText xml:space="preserve"> PAGEREF _Toc521065220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1" w:history="1">
        <w:r w:rsidR="00E47D3F" w:rsidRPr="00607EC5">
          <w:rPr>
            <w:rStyle w:val="Collegamentoipertestuale"/>
            <w:noProof/>
            <w:lang w:val="en-GB"/>
          </w:rPr>
          <w:t>13.3.19.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“edb_KarlSand”</w:t>
        </w:r>
        <w:r w:rsidR="00E47D3F">
          <w:rPr>
            <w:noProof/>
            <w:webHidden/>
          </w:rPr>
          <w:tab/>
        </w:r>
        <w:r w:rsidR="00E47D3F">
          <w:rPr>
            <w:noProof/>
            <w:webHidden/>
          </w:rPr>
          <w:fldChar w:fldCharType="begin"/>
        </w:r>
        <w:r w:rsidR="00E47D3F">
          <w:rPr>
            <w:noProof/>
            <w:webHidden/>
          </w:rPr>
          <w:instrText xml:space="preserve"> PAGEREF _Toc521065221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2" w:history="1">
        <w:r w:rsidR="00E47D3F" w:rsidRPr="00607EC5">
          <w:rPr>
            <w:rStyle w:val="Collegamentoipertestuale"/>
            <w:noProof/>
            <w:lang w:val="en-GB"/>
          </w:rPr>
          <w:t>13.3.20.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“edb_Pon10”</w:t>
        </w:r>
        <w:r w:rsidR="00E47D3F">
          <w:rPr>
            <w:noProof/>
            <w:webHidden/>
          </w:rPr>
          <w:tab/>
        </w:r>
        <w:r w:rsidR="00E47D3F">
          <w:rPr>
            <w:noProof/>
            <w:webHidden/>
          </w:rPr>
          <w:fldChar w:fldCharType="begin"/>
        </w:r>
        <w:r w:rsidR="00E47D3F">
          <w:rPr>
            <w:noProof/>
            <w:webHidden/>
          </w:rPr>
          <w:instrText xml:space="preserve"> PAGEREF _Toc521065222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3" w:history="1">
        <w:r w:rsidR="00E47D3F" w:rsidRPr="00607EC5">
          <w:rPr>
            <w:rStyle w:val="Collegamentoipertestuale"/>
            <w:noProof/>
            <w:lang w:val="en-GB"/>
          </w:rPr>
          <w:t>13.3.21.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“floating_cube_stability”</w:t>
        </w:r>
        <w:r w:rsidR="00E47D3F">
          <w:rPr>
            <w:noProof/>
            <w:webHidden/>
          </w:rPr>
          <w:tab/>
        </w:r>
        <w:r w:rsidR="00E47D3F">
          <w:rPr>
            <w:noProof/>
            <w:webHidden/>
          </w:rPr>
          <w:fldChar w:fldCharType="begin"/>
        </w:r>
        <w:r w:rsidR="00E47D3F">
          <w:rPr>
            <w:noProof/>
            <w:webHidden/>
          </w:rPr>
          <w:instrText xml:space="preserve"> PAGEREF _Toc521065223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4" w:history="1">
        <w:r w:rsidR="00E47D3F" w:rsidRPr="00607EC5">
          <w:rPr>
            <w:rStyle w:val="Collegamentoipertestuale"/>
            <w:noProof/>
            <w:lang w:val="en-GB"/>
          </w:rPr>
          <w:t>13.3.22.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“flushing_2D”</w:t>
        </w:r>
        <w:r w:rsidR="00E47D3F">
          <w:rPr>
            <w:noProof/>
            <w:webHidden/>
          </w:rPr>
          <w:tab/>
        </w:r>
        <w:r w:rsidR="00E47D3F">
          <w:rPr>
            <w:noProof/>
            <w:webHidden/>
          </w:rPr>
          <w:fldChar w:fldCharType="begin"/>
        </w:r>
        <w:r w:rsidR="00E47D3F">
          <w:rPr>
            <w:noProof/>
            <w:webHidden/>
          </w:rPr>
          <w:instrText xml:space="preserve"> PAGEREF _Toc521065224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5" w:history="1">
        <w:r w:rsidR="00E47D3F" w:rsidRPr="00607EC5">
          <w:rPr>
            <w:rStyle w:val="Collegamentoipertestuale"/>
            <w:noProof/>
            <w:lang w:val="en-GB"/>
          </w:rPr>
          <w:t>13.3.23.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“flushing_3D”</w:t>
        </w:r>
        <w:r w:rsidR="00E47D3F">
          <w:rPr>
            <w:noProof/>
            <w:webHidden/>
          </w:rPr>
          <w:tab/>
        </w:r>
        <w:r w:rsidR="00E47D3F">
          <w:rPr>
            <w:noProof/>
            <w:webHidden/>
          </w:rPr>
          <w:fldChar w:fldCharType="begin"/>
        </w:r>
        <w:r w:rsidR="00E47D3F">
          <w:rPr>
            <w:noProof/>
            <w:webHidden/>
          </w:rPr>
          <w:instrText xml:space="preserve"> PAGEREF _Toc521065225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6" w:history="1">
        <w:r w:rsidR="00E47D3F" w:rsidRPr="00607EC5">
          <w:rPr>
            <w:rStyle w:val="Collegamentoipertestuale"/>
            <w:noProof/>
            <w:lang w:val="en-GB"/>
          </w:rPr>
          <w:t>13.3.24.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“jet_plate”</w:t>
        </w:r>
        <w:r w:rsidR="00E47D3F">
          <w:rPr>
            <w:noProof/>
            <w:webHidden/>
          </w:rPr>
          <w:tab/>
        </w:r>
        <w:r w:rsidR="00E47D3F">
          <w:rPr>
            <w:noProof/>
            <w:webHidden/>
          </w:rPr>
          <w:fldChar w:fldCharType="begin"/>
        </w:r>
        <w:r w:rsidR="00E47D3F">
          <w:rPr>
            <w:noProof/>
            <w:webHidden/>
          </w:rPr>
          <w:instrText xml:space="preserve"> PAGEREF _Toc521065226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7" w:history="1">
        <w:r w:rsidR="00E47D3F" w:rsidRPr="00607EC5">
          <w:rPr>
            <w:rStyle w:val="Collegamentoipertestuale"/>
            <w:noProof/>
            <w:lang w:val="en-GB"/>
          </w:rPr>
          <w:t>13.3.25.</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“rectangular_side_weir_Fr_0_491”</w:t>
        </w:r>
        <w:r w:rsidR="00E47D3F">
          <w:rPr>
            <w:noProof/>
            <w:webHidden/>
          </w:rPr>
          <w:tab/>
        </w:r>
        <w:r w:rsidR="00E47D3F">
          <w:rPr>
            <w:noProof/>
            <w:webHidden/>
          </w:rPr>
          <w:fldChar w:fldCharType="begin"/>
        </w:r>
        <w:r w:rsidR="00E47D3F">
          <w:rPr>
            <w:noProof/>
            <w:webHidden/>
          </w:rPr>
          <w:instrText xml:space="preserve"> PAGEREF _Toc521065227 \h </w:instrText>
        </w:r>
        <w:r w:rsidR="00E47D3F">
          <w:rPr>
            <w:noProof/>
            <w:webHidden/>
          </w:rPr>
        </w:r>
        <w:r w:rsidR="00E47D3F">
          <w:rPr>
            <w:noProof/>
            <w:webHidden/>
          </w:rPr>
          <w:fldChar w:fldCharType="separate"/>
        </w:r>
        <w:r w:rsidR="00484D38">
          <w:rPr>
            <w:noProof/>
            <w:webHidden/>
          </w:rPr>
          <w:t>99</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8" w:history="1">
        <w:r w:rsidR="00E47D3F" w:rsidRPr="00607EC5">
          <w:rPr>
            <w:rStyle w:val="Collegamentoipertestuale"/>
            <w:noProof/>
            <w:lang w:val="en-GB"/>
          </w:rPr>
          <w:t>13.3.26.</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“San_Fernando_Lower_van_Norman_dam_liquefaction”</w:t>
        </w:r>
        <w:r w:rsidR="00E47D3F">
          <w:rPr>
            <w:noProof/>
            <w:webHidden/>
          </w:rPr>
          <w:tab/>
        </w:r>
        <w:r w:rsidR="00E47D3F">
          <w:rPr>
            <w:noProof/>
            <w:webHidden/>
          </w:rPr>
          <w:fldChar w:fldCharType="begin"/>
        </w:r>
        <w:r w:rsidR="00E47D3F">
          <w:rPr>
            <w:noProof/>
            <w:webHidden/>
          </w:rPr>
          <w:instrText xml:space="preserve"> PAGEREF _Toc521065228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29" w:history="1">
        <w:r w:rsidR="00E47D3F" w:rsidRPr="00607EC5">
          <w:rPr>
            <w:rStyle w:val="Collegamentoipertestuale"/>
            <w:noProof/>
            <w:lang w:val="en-GB"/>
          </w:rPr>
          <w:t>13.3.27.</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“sloshing_tank_TbyTn_0_78”</w:t>
        </w:r>
        <w:r w:rsidR="00E47D3F">
          <w:rPr>
            <w:noProof/>
            <w:webHidden/>
          </w:rPr>
          <w:tab/>
        </w:r>
        <w:r w:rsidR="00E47D3F">
          <w:rPr>
            <w:noProof/>
            <w:webHidden/>
          </w:rPr>
          <w:fldChar w:fldCharType="begin"/>
        </w:r>
        <w:r w:rsidR="00E47D3F">
          <w:rPr>
            <w:noProof/>
            <w:webHidden/>
          </w:rPr>
          <w:instrText xml:space="preserve"> PAGEREF _Toc521065229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0" w:history="1">
        <w:r w:rsidR="00E47D3F" w:rsidRPr="00607EC5">
          <w:rPr>
            <w:rStyle w:val="Collegamentoipertestuale"/>
            <w:noProof/>
            <w:lang w:val="en-GB"/>
          </w:rPr>
          <w:t>13.3.28.</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“sloshing_tank_TbyTn_1_07”</w:t>
        </w:r>
        <w:r w:rsidR="00E47D3F">
          <w:rPr>
            <w:noProof/>
            <w:webHidden/>
          </w:rPr>
          <w:tab/>
        </w:r>
        <w:r w:rsidR="00E47D3F">
          <w:rPr>
            <w:noProof/>
            <w:webHidden/>
          </w:rPr>
          <w:fldChar w:fldCharType="begin"/>
        </w:r>
        <w:r w:rsidR="00E47D3F">
          <w:rPr>
            <w:noProof/>
            <w:webHidden/>
          </w:rPr>
          <w:instrText xml:space="preserve"> PAGEREF _Toc521065230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1" w:history="1">
        <w:r w:rsidR="00E47D3F" w:rsidRPr="00607EC5">
          <w:rPr>
            <w:rStyle w:val="Collegamentoipertestuale"/>
            <w:noProof/>
            <w:lang w:val="en-GB"/>
          </w:rPr>
          <w:t>13.3.29.</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“spherical_Couette_flows”</w:t>
        </w:r>
        <w:r w:rsidR="00E47D3F">
          <w:rPr>
            <w:noProof/>
            <w:webHidden/>
          </w:rPr>
          <w:tab/>
        </w:r>
        <w:r w:rsidR="00E47D3F">
          <w:rPr>
            <w:noProof/>
            <w:webHidden/>
          </w:rPr>
          <w:fldChar w:fldCharType="begin"/>
        </w:r>
        <w:r w:rsidR="00E47D3F">
          <w:rPr>
            <w:noProof/>
            <w:webHidden/>
          </w:rPr>
          <w:instrText xml:space="preserve"> PAGEREF _Toc521065231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2" w:history="1">
        <w:r w:rsidR="00E47D3F" w:rsidRPr="00607EC5">
          <w:rPr>
            <w:rStyle w:val="Collegamentoipertestuale"/>
            <w:noProof/>
            <w:lang w:val="en-GB"/>
          </w:rPr>
          <w:t>13.3.30.</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“SPH_udb_exp_Kim2015HYDROL”</w:t>
        </w:r>
        <w:r w:rsidR="00E47D3F">
          <w:rPr>
            <w:noProof/>
            <w:webHidden/>
          </w:rPr>
          <w:tab/>
        </w:r>
        <w:r w:rsidR="00E47D3F">
          <w:rPr>
            <w:noProof/>
            <w:webHidden/>
          </w:rPr>
          <w:fldChar w:fldCharType="begin"/>
        </w:r>
        <w:r w:rsidR="00E47D3F">
          <w:rPr>
            <w:noProof/>
            <w:webHidden/>
          </w:rPr>
          <w:instrText xml:space="preserve"> PAGEREF _Toc521065232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3" w:history="1">
        <w:r w:rsidR="00E47D3F" w:rsidRPr="00607EC5">
          <w:rPr>
            <w:rStyle w:val="Collegamentoipertestuale"/>
            <w:noProof/>
            <w:lang w:val="en-GB"/>
          </w:rPr>
          <w:t>13.3.31.</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“submerged_landslide”</w:t>
        </w:r>
        <w:r w:rsidR="00E47D3F">
          <w:rPr>
            <w:noProof/>
            <w:webHidden/>
          </w:rPr>
          <w:tab/>
        </w:r>
        <w:r w:rsidR="00E47D3F">
          <w:rPr>
            <w:noProof/>
            <w:webHidden/>
          </w:rPr>
          <w:fldChar w:fldCharType="begin"/>
        </w:r>
        <w:r w:rsidR="00E47D3F">
          <w:rPr>
            <w:noProof/>
            <w:webHidden/>
          </w:rPr>
          <w:instrText xml:space="preserve"> PAGEREF _Toc521065233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4" w:history="1">
        <w:r w:rsidR="00E47D3F" w:rsidRPr="00607EC5">
          <w:rPr>
            <w:rStyle w:val="Collegamentoipertestuale"/>
            <w:noProof/>
            <w:lang w:val="en-GB"/>
          </w:rPr>
          <w:t>13.3.32.</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“still_water_tank”</w:t>
        </w:r>
        <w:r w:rsidR="00E47D3F">
          <w:rPr>
            <w:noProof/>
            <w:webHidden/>
          </w:rPr>
          <w:tab/>
        </w:r>
        <w:r w:rsidR="00E47D3F">
          <w:rPr>
            <w:noProof/>
            <w:webHidden/>
          </w:rPr>
          <w:fldChar w:fldCharType="begin"/>
        </w:r>
        <w:r w:rsidR="00E47D3F">
          <w:rPr>
            <w:noProof/>
            <w:webHidden/>
          </w:rPr>
          <w:instrText xml:space="preserve"> PAGEREF _Toc521065234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5" w:history="1">
        <w:r w:rsidR="00E47D3F" w:rsidRPr="00607EC5">
          <w:rPr>
            <w:rStyle w:val="Collegamentoipertestuale"/>
            <w:noProof/>
            <w:lang w:val="en-GB"/>
          </w:rPr>
          <w:t>13.3.33.</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“wave_motion_for_WaveSAX”</w:t>
        </w:r>
        <w:r w:rsidR="00E47D3F">
          <w:rPr>
            <w:noProof/>
            <w:webHidden/>
          </w:rPr>
          <w:tab/>
        </w:r>
        <w:r w:rsidR="00E47D3F">
          <w:rPr>
            <w:noProof/>
            <w:webHidden/>
          </w:rPr>
          <w:fldChar w:fldCharType="begin"/>
        </w:r>
        <w:r w:rsidR="00E47D3F">
          <w:rPr>
            <w:noProof/>
            <w:webHidden/>
          </w:rPr>
          <w:instrText xml:space="preserve"> PAGEREF _Toc521065235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3"/>
        <w:tabs>
          <w:tab w:val="left" w:pos="880"/>
          <w:tab w:val="right" w:pos="9628"/>
        </w:tabs>
        <w:rPr>
          <w:rFonts w:asciiTheme="minorHAnsi" w:eastAsiaTheme="minorEastAsia" w:hAnsiTheme="minorHAnsi" w:cstheme="minorBidi"/>
          <w:noProof/>
          <w:sz w:val="22"/>
          <w:szCs w:val="22"/>
        </w:rPr>
      </w:pPr>
      <w:hyperlink w:anchor="_Toc521065236" w:history="1">
        <w:r w:rsidR="00E47D3F" w:rsidRPr="00607EC5">
          <w:rPr>
            <w:rStyle w:val="Collegamentoipertestuale"/>
            <w:noProof/>
            <w:lang w:val="en-GB"/>
          </w:rPr>
          <w:t>13.3.34.</w:t>
        </w:r>
        <w:r w:rsidR="00E47D3F">
          <w:rPr>
            <w:rFonts w:asciiTheme="minorHAnsi" w:eastAsiaTheme="minorEastAsia" w:hAnsiTheme="minorHAnsi" w:cstheme="minorBidi"/>
            <w:noProof/>
            <w:sz w:val="22"/>
            <w:szCs w:val="22"/>
          </w:rPr>
          <w:tab/>
        </w:r>
        <w:r w:rsidR="00E47D3F" w:rsidRPr="00607EC5">
          <w:rPr>
            <w:rStyle w:val="Collegamentoipertestuale"/>
            <w:noProof/>
            <w:lang w:val="en-GB"/>
          </w:rPr>
          <w:t>“wedges_falls_on_still_water”</w:t>
        </w:r>
        <w:r w:rsidR="00E47D3F">
          <w:rPr>
            <w:noProof/>
            <w:webHidden/>
          </w:rPr>
          <w:tab/>
        </w:r>
        <w:r w:rsidR="00E47D3F">
          <w:rPr>
            <w:noProof/>
            <w:webHidden/>
          </w:rPr>
          <w:fldChar w:fldCharType="begin"/>
        </w:r>
        <w:r w:rsidR="00E47D3F">
          <w:rPr>
            <w:noProof/>
            <w:webHidden/>
          </w:rPr>
          <w:instrText xml:space="preserve"> PAGEREF _Toc521065236 \h </w:instrText>
        </w:r>
        <w:r w:rsidR="00E47D3F">
          <w:rPr>
            <w:noProof/>
            <w:webHidden/>
          </w:rPr>
        </w:r>
        <w:r w:rsidR="00E47D3F">
          <w:rPr>
            <w:noProof/>
            <w:webHidden/>
          </w:rPr>
          <w:fldChar w:fldCharType="separate"/>
        </w:r>
        <w:r w:rsidR="00484D38">
          <w:rPr>
            <w:noProof/>
            <w:webHidden/>
          </w:rPr>
          <w:t>100</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237" w:history="1">
        <w:r w:rsidR="00E47D3F" w:rsidRPr="00607EC5">
          <w:rPr>
            <w:rStyle w:val="Collegamentoipertestuale"/>
            <w:rFonts w:ascii="Book Antiqua" w:hAnsi="Book Antiqua"/>
            <w:caps/>
            <w:noProof/>
          </w:rPr>
          <w:t>14. SPHERA acknowledgments</w:t>
        </w:r>
        <w:r w:rsidR="00E47D3F">
          <w:rPr>
            <w:noProof/>
            <w:webHidden/>
          </w:rPr>
          <w:tab/>
        </w:r>
        <w:r w:rsidR="00E47D3F">
          <w:rPr>
            <w:noProof/>
            <w:webHidden/>
          </w:rPr>
          <w:fldChar w:fldCharType="begin"/>
        </w:r>
        <w:r w:rsidR="00E47D3F">
          <w:rPr>
            <w:noProof/>
            <w:webHidden/>
          </w:rPr>
          <w:instrText xml:space="preserve"> PAGEREF _Toc521065237 \h </w:instrText>
        </w:r>
        <w:r w:rsidR="00E47D3F">
          <w:rPr>
            <w:noProof/>
            <w:webHidden/>
          </w:rPr>
        </w:r>
        <w:r w:rsidR="00E47D3F">
          <w:rPr>
            <w:noProof/>
            <w:webHidden/>
          </w:rPr>
          <w:fldChar w:fldCharType="separate"/>
        </w:r>
        <w:r w:rsidR="00484D38">
          <w:rPr>
            <w:noProof/>
            <w:webHidden/>
          </w:rPr>
          <w:t>101</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238" w:history="1">
        <w:r w:rsidR="00E47D3F" w:rsidRPr="00607EC5">
          <w:rPr>
            <w:rStyle w:val="Collegamentoipertestuale"/>
            <w:rFonts w:ascii="Book Antiqua" w:hAnsi="Book Antiqua"/>
            <w:caps/>
            <w:noProof/>
          </w:rPr>
          <w:t>15. SPHERA registration</w:t>
        </w:r>
        <w:r w:rsidR="00E47D3F">
          <w:rPr>
            <w:noProof/>
            <w:webHidden/>
          </w:rPr>
          <w:tab/>
        </w:r>
        <w:r w:rsidR="00E47D3F">
          <w:rPr>
            <w:noProof/>
            <w:webHidden/>
          </w:rPr>
          <w:fldChar w:fldCharType="begin"/>
        </w:r>
        <w:r w:rsidR="00E47D3F">
          <w:rPr>
            <w:noProof/>
            <w:webHidden/>
          </w:rPr>
          <w:instrText xml:space="preserve"> PAGEREF _Toc521065238 \h </w:instrText>
        </w:r>
        <w:r w:rsidR="00E47D3F">
          <w:rPr>
            <w:noProof/>
            <w:webHidden/>
          </w:rPr>
        </w:r>
        <w:r w:rsidR="00E47D3F">
          <w:rPr>
            <w:noProof/>
            <w:webHidden/>
          </w:rPr>
          <w:fldChar w:fldCharType="separate"/>
        </w:r>
        <w:r w:rsidR="00484D38">
          <w:rPr>
            <w:noProof/>
            <w:webHidden/>
          </w:rPr>
          <w:t>103</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239" w:history="1">
        <w:r w:rsidR="00E47D3F" w:rsidRPr="00607EC5">
          <w:rPr>
            <w:rStyle w:val="Collegamentoipertestuale"/>
            <w:rFonts w:ascii="Book Antiqua" w:hAnsi="Book Antiqua"/>
            <w:caps/>
            <w:noProof/>
          </w:rPr>
          <w:t>16. References</w:t>
        </w:r>
        <w:r w:rsidR="00E47D3F">
          <w:rPr>
            <w:noProof/>
            <w:webHidden/>
          </w:rPr>
          <w:tab/>
        </w:r>
        <w:r w:rsidR="00E47D3F">
          <w:rPr>
            <w:noProof/>
            <w:webHidden/>
          </w:rPr>
          <w:fldChar w:fldCharType="begin"/>
        </w:r>
        <w:r w:rsidR="00E47D3F">
          <w:rPr>
            <w:noProof/>
            <w:webHidden/>
          </w:rPr>
          <w:instrText xml:space="preserve"> PAGEREF _Toc521065239 \h </w:instrText>
        </w:r>
        <w:r w:rsidR="00E47D3F">
          <w:rPr>
            <w:noProof/>
            <w:webHidden/>
          </w:rPr>
        </w:r>
        <w:r w:rsidR="00E47D3F">
          <w:rPr>
            <w:noProof/>
            <w:webHidden/>
          </w:rPr>
          <w:fldChar w:fldCharType="separate"/>
        </w:r>
        <w:r w:rsidR="00484D38">
          <w:rPr>
            <w:noProof/>
            <w:webHidden/>
          </w:rPr>
          <w:t>104</w:t>
        </w:r>
        <w:r w:rsidR="00E47D3F">
          <w:rPr>
            <w:noProof/>
            <w:webHidden/>
          </w:rPr>
          <w:fldChar w:fldCharType="end"/>
        </w:r>
      </w:hyperlink>
    </w:p>
    <w:p w:rsidR="00E47D3F" w:rsidRDefault="008D1C69">
      <w:pPr>
        <w:pStyle w:val="Sommario1"/>
        <w:tabs>
          <w:tab w:val="right" w:pos="9628"/>
        </w:tabs>
        <w:rPr>
          <w:rFonts w:asciiTheme="minorHAnsi" w:eastAsiaTheme="minorEastAsia" w:hAnsiTheme="minorHAnsi" w:cstheme="minorBidi"/>
          <w:noProof/>
          <w:sz w:val="22"/>
          <w:lang w:val="it-IT" w:eastAsia="it-IT"/>
        </w:rPr>
      </w:pPr>
      <w:hyperlink w:anchor="_Toc521065240" w:history="1">
        <w:r w:rsidR="00E47D3F" w:rsidRPr="00607EC5">
          <w:rPr>
            <w:rStyle w:val="Collegamentoipertestuale"/>
            <w:rFonts w:ascii="Book Antiqua" w:hAnsi="Book Antiqua"/>
            <w:caps/>
            <w:noProof/>
          </w:rPr>
          <w:t>17. GNU Free Documentation License</w:t>
        </w:r>
        <w:r w:rsidR="00E47D3F">
          <w:rPr>
            <w:noProof/>
            <w:webHidden/>
          </w:rPr>
          <w:tab/>
        </w:r>
        <w:r w:rsidR="00E47D3F">
          <w:rPr>
            <w:noProof/>
            <w:webHidden/>
          </w:rPr>
          <w:fldChar w:fldCharType="begin"/>
        </w:r>
        <w:r w:rsidR="00E47D3F">
          <w:rPr>
            <w:noProof/>
            <w:webHidden/>
          </w:rPr>
          <w:instrText xml:space="preserve"> PAGEREF _Toc521065240 \h </w:instrText>
        </w:r>
        <w:r w:rsidR="00E47D3F">
          <w:rPr>
            <w:noProof/>
            <w:webHidden/>
          </w:rPr>
        </w:r>
        <w:r w:rsidR="00E47D3F">
          <w:rPr>
            <w:noProof/>
            <w:webHidden/>
          </w:rPr>
          <w:fldChar w:fldCharType="separate"/>
        </w:r>
        <w:r w:rsidR="00484D38">
          <w:rPr>
            <w:noProof/>
            <w:webHidden/>
          </w:rPr>
          <w:t>112</w:t>
        </w:r>
        <w:r w:rsidR="00E47D3F">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521065141"/>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w:t>
      </w:r>
      <w:commentRangeStart w:id="10"/>
      <w:r w:rsidR="00235EA2" w:rsidRPr="00276BBF">
        <w:rPr>
          <w:rFonts w:ascii="Times New Roman" w:hAnsi="Times New Roman"/>
          <w:sz w:val="24"/>
          <w:szCs w:val="24"/>
        </w:rPr>
        <w:t xml:space="preserve">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hundredths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sea waves and sediment removal from water reservoirs.</w:t>
      </w:r>
      <w:commentRangeEnd w:id="10"/>
      <w:r w:rsidR="00355018">
        <w:rPr>
          <w:rStyle w:val="Rimandocommento"/>
          <w:rFonts w:ascii="Times New Roman" w:eastAsia="Times New Roman" w:hAnsi="Times New Roman"/>
          <w:szCs w:val="20"/>
          <w:lang w:val="it-IT" w:eastAsia="it-IT"/>
        </w:rPr>
        <w:commentReference w:id="10"/>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commentRangeStart w:id="11"/>
      <w:r w:rsidR="0075494E" w:rsidRPr="0075494E">
        <w:rPr>
          <w:rFonts w:ascii="Times New Roman" w:hAnsi="Times New Roman"/>
          <w:sz w:val="24"/>
          <w:szCs w:val="24"/>
          <w:lang w:val="it-IT"/>
        </w:rPr>
        <w:t>Qiao Cheng</w:t>
      </w:r>
      <w:commentRangeEnd w:id="11"/>
      <w:r w:rsidR="00355018">
        <w:rPr>
          <w:rStyle w:val="Rimandocommento"/>
          <w:rFonts w:ascii="Times New Roman" w:eastAsia="Times New Roman" w:hAnsi="Times New Roman"/>
          <w:szCs w:val="20"/>
          <w:lang w:val="it-IT" w:eastAsia="it-IT"/>
        </w:rPr>
        <w:commentReference w:id="11"/>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commentRangeStart w:id="12"/>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484D38">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commentRangeEnd w:id="12"/>
      <w:r w:rsidR="00355018">
        <w:rPr>
          <w:rStyle w:val="Rimandocommento"/>
          <w:szCs w:val="20"/>
        </w:rPr>
        <w:commentReference w:id="12"/>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484D38">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484D38">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484D38">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484D38">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484D38" w:rsidRPr="00ED6D25">
        <w:rPr>
          <w:rFonts w:ascii="Times New Roman" w:hAnsi="Times New Roman"/>
        </w:rPr>
        <w:t xml:space="preserve">Table </w:t>
      </w:r>
      <w:r w:rsidR="00484D38">
        <w:rPr>
          <w:rFonts w:ascii="Times New Roman" w:hAnsi="Times New Roman"/>
          <w:noProof/>
        </w:rPr>
        <w:t>1</w:t>
      </w:r>
      <w:r w:rsidR="00484D38" w:rsidRPr="00ED6D25">
        <w:rPr>
          <w:rFonts w:ascii="Times New Roman" w:hAnsi="Times New Roman"/>
        </w:rPr>
        <w:t>.</w:t>
      </w:r>
      <w:r w:rsidR="00484D38">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lastRenderedPageBreak/>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3"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484D38">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484D38">
        <w:rPr>
          <w:rFonts w:ascii="Times New Roman" w:hAnsi="Times New Roman"/>
          <w:noProof/>
        </w:rPr>
        <w:t>1</w:t>
      </w:r>
      <w:r w:rsidRPr="00ED6D25">
        <w:rPr>
          <w:rFonts w:ascii="Times New Roman" w:hAnsi="Times New Roman"/>
        </w:rPr>
        <w:fldChar w:fldCharType="end"/>
      </w:r>
      <w:bookmarkEnd w:id="13"/>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4" w:name="_Toc447794696"/>
      <w:bookmarkStart w:id="15" w:name="_Toc447794775"/>
      <w:bookmarkStart w:id="16" w:name="_Toc447794858"/>
      <w:bookmarkStart w:id="17" w:name="_Toc447794942"/>
      <w:bookmarkStart w:id="18" w:name="_Toc447795343"/>
      <w:bookmarkStart w:id="19" w:name="_Toc447795450"/>
      <w:bookmarkStart w:id="20" w:name="_Toc521065142"/>
      <w:r w:rsidRPr="00276BBF">
        <w:rPr>
          <w:rFonts w:ascii="Book Antiqua" w:hAnsi="Book Antiqua"/>
          <w:caps/>
          <w:kern w:val="0"/>
          <w:sz w:val="24"/>
          <w:szCs w:val="24"/>
        </w:rPr>
        <w:lastRenderedPageBreak/>
        <w:t>Warranties and responsabilities</w:t>
      </w:r>
      <w:bookmarkEnd w:id="14"/>
      <w:bookmarkEnd w:id="15"/>
      <w:bookmarkEnd w:id="16"/>
      <w:bookmarkEnd w:id="17"/>
      <w:bookmarkEnd w:id="18"/>
      <w:bookmarkEnd w:id="19"/>
      <w:bookmarkEnd w:id="20"/>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1" w:name="_Toc447794697"/>
      <w:bookmarkStart w:id="22" w:name="_Toc447794776"/>
      <w:bookmarkStart w:id="23" w:name="_Toc447794859"/>
      <w:bookmarkStart w:id="24" w:name="_Toc447794943"/>
      <w:bookmarkStart w:id="25" w:name="_Toc447795344"/>
      <w:bookmarkStart w:id="26" w:name="_Toc447795451"/>
      <w:bookmarkStart w:id="27" w:name="_Toc521065143"/>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1"/>
      <w:bookmarkEnd w:id="22"/>
      <w:bookmarkEnd w:id="23"/>
      <w:bookmarkEnd w:id="24"/>
      <w:bookmarkEnd w:id="25"/>
      <w:bookmarkEnd w:id="26"/>
      <w:r w:rsidR="00355018">
        <w:rPr>
          <w:rFonts w:ascii="Book Antiqua" w:hAnsi="Book Antiqua"/>
          <w:caps/>
          <w:kern w:val="0"/>
          <w:sz w:val="24"/>
          <w:szCs w:val="24"/>
        </w:rPr>
        <w:t>.0</w:t>
      </w:r>
      <w:bookmarkEnd w:id="27"/>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 w:name="_Toc447794698"/>
      <w:bookmarkStart w:id="29" w:name="_Toc447794777"/>
      <w:bookmarkStart w:id="30" w:name="_Toc447794860"/>
      <w:bookmarkStart w:id="31" w:name="_Toc447794944"/>
      <w:bookmarkStart w:id="32" w:name="_Toc447795345"/>
      <w:bookmarkStart w:id="33" w:name="_Toc447795452"/>
      <w:bookmarkStart w:id="34" w:name="_Toc521065144"/>
      <w:r w:rsidRPr="00276BBF">
        <w:rPr>
          <w:rFonts w:ascii="Book Antiqua" w:hAnsi="Book Antiqua"/>
          <w:caps/>
          <w:kern w:val="0"/>
          <w:sz w:val="24"/>
          <w:szCs w:val="24"/>
        </w:rPr>
        <w:lastRenderedPageBreak/>
        <w:t>SPHERA developers/authors</w:t>
      </w:r>
      <w:bookmarkEnd w:id="28"/>
      <w:bookmarkEnd w:id="29"/>
      <w:bookmarkEnd w:id="30"/>
      <w:bookmarkEnd w:id="31"/>
      <w:bookmarkEnd w:id="32"/>
      <w:bookmarkEnd w:id="33"/>
      <w:bookmarkEnd w:id="34"/>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 w:name="_Toc447794699"/>
      <w:bookmarkStart w:id="36" w:name="_Toc447794778"/>
      <w:bookmarkStart w:id="37" w:name="_Toc447794861"/>
      <w:bookmarkStart w:id="38" w:name="_Toc447794945"/>
      <w:bookmarkStart w:id="39" w:name="_Toc447795346"/>
      <w:bookmarkStart w:id="40" w:name="_Toc447795453"/>
      <w:bookmarkStart w:id="41" w:name="_Toc521065145"/>
      <w:r w:rsidRPr="00276BBF">
        <w:rPr>
          <w:rFonts w:ascii="Book Antiqua" w:hAnsi="Book Antiqua"/>
          <w:caps/>
          <w:kern w:val="0"/>
          <w:sz w:val="24"/>
          <w:szCs w:val="24"/>
        </w:rPr>
        <w:lastRenderedPageBreak/>
        <w:t>SPHERA official users</w:t>
      </w:r>
      <w:bookmarkEnd w:id="35"/>
      <w:bookmarkEnd w:id="36"/>
      <w:bookmarkEnd w:id="37"/>
      <w:bookmarkEnd w:id="38"/>
      <w:bookmarkEnd w:id="39"/>
      <w:bookmarkEnd w:id="40"/>
      <w:bookmarkEnd w:id="41"/>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484D38">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ins w:id="42" w:author="RSE SpA" w:date="2018-08-03T10:37:00Z">
        <w:r w:rsidR="00355018">
          <w:rPr>
            <w:rFonts w:ascii="Times New Roman" w:hAnsi="Times New Roman"/>
            <w:sz w:val="24"/>
            <w:szCs w:val="24"/>
          </w:rPr>
          <w:t>(</w:t>
        </w:r>
        <w:r w:rsidR="00355018" w:rsidRPr="00F53753">
          <w:rPr>
            <w:rFonts w:ascii="Times New Roman" w:hAnsi="Times New Roman"/>
            <w:sz w:val="24"/>
            <w:szCs w:val="24"/>
          </w:rPr>
          <w:t>RSE can delete program units since a certain version)</w:t>
        </w:r>
      </w:ins>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ins w:id="43" w:author="RSE SpA" w:date="2018-08-02T11:07:00Z">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ins>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484D38">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484D38" w:rsidRPr="00484D38">
        <w:rPr>
          <w:rFonts w:ascii="Times New Roman" w:hAnsi="Times New Roman"/>
          <w:sz w:val="24"/>
          <w:szCs w:val="24"/>
        </w:rPr>
        <w:t xml:space="preserve">Figure </w:t>
      </w:r>
      <w:r w:rsidR="00484D38" w:rsidRPr="00484D38">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484D38" w:rsidRPr="00484D38">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FA18700" wp14:editId="32C4F2DA">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4" w:name="_Ref448227012"/>
      <w:bookmarkStart w:id="45" w:name="_Ref448227009"/>
      <w:commentRangeStart w:id="46"/>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484D38">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484D38">
        <w:rPr>
          <w:rFonts w:ascii="Times New Roman" w:hAnsi="Times New Roman"/>
          <w:noProof/>
        </w:rPr>
        <w:t>1</w:t>
      </w:r>
      <w:r w:rsidRPr="00ED6D25">
        <w:rPr>
          <w:rFonts w:ascii="Times New Roman" w:hAnsi="Times New Roman"/>
          <w:lang w:val="it-IT"/>
        </w:rPr>
        <w:fldChar w:fldCharType="end"/>
      </w:r>
      <w:bookmarkEnd w:id="44"/>
      <w:commentRangeEnd w:id="46"/>
      <w:r w:rsidR="00D27AFB">
        <w:rPr>
          <w:rStyle w:val="Rimandocommento"/>
          <w:rFonts w:ascii="Times New Roman" w:eastAsia="Times New Roman" w:hAnsi="Times New Roman"/>
          <w:szCs w:val="20"/>
          <w:lang w:val="it-IT" w:eastAsia="it-IT"/>
        </w:rPr>
        <w:commentReference w:id="46"/>
      </w:r>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5"/>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8A573FB" wp14:editId="0E5F3569">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7" w:name="_Ref448227013"/>
      <w:commentRangeStart w:id="4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2</w:t>
      </w:r>
      <w:r w:rsidRPr="00ED6D25">
        <w:rPr>
          <w:rFonts w:ascii="Times New Roman" w:hAnsi="Times New Roman"/>
          <w:szCs w:val="24"/>
          <w:lang w:val="it-IT"/>
        </w:rPr>
        <w:fldChar w:fldCharType="end"/>
      </w:r>
      <w:bookmarkEnd w:id="47"/>
      <w:commentRangeEnd w:id="48"/>
      <w:r w:rsidR="00E62416">
        <w:rPr>
          <w:rStyle w:val="Rimandocommento"/>
          <w:rFonts w:ascii="Times New Roman" w:eastAsia="Times New Roman" w:hAnsi="Times New Roman"/>
          <w:szCs w:val="20"/>
          <w:lang w:val="it-IT" w:eastAsia="it-IT"/>
        </w:rPr>
        <w:commentReference w:id="48"/>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7590ACB9" wp14:editId="4A3F1C29">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0"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9" w:name="_Ref448227014"/>
      <w:commentRangeStart w:id="50"/>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3</w:t>
      </w:r>
      <w:r w:rsidRPr="00ED6D25">
        <w:rPr>
          <w:rFonts w:ascii="Times New Roman" w:hAnsi="Times New Roman"/>
          <w:szCs w:val="24"/>
          <w:lang w:val="it-IT"/>
        </w:rPr>
        <w:fldChar w:fldCharType="end"/>
      </w:r>
      <w:bookmarkEnd w:id="49"/>
      <w:commentRangeEnd w:id="50"/>
      <w:r w:rsidR="00E62416">
        <w:rPr>
          <w:rStyle w:val="Rimandocommento"/>
          <w:rFonts w:ascii="Times New Roman" w:eastAsia="Times New Roman" w:hAnsi="Times New Roman"/>
          <w:szCs w:val="20"/>
          <w:lang w:val="it-IT" w:eastAsia="it-IT"/>
        </w:rPr>
        <w:commentReference w:id="50"/>
      </w:r>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72281A8C" wp14:editId="078F5BE8">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1"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51" w:name="_Ref448227016"/>
      <w:commentRangeStart w:id="52"/>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4</w:t>
      </w:r>
      <w:r w:rsidRPr="00ED6D25">
        <w:rPr>
          <w:rFonts w:ascii="Times New Roman" w:hAnsi="Times New Roman"/>
          <w:szCs w:val="24"/>
          <w:lang w:val="it-IT"/>
        </w:rPr>
        <w:fldChar w:fldCharType="end"/>
      </w:r>
      <w:bookmarkEnd w:id="51"/>
      <w:commentRangeEnd w:id="52"/>
      <w:r w:rsidR="00E62416">
        <w:rPr>
          <w:rStyle w:val="Rimandocommento"/>
          <w:rFonts w:ascii="Times New Roman" w:eastAsia="Times New Roman" w:hAnsi="Times New Roman"/>
          <w:szCs w:val="20"/>
          <w:lang w:val="it-IT" w:eastAsia="it-IT"/>
        </w:rPr>
        <w:commentReference w:id="52"/>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21C58E41" wp14:editId="32EF0538">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2"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3" w:name="_Ref448227017"/>
      <w:commentRangeStart w:id="5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bookmarkEnd w:id="53"/>
      <w:commentRangeEnd w:id="54"/>
      <w:r w:rsidR="00E62416">
        <w:rPr>
          <w:rStyle w:val="Rimandocommento"/>
          <w:rFonts w:ascii="Times New Roman" w:eastAsia="Times New Roman" w:hAnsi="Times New Roman"/>
          <w:szCs w:val="20"/>
          <w:lang w:val="it-IT" w:eastAsia="it-IT"/>
        </w:rPr>
        <w:commentReference w:id="54"/>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6A7F243" wp14:editId="4405C1A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3"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5" w:name="_Ref448227018"/>
      <w:commentRangeStart w:id="5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6</w:t>
      </w:r>
      <w:r w:rsidRPr="00ED6D25">
        <w:rPr>
          <w:rFonts w:ascii="Times New Roman" w:hAnsi="Times New Roman"/>
          <w:szCs w:val="24"/>
          <w:lang w:val="it-IT"/>
        </w:rPr>
        <w:fldChar w:fldCharType="end"/>
      </w:r>
      <w:bookmarkEnd w:id="55"/>
      <w:commentRangeEnd w:id="56"/>
      <w:r w:rsidR="00E62416">
        <w:rPr>
          <w:rStyle w:val="Rimandocommento"/>
          <w:rFonts w:ascii="Times New Roman" w:eastAsia="Times New Roman" w:hAnsi="Times New Roman"/>
          <w:szCs w:val="20"/>
          <w:lang w:val="it-IT" w:eastAsia="it-IT"/>
        </w:rPr>
        <w:commentReference w:id="56"/>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2BE381FB" wp14:editId="51FE5140">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7" w:name="_Ref447793735"/>
      <w:commentRangeStart w:id="5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7</w:t>
      </w:r>
      <w:r w:rsidRPr="00ED6D25">
        <w:rPr>
          <w:rFonts w:ascii="Times New Roman" w:hAnsi="Times New Roman"/>
          <w:szCs w:val="24"/>
          <w:lang w:val="it-IT"/>
        </w:rPr>
        <w:fldChar w:fldCharType="end"/>
      </w:r>
      <w:bookmarkEnd w:id="57"/>
      <w:commentRangeEnd w:id="58"/>
      <w:r w:rsidR="00E62416">
        <w:rPr>
          <w:rStyle w:val="Rimandocommento"/>
          <w:rFonts w:ascii="Times New Roman" w:eastAsia="Times New Roman" w:hAnsi="Times New Roman"/>
          <w:szCs w:val="20"/>
          <w:lang w:val="it-IT" w:eastAsia="it-IT"/>
        </w:rPr>
        <w:commentReference w:id="58"/>
      </w:r>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9" w:name="_Ref449963218"/>
      <w:bookmarkStart w:id="60" w:name="_Toc521065146"/>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in free surface flows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9"/>
      <w:r>
        <w:rPr>
          <w:rFonts w:ascii="Book Antiqua" w:hAnsi="Book Antiqua"/>
          <w:caps/>
          <w:kern w:val="0"/>
          <w:sz w:val="24"/>
          <w:szCs w:val="24"/>
        </w:rPr>
        <w:t xml:space="preserve"> as a boundary treatment scheme for fixed boundaries</w:t>
      </w:r>
      <w:bookmarkEnd w:id="60"/>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6.7</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484D38">
        <w:rPr>
          <w:rFonts w:ascii="Times New Roman" w:hAnsi="Times New Roman"/>
          <w:sz w:val="24"/>
          <w:szCs w:val="24"/>
        </w:rPr>
        <w:t>6.8</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commentRangeStart w:id="61"/>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6.6</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commentRangeEnd w:id="61"/>
      <w:r>
        <w:rPr>
          <w:rStyle w:val="Rimandocommento"/>
          <w:rFonts w:ascii="Times New Roman" w:eastAsia="Times New Roman" w:hAnsi="Times New Roman"/>
          <w:szCs w:val="20"/>
          <w:lang w:val="it-IT" w:eastAsia="it-IT"/>
        </w:rPr>
        <w:commentReference w:id="61"/>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62" w:name="_Toc521065147"/>
      <w:r w:rsidRPr="0037327E">
        <w:t>Smoothed Particle Hydrodynamics</w:t>
      </w:r>
      <w:r>
        <w:t xml:space="preserve"> (SPH)</w:t>
      </w:r>
      <w:bookmarkEnd w:id="6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5pt;height:39.35pt" o:ole="">
                  <v:imagedata r:id="rId15" o:title=""/>
                </v:shape>
                <o:OLEObject Type="Embed" ProgID="Equation.3" ShapeID="_x0000_i1025" DrawAspect="Content" ObjectID="_1595147722" r:id="rId16"/>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484D38">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484D38" w:rsidRPr="00484D38">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65pt;height:44.25pt" o:ole="">
                  <v:imagedata r:id="rId17" o:title=""/>
                </v:shape>
                <o:OLEObject Type="Embed" ProgID="Equation.3" ShapeID="_x0000_i1026" DrawAspect="Content" ObjectID="_1595147723" r:id="rId18"/>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484D38">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484D38" w:rsidRPr="00484D38">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3pt;height:44.7pt" o:ole="">
                  <v:imagedata r:id="rId19" o:title=""/>
                </v:shape>
                <o:OLEObject Type="Embed" ProgID="Equation.3" ShapeID="_x0000_i1027" DrawAspect="Content" ObjectID="_1595147724" r:id="rId20"/>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6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6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6.3</w:t>
      </w:r>
      <w:r w:rsidR="00484D38" w:rsidRPr="00484D38">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w:t>
      </w:r>
      <w:r>
        <w:rPr>
          <w:rFonts w:ascii="Times New Roman" w:hAnsi="Times New Roman"/>
          <w:sz w:val="24"/>
          <w:szCs w:val="24"/>
        </w:rPr>
        <w:lastRenderedPageBreak/>
        <w:t xml:space="preserve">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484D38">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484D38">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484D38">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484D38">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66" w:name="_Ref448234808"/>
      <w:bookmarkStart w:id="67" w:name="_Ref448237262"/>
      <w:bookmarkStart w:id="68" w:name="_Ref448237267"/>
      <w:bookmarkStart w:id="69" w:name="_Ref448246225"/>
      <w:bookmarkStart w:id="70" w:name="_Toc521065148"/>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66"/>
      <w:bookmarkEnd w:id="67"/>
      <w:bookmarkEnd w:id="68"/>
      <w:bookmarkEnd w:id="69"/>
      <w:bookmarkEnd w:id="7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484D38">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484D38">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3.35pt;height:46.95pt" o:ole="">
                  <v:imagedata r:id="rId21" o:title=""/>
                </v:shape>
                <o:OLEObject Type="Embed" ProgID="Equation.3" ShapeID="_x0000_i1028" DrawAspect="Content" ObjectID="_1595147725" r:id="rId22"/>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1pt;height:31.3pt" o:ole="">
                  <v:imagedata r:id="rId23" o:title=""/>
                </v:shape>
                <o:OLEObject Type="Embed" ProgID="Equation.3" ShapeID="_x0000_i1029" DrawAspect="Content" ObjectID="_1595147726" r:id="rId24"/>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7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35pt;height:17pt" o:ole="">
            <v:imagedata r:id="rId25" o:title=""/>
          </v:shape>
          <o:OLEObject Type="Embed" ProgID="Equation.3" ShapeID="_x0000_i1030" DrawAspect="Content" ObjectID="_1595147727" r:id="rId26"/>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484D38" w:rsidRPr="00484D38">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65pt;height:40.25pt" o:ole="">
                  <v:imagedata r:id="rId27" o:title=""/>
                </v:shape>
                <o:OLEObject Type="Embed" ProgID="Equation.3" ShapeID="_x0000_i1031" DrawAspect="Content" ObjectID="_1595147728" r:id="rId28"/>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72"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40.05pt;height:37.55pt" o:ole="">
                  <v:imagedata r:id="rId29" o:title=""/>
                </v:shape>
                <o:OLEObject Type="Embed" ProgID="Equation.3" ShapeID="_x0000_i1032" DrawAspect="Content" ObjectID="_1595147729" r:id="rId3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49.8pt;height:39.35pt" o:ole="">
                  <v:imagedata r:id="rId31" o:title=""/>
                </v:shape>
                <o:OLEObject Type="Embed" ProgID="Equation.3" ShapeID="_x0000_i1033" DrawAspect="Content" ObjectID="_1595147730" r:id="rId32"/>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45pt;height:39.35pt" o:ole="">
                  <v:imagedata r:id="rId33" o:title=""/>
                </v:shape>
                <o:OLEObject Type="Embed" ProgID="Equation.3" ShapeID="_x0000_i1034" DrawAspect="Content" ObjectID="_1595147731" r:id="rId34"/>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65pt;height:19.25pt" o:ole="">
            <v:imagedata r:id="rId35" o:title=""/>
          </v:shape>
          <o:OLEObject Type="Embed" ProgID="Equation.3" ShapeID="_x0000_i1035" DrawAspect="Content" ObjectID="_1595147732" r:id="rId36"/>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6" type="#_x0000_t75" style="width:32.65pt;height:19.25pt" o:ole="">
            <v:imagedata r:id="rId37" o:title=""/>
          </v:shape>
          <o:OLEObject Type="Embed" ProgID="Equation.3" ShapeID="_x0000_i1036" DrawAspect="Content" ObjectID="_1595147733" r:id="rId38"/>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3F4AE4">
        <w:rPr>
          <w:rFonts w:ascii="Times New Roman" w:hAnsi="Times New Roman"/>
          <w:i/>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7pt;height:60.35pt" o:ole="">
                  <v:imagedata r:id="rId39" o:title=""/>
                </v:shape>
                <o:OLEObject Type="Embed" ProgID="Equation.3" ShapeID="_x0000_i1037" DrawAspect="Content" ObjectID="_1595147734" r:id="rId4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7.95pt;height:39.35pt" o:ole="">
                  <v:imagedata r:id="rId41" o:title=""/>
                </v:shape>
                <o:OLEObject Type="Embed" ProgID="Equation.3" ShapeID="_x0000_i1038" DrawAspect="Content" ObjectID="_1595147735" r:id="rId4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73"/>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7pt;height:20.1pt" o:ole="">
            <v:imagedata r:id="rId43" o:title=""/>
          </v:shape>
          <o:OLEObject Type="Embed" ProgID="Equation.3" ShapeID="_x0000_i1039" DrawAspect="Content" ObjectID="_1595147736" r:id="rId44"/>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8.6pt;height:40.7pt" o:ole="">
                  <v:imagedata r:id="rId45" o:title=""/>
                </v:shape>
                <o:OLEObject Type="Embed" ProgID="Equation.3" ShapeID="_x0000_i1040" DrawAspect="Content" ObjectID="_1595147737" r:id="rId4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5.05pt;height:40.25pt" o:ole="">
                  <v:imagedata r:id="rId47" o:title=""/>
                </v:shape>
                <o:OLEObject Type="Embed" ProgID="Equation.3" ShapeID="_x0000_i1041" DrawAspect="Content" ObjectID="_1595147738" r:id="rId4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74"/>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3pt;height:20.1pt" o:ole="">
                  <v:imagedata r:id="rId49" o:title=""/>
                </v:shape>
                <o:OLEObject Type="Embed" ProgID="Equation.3" ShapeID="_x0000_i1042" DrawAspect="Content" ObjectID="_1595147739" r:id="rId50"/>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75" w:name="_Ref448249339"/>
      <w:bookmarkStart w:id="76" w:name="_Ref449701616"/>
      <w:bookmarkStart w:id="77" w:name="_Toc521065149"/>
      <w:r>
        <w:t xml:space="preserve">SPH </w:t>
      </w:r>
      <w:r w:rsidR="00F91289" w:rsidRPr="00C70139">
        <w:t>balance equations for rigid body transport</w:t>
      </w:r>
      <w:bookmarkEnd w:id="75"/>
      <w:bookmarkEnd w:id="76"/>
      <w:bookmarkEnd w:id="77"/>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484D38">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45pt" o:ole="">
                  <v:imagedata r:id="rId51" o:title=""/>
                </v:shape>
                <o:OLEObject Type="Embed" ProgID="Equation.3" ShapeID="_x0000_i1043" DrawAspect="Content" ObjectID="_1595147740" r:id="rId52"/>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4.85pt;height:31.75pt" o:ole="">
                  <v:imagedata r:id="rId53" o:title=""/>
                </v:shape>
                <o:OLEObject Type="Embed" ProgID="Equation.3" ShapeID="_x0000_i1044" DrawAspect="Content" ObjectID="_1595147741" r:id="rId5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65pt;height:34.9pt" o:ole="">
                  <v:imagedata r:id="rId55" o:title=""/>
                </v:shape>
                <o:OLEObject Type="Embed" ProgID="Equation.3" ShapeID="_x0000_i1045" DrawAspect="Content" ObjectID="_1595147742" r:id="rId56"/>
              </w:object>
            </w:r>
            <w:r w:rsidRPr="00276BBF">
              <w:rPr>
                <w:rFonts w:ascii="Times New Roman" w:hAnsi="Times New Roman"/>
                <w:position w:val="-30"/>
                <w:sz w:val="24"/>
                <w:szCs w:val="24"/>
              </w:rPr>
              <w:object w:dxaOrig="3400" w:dyaOrig="660">
                <v:shape id="_x0000_i1046" type="#_x0000_t75" style="width:170.4pt;height:32.65pt" o:ole="">
                  <v:imagedata r:id="rId57" o:title=""/>
                </v:shape>
                <o:OLEObject Type="Embed" ProgID="Equation.3" ShapeID="_x0000_i1046" DrawAspect="Content" ObjectID="_1595147743" r:id="rId58"/>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4pt;height:31.3pt" o:ole="">
                  <v:imagedata r:id="rId59" o:title=""/>
                </v:shape>
                <o:OLEObject Type="Embed" ProgID="Equation.3" ShapeID="_x0000_i1047" DrawAspect="Content" ObjectID="_1595147744" r:id="rId60"/>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8"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65pt;height:21.9pt" o:ole="">
            <v:imagedata r:id="rId61" o:title=""/>
          </v:shape>
          <o:OLEObject Type="Embed" ProgID="Equation.3" ShapeID="_x0000_i1048" DrawAspect="Content" ObjectID="_1595147745" r:id="rId6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55pt;height:82.3pt" o:ole="">
                  <v:imagedata r:id="rId63" o:title=""/>
                </v:shape>
                <o:OLEObject Type="Embed" ProgID="Equation.3" ShapeID="_x0000_i1049" DrawAspect="Content" ObjectID="_1595147746" r:id="rId64"/>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9"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2.55pt;height:17pt" o:ole="">
                  <v:imagedata r:id="rId65" o:title=""/>
                </v:shape>
                <o:OLEObject Type="Embed" ProgID="Equation.3" ShapeID="_x0000_i1050" DrawAspect="Content" ObjectID="_1595147747" r:id="rId66"/>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80"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0"/>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commentRangeStart w:id="81"/>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484D38">
        <w:rPr>
          <w:rFonts w:ascii="Times New Roman" w:hAnsi="Times New Roman"/>
          <w:lang w:val="en-GB"/>
        </w:rPr>
        <w:t>6.5</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commentRangeEnd w:id="81"/>
      <w:r w:rsidR="003F4AE4">
        <w:rPr>
          <w:rStyle w:val="Rimandocommento"/>
          <w:rFonts w:ascii="Times New Roman" w:hAnsi="Times New Roman"/>
          <w:szCs w:val="20"/>
        </w:rPr>
        <w:commentReference w:id="81"/>
      </w:r>
    </w:p>
    <w:p w:rsidR="00FC592D" w:rsidRPr="00757D25" w:rsidRDefault="00FC592D" w:rsidP="00FC592D">
      <w:pPr>
        <w:spacing w:after="0" w:line="240" w:lineRule="auto"/>
        <w:jc w:val="both"/>
        <w:rPr>
          <w:rFonts w:ascii="Times New Roman" w:hAnsi="Times New Roman"/>
          <w:sz w:val="24"/>
          <w:szCs w:val="24"/>
        </w:rPr>
      </w:pPr>
      <w:commentRangeStart w:id="82"/>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 xml:space="preserve">The expressions “gravity deactivated” (input file template) only refers to the activation of drag and reaction forces, which temporarily balances gravity components, during </w:t>
      </w:r>
      <w:r w:rsidRPr="00757D25">
        <w:rPr>
          <w:rFonts w:ascii="Times New Roman" w:hAnsi="Times New Roman"/>
          <w:sz w:val="24"/>
          <w:szCs w:val="24"/>
        </w:rPr>
        <w:lastRenderedPageBreak/>
        <w:t>an impingement or in case of sliding. The approximations refer to drag and reaction forces, not to gravity.</w:t>
      </w:r>
      <w:commentRangeEnd w:id="82"/>
      <w:r>
        <w:rPr>
          <w:rStyle w:val="Rimandocommento"/>
          <w:rFonts w:ascii="Times New Roman" w:eastAsia="Times New Roman" w:hAnsi="Times New Roman"/>
          <w:szCs w:val="20"/>
          <w:lang w:val="it-IT" w:eastAsia="it-IT"/>
        </w:rPr>
        <w:commentReference w:id="82"/>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9.15pt;height:26.85pt" o:ole="">
                  <v:imagedata r:id="rId67" o:title=""/>
                </v:shape>
                <o:OLEObject Type="Embed" ProgID="Equation.3" ShapeID="_x0000_i1051" DrawAspect="Content" ObjectID="_1595147748" r:id="rId6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484D38" w:rsidRPr="00484D38">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484D38">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484D38">
        <w:rPr>
          <w:rFonts w:ascii="Times New Roman" w:hAnsi="Times New Roman"/>
          <w:lang w:val="en-GB"/>
        </w:rPr>
        <w:t>6.7</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25pt;height:27.75pt" o:ole="">
                  <v:imagedata r:id="rId69" o:title=""/>
                </v:shape>
                <o:OLEObject Type="Embed" ProgID="Equation.3" ShapeID="_x0000_i1052" DrawAspect="Content" ObjectID="_1595147749" r:id="rId70"/>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6.12</w:t>
      </w:r>
      <w:r w:rsidR="00484D38" w:rsidRPr="00484D38">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2.1pt;height:20.1pt" o:ole="">
                  <v:imagedata r:id="rId71" o:title=""/>
                </v:shape>
                <o:OLEObject Type="Embed" ProgID="Equation.3" ShapeID="_x0000_i1053" DrawAspect="Content" ObjectID="_1595147750" r:id="rId72"/>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4" type="#_x0000_t75" style="width:19.25pt;height:17pt" o:ole="">
            <v:imagedata r:id="rId73" o:title=""/>
          </v:shape>
          <o:OLEObject Type="Embed" ProgID="Equation.3" ShapeID="_x0000_i1054" DrawAspect="Content" ObjectID="_1595147751" r:id="rId74"/>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751"/>
        <w:gridCol w:w="1103"/>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1pt;height:20.1pt" o:ole="">
                  <v:imagedata r:id="rId75" o:title=""/>
                </v:shape>
                <o:OLEObject Type="Embed" ProgID="Equation.3" ShapeID="_x0000_i1055" DrawAspect="Content" ObjectID="_1595147752" r:id="rId76"/>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56" type="#_x0000_t75" style="width:155.2pt;height:20.55pt" o:ole="">
                  <v:imagedata r:id="rId77" o:title=""/>
                </v:shape>
                <o:OLEObject Type="Embed" ProgID="Equation.3" ShapeID="_x0000_i1056" DrawAspect="Content" ObjectID="_1595147753" r:id="rId78"/>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57" type="#_x0000_t75" style="width:143.1pt;height:50.1pt" o:ole="">
                  <v:imagedata r:id="rId79" o:title=""/>
                </v:shape>
                <o:OLEObject Type="Embed" ProgID="Equation.3" ShapeID="_x0000_i1057" DrawAspect="Content" ObjectID="_1595147754" r:id="rId80"/>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58" type="#_x0000_t75" style="width:140pt;height:50.55pt" o:ole="">
                  <v:imagedata r:id="rId81" o:title=""/>
                </v:shape>
                <o:OLEObject Type="Embed" ProgID="Equation.3" ShapeID="_x0000_i1058" DrawAspect="Content" ObjectID="_1595147755" r:id="rId82"/>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59" type="#_x0000_t75" style="width:137.3pt;height:47.85pt" o:ole="">
                  <v:imagedata r:id="rId83" o:title=""/>
                </v:shape>
                <o:OLEObject Type="Embed" ProgID="Equation.3" ShapeID="_x0000_i1059" DrawAspect="Content" ObjectID="_1595147756" r:id="rId8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commentRangeStart w:id="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commentRangeEnd w:id="83"/>
            <w:r w:rsidR="004F54AF">
              <w:rPr>
                <w:rStyle w:val="Rimandocommento"/>
                <w:rFonts w:ascii="Times New Roman" w:eastAsia="Times New Roman" w:hAnsi="Times New Roman"/>
                <w:b w:val="0"/>
                <w:bCs w:val="0"/>
                <w:color w:val="auto"/>
                <w:szCs w:val="20"/>
                <w:lang w:val="it-IT" w:eastAsia="it-IT"/>
              </w:rPr>
              <w:commentReference w:id="83"/>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84" w:name="_Ref521058256"/>
      <w:bookmarkStart w:id="85" w:name="_Toc521065150"/>
      <w:commentRangeStart w:id="86"/>
      <w:r>
        <w:t>Improving 3D rotations</w:t>
      </w:r>
      <w:commentRangeEnd w:id="86"/>
      <w:r w:rsidR="008904CA">
        <w:rPr>
          <w:rStyle w:val="Rimandocommento"/>
          <w:b w:val="0"/>
          <w:szCs w:val="20"/>
          <w:lang w:val="it-IT"/>
        </w:rPr>
        <w:commentReference w:id="86"/>
      </w:r>
      <w:bookmarkEnd w:id="84"/>
      <w:bookmarkEnd w:id="85"/>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pPr>
            <w:r w:rsidRPr="00276BBF">
              <w:rPr>
                <w:position w:val="-30"/>
              </w:rPr>
              <w:object w:dxaOrig="960" w:dyaOrig="620">
                <v:shape id="_x0000_i1060" type="#_x0000_t75" style="width:47.85pt;height:31.75pt" o:ole="">
                  <v:imagedata r:id="rId59" o:title=""/>
                </v:shape>
                <o:OLEObject Type="Embed" ProgID="Equation.3" ShapeID="_x0000_i1060" DrawAspect="Content" ObjectID="_1595147757" r:id="rId85"/>
              </w:object>
            </w:r>
          </w:p>
          <w:p w:rsidR="00171640" w:rsidRPr="00276BBF" w:rsidRDefault="00171640" w:rsidP="00074CE7">
            <w:pPr>
              <w:spacing w:line="240" w:lineRule="auto"/>
              <w:jc w:val="center"/>
              <w:rPr>
                <w:rFonts w:ascii="Times New Roman" w:hAnsi="Times New Roman"/>
                <w:position w:val="-30"/>
                <w:sz w:val="24"/>
                <w:szCs w:val="24"/>
              </w:rPr>
            </w:pPr>
            <w:r w:rsidRPr="009C247A">
              <w:rPr>
                <w:position w:val="-20"/>
              </w:rPr>
              <w:object w:dxaOrig="1359" w:dyaOrig="440">
                <v:shape id="_x0000_i1061" type="#_x0000_t75" style="width:67.55pt;height:22.35pt" o:ole="">
                  <v:imagedata r:id="rId86" o:title=""/>
                </v:shape>
                <o:OLEObject Type="Embed" ProgID="Equation.3" ShapeID="_x0000_i1061" DrawAspect="Content" ObjectID="_1595147758" r:id="rId87"/>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bookmarkStart w:id="87"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484D38" w:rsidRPr="00BC1AE1">
        <w:rPr>
          <w:rFonts w:ascii="Times New Roman" w:hAnsi="Times New Roman"/>
        </w:rPr>
        <w:t>(</w:t>
      </w:r>
      <w:r w:rsidR="00484D38" w:rsidRPr="00484D38">
        <w:rPr>
          <w:rFonts w:ascii="Times New Roman" w:hAnsi="Times New Roman"/>
          <w:bCs/>
          <w:noProof/>
        </w:rPr>
        <w:t>6.19</w:t>
      </w:r>
      <w:r w:rsidR="00484D38"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954A4B">
              <w:rPr>
                <w:position w:val="-24"/>
              </w:rPr>
              <w:object w:dxaOrig="1920" w:dyaOrig="680">
                <v:shape id="_x0000_i1062" type="#_x0000_t75" style="width:96.6pt;height:34.9pt" o:ole="">
                  <v:imagedata r:id="rId88" o:title=""/>
                </v:shape>
                <o:OLEObject Type="Embed" ProgID="Equation.3" ShapeID="_x0000_i1062" DrawAspect="Content" ObjectID="_1595147759" r:id="rId89"/>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411ED">
              <w:rPr>
                <w:position w:val="-16"/>
              </w:rPr>
              <w:object w:dxaOrig="4580" w:dyaOrig="440">
                <v:shape id="_x0000_i1063" type="#_x0000_t75" style="width:229.4pt;height:22.35pt" o:ole="">
                  <v:imagedata r:id="rId90" o:title=""/>
                </v:shape>
                <o:OLEObject Type="Embed" ProgID="Equation.3" ShapeID="_x0000_i1063" DrawAspect="Content" ObjectID="_1595147760" r:id="rId9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E143F">
              <w:rPr>
                <w:position w:val="-52"/>
              </w:rPr>
              <w:object w:dxaOrig="3340" w:dyaOrig="1160">
                <v:shape id="_x0000_i1064" type="#_x0000_t75" style="width:166.8pt;height:58.15pt" o:ole="">
                  <v:imagedata r:id="rId92" o:title=""/>
                </v:shape>
                <o:OLEObject Type="Embed" ProgID="Equation.3" ShapeID="_x0000_i1064" DrawAspect="Content" ObjectID="_1595147761" r:id="rId9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6791F">
              <w:rPr>
                <w:position w:val="-52"/>
              </w:rPr>
              <w:object w:dxaOrig="9760" w:dyaOrig="1160">
                <v:shape id="_x0000_i1065" type="#_x0000_t75" style="width:438.25pt;height:52.3pt" o:ole="">
                  <v:imagedata r:id="rId94" o:title=""/>
                </v:shape>
                <o:OLEObject Type="Embed" ProgID="Equation.3" ShapeID="_x0000_i1065" DrawAspect="Content" ObjectID="_1595147762" r:id="rId95"/>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rPr>
                <w:sz w:val="20"/>
                <w:szCs w:val="20"/>
              </w:rPr>
            </w:pPr>
            <w:r w:rsidRPr="0070463D">
              <w:rPr>
                <w:position w:val="-16"/>
                <w:sz w:val="20"/>
                <w:szCs w:val="20"/>
              </w:rPr>
              <w:object w:dxaOrig="1240" w:dyaOrig="400">
                <v:shape id="_x0000_i1066" type="#_x0000_t75" style="width:62.15pt;height:20.1pt" o:ole="">
                  <v:imagedata r:id="rId96" o:title=""/>
                </v:shape>
                <o:OLEObject Type="Embed" ProgID="Equation.3" ShapeID="_x0000_i1066" DrawAspect="Content" ObjectID="_1595147763" r:id="rId97"/>
              </w:object>
            </w:r>
          </w:p>
          <w:p w:rsidR="00171640" w:rsidRDefault="00171640" w:rsidP="00074CE7">
            <w:pPr>
              <w:spacing w:line="240" w:lineRule="auto"/>
              <w:jc w:val="center"/>
              <w:rPr>
                <w:sz w:val="20"/>
                <w:szCs w:val="20"/>
              </w:rPr>
            </w:pPr>
            <w:r w:rsidRPr="0070463D">
              <w:rPr>
                <w:position w:val="-40"/>
                <w:sz w:val="20"/>
                <w:szCs w:val="20"/>
              </w:rPr>
              <w:object w:dxaOrig="940" w:dyaOrig="820">
                <v:shape id="_x0000_i1067" type="#_x0000_t75" style="width:46.95pt;height:41.6pt" o:ole="">
                  <v:imagedata r:id="rId98" o:title=""/>
                </v:shape>
                <o:OLEObject Type="Embed" ProgID="Equation.3" ShapeID="_x0000_i1067" DrawAspect="Content" ObjectID="_1595147764" r:id="rId99"/>
              </w:object>
            </w:r>
          </w:p>
          <w:p w:rsidR="00171640" w:rsidRPr="00276BBF" w:rsidRDefault="00171640" w:rsidP="00074CE7">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68" type="#_x0000_t75" style="width:55.45pt;height:23.25pt" o:ole="">
                  <v:imagedata r:id="rId100" o:title=""/>
                </v:shape>
                <o:OLEObject Type="Embed" ProgID="Equation.3" ShapeID="_x0000_i1068" DrawAspect="Content" ObjectID="_1595147765" r:id="rId10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lastRenderedPageBreak/>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69" type="#_x0000_t75" style="width:64.85pt;height:39.8pt" o:ole="">
                  <v:imagedata r:id="rId102" o:title=""/>
                </v:shape>
                <o:OLEObject Type="Embed" ProgID="Equation.3" ShapeID="_x0000_i1069" DrawAspect="Content" ObjectID="_1595147766" r:id="rId10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70" type="#_x0000_t75" style="width:92.55pt;height:46.5pt" o:ole="">
                  <v:imagedata r:id="rId104" o:title=""/>
                </v:shape>
                <o:OLEObject Type="Embed" ProgID="Equation.3" ShapeID="_x0000_i1070" DrawAspect="Content" ObjectID="_1595147767" r:id="rId105"/>
              </w:object>
            </w:r>
            <w:r>
              <w:rPr>
                <w:sz w:val="20"/>
                <w:szCs w:val="20"/>
              </w:rPr>
              <w:t xml:space="preserve">, but don’t use </w:t>
            </w:r>
            <w:r w:rsidRPr="00BB467A">
              <w:rPr>
                <w:position w:val="-40"/>
                <w:sz w:val="20"/>
                <w:szCs w:val="20"/>
              </w:rPr>
              <w:object w:dxaOrig="2100" w:dyaOrig="920">
                <v:shape id="_x0000_i1071" type="#_x0000_t75" style="width:104.65pt;height:46.5pt" o:ole="">
                  <v:imagedata r:id="rId106" o:title=""/>
                </v:shape>
                <o:OLEObject Type="Embed" ProgID="Equation.3" ShapeID="_x0000_i1071" DrawAspect="Content" ObjectID="_1595147768" r:id="rId107"/>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72" type="#_x0000_t75" style="width:79.6pt;height:44.25pt" o:ole="">
                  <v:imagedata r:id="rId108" o:title=""/>
                </v:shape>
                <o:OLEObject Type="Embed" ProgID="Equation.3" ShapeID="_x0000_i1072" DrawAspect="Content" ObjectID="_1595147769" r:id="rId109"/>
              </w:object>
            </w:r>
            <w:r>
              <w:rPr>
                <w:sz w:val="20"/>
                <w:szCs w:val="20"/>
              </w:rPr>
              <w:t xml:space="preserve">,   </w:t>
            </w:r>
            <w:r w:rsidRPr="00BB467A">
              <w:rPr>
                <w:position w:val="-38"/>
                <w:sz w:val="20"/>
                <w:szCs w:val="20"/>
              </w:rPr>
              <w:object w:dxaOrig="1520" w:dyaOrig="800">
                <v:shape id="_x0000_i1073" type="#_x0000_t75" style="width:76.45pt;height:39.8pt" o:ole="">
                  <v:imagedata r:id="rId110" o:title=""/>
                </v:shape>
                <o:OLEObject Type="Embed" ProgID="Equation.3" ShapeID="_x0000_i1073" DrawAspect="Content" ObjectID="_1595147770" r:id="rId111"/>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74" type="#_x0000_t75" style="width:322.45pt;height:141.75pt" o:ole="">
                  <v:imagedata r:id="rId112" o:title=""/>
                </v:shape>
                <o:OLEObject Type="Embed" ProgID="Equation.3" ShapeID="_x0000_i1074" DrawAspect="Content" ObjectID="_1595147771" r:id="rId113"/>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88" w:name="_Toc482633744"/>
      <w:bookmarkStart w:id="89" w:name="_Ref521058275"/>
      <w:bookmarkStart w:id="90" w:name="_Toc521065151"/>
      <w:commentRangeStart w:id="91"/>
      <w:r w:rsidRPr="00757D25">
        <w:t>Sliding friction force</w:t>
      </w:r>
      <w:bookmarkEnd w:id="88"/>
      <w:commentRangeEnd w:id="91"/>
      <w:r>
        <w:rPr>
          <w:rStyle w:val="Rimandocommento"/>
          <w:b w:val="0"/>
          <w:szCs w:val="20"/>
          <w:lang w:val="it-IT"/>
        </w:rPr>
        <w:commentReference w:id="91"/>
      </w:r>
      <w:bookmarkEnd w:id="89"/>
      <w:bookmarkEnd w:id="90"/>
    </w:p>
    <w:p w:rsidR="00FC592D" w:rsidRPr="000D6B1C" w:rsidRDefault="00FC592D" w:rsidP="00FC592D">
      <w:pPr>
        <w:pStyle w:val="Amicarellititle3"/>
        <w:rPr>
          <w:lang w:val="en-GB"/>
        </w:rPr>
      </w:pPr>
      <w:bookmarkStart w:id="92" w:name="_Toc521065152"/>
      <w:r w:rsidRPr="00757D25">
        <w:rPr>
          <w:lang w:val="en-GB"/>
        </w:rPr>
        <w:t>Aerial stage</w:t>
      </w:r>
      <w:r>
        <w:rPr>
          <w:lang w:val="en-GB"/>
        </w:rPr>
        <w:t xml:space="preserve"> (non-negative value for the input friction angle and body-frontier interactions)</w:t>
      </w:r>
      <w:bookmarkEnd w:id="92"/>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75" type="#_x0000_t75" style="width:183.8pt;height:21.45pt" o:ole="">
                  <v:imagedata r:id="rId114" o:title=""/>
                </v:shape>
                <o:OLEObject Type="Embed" ProgID="Equation.3" ShapeID="_x0000_i1075" DrawAspect="Content" ObjectID="_1595147772" r:id="rId1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barycentre (projected on the local DEM). The overall normal of the neighbouring frontiers is the unit vector aligned with the vector sum of the neighbouring normals.</w:t>
      </w: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lastRenderedPageBreak/>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76" type="#_x0000_t75" style="width:69.75pt;height:19.25pt" o:ole="">
                  <v:imagedata r:id="rId116" o:title=""/>
                </v:shape>
                <o:OLEObject Type="Embed" ProgID="Equation.3" ShapeID="_x0000_i1076" DrawAspect="Content" ObjectID="_1595147773" r:id="rId1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77" type="#_x0000_t75" style="width:135.95pt;height:22.8pt" o:ole="">
                  <v:imagedata r:id="rId118" o:title=""/>
                </v:shape>
                <o:OLEObject Type="Embed" ProgID="Equation.3" ShapeID="_x0000_i1077" DrawAspect="Content" ObjectID="_1595147774" r:id="rId1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78" type="#_x0000_t75" style="width:83.65pt;height:22.8pt" o:ole="">
                  <v:imagedata r:id="rId120" o:title=""/>
                </v:shape>
                <o:OLEObject Type="Embed" ProgID="Equation.3" ShapeID="_x0000_i1078" DrawAspect="Content" ObjectID="_1595147775" r:id="rId12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79" type="#_x0000_t75" style="width:75.6pt;height:33.1pt" o:ole="">
                  <v:imagedata r:id="rId122" o:title=""/>
                </v:shape>
                <o:OLEObject Type="Embed" ProgID="Equation.3" ShapeID="_x0000_i1079" DrawAspect="Content" ObjectID="_1595147776" r:id="rId12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80" type="#_x0000_t75" style="width:19.25pt;height:17.45pt" o:ole="">
            <v:imagedata r:id="rId124" o:title=""/>
          </v:shape>
          <o:OLEObject Type="Embed" ProgID="Equation.3" ShapeID="_x0000_i1080" DrawAspect="Content" ObjectID="_1595147777" r:id="rId125"/>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RPr="00B177C1" w:rsidRDefault="003F4AE4" w:rsidP="00FC592D">
      <w:pPr>
        <w:spacing w:after="0" w:line="240" w:lineRule="auto"/>
        <w:jc w:val="both"/>
        <w:rPr>
          <w:rFonts w:ascii="Times New Roman" w:hAnsi="Times New Roman"/>
          <w:sz w:val="24"/>
          <w:szCs w:val="24"/>
        </w:rPr>
      </w:pPr>
      <w:r>
        <w:rPr>
          <w:rFonts w:ascii="Times New Roman" w:hAnsi="Times New Roman"/>
          <w:sz w:val="24"/>
          <w:szCs w:val="24"/>
        </w:rPr>
        <w:t xml:space="preserve">The current code versions assumes the following </w:t>
      </w:r>
      <w:r w:rsidR="00FC592D" w:rsidRPr="002650F1">
        <w:rPr>
          <w:rFonts w:ascii="Times New Roman" w:hAnsi="Times New Roman"/>
          <w:sz w:val="24"/>
          <w:szCs w:val="24"/>
        </w:rPr>
        <w:t>approximations</w:t>
      </w:r>
      <w:r>
        <w:rPr>
          <w:rFonts w:ascii="Times New Roman" w:hAnsi="Times New Roman"/>
          <w:sz w:val="24"/>
          <w:szCs w:val="24"/>
        </w:rPr>
        <w:t xml:space="preserve">: </w:t>
      </w:r>
      <w:r w:rsidR="00FC592D" w:rsidRPr="002650F1">
        <w:rPr>
          <w:rFonts w:ascii="Times New Roman" w:hAnsi="Times New Roman"/>
          <w:sz w:val="24"/>
          <w:szCs w:val="24"/>
        </w:rPr>
        <w:t>a unique friction angle applies to all the body-frontier interactions; the vector sum of the normal reaction force under sliding and the sliding friction force provide no contribution to the body torque (nevertheless the limiter for the sliding friction force depends on the velocity of the solid particles interacting with the frontiers).</w:t>
      </w:r>
    </w:p>
    <w:p w:rsidR="00FC592D" w:rsidRPr="000D6B1C" w:rsidRDefault="00FC592D" w:rsidP="00FC592D">
      <w:pPr>
        <w:pStyle w:val="Amicarellititle3"/>
        <w:rPr>
          <w:lang w:val="en-GB"/>
        </w:rPr>
      </w:pPr>
      <w:bookmarkStart w:id="93" w:name="_Toc482633745"/>
      <w:bookmarkStart w:id="94" w:name="_Toc521065153"/>
      <w:r w:rsidRPr="00757D25">
        <w:rPr>
          <w:lang w:val="en-GB"/>
        </w:rPr>
        <w:t>Aerial stage</w:t>
      </w:r>
      <w:bookmarkEnd w:id="93"/>
      <w:r>
        <w:rPr>
          <w:lang w:val="en-GB"/>
        </w:rPr>
        <w:t xml:space="preserve"> (negative value for the input friction angle or body-body interactions)</w:t>
      </w:r>
      <w:bookmarkEnd w:id="9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81" type="#_x0000_t75" style="width:102.4pt;height:20.1pt" o:ole="">
                  <v:imagedata r:id="rId126" o:title=""/>
                </v:shape>
                <o:OLEObject Type="Embed" ProgID="Equation.3" ShapeID="_x0000_i1081" DrawAspect="Content" ObjectID="_1595147778" r:id="rId12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82" type="#_x0000_t75" style="width:92.55pt;height:24.6pt" o:ole="">
                  <v:imagedata r:id="rId128" o:title=""/>
                </v:shape>
                <o:OLEObject Type="Embed" ProgID="Equation.3" ShapeID="_x0000_i1082" DrawAspect="Content" ObjectID="_1595147779" r:id="rId12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83" type="#_x0000_t75" style="width:85.85pt;height:22.8pt" o:ole="">
                  <v:imagedata r:id="rId130" o:title=""/>
                </v:shape>
                <o:OLEObject Type="Embed" ProgID="Equation.3" ShapeID="_x0000_i1083" DrawAspect="Content" ObjectID="_1595147780" r:id="rId13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84" type="#_x0000_t75" style="width:52.75pt;height:21.45pt" o:ole="">
                  <v:imagedata r:id="rId132" o:title=""/>
                </v:shape>
                <o:OLEObject Type="Embed" ProgID="Equation.3" ShapeID="_x0000_i1084" DrawAspect="Content" ObjectID="_1595147781" r:id="rId133"/>
              </w:object>
            </w:r>
          </w:p>
          <w:p w:rsidR="00FC592D" w:rsidRDefault="00FC592D" w:rsidP="00B91873">
            <w:pPr>
              <w:spacing w:line="240" w:lineRule="auto"/>
              <w:jc w:val="center"/>
            </w:pPr>
            <w:r w:rsidRPr="00295FB3">
              <w:rPr>
                <w:position w:val="-14"/>
              </w:rPr>
              <w:object w:dxaOrig="4140" w:dyaOrig="380">
                <v:shape id="_x0000_i1085" type="#_x0000_t75" style="width:206.15pt;height:19.25pt" o:ole="">
                  <v:imagedata r:id="rId134" o:title=""/>
                </v:shape>
                <o:OLEObject Type="Embed" ProgID="Equation.3" ShapeID="_x0000_i1085" DrawAspect="Content" ObjectID="_1595147782" r:id="rId135"/>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86" type="#_x0000_t75" style="width:1in;height:19.25pt" o:ole="">
                  <v:imagedata r:id="rId136" o:title=""/>
                </v:shape>
                <o:OLEObject Type="Embed" ProgID="Equation.3" ShapeID="_x0000_i1086" DrawAspect="Content" ObjectID="_1595147783" r:id="rId13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lastRenderedPageBreak/>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FC592D" w:rsidRPr="000D6B1C" w:rsidRDefault="00FC592D" w:rsidP="00FC592D">
      <w:pPr>
        <w:pStyle w:val="Amicarellititle3"/>
        <w:rPr>
          <w:lang w:val="en-GB"/>
        </w:rPr>
      </w:pPr>
      <w:bookmarkStart w:id="95" w:name="_Toc482633746"/>
      <w:bookmarkStart w:id="96" w:name="_Toc521065154"/>
      <w:r w:rsidRPr="000D6B1C">
        <w:rPr>
          <w:lang w:val="en-GB"/>
        </w:rPr>
        <w:t>Submerged stage</w:t>
      </w:r>
      <w:bookmarkEnd w:id="95"/>
      <w:bookmarkEnd w:id="96"/>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is negligible (hypothesis on the inertial fluid flows, Amicarelli et al., 2015, CAF):</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660" w:dyaOrig="400">
                <v:shape id="_x0000_i1087" type="#_x0000_t75" style="width:32.65pt;height:20.1pt" o:ole="">
                  <v:imagedata r:id="rId138" o:title=""/>
                </v:shape>
                <o:OLEObject Type="Embed" ProgID="Equation.3" ShapeID="_x0000_i1087" DrawAspect="Content" ObjectID="_1595147784" r:id="rId13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900" w:dyaOrig="440">
                <v:shape id="_x0000_i1088" type="#_x0000_t75" style="width:144.45pt;height:22.35pt" o:ole="">
                  <v:imagedata r:id="rId140" o:title=""/>
                </v:shape>
                <o:OLEObject Type="Embed" ProgID="Equation.3" ShapeID="_x0000_i1088" DrawAspect="Content" ObjectID="_1595147785" r:id="rId14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B0BAA">
      <w:pPr>
        <w:pStyle w:val="Normale1"/>
        <w:spacing w:line="240" w:lineRule="auto"/>
        <w:rPr>
          <w:rFonts w:ascii="Times New Roman" w:hAnsi="Times New Roman"/>
          <w:lang w:val="en-GB"/>
        </w:rPr>
      </w:pPr>
    </w:p>
    <w:p w:rsidR="00FC592D" w:rsidRPr="000D6B1C" w:rsidRDefault="00FC592D" w:rsidP="00FC592D">
      <w:pPr>
        <w:pStyle w:val="Amicarellititle2"/>
      </w:pPr>
      <w:bookmarkStart w:id="97" w:name="_Toc482633747"/>
      <w:bookmarkStart w:id="98" w:name="_Ref521058298"/>
      <w:bookmarkStart w:id="99" w:name="_Toc521065155"/>
      <w:commentRangeStart w:id="100"/>
      <w:r w:rsidRPr="000D6B1C">
        <w:t>Body-boundary normal reaction force under sliding (at null normal velocity)</w:t>
      </w:r>
      <w:bookmarkEnd w:id="97"/>
      <w:commentRangeEnd w:id="100"/>
      <w:r>
        <w:rPr>
          <w:rStyle w:val="Rimandocommento"/>
          <w:b w:val="0"/>
          <w:szCs w:val="20"/>
          <w:lang w:val="it-IT"/>
        </w:rPr>
        <w:commentReference w:id="100"/>
      </w:r>
      <w:bookmarkEnd w:id="98"/>
      <w:bookmarkEnd w:id="99"/>
    </w:p>
    <w:p w:rsidR="00FC592D" w:rsidRPr="000D6B1C" w:rsidRDefault="00FC592D" w:rsidP="00FC592D">
      <w:pPr>
        <w:pStyle w:val="Amicarellititle3"/>
        <w:rPr>
          <w:lang w:val="en-GB"/>
        </w:rPr>
      </w:pPr>
      <w:bookmarkStart w:id="101" w:name="_Toc482633748"/>
      <w:bookmarkStart w:id="102" w:name="_Toc521065156"/>
      <w:r w:rsidRPr="000D6B1C">
        <w:rPr>
          <w:lang w:val="en-GB"/>
        </w:rPr>
        <w:t>Aerial stage</w:t>
      </w:r>
      <w:bookmarkEnd w:id="101"/>
      <w:bookmarkEnd w:id="10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089" type="#_x0000_t75" style="width:171.3pt;height:21.45pt" o:ole="">
                  <v:imagedata r:id="rId142" o:title=""/>
                </v:shape>
                <o:OLEObject Type="Embed" ProgID="Equation.3" ShapeID="_x0000_i1089" DrawAspect="Content" ObjectID="_1595147786" r:id="rId14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03" w:name="_Toc482633749"/>
      <w:bookmarkStart w:id="104" w:name="_Toc521065157"/>
      <w:r w:rsidRPr="000D6B1C">
        <w:rPr>
          <w:lang w:val="en-GB"/>
        </w:rPr>
        <w:t>Submerged stage</w:t>
      </w:r>
      <w:bookmarkEnd w:id="103"/>
      <w:bookmarkEnd w:id="10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090" type="#_x0000_t75" style="width:101.5pt;height:20.1pt" o:ole="">
                  <v:imagedata r:id="rId144" o:title=""/>
                </v:shape>
                <o:OLEObject Type="Embed" ProgID="Equation.3" ShapeID="_x0000_i1090" DrawAspect="Content" ObjectID="_1595147787" r:id="rId14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091" type="#_x0000_t75" style="width:158.3pt;height:21.45pt" o:ole="">
                  <v:imagedata r:id="rId146" o:title=""/>
                </v:shape>
                <o:OLEObject Type="Embed" ProgID="Equation.3" ShapeID="_x0000_i1091" DrawAspect="Content" ObjectID="_1595147788"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05" w:name="_Ref448249340"/>
      <w:bookmarkStart w:id="106" w:name="_Ref449701630"/>
      <w:bookmarkStart w:id="107" w:name="_Toc521065158"/>
      <w:r>
        <w:t>F</w:t>
      </w:r>
      <w:r w:rsidR="00F91289" w:rsidRPr="006C2568">
        <w:t>luid-body interaction terms</w:t>
      </w:r>
      <w:bookmarkEnd w:id="105"/>
      <w:bookmarkEnd w:id="106"/>
      <w:bookmarkEnd w:id="107"/>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484D38">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484D38">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484D38">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484D38" w:rsidRPr="00484D38">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92" type="#_x0000_t75" style="width:146.25pt;height:26.85pt" o:ole="">
                  <v:imagedata r:id="rId148" o:title=""/>
                </v:shape>
                <o:OLEObject Type="Embed" ProgID="Equation.3" ShapeID="_x0000_i1092" DrawAspect="Content" ObjectID="_1595147789" r:id="rId14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08"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93" type="#_x0000_t75" style="width:121.65pt;height:37.55pt" o:ole="">
                  <v:imagedata r:id="rId150" o:title=""/>
                </v:shape>
                <o:OLEObject Type="Embed" ProgID="Equation.3" ShapeID="_x0000_i1093" DrawAspect="Content" ObjectID="_1595147790" r:id="rId15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94" type="#_x0000_t75" style="width:215.55pt;height:40.25pt" o:ole="">
                  <v:imagedata r:id="rId152" o:title=""/>
                </v:shape>
                <o:OLEObject Type="Embed" ProgID="Equation.3" ShapeID="_x0000_i1094" DrawAspect="Content" ObjectID="_1595147791" r:id="rId15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09"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54"/>
              </w:rPr>
              <w:object w:dxaOrig="4099" w:dyaOrig="1200">
                <v:shape id="_x0000_i1095" type="#_x0000_t75" style="width:204.8pt;height:59.95pt" o:ole="">
                  <v:imagedata r:id="rId154" o:title=""/>
                </v:shape>
                <o:OLEObject Type="Embed" ProgID="Equation.3" ShapeID="_x0000_i1095" DrawAspect="Content" ObjectID="_1595147792" r:id="rId155"/>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commentRangeStart w:id="110"/>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commentRangeEnd w:id="110"/>
            <w:r w:rsidR="002E081B">
              <w:rPr>
                <w:rStyle w:val="Rimandocommento"/>
                <w:rFonts w:ascii="Times New Roman" w:eastAsia="Times New Roman" w:hAnsi="Times New Roman"/>
                <w:b w:val="0"/>
                <w:bCs w:val="0"/>
                <w:color w:val="auto"/>
                <w:szCs w:val="20"/>
                <w:lang w:val="it-IT" w:eastAsia="it-IT"/>
              </w:rPr>
              <w:commentReference w:id="110"/>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commentRangeStart w:id="111"/>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commentRangeEnd w:id="111"/>
      <w:r w:rsidR="003F4AE4">
        <w:rPr>
          <w:rStyle w:val="Rimandocommento"/>
          <w:rFonts w:ascii="Times New Roman" w:hAnsi="Times New Roman"/>
          <w:szCs w:val="20"/>
        </w:rPr>
        <w:commentReference w:id="111"/>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484D38">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751"/>
        <w:gridCol w:w="1103"/>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66"/>
              </w:rPr>
              <w:object w:dxaOrig="6880" w:dyaOrig="1440">
                <v:shape id="_x0000_i1096" type="#_x0000_t75" style="width:343.9pt;height:1in" o:ole="">
                  <v:imagedata r:id="rId156" o:title=""/>
                </v:shape>
                <o:OLEObject Type="Embed" ProgID="Equation.3" ShapeID="_x0000_i1096" DrawAspect="Content" ObjectID="_1595147793" r:id="rId157"/>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bookmarkStart w:id="112" w:name="_Ref520973008"/>
            <w:bookmarkStart w:id="113"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2"/>
            <w:r w:rsidR="002E081B">
              <w:rPr>
                <w:rStyle w:val="Rimandocommento"/>
                <w:rFonts w:ascii="Times New Roman" w:eastAsia="Times New Roman" w:hAnsi="Times New Roman"/>
                <w:b w:val="0"/>
                <w:bCs w:val="0"/>
                <w:color w:val="auto"/>
                <w:szCs w:val="20"/>
                <w:lang w:val="it-IT" w:eastAsia="it-IT"/>
              </w:rPr>
              <w:commentReference w:id="114"/>
            </w:r>
            <w:bookmarkEnd w:id="113"/>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commentRangeStart w:id="115"/>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6.47</w:t>
      </w:r>
      <w:r w:rsidR="00484D38" w:rsidRPr="00484D38">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assumes the following form:</w:t>
      </w:r>
      <w:commentRangeEnd w:id="115"/>
      <w:r w:rsidR="003F4AE4">
        <w:rPr>
          <w:rStyle w:val="Rimandocommento"/>
          <w:rFonts w:ascii="Times New Roman" w:hAnsi="Times New Roman"/>
          <w:szCs w:val="20"/>
        </w:rPr>
        <w:commentReference w:id="115"/>
      </w:r>
    </w:p>
    <w:tbl>
      <w:tblPr>
        <w:tblW w:w="5000" w:type="pct"/>
        <w:tblLook w:val="01E0" w:firstRow="1" w:lastRow="1" w:firstColumn="1" w:lastColumn="1" w:noHBand="0" w:noVBand="0"/>
      </w:tblPr>
      <w:tblGrid>
        <w:gridCol w:w="8751"/>
        <w:gridCol w:w="1103"/>
      </w:tblGrid>
      <w:tr w:rsidR="002E081B" w:rsidRPr="00276BBF" w:rsidTr="00D103D8">
        <w:tc>
          <w:tcPr>
            <w:tcW w:w="4539" w:type="pct"/>
            <w:vAlign w:val="center"/>
          </w:tcPr>
          <w:p w:rsidR="002E081B" w:rsidRPr="00276BBF" w:rsidRDefault="00A26F32" w:rsidP="00D103D8">
            <w:pPr>
              <w:spacing w:line="240" w:lineRule="auto"/>
              <w:jc w:val="center"/>
              <w:rPr>
                <w:rFonts w:ascii="Times New Roman" w:hAnsi="Times New Roman"/>
                <w:position w:val="-30"/>
                <w:sz w:val="24"/>
                <w:szCs w:val="24"/>
              </w:rPr>
            </w:pPr>
            <w:r w:rsidRPr="00BE23F4">
              <w:rPr>
                <w:rFonts w:ascii="Times New Roman" w:hAnsi="Times New Roman"/>
                <w:position w:val="-66"/>
                <w:sz w:val="24"/>
                <w:szCs w:val="24"/>
              </w:rPr>
              <w:object w:dxaOrig="5400" w:dyaOrig="1440">
                <v:shape id="_x0000_i1097" type="#_x0000_t75" style="width:270.1pt;height:1in" o:ole="">
                  <v:imagedata r:id="rId158" o:title=""/>
                </v:shape>
                <o:OLEObject Type="Embed" ProgID="Equation.3" ShapeID="_x0000_i1097" DrawAspect="Content" ObjectID="_1595147794" r:id="rId159"/>
              </w:object>
            </w:r>
          </w:p>
        </w:tc>
        <w:tc>
          <w:tcPr>
            <w:tcW w:w="461" w:type="pct"/>
            <w:vAlign w:val="center"/>
          </w:tcPr>
          <w:p w:rsidR="002E081B" w:rsidRPr="009C316F" w:rsidRDefault="002E081B" w:rsidP="00D103D8">
            <w:pPr>
              <w:pStyle w:val="Didascalia"/>
              <w:keepNext/>
              <w:spacing w:after="0"/>
              <w:rPr>
                <w:rFonts w:ascii="Times New Roman" w:eastAsia="Times New Roman" w:hAnsi="Times New Roman"/>
                <w:b w:val="0"/>
                <w:bCs w:val="0"/>
                <w:color w:val="auto"/>
                <w:sz w:val="24"/>
                <w:szCs w:val="24"/>
                <w:lang w:eastAsia="it-IT"/>
              </w:rPr>
            </w:pPr>
            <w:bookmarkStart w:id="116"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6"/>
            <w:r w:rsidR="00602027">
              <w:rPr>
                <w:rStyle w:val="Rimandocommento"/>
                <w:rFonts w:ascii="Times New Roman" w:eastAsia="Times New Roman" w:hAnsi="Times New Roman"/>
                <w:b w:val="0"/>
                <w:bCs w:val="0"/>
                <w:color w:val="auto"/>
                <w:szCs w:val="20"/>
                <w:lang w:val="it-IT" w:eastAsia="it-IT"/>
              </w:rPr>
              <w:commentReference w:id="117"/>
            </w:r>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6.47</w:t>
      </w:r>
      <w:r w:rsidR="00484D38" w:rsidRPr="00484D38">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_Ref448235028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6.48</w:t>
      </w:r>
      <w:r w:rsidR="00484D38" w:rsidRPr="00484D38">
        <w:rPr>
          <w:rFonts w:ascii="Times New Roman" w:hAnsi="Times New Roman"/>
          <w:lang w:val="en-GB"/>
        </w:rPr>
        <w:t>)</w:t>
      </w:r>
      <w:r w:rsidR="002E081B" w:rsidRPr="002E081B">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xml:space="preserve">” isolates its visible neighbouring surface body particles. Visibility is assessed considering the sign of the projection of the inter-particle distance on the body particle normal. The </w:t>
      </w:r>
      <w:r w:rsidRPr="00276BBF">
        <w:rPr>
          <w:rFonts w:ascii="Times New Roman" w:hAnsi="Times New Roman"/>
          <w:lang w:val="en-GB"/>
        </w:rPr>
        <w:lastRenderedPageBreak/>
        <w:t>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6.45</w:t>
      </w:r>
      <w:r w:rsidR="00484D38" w:rsidRPr="00484D38">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6.48</w:t>
      </w:r>
      <w:r w:rsidR="00484D38" w:rsidRPr="00484D38">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DB6C78" w:rsidRDefault="00DB6C78" w:rsidP="00E705B5">
      <w:pPr>
        <w:pStyle w:val="Normale1"/>
        <w:spacing w:line="240" w:lineRule="auto"/>
        <w:jc w:val="both"/>
        <w:rPr>
          <w:rFonts w:ascii="Times New Roman" w:hAnsi="Times New Roman"/>
          <w:lang w:val="en-GB"/>
        </w:rPr>
      </w:pPr>
      <w:commentRangeStart w:id="118"/>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F10ED0">
              <w:rPr>
                <w:position w:val="-10"/>
              </w:rPr>
              <w:object w:dxaOrig="859" w:dyaOrig="340">
                <v:shape id="_x0000_i1098" type="#_x0000_t75" style="width:42.5pt;height:17pt" o:ole="">
                  <v:imagedata r:id="rId160" o:title=""/>
                </v:shape>
                <o:OLEObject Type="Embed" ProgID="Equation.3" ShapeID="_x0000_i1098" DrawAspect="Content" ObjectID="_1595147795" r:id="rId161"/>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5D7FAE">
              <w:rPr>
                <w:position w:val="-16"/>
              </w:rPr>
              <w:object w:dxaOrig="6420" w:dyaOrig="440">
                <v:shape id="_x0000_i1099" type="#_x0000_t75" style="width:317.5pt;height:22.8pt" o:ole="">
                  <v:imagedata r:id="rId162" o:title=""/>
                </v:shape>
                <o:OLEObject Type="Embed" ProgID="Equation.3" ShapeID="_x0000_i1099" DrawAspect="Content" ObjectID="_1595147796" r:id="rId163"/>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bookmarkStart w:id="119"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9"/>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P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484D38" w:rsidRPr="00BC1AE1">
        <w:rPr>
          <w:rFonts w:ascii="Times New Roman" w:hAnsi="Times New Roman"/>
        </w:rPr>
        <w:t>(</w:t>
      </w:r>
      <w:r w:rsidR="00484D38" w:rsidRPr="00484D38">
        <w:rPr>
          <w:rFonts w:ascii="Times New Roman" w:hAnsi="Times New Roman"/>
          <w:bCs/>
          <w:noProof/>
        </w:rPr>
        <w:t>6.50</w:t>
      </w:r>
      <w:r w:rsidR="00484D38"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commentRangeEnd w:id="118"/>
      <w:r w:rsidR="00AC0691">
        <w:rPr>
          <w:rStyle w:val="Rimandocommento"/>
          <w:rFonts w:ascii="Times New Roman" w:hAnsi="Times New Roman"/>
          <w:szCs w:val="20"/>
        </w:rPr>
        <w:commentReference w:id="118"/>
      </w:r>
    </w:p>
    <w:p w:rsidR="00385027" w:rsidRPr="00276BBF" w:rsidRDefault="00385027" w:rsidP="00DB6C78">
      <w:pPr>
        <w:pStyle w:val="Normale1"/>
        <w:spacing w:line="240" w:lineRule="auto"/>
        <w:jc w:val="both"/>
        <w:rPr>
          <w:rFonts w:ascii="Times New Roman" w:hAnsi="Times New Roman"/>
          <w:lang w:val="en-GB"/>
        </w:rPr>
      </w:pPr>
    </w:p>
    <w:p w:rsidR="00F91289" w:rsidRPr="006C2568" w:rsidRDefault="00652F0F" w:rsidP="003D504A">
      <w:pPr>
        <w:pStyle w:val="Amicarellititle2"/>
      </w:pPr>
      <w:bookmarkStart w:id="120" w:name="_Ref448249341"/>
      <w:bookmarkStart w:id="121" w:name="_Toc521065159"/>
      <w:r>
        <w:t>S</w:t>
      </w:r>
      <w:r w:rsidR="00F91289" w:rsidRPr="006C2568">
        <w:t>olid-solid interaction terms</w:t>
      </w:r>
      <w:bookmarkEnd w:id="120"/>
      <w:bookmarkEnd w:id="121"/>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484D38">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lang w:val="en-GB"/>
        </w:rPr>
        <w:t>(6.14)</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00" type="#_x0000_t75" style="width:29.05pt;height:19.25pt" o:ole="">
            <v:imagedata r:id="rId164" o:title=""/>
          </v:shape>
          <o:OLEObject Type="Embed" ProgID="Equation.3" ShapeID="_x0000_i1100" DrawAspect="Content" ObjectID="_1595147797" r:id="rId165"/>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01" type="#_x0000_t75" style="width:114.05pt;height:37.1pt" o:ole="">
                  <v:imagedata r:id="rId166" o:title=""/>
                </v:shape>
                <o:OLEObject Type="Embed" ProgID="Equation.3" ShapeID="_x0000_i1101" DrawAspect="Content" ObjectID="_1595147798" r:id="rId167"/>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22"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2"/>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6.51</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02" type="#_x0000_t75" style="width:106.45pt;height:19.25pt" o:ole="">
            <v:imagedata r:id="rId168" o:title=""/>
          </v:shape>
          <o:OLEObject Type="Embed" ProgID="Equation.3" ShapeID="_x0000_i1102" DrawAspect="Content" ObjectID="_1595147799" r:id="rId169"/>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03" type="#_x0000_t75" style="width:49.2pt;height:19.25pt" o:ole="">
            <v:imagedata r:id="rId170" o:title=""/>
          </v:shape>
          <o:OLEObject Type="Embed" ProgID="Equation.3" ShapeID="_x0000_i1103" DrawAspect="Content" ObjectID="_1595147800" r:id="rId171"/>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04" type="#_x0000_t75" style="width:42.05pt;height:19.25pt" o:ole="">
            <v:imagedata r:id="rId172" o:title=""/>
          </v:shape>
          <o:OLEObject Type="Embed" ProgID="Equation.3" ShapeID="_x0000_i1104" DrawAspect="Content" ObjectID="_1595147801" r:id="rId173"/>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105" type="#_x0000_t75" style="width:111.35pt;height:26.85pt" o:ole="">
                  <v:imagedata r:id="rId174" o:title=""/>
                </v:shape>
                <o:OLEObject Type="Embed" ProgID="Equation.3" ShapeID="_x0000_i1105" DrawAspect="Content" ObjectID="_1595147802" r:id="rId17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06" type="#_x0000_t75" style="width:232.55pt;height:37.55pt" o:ole="">
                  <v:imagedata r:id="rId176" o:title=""/>
                </v:shape>
                <o:OLEObject Type="Embed" ProgID="Equation.3" ShapeID="_x0000_i1106" DrawAspect="Content" ObjectID="_1595147803" r:id="rId17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23"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3"/>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6.53</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07" type="#_x0000_t75" style="width:165.9pt;height:117.6pt" o:ole="">
                  <v:imagedata r:id="rId178" o:title=""/>
                </v:shape>
                <o:OLEObject Type="Embed" ProgID="Equation.3" ShapeID="_x0000_i1107" DrawAspect="Content" ObjectID="_1595147804" r:id="rId179"/>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08" type="#_x0000_t75" style="width:24.6pt;height:20.1pt" o:ole="">
            <v:imagedata r:id="rId180" o:title=""/>
          </v:shape>
          <o:OLEObject Type="Embed" ProgID="Equation.3" ShapeID="_x0000_i1108" DrawAspect="Content" ObjectID="_1595147805" r:id="rId181"/>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484D38" w:rsidRPr="00484D38">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09" type="#_x0000_t75" style="width:230.3pt;height:21.9pt" o:ole="">
                  <v:imagedata r:id="rId182" o:title=""/>
                </v:shape>
                <o:OLEObject Type="Embed" ProgID="Equation.3" ShapeID="_x0000_i1109" DrawAspect="Content" ObjectID="_1595147806" r:id="rId18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24"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4"/>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6.55</w:t>
      </w:r>
      <w:r w:rsidR="00484D38" w:rsidRPr="00484D38">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484D38" w:rsidRPr="00484D38">
        <w:rPr>
          <w:rFonts w:ascii="Times New Roman" w:hAnsi="Times New Roman"/>
          <w:lang w:val="en-GB"/>
        </w:rPr>
        <w:t>(6.53)</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484D38" w:rsidRPr="00484D38">
        <w:rPr>
          <w:rFonts w:ascii="Times New Roman" w:hAnsi="Times New Roman"/>
          <w:lang w:val="en-GB"/>
        </w:rPr>
        <w:t>(6.53)</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10" type="#_x0000_t75" style="width:127.45pt;height:37.1pt" o:ole="">
                  <v:imagedata r:id="rId184" o:title=""/>
                </v:shape>
                <o:OLEObject Type="Embed" ProgID="Equation.3" ShapeID="_x0000_i1110" DrawAspect="Content" ObjectID="_1595147807" r:id="rId185"/>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11" type="#_x0000_t75" style="width:232.55pt;height:20.1pt" o:ole="">
                  <v:imagedata r:id="rId186" o:title=""/>
                </v:shape>
                <o:OLEObject Type="Embed" ProgID="Equation.3" ShapeID="_x0000_i1111" DrawAspect="Content" ObjectID="_1595147808" r:id="rId187"/>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12" type="#_x0000_t75" style="width:26.85pt;height:20.1pt" o:ole="">
            <v:imagedata r:id="rId188" o:title=""/>
          </v:shape>
          <o:OLEObject Type="Embed" ProgID="Equation.3" ShapeID="_x0000_i1112" DrawAspect="Content" ObjectID="_1595147809" r:id="rId189"/>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13" type="#_x0000_t75" style="width:26.85pt;height:20.1pt" o:ole="">
            <v:imagedata r:id="rId190" o:title=""/>
          </v:shape>
          <o:OLEObject Type="Embed" ProgID="Equation.3" ShapeID="_x0000_i1113" DrawAspect="Content" ObjectID="_1595147810" r:id="rId191"/>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14" type="#_x0000_t75" style="width:296.95pt;height:72.9pt" o:ole="">
                  <v:imagedata r:id="rId192" o:title=""/>
                </v:shape>
                <o:OLEObject Type="Embed" ProgID="Equation.3" ShapeID="_x0000_i1114" DrawAspect="Content" ObjectID="_1595147811" r:id="rId19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25"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2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15" type="#_x0000_t75" style="width:296.95pt;height:71.1pt" o:ole="">
                  <v:imagedata r:id="rId194" o:title=""/>
                </v:shape>
                <o:OLEObject Type="Embed" ProgID="Equation.3" ShapeID="_x0000_i1115" DrawAspect="Content" ObjectID="_1595147812" r:id="rId19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6.57</w:t>
      </w:r>
      <w:r w:rsidR="00484D38" w:rsidRPr="00484D38">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16" type="#_x0000_t75" style="width:342.55pt;height:71.1pt" o:ole="">
                  <v:imagedata r:id="rId196" o:title=""/>
                </v:shape>
                <o:OLEObject Type="Embed" ProgID="Equation.3" ShapeID="_x0000_i1116" DrawAspect="Content" ObjectID="_1595147813" r:id="rId19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9253B9" w:rsidRDefault="009253B9" w:rsidP="009253B9">
      <w:pPr>
        <w:pStyle w:val="Amicarellititle2"/>
      </w:pPr>
      <w:bookmarkStart w:id="126" w:name="_Toc482633750"/>
      <w:bookmarkStart w:id="127" w:name="_Ref521058313"/>
      <w:bookmarkStart w:id="128" w:name="_Toc521065160"/>
      <w:commentRangeStart w:id="129"/>
      <w:r w:rsidRPr="000D6B1C">
        <w:t>Normal restitution coefficient</w:t>
      </w:r>
      <w:bookmarkEnd w:id="126"/>
      <w:commentRangeEnd w:id="129"/>
      <w:r w:rsidR="00FC592D">
        <w:rPr>
          <w:rStyle w:val="Rimandocommento"/>
          <w:b w:val="0"/>
          <w:szCs w:val="20"/>
          <w:lang w:val="it-IT"/>
        </w:rPr>
        <w:commentReference w:id="129"/>
      </w:r>
      <w:bookmarkEnd w:id="127"/>
      <w:bookmarkEnd w:id="128"/>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0" w:name="_Toc447794863"/>
      <w:bookmarkStart w:id="131" w:name="_Toc447795348"/>
      <w:bookmarkStart w:id="132" w:name="_Toc447795455"/>
      <w:bookmarkStart w:id="133" w:name="_Ref449963221"/>
      <w:bookmarkStart w:id="134" w:name="_Toc521065161"/>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30"/>
      <w:bookmarkEnd w:id="131"/>
      <w:bookmarkEnd w:id="132"/>
      <w:bookmarkEnd w:id="133"/>
      <w:bookmarkEnd w:id="134"/>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484D38">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484D38">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484D38">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35" w:name="_Ref520373755"/>
      <w:bookmarkStart w:id="136" w:name="_Toc521065162"/>
      <w:commentRangeStart w:id="137"/>
      <w:r>
        <w:t>Mixture model for dense granular flows</w:t>
      </w:r>
      <w:commentRangeEnd w:id="137"/>
      <w:r>
        <w:rPr>
          <w:rStyle w:val="Rimandocommento"/>
          <w:b w:val="0"/>
          <w:szCs w:val="20"/>
          <w:lang w:val="it-IT"/>
        </w:rPr>
        <w:commentReference w:id="137"/>
      </w:r>
      <w:bookmarkEnd w:id="135"/>
      <w:bookmarkEnd w:id="136"/>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17" type="#_x0000_t75" style="width:108.65pt;height:35.8pt" o:ole="">
                  <v:imagedata r:id="rId198" o:title=""/>
                </v:shape>
                <o:OLEObject Type="Embed" ProgID="Equation.3" ShapeID="_x0000_i1117" DrawAspect="Content" ObjectID="_1595147814" r:id="rId19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38"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38"/>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484D38">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18" type="#_x0000_t75" style="width:101.5pt;height:35.8pt" o:ole="">
                  <v:imagedata r:id="rId200" o:title=""/>
                </v:shape>
                <o:OLEObject Type="Embed" ProgID="Equation.3" ShapeID="_x0000_i1118" DrawAspect="Content" ObjectID="_1595147815" r:id="rId20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39"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3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19" type="#_x0000_t75" style="width:45.6pt;height:16.1pt" o:ole="">
                  <v:imagedata r:id="rId202" o:title=""/>
                </v:shape>
                <o:OLEObject Type="Embed" ProgID="Equation.3" ShapeID="_x0000_i1119" DrawAspect="Content" ObjectID="_1595147816" r:id="rId20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20" type="#_x0000_t75" style="width:205.7pt;height:34.45pt" o:ole="">
                  <v:imagedata r:id="rId204" o:title=""/>
                </v:shape>
                <o:OLEObject Type="Embed" ProgID="Equation.3" ShapeID="_x0000_i1120" DrawAspect="Content" ObjectID="_1595147817" r:id="rId20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7.1</w:t>
      </w:r>
      <w:r w:rsidR="00484D38" w:rsidRPr="00484D38">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7.2</w:t>
      </w:r>
      <w:r w:rsidR="00484D38" w:rsidRPr="00484D38">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21" type="#_x0000_t75" style="width:67.55pt;height:36.2pt" o:ole="">
                  <v:imagedata r:id="rId206" o:title=""/>
                </v:shape>
                <o:OLEObject Type="Embed" ProgID="Equation.3" ShapeID="_x0000_i1121" DrawAspect="Content" ObjectID="_1595147818" r:id="rId20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484D38">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22" type="#_x0000_t75" style="width:84.05pt;height:36.2pt" o:ole="">
                  <v:imagedata r:id="rId208" o:title=""/>
                </v:shape>
                <o:OLEObject Type="Embed" ProgID="Equation.3" ShapeID="_x0000_i1122" DrawAspect="Content" ObjectID="_1595147819" r:id="rId20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0"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7.6</w:t>
      </w:r>
      <w:r w:rsidR="00484D38" w:rsidRPr="00484D38">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23" type="#_x0000_t75" style="width:63.5pt;height:37.55pt" o:ole="">
                  <v:imagedata r:id="rId210" o:title=""/>
                </v:shape>
                <o:OLEObject Type="Embed" ProgID="Equation.3" ShapeID="_x0000_i1123" DrawAspect="Content" ObjectID="_1595147820" r:id="rId21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1"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1"/>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484D38">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7.7</w:t>
      </w:r>
      <w:r w:rsidR="00484D38" w:rsidRPr="00484D38">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24" type="#_x0000_t75" style="width:267pt;height:37.55pt" o:ole="">
                  <v:imagedata r:id="rId212" o:title=""/>
                </v:shape>
                <o:OLEObject Type="Embed" ProgID="Equation.3" ShapeID="_x0000_i1124" DrawAspect="Content" ObjectID="_1595147821" r:id="rId2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25" type="#_x0000_t75" style="width:270.1pt;height:35.8pt" o:ole="">
                  <v:imagedata r:id="rId214" o:title=""/>
                </v:shape>
                <o:OLEObject Type="Embed" ProgID="Equation.3" ShapeID="_x0000_i1125" DrawAspect="Content" ObjectID="_1595147822" r:id="rId2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2"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2"/>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26" type="#_x0000_t75" style="width:285.75pt;height:35.8pt" o:ole="">
                  <v:imagedata r:id="rId216" o:title=""/>
                </v:shape>
                <o:OLEObject Type="Embed" ProgID="Equation.3" ShapeID="_x0000_i1126" DrawAspect="Content" ObjectID="_1595147823" r:id="rId2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3"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7.9</w:t>
      </w:r>
      <w:r w:rsidR="00484D38" w:rsidRPr="00484D38">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484D38" w:rsidRPr="00484D38">
        <w:rPr>
          <w:rFonts w:ascii="Times New Roman" w:hAnsi="Times New Roman"/>
          <w:lang w:val="en-GB"/>
        </w:rPr>
        <w:t>(</w:t>
      </w:r>
      <w:r w:rsidR="00484D38" w:rsidRPr="00484D38">
        <w:rPr>
          <w:rFonts w:ascii="Times New Roman" w:hAnsi="Times New Roman"/>
          <w:bCs/>
          <w:noProof/>
          <w:lang w:val="en-GB"/>
        </w:rPr>
        <w:t>7.10</w:t>
      </w:r>
      <w:r w:rsidR="00484D38" w:rsidRPr="00484D38">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27" type="#_x0000_t75" style="width:207.05pt;height:35.8pt" o:ole="">
                  <v:imagedata r:id="rId218" o:title=""/>
                </v:shape>
                <o:OLEObject Type="Embed" ProgID="Equation.3" ShapeID="_x0000_i1127" DrawAspect="Content" ObjectID="_1595147824" r:id="rId2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28" type="#_x0000_t75" style="width:185.15pt;height:42.95pt" o:ole="">
                  <v:imagedata r:id="rId220" o:title=""/>
                </v:shape>
                <o:OLEObject Type="Embed" ProgID="Equation.3" ShapeID="_x0000_i1128" DrawAspect="Content" ObjectID="_1595147825" r:id="rId22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484D38">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29" type="#_x0000_t75" style="width:76.9pt;height:36.2pt" o:ole="">
                  <v:imagedata r:id="rId222" o:title=""/>
                </v:shape>
                <o:OLEObject Type="Embed" ProgID="Equation.3" ShapeID="_x0000_i1129" DrawAspect="Content" ObjectID="_1595147826" r:id="rId223"/>
              </w:object>
            </w:r>
            <w:r w:rsidRPr="00E04F46">
              <w:t xml:space="preserve">,   </w:t>
            </w:r>
            <w:r w:rsidRPr="00DA468D">
              <w:rPr>
                <w:position w:val="-28"/>
              </w:rPr>
              <w:object w:dxaOrig="1140" w:dyaOrig="680">
                <v:shape id="_x0000_i1130" type="#_x0000_t75" style="width:54.1pt;height:33.1pt" o:ole="">
                  <v:imagedata r:id="rId224" o:title=""/>
                </v:shape>
                <o:OLEObject Type="Embed" ProgID="Equation.3" ShapeID="_x0000_i1130" DrawAspect="Content" ObjectID="_1595147827" r:id="rId2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31" type="#_x0000_t75" style="width:12.95pt;height:19.25pt" o:ole="">
            <v:imagedata r:id="rId226" o:title=""/>
          </v:shape>
          <o:OLEObject Type="Embed" ProgID="Equation.3" ShapeID="_x0000_i1131" DrawAspect="Content" ObjectID="_1595147828" r:id="rId227"/>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32" type="#_x0000_t75" style="width:16.1pt;height:19.25pt" o:ole="">
            <v:imagedata r:id="rId228" o:title=""/>
          </v:shape>
          <o:OLEObject Type="Embed" ProgID="Equation.3" ShapeID="_x0000_i1132" DrawAspect="Content" ObjectID="_1595147829" r:id="rId229"/>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33" type="#_x0000_t75" style="width:141.75pt;height:36.2pt" o:ole="">
                  <v:imagedata r:id="rId230" o:title=""/>
                </v:shape>
                <o:OLEObject Type="Embed" ProgID="Equation.3" ShapeID="_x0000_i1133" DrawAspect="Content" ObjectID="_1595147830" r:id="rId231"/>
              </w:object>
            </w:r>
            <w:r w:rsidRPr="00242F2A">
              <w:t xml:space="preserve">,   </w:t>
            </w:r>
            <w:r w:rsidRPr="00DA468D">
              <w:rPr>
                <w:position w:val="-34"/>
              </w:rPr>
              <w:object w:dxaOrig="1880" w:dyaOrig="800">
                <v:shape id="_x0000_i1134" type="#_x0000_t75" style="width:88.1pt;height:39.35pt" o:ole="">
                  <v:imagedata r:id="rId232" o:title=""/>
                </v:shape>
                <o:OLEObject Type="Embed" ProgID="Equation.3" ShapeID="_x0000_i1134" DrawAspect="Content" ObjectID="_1595147831" r:id="rId233"/>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35" type="#_x0000_t75" style="width:121.65pt;height:45.6pt" o:ole="">
                  <v:imagedata r:id="rId234" o:title=""/>
                </v:shape>
                <o:OLEObject Type="Embed" ProgID="Equation.3" ShapeID="_x0000_i1135" DrawAspect="Content" ObjectID="_1595147832" r:id="rId235"/>
              </w:object>
            </w:r>
            <w:r w:rsidRPr="00242F2A">
              <w:t xml:space="preserve">,   </w:t>
            </w:r>
            <w:r w:rsidRPr="00DA468D">
              <w:rPr>
                <w:position w:val="-10"/>
              </w:rPr>
              <w:object w:dxaOrig="1359" w:dyaOrig="380">
                <v:shape id="_x0000_i1136" type="#_x0000_t75" style="width:63.5pt;height:17.9pt" o:ole="">
                  <v:imagedata r:id="rId236" o:title=""/>
                </v:shape>
                <o:OLEObject Type="Embed" ProgID="Equation.3" ShapeID="_x0000_i1136" DrawAspect="Content" ObjectID="_1595147833" r:id="rId23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4"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4"/>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7.14</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37" type="#_x0000_t75" style="width:163.25pt;height:44.25pt" o:ole="">
                  <v:imagedata r:id="rId238" o:title=""/>
                </v:shape>
                <o:OLEObject Type="Embed" ProgID="Equation.3" ShapeID="_x0000_i1137" DrawAspect="Content" ObjectID="_1595147834" r:id="rId23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A023AB" w:rsidP="002042D0">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38" type="#_x0000_t75" style="width:87.65pt;height:39.35pt" o:ole="">
                  <v:imagedata r:id="rId232" o:title=""/>
                </v:shape>
                <o:OLEObject Type="Embed" ProgID="Equation.3" ShapeID="_x0000_i1138" DrawAspect="Content" ObjectID="_1595147835" r:id="rId240"/>
              </w:object>
            </w:r>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8D1C69"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bookmarkStart w:id="145"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5"/>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7.17</w:t>
      </w:r>
      <w:r w:rsidR="00484D38"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8D1C69" w:rsidP="002042D0">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39" type="#_x0000_t75" style="width:83.65pt;height:44.25pt" o:ole="">
                  <v:imagedata r:id="rId241" o:title=""/>
                </v:shape>
                <o:OLEObject Type="Embed" ProgID="Equation.3" ShapeID="_x0000_i1139" DrawAspect="Content" ObjectID="_1595147836" r:id="rId24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6"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40" type="#_x0000_t75" style="width:93.45pt;height:37.55pt" o:ole="">
                  <v:imagedata r:id="rId243" o:title=""/>
                </v:shape>
                <o:OLEObject Type="Embed" ProgID="Equation.3" ShapeID="_x0000_i1140" DrawAspect="Content" ObjectID="_1595147837" r:id="rId24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7"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7"/>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7.20</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7.20</w:t>
      </w:r>
      <w:r w:rsidR="00484D38" w:rsidRPr="00484D38">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41" type="#_x0000_t75" style="width:76.9pt;height:37.55pt" o:ole="">
                  <v:imagedata r:id="rId245" o:title=""/>
                </v:shape>
                <o:OLEObject Type="Embed" ProgID="Equation.3" ShapeID="_x0000_i1141" DrawAspect="Content" ObjectID="_1595147838" r:id="rId24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484D38">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42" type="#_x0000_t75" style="width:57.25pt;height:20.1pt" o:ole="">
                  <v:imagedata r:id="rId247" o:title=""/>
                </v:shape>
                <o:OLEObject Type="Embed" ProgID="Equation.3" ShapeID="_x0000_i1142" DrawAspect="Content" ObjectID="_1595147839" r:id="rId24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8"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8"/>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43" type="#_x0000_t75" style="width:16.1pt;height:19.25pt" o:ole="">
            <v:imagedata r:id="rId249" o:title=""/>
          </v:shape>
          <o:OLEObject Type="Embed" ProgID="Equation.3" ShapeID="_x0000_i1143" DrawAspect="Content" ObjectID="_1595147840" r:id="rId250"/>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44" type="#_x0000_t75" style="width:114.5pt;height:16.55pt" o:ole="">
                  <v:imagedata r:id="rId251" o:title=""/>
                </v:shape>
                <o:OLEObject Type="Embed" ProgID="Equation.3" ShapeID="_x0000_i1144" DrawAspect="Content" ObjectID="_1595147841" r:id="rId25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45" type="#_x0000_t75" style="width:302.3pt;height:37.55pt" o:ole="">
                  <v:imagedata r:id="rId253" o:title=""/>
                </v:shape>
                <o:OLEObject Type="Embed" ProgID="Equation.3" ShapeID="_x0000_i1145" DrawAspect="Content" ObjectID="_1595147842" r:id="rId25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49"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46" type="#_x0000_t75" style="width:91.7pt;height:29.05pt" o:ole="">
                  <v:imagedata r:id="rId255" o:title=""/>
                </v:shape>
                <o:OLEObject Type="Embed" ProgID="Equation.3" ShapeID="_x0000_i1146" DrawAspect="Content" ObjectID="_1595147843" r:id="rId25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47" type="#_x0000_t75" style="width:113.15pt;height:20.1pt" o:ole="">
                  <v:imagedata r:id="rId257" o:title=""/>
                </v:shape>
                <o:OLEObject Type="Embed" ProgID="Equation.3" ShapeID="_x0000_i1147" DrawAspect="Content" ObjectID="_1595147844" r:id="rId25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7.22</w:t>
      </w:r>
      <w:r w:rsidR="00484D38" w:rsidRPr="00484D38">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7.24</w:t>
      </w:r>
      <w:r w:rsidR="00484D38" w:rsidRPr="00484D38">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48" type="#_x0000_t75" style="width:127.45pt;height:35.8pt" o:ole="">
                  <v:imagedata r:id="rId259" o:title=""/>
                </v:shape>
                <o:OLEObject Type="Embed" ProgID="Equation.3" ShapeID="_x0000_i1148" DrawAspect="Content" ObjectID="_1595147845" r:id="rId26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0"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49" type="#_x0000_t75" style="width:121.65pt;height:17.9pt" o:ole="">
                  <v:imagedata r:id="rId261" o:title=""/>
                </v:shape>
                <o:OLEObject Type="Embed" ProgID="Equation.3" ShapeID="_x0000_i1149" DrawAspect="Content" ObjectID="_1595147846" r:id="rId26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50" type="#_x0000_t75" style="width:27.75pt;height:27.3pt" o:ole="">
            <v:imagedata r:id="rId263" o:title=""/>
          </v:shape>
          <o:OLEObject Type="Embed" ProgID="Equation.3" ShapeID="_x0000_i1150" DrawAspect="Content" ObjectID="_1595147847" r:id="rId264"/>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7.27</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51" type="#_x0000_t75" style="width:173.95pt;height:32.65pt" o:ole="">
                  <v:imagedata r:id="rId265" o:title=""/>
                </v:shape>
                <o:OLEObject Type="Embed" ProgID="Equation.3" ShapeID="_x0000_i1151" DrawAspect="Content" ObjectID="_1595147848" r:id="rId266"/>
              </w:object>
            </w:r>
            <w:r w:rsidRPr="00DA468D">
              <w:rPr>
                <w:position w:val="-36"/>
              </w:rPr>
              <w:object w:dxaOrig="4680" w:dyaOrig="800">
                <v:shape id="_x0000_i1152" type="#_x0000_t75" style="width:199pt;height:32.65pt" o:ole="">
                  <v:imagedata r:id="rId267" o:title=""/>
                </v:shape>
                <o:OLEObject Type="Embed" ProgID="Equation.3" ShapeID="_x0000_i1152" DrawAspect="Content" ObjectID="_1595147849" r:id="rId268"/>
              </w:object>
            </w:r>
            <w:r w:rsidRPr="00272E48">
              <w:rPr>
                <w:position w:val="-34"/>
              </w:rPr>
              <w:object w:dxaOrig="3660" w:dyaOrig="780">
                <v:shape id="_x0000_i1153" type="#_x0000_t75" style="width:153.4pt;height:33.1pt" o:ole="">
                  <v:imagedata r:id="rId269" o:title=""/>
                </v:shape>
                <o:OLEObject Type="Embed" ProgID="Equation.3" ShapeID="_x0000_i1153" DrawAspect="Content" ObjectID="_1595147850" r:id="rId270"/>
              </w:object>
            </w:r>
            <w:r w:rsidRPr="00DA468D">
              <w:rPr>
                <w:position w:val="-38"/>
              </w:rPr>
              <w:object w:dxaOrig="3960" w:dyaOrig="880">
                <v:shape id="_x0000_i1154" type="#_x0000_t75" style="width:165.9pt;height:37.55pt" o:ole="">
                  <v:imagedata r:id="rId271" o:title=""/>
                </v:shape>
                <o:OLEObject Type="Embed" ProgID="Equation.3" ShapeID="_x0000_i1154" DrawAspect="Content" ObjectID="_1595147851" r:id="rId272"/>
              </w:object>
            </w:r>
            <w:r w:rsidRPr="00DA468D">
              <w:rPr>
                <w:position w:val="-38"/>
              </w:rPr>
              <w:object w:dxaOrig="2880" w:dyaOrig="880">
                <v:shape id="_x0000_i1155" type="#_x0000_t75" style="width:121.2pt;height:37.55pt" o:ole="">
                  <v:imagedata r:id="rId273" o:title=""/>
                </v:shape>
                <o:OLEObject Type="Embed" ProgID="Equation.3" ShapeID="_x0000_i1155" DrawAspect="Content" ObjectID="_1595147852"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8D1C69"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56" type="#_x0000_t75" style="width:333.15pt;height:39.35pt" o:ole="">
                  <v:imagedata r:id="rId275" o:title=""/>
                </v:shape>
                <o:OLEObject Type="Embed" ProgID="Equation.3" ShapeID="_x0000_i1156" DrawAspect="Content" ObjectID="_1595147853"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1"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7.31</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57" type="#_x0000_t75" style="width:135.05pt;height:30.85pt" o:ole="">
                  <v:imagedata r:id="rId277" o:title=""/>
                </v:shape>
                <o:OLEObject Type="Embed" ProgID="Equation.3" ShapeID="_x0000_i1157" DrawAspect="Content" ObjectID="_1595147854"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52"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2"/>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484D38" w:rsidRPr="00484D38">
        <w:rPr>
          <w:rFonts w:ascii="Times New Roman" w:hAnsi="Times New Roman"/>
          <w:bCs/>
          <w:lang w:val="en-GB"/>
        </w:rPr>
        <w:t>(</w:t>
      </w:r>
      <w:r w:rsidR="00484D38" w:rsidRPr="00484D38">
        <w:rPr>
          <w:rFonts w:ascii="Times New Roman" w:hAnsi="Times New Roman"/>
          <w:bCs/>
          <w:noProof/>
          <w:lang w:val="en-GB"/>
        </w:rPr>
        <w:t>7.32</w:t>
      </w:r>
      <w:r w:rsidR="00484D38" w:rsidRPr="00484D38">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58" type="#_x0000_t75" style="width:65.75pt;height:16.55pt" o:ole="">
                  <v:imagedata r:id="rId279" o:title=""/>
                </v:shape>
                <o:OLEObject Type="Embed" ProgID="Equation.3" ShapeID="_x0000_i1158" DrawAspect="Content" ObjectID="_1595147855"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484D38">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484D38" w:rsidRPr="00484D38">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F9750F">
        <w:tc>
          <w:tcPr>
            <w:tcW w:w="4539" w:type="pct"/>
            <w:vAlign w:val="center"/>
          </w:tcPr>
          <w:p w:rsidR="005920E5" w:rsidRPr="00276BBF" w:rsidRDefault="005920E5" w:rsidP="00F9750F">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59" type="#_x0000_t75" style="width:46.05pt;height:24.6pt" o:ole="">
                  <v:imagedata r:id="rId281" o:title=""/>
                </v:shape>
                <o:OLEObject Type="Embed" ProgID="Equation.3" ShapeID="_x0000_i1159" DrawAspect="Content" ObjectID="_1595147856" r:id="rId282"/>
              </w:object>
            </w:r>
          </w:p>
        </w:tc>
        <w:tc>
          <w:tcPr>
            <w:tcW w:w="461" w:type="pct"/>
            <w:vAlign w:val="center"/>
          </w:tcPr>
          <w:p w:rsidR="005920E5" w:rsidRPr="003D504A" w:rsidRDefault="005920E5" w:rsidP="00F9750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484D38">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200" w:dyaOrig="660">
                <v:shape id="_x0000_i1160" type="#_x0000_t75" style="width:142.65pt;height:31.3pt" o:ole="">
                  <v:imagedata r:id="rId283" o:title=""/>
                </v:shape>
                <o:OLEObject Type="Embed" ProgID="Equation.3" ShapeID="_x0000_i1160" DrawAspect="Content" ObjectID="_1595147857" r:id="rId284"/>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14"/>
                <w:sz w:val="24"/>
                <w:szCs w:val="24"/>
                <w:lang w:eastAsia="it-IT"/>
              </w:rPr>
              <w:object w:dxaOrig="2740" w:dyaOrig="420">
                <v:shape id="_x0000_i1161" type="#_x0000_t75" style="width:122.1pt;height:20.1pt" o:ole="">
                  <v:imagedata r:id="rId285" o:title=""/>
                </v:shape>
                <o:OLEObject Type="Embed" ProgID="Equation.3" ShapeID="_x0000_i1161" DrawAspect="Content" ObjectID="_1595147858" r:id="rId286"/>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62" type="#_x0000_t75" style="width:22.8pt;height:19.25pt" o:ole="">
            <v:imagedata r:id="rId287" o:title=""/>
          </v:shape>
          <o:OLEObject Type="Embed" ProgID="Equation.3" ShapeID="_x0000_i1162" DrawAspect="Content" ObjectID="_1595147859" r:id="rId288"/>
        </w:object>
      </w:r>
      <w:r>
        <w:rPr>
          <w:rFonts w:ascii="Times New Roman" w:hAnsi="Times New Roman"/>
          <w:sz w:val="24"/>
          <w:szCs w:val="24"/>
        </w:rPr>
        <w:t xml:space="preserve"> is the maximum absolute value of velocity (the maxima operate both over the whole simulated time and the whole 3D domain space).</w:t>
      </w:r>
    </w:p>
    <w:p w:rsidR="00652F0F" w:rsidRDefault="00652F0F"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53" w:name="_Toc447005694"/>
      <w:bookmarkStart w:id="154" w:name="_Ref448247886"/>
      <w:bookmarkStart w:id="155" w:name="_Toc521065163"/>
      <w:r>
        <w:rPr>
          <w:lang w:val="it-IT"/>
        </w:rPr>
        <w:t>2-interface 3D erosion criterion</w:t>
      </w:r>
      <w:bookmarkEnd w:id="153"/>
      <w:bookmarkEnd w:id="154"/>
      <w:bookmarkEnd w:id="155"/>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484D38">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56"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6"/>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8D1C69"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57"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7"/>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484D38" w:rsidRPr="00484D38">
        <w:rPr>
          <w:rFonts w:ascii="Times New Roman" w:hAnsi="Times New Roman"/>
          <w:sz w:val="24"/>
          <w:szCs w:val="24"/>
        </w:rPr>
        <w:t>(7.42)</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r>
                              <w:rPr>
                                <w:rFonts w:ascii="Cambria Math" w:hAnsi="Cambria Math"/>
                                <w:sz w:val="24"/>
                                <w:szCs w:val="24"/>
                              </w:rPr>
                              <m:t>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484D38">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8D1C69"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158" w:name="_Toc521065164"/>
      <w:commentRangeStart w:id="159"/>
      <w:r w:rsidRPr="005D00D6">
        <w:t>A simplified approach for soil liquefaction</w:t>
      </w:r>
      <w:commentRangeEnd w:id="159"/>
      <w:r w:rsidR="00104BC2">
        <w:rPr>
          <w:rStyle w:val="Rimandocommento"/>
          <w:b w:val="0"/>
          <w:szCs w:val="20"/>
          <w:lang w:val="it-IT"/>
        </w:rPr>
        <w:commentReference w:id="159"/>
      </w:r>
      <w:bookmarkEnd w:id="158"/>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63" type="#_x0000_t75" style="width:2in;height:35.8pt" o:ole="">
                  <v:imagedata r:id="rId289" o:title=""/>
                </v:shape>
                <o:OLEObject Type="Embed" ProgID="Equation.3" ShapeID="_x0000_i1163" DrawAspect="Content" ObjectID="_1595147860" r:id="rId290"/>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bookmarkStart w:id="160"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0"/>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7.53</w:t>
      </w:r>
      <w:r w:rsidR="00484D38"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64" type="#_x0000_t75" style="width:197.2pt;height:93.45pt" o:ole="">
                  <v:imagedata r:id="rId291" o:title=""/>
                </v:shape>
                <o:OLEObject Type="Embed" ProgID="Equation.3" ShapeID="_x0000_i1164" DrawAspect="Content" ObjectID="_1595147861" r:id="rId292"/>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61" w:name="_Ref449963223"/>
      <w:bookmarkStart w:id="162" w:name="_Toc447005702"/>
      <w:bookmarkStart w:id="163" w:name="_Toc521065165"/>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161"/>
      <w:r w:rsidR="00E25FF0" w:rsidRPr="003A5C36">
        <w:rPr>
          <w:rFonts w:ascii="Book Antiqua" w:hAnsi="Book Antiqua"/>
          <w:caps/>
          <w:kern w:val="0"/>
          <w:sz w:val="24"/>
          <w:szCs w:val="24"/>
        </w:rPr>
        <w:t xml:space="preserve"> </w:t>
      </w:r>
      <w:bookmarkEnd w:id="162"/>
      <w:r w:rsidR="00433AD1">
        <w:rPr>
          <w:rFonts w:ascii="Book Antiqua" w:hAnsi="Book Antiqua"/>
          <w:caps/>
          <w:kern w:val="0"/>
          <w:sz w:val="24"/>
          <w:szCs w:val="24"/>
        </w:rPr>
        <w:t>scheme</w:t>
      </w:r>
      <w:bookmarkEnd w:id="163"/>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noProof/>
          <w:sz w:val="24"/>
          <w:szCs w:val="24"/>
        </w:rPr>
        <w:t>104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484D38">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64" w:name="_Ref521060122"/>
      <w:bookmarkStart w:id="165" w:name="_Toc521065166"/>
      <w:r w:rsidRPr="004F0A7F">
        <w:t>DB-SPH particle approximation and modifications of the balance equations</w:t>
      </w:r>
      <w:bookmarkEnd w:id="164"/>
      <w:bookmarkEnd w:id="165"/>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65" type="#_x0000_t75" style="width:252.65pt;height:41.6pt" o:ole="">
                  <v:imagedata r:id="rId293" o:title=""/>
                </v:shape>
                <o:OLEObject Type="Embed" ProgID="Equation.3" ShapeID="_x0000_i1165" DrawAspect="Content" ObjectID="_1595147862" r:id="rId29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66" w:name="_Ref448227562"/>
            <w:bookmarkStart w:id="167"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66"/>
            <w:r w:rsidRPr="009C316F">
              <w:rPr>
                <w:rFonts w:ascii="Times New Roman" w:eastAsia="Times New Roman" w:hAnsi="Times New Roman"/>
                <w:b w:val="0"/>
                <w:bCs w:val="0"/>
                <w:color w:val="auto"/>
                <w:sz w:val="24"/>
                <w:szCs w:val="24"/>
                <w:lang w:eastAsia="it-IT"/>
              </w:rPr>
              <w:t>)</w:t>
            </w:r>
            <w:bookmarkEnd w:id="167"/>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8.1</w:t>
      </w:r>
      <w:r w:rsidR="00484D38" w:rsidRPr="00484D38">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484D38" w:rsidRPr="00484D38">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8.1</w:t>
      </w:r>
      <w:r w:rsidR="00484D38" w:rsidRPr="00484D38">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166" type="#_x0000_t75" style="width:268.3pt;height:40.7pt" o:ole="">
                  <v:imagedata r:id="rId295" o:title=""/>
                </v:shape>
                <o:OLEObject Type="Embed" ProgID="Equation.3" ShapeID="_x0000_i1166" DrawAspect="Content" ObjectID="_1595147863" r:id="rId296"/>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68"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68"/>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167" type="#_x0000_t75" style="width:20.1pt;height:17.9pt" o:ole="">
            <v:imagedata r:id="rId297" o:title=""/>
          </v:shape>
          <o:OLEObject Type="Embed" ProgID="Equation.3" ShapeID="_x0000_i1167" DrawAspect="Content" ObjectID="_1595147864" r:id="rId298"/>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168" type="#_x0000_t75" style="width:20.1pt;height:17.9pt" o:ole="">
            <v:imagedata r:id="rId299" o:title=""/>
          </v:shape>
          <o:OLEObject Type="Embed" ProgID="Equation.3" ShapeID="_x0000_i1168" DrawAspect="Content" ObjectID="_1595147865" r:id="rId300"/>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169" type="#_x0000_t75" style="width:31.75pt;height:26.85pt" o:ole="">
            <v:imagedata r:id="rId301" o:title=""/>
          </v:shape>
          <o:OLEObject Type="Embed" ProgID="Equation.3" ShapeID="_x0000_i1169" DrawAspect="Content" ObjectID="_1595147866" r:id="rId302"/>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484D38" w:rsidRPr="00484D38">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484D38">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170" type="#_x0000_t75" style="width:97.05pt;height:39.35pt" o:ole="">
                  <v:imagedata r:id="rId303" o:title=""/>
                </v:shape>
                <o:OLEObject Type="Embed" ProgID="Equation.3" ShapeID="_x0000_i1170" DrawAspect="Content" ObjectID="_1595147867" r:id="rId30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171" type="#_x0000_t75" style="width:293.35pt;height:37.55pt" o:ole="">
                  <v:imagedata r:id="rId305" o:title=""/>
                </v:shape>
                <o:OLEObject Type="Embed" ProgID="Equation.3" ShapeID="_x0000_i1171" DrawAspect="Content" ObjectID="_1595147868" r:id="rId306"/>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69"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9"/>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72" type="#_x0000_t75" style="width:46.95pt;height:13.85pt" o:ole="">
            <v:imagedata r:id="rId307" o:title=""/>
          </v:shape>
          <o:OLEObject Type="Embed" ProgID="Equation.3" ShapeID="_x0000_i1172" DrawAspect="Content" ObjectID="_1595147869" r:id="rId308"/>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484D38" w:rsidRPr="00484D38">
        <w:rPr>
          <w:rFonts w:ascii="Times New Roman" w:eastAsia="Times New Roman" w:hAnsi="Times New Roman"/>
          <w:bCs/>
          <w:sz w:val="24"/>
          <w:szCs w:val="24"/>
          <w:lang w:val="it-IT" w:eastAsia="it-IT"/>
        </w:rPr>
        <w:t>(</w:t>
      </w:r>
      <w:r w:rsidR="00484D38" w:rsidRPr="00484D38">
        <w:rPr>
          <w:rFonts w:ascii="Times New Roman" w:eastAsia="Times New Roman" w:hAnsi="Times New Roman"/>
          <w:bCs/>
          <w:noProof/>
          <w:sz w:val="24"/>
          <w:szCs w:val="24"/>
          <w:lang w:val="it-IT" w:eastAsia="it-IT"/>
        </w:rPr>
        <w:t>8.5</w:t>
      </w:r>
      <w:r w:rsidR="00484D38" w:rsidRPr="00484D38">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484D38" w:rsidRPr="00484D38">
        <w:rPr>
          <w:rFonts w:ascii="Times New Roman" w:eastAsia="Times New Roman" w:hAnsi="Times New Roman"/>
          <w:bCs/>
          <w:sz w:val="24"/>
          <w:szCs w:val="24"/>
          <w:lang w:eastAsia="it-IT"/>
        </w:rPr>
        <w:t>(</w:t>
      </w:r>
      <w:r w:rsidR="00484D38" w:rsidRPr="00484D38">
        <w:rPr>
          <w:rFonts w:ascii="Times New Roman" w:eastAsia="Times New Roman" w:hAnsi="Times New Roman"/>
          <w:bCs/>
          <w:noProof/>
          <w:sz w:val="24"/>
          <w:szCs w:val="24"/>
          <w:lang w:eastAsia="it-IT"/>
        </w:rPr>
        <w:t>8.6</w:t>
      </w:r>
      <w:r w:rsidR="00484D38" w:rsidRPr="00484D38">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73" type="#_x0000_t75" style="width:195pt;height:32.65pt" o:ole="">
                  <v:imagedata r:id="rId309" o:title=""/>
                </v:shape>
                <o:OLEObject Type="Embed" ProgID="Equation.3" ShapeID="_x0000_i1173" DrawAspect="Content" ObjectID="_1595147870" r:id="rId310"/>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70"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70"/>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74" type="#_x0000_t75" style="width:175.75pt;height:34.45pt" o:ole="">
                  <v:imagedata r:id="rId311" o:title=""/>
                </v:shape>
                <o:OLEObject Type="Embed" ProgID="Equation.3" ShapeID="_x0000_i1174" DrawAspect="Content" ObjectID="_1595147871" r:id="rId312"/>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1"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1"/>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72" w:name="_Ref521060124"/>
      <w:bookmarkStart w:id="173" w:name="_Toc521065167"/>
      <w:r>
        <w:t>1D Linearized Partial Riemann Solver</w:t>
      </w:r>
      <w:bookmarkEnd w:id="172"/>
      <w:bookmarkEnd w:id="173"/>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484D38">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75" type="#_x0000_t75" style="width:222.25pt;height:25.05pt" o:ole="">
                  <v:imagedata r:id="rId313" o:title=""/>
                </v:shape>
                <o:OLEObject Type="Embed" ProgID="Equation.3" ShapeID="_x0000_i1175" DrawAspect="Content" ObjectID="_1595147872" r:id="rId31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4"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76" type="#_x0000_t75" style="width:247.75pt;height:37.55pt" o:ole="">
                  <v:imagedata r:id="rId315" o:title=""/>
                </v:shape>
                <o:OLEObject Type="Embed" ProgID="Equation.3" ShapeID="_x0000_i1176" DrawAspect="Content" ObjectID="_1595147873" r:id="rId316"/>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77" type="#_x0000_t75" style="width:89.9pt;height:51.9pt" o:ole="">
                  <v:imagedata r:id="rId317" o:title=""/>
                </v:shape>
                <o:OLEObject Type="Embed" ProgID="Equation.3" ShapeID="_x0000_i1177" DrawAspect="Content" ObjectID="_1595147874" r:id="rId318"/>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75" w:name="_Ref521060126"/>
      <w:bookmarkStart w:id="176" w:name="_Toc521065168"/>
      <w:r>
        <w:t>Semi-particle volume</w:t>
      </w:r>
      <w:bookmarkEnd w:id="175"/>
      <w:bookmarkEnd w:id="176"/>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78" type="#_x0000_t75" style="width:77.8pt;height:17.9pt" o:ole="">
                  <v:imagedata r:id="rId319" o:title=""/>
                </v:shape>
                <o:OLEObject Type="Embed" ProgID="Equation.3" ShapeID="_x0000_i1178" DrawAspect="Content" ObjectID="_1595147875" r:id="rId320"/>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79" type="#_x0000_t75" style="width:235.25pt;height:88.55pt" o:ole="">
                  <v:imagedata r:id="rId321" o:title=""/>
                </v:shape>
                <o:OLEObject Type="Embed" ProgID="Equation.3" ShapeID="_x0000_i1179" DrawAspect="Content" ObjectID="_1595147876" r:id="rId322"/>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77"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7"/>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80" type="#_x0000_t75" style="width:252.65pt;height:36.65pt" o:ole="">
                  <v:imagedata r:id="rId323" o:title=""/>
                </v:shape>
                <o:OLEObject Type="Embed" ProgID="Equation.3" ShapeID="_x0000_i1180" DrawAspect="Content" ObjectID="_1595147877" r:id="rId324"/>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78" w:name="_Ref521060127"/>
      <w:bookmarkStart w:id="179" w:name="_Toc521065169"/>
      <w:r>
        <w:t>DB-SPH inlet and outlet sections</w:t>
      </w:r>
      <w:bookmarkEnd w:id="178"/>
      <w:bookmarkEnd w:id="179"/>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81" type="#_x0000_t75" style="width:25.05pt;height:21.45pt" o:ole="">
            <v:imagedata r:id="rId325" o:title=""/>
          </v:shape>
          <o:OLEObject Type="Embed" ProgID="Equation.3" ShapeID="_x0000_i1181" DrawAspect="Content" ObjectID="_1595147878" r:id="rId326"/>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180" w:name="_Ref521060129"/>
      <w:bookmarkStart w:id="181" w:name="_Toc521065170"/>
      <w:r>
        <w:t>Shear stress boundary terms</w:t>
      </w:r>
      <w:bookmarkEnd w:id="180"/>
      <w:bookmarkEnd w:id="181"/>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3820" w:dyaOrig="720">
                <v:shape id="_x0000_i1182" type="#_x0000_t75" style="width:173.05pt;height:34pt" o:ole="">
                  <v:imagedata r:id="rId327" o:title=""/>
                </v:shape>
                <o:OLEObject Type="Embed" ProgID="Equation.3" ShapeID="_x0000_i1182" DrawAspect="Content" ObjectID="_1595147879" r:id="rId328"/>
              </w:object>
            </w:r>
          </w:p>
          <w:p w:rsidR="0092480B" w:rsidRPr="00276BBF" w:rsidRDefault="0092480B" w:rsidP="0092480B">
            <w:pPr>
              <w:jc w:val="center"/>
              <w:rPr>
                <w:sz w:val="24"/>
                <w:szCs w:val="24"/>
              </w:rPr>
            </w:pPr>
            <w:r w:rsidRPr="00DA468D">
              <w:rPr>
                <w:position w:val="-30"/>
              </w:rPr>
              <w:object w:dxaOrig="3840" w:dyaOrig="720">
                <v:shape id="_x0000_i1183" type="#_x0000_t75" style="width:162.8pt;height:31.75pt" o:ole="">
                  <v:imagedata r:id="rId329" o:title=""/>
                </v:shape>
                <o:OLEObject Type="Embed" ProgID="Equation.3" ShapeID="_x0000_i1183" DrawAspect="Content" ObjectID="_1595147880" r:id="rId330"/>
              </w:object>
            </w:r>
            <w:r>
              <w:t xml:space="preserve">   </w:t>
            </w:r>
            <w:r w:rsidRPr="00DA468D">
              <w:rPr>
                <w:position w:val="-12"/>
              </w:rPr>
              <w:object w:dxaOrig="1540" w:dyaOrig="360">
                <v:shape id="_x0000_i1184" type="#_x0000_t75" style="width:57.7pt;height:13.85pt" o:ole="">
                  <v:imagedata r:id="rId331" o:title=""/>
                </v:shape>
                <o:OLEObject Type="Embed" ProgID="Equation.3" ShapeID="_x0000_i1184" DrawAspect="Content" ObjectID="_1595147881" r:id="rId332"/>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4000" w:dyaOrig="680">
                <v:shape id="_x0000_i1185" type="#_x0000_t75" style="width:190.95pt;height:32.2pt" o:ole="">
                  <v:imagedata r:id="rId333" o:title=""/>
                </v:shape>
                <o:OLEObject Type="Embed" ProgID="Equation.3" ShapeID="_x0000_i1185" DrawAspect="Content" ObjectID="_1595147882" r:id="rId334"/>
              </w:object>
            </w:r>
          </w:p>
          <w:p w:rsidR="0092480B" w:rsidRPr="00276BBF" w:rsidRDefault="0092480B" w:rsidP="0092480B">
            <w:pPr>
              <w:jc w:val="center"/>
              <w:rPr>
                <w:sz w:val="24"/>
                <w:szCs w:val="24"/>
              </w:rPr>
            </w:pPr>
            <w:r w:rsidRPr="00DA468D">
              <w:rPr>
                <w:position w:val="-12"/>
              </w:rPr>
              <w:object w:dxaOrig="2720" w:dyaOrig="360">
                <v:shape id="_x0000_i1186" type="#_x0000_t75" style="width:127.45pt;height:17.45pt" o:ole="">
                  <v:imagedata r:id="rId335" o:title=""/>
                </v:shape>
                <o:OLEObject Type="Embed" ProgID="Equation.3" ShapeID="_x0000_i1186" DrawAspect="Content" ObjectID="_1595147883" r:id="rId336"/>
              </w:object>
            </w:r>
            <w:r w:rsidRPr="00DA468D">
              <w:rPr>
                <w:position w:val="-32"/>
              </w:rPr>
              <w:object w:dxaOrig="1960" w:dyaOrig="740">
                <v:shape id="_x0000_i1187" type="#_x0000_t75" style="width:89.9pt;height:35.35pt" o:ole="">
                  <v:imagedata r:id="rId337" o:title=""/>
                </v:shape>
                <o:OLEObject Type="Embed" ProgID="Equation.3" ShapeID="_x0000_i1187" DrawAspect="Content" ObjectID="_1595147884" r:id="rId338"/>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92480B">
            <w:pPr>
              <w:jc w:val="center"/>
            </w:pPr>
            <w:r w:rsidRPr="00DA468D">
              <w:rPr>
                <w:position w:val="-30"/>
              </w:rPr>
              <w:object w:dxaOrig="1780" w:dyaOrig="700">
                <v:shape id="_x0000_i1188" type="#_x0000_t75" style="width:89.45pt;height:34pt" o:ole="">
                  <v:imagedata r:id="rId339" o:title=""/>
                </v:shape>
                <o:OLEObject Type="Embed" ProgID="Equation.3" ShapeID="_x0000_i1188" DrawAspect="Content" ObjectID="_1595147885" r:id="rId340"/>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bookmarkStart w:id="182"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82"/>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8.15</w:t>
      </w:r>
      <w:r w:rsidR="00484D38"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3500" w:dyaOrig="700">
                <v:shape id="_x0000_i1189" type="#_x0000_t75" style="width:174.85pt;height:34pt" o:ole="">
                  <v:imagedata r:id="rId341" o:title=""/>
                </v:shape>
                <o:OLEObject Type="Embed" ProgID="Equation.3" ShapeID="_x0000_i1189" DrawAspect="Content" ObjectID="_1595147886" r:id="rId342"/>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68"/>
              </w:rPr>
              <w:object w:dxaOrig="4599" w:dyaOrig="1480">
                <v:shape id="_x0000_i1190" type="#_x0000_t75" style="width:201.7pt;height:65.3pt" o:ole="">
                  <v:imagedata r:id="rId343" o:title=""/>
                </v:shape>
                <o:OLEObject Type="Embed" ProgID="Equation.3" ShapeID="_x0000_i1190" DrawAspect="Content" ObjectID="_1595147887" r:id="rId344"/>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2680" w:dyaOrig="700">
                <v:shape id="_x0000_i1191" type="#_x0000_t75" style="width:119.4pt;height:32.65pt" o:ole="">
                  <v:imagedata r:id="rId345" o:title=""/>
                </v:shape>
                <o:OLEObject Type="Embed" ProgID="Equation.3" ShapeID="_x0000_i1191" DrawAspect="Content" ObjectID="_1595147888" r:id="rId346"/>
              </w:object>
            </w:r>
            <w:r>
              <w:t xml:space="preserve">   </w:t>
            </w:r>
            <w:r w:rsidRPr="00DA468D">
              <w:rPr>
                <w:position w:val="-48"/>
              </w:rPr>
              <w:object w:dxaOrig="2079" w:dyaOrig="1060">
                <v:shape id="_x0000_i1192" type="#_x0000_t75" style="width:87.2pt;height:46.95pt" o:ole="">
                  <v:imagedata r:id="rId347" o:title=""/>
                </v:shape>
                <o:OLEObject Type="Embed" ProgID="Equation.3" ShapeID="_x0000_i1192" DrawAspect="Content" ObjectID="_1595147889" r:id="rId348"/>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3" w:name="_Ref449963226"/>
      <w:bookmarkStart w:id="184" w:name="_Toc521065171"/>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183"/>
      <w:bookmarkEnd w:id="184"/>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484D38">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484D38">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484D38">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93" type="#_x0000_t75" style="width:195.9pt;height:22.8pt" o:ole="">
                  <v:imagedata r:id="rId349" o:title=""/>
                </v:shape>
                <o:OLEObject Type="Embed" ProgID="Equation.3" ShapeID="_x0000_i1193" DrawAspect="Content" ObjectID="_1595147890" r:id="rId350"/>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94" type="#_x0000_t75" style="width:224.05pt;height:39.35pt" o:ole="">
                  <v:imagedata r:id="rId351" o:title=""/>
                </v:shape>
                <o:OLEObject Type="Embed" ProgID="Equation.3" ShapeID="_x0000_i1194" DrawAspect="Content" ObjectID="_1595147891" r:id="rId352"/>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95" type="#_x0000_t75" style="width:138.65pt;height:37.1pt" o:ole="">
                  <v:imagedata r:id="rId353" o:title=""/>
                </v:shape>
                <o:OLEObject Type="Embed" ProgID="Equation.3" ShapeID="_x0000_i1195" DrawAspect="Content" ObjectID="_1595147892" r:id="rId354"/>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96" type="#_x0000_t75" style="width:215.55pt;height:31.3pt" o:ole="">
                  <v:imagedata r:id="rId355" o:title=""/>
                </v:shape>
                <o:OLEObject Type="Embed" ProgID="Equation.3" ShapeID="_x0000_i1196" DrawAspect="Content" ObjectID="_1595147893" r:id="rId356"/>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97" type="#_x0000_t75" style="width:97.5pt;height:20.1pt" o:ole="">
                  <v:imagedata r:id="rId357" o:title=""/>
                </v:shape>
                <o:OLEObject Type="Embed" ProgID="Equation.3" ShapeID="_x0000_i1197" DrawAspect="Content" ObjectID="_1595147894" r:id="rId358"/>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98" type="#_x0000_t75" style="width:269.2pt;height:31.3pt" o:ole="">
                  <v:imagedata r:id="rId359" o:title=""/>
                </v:shape>
                <o:OLEObject Type="Embed" ProgID="Equation.3" ShapeID="_x0000_i1198" DrawAspect="Content" ObjectID="_1595147895" r:id="rId360"/>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99" type="#_x0000_t75" style="width:170.4pt;height:31.3pt" o:ole="">
                  <v:imagedata r:id="rId361" o:title=""/>
                </v:shape>
                <o:OLEObject Type="Embed" ProgID="Equation.3" ShapeID="_x0000_i1199" DrawAspect="Content" ObjectID="_1595147896" r:id="rId362"/>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commentRangeStart w:id="185"/>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045B4A">
        <w:tc>
          <w:tcPr>
            <w:tcW w:w="4539" w:type="pct"/>
            <w:vAlign w:val="center"/>
          </w:tcPr>
          <w:p w:rsidR="00850B0A" w:rsidRPr="00276BBF" w:rsidRDefault="00850B0A" w:rsidP="00045B4A">
            <w:pPr>
              <w:spacing w:after="0" w:line="240" w:lineRule="auto"/>
              <w:jc w:val="center"/>
              <w:rPr>
                <w:rFonts w:ascii="Times New Roman" w:eastAsia="Times New Roman" w:hAnsi="Times New Roman"/>
                <w:position w:val="-34"/>
                <w:sz w:val="24"/>
                <w:szCs w:val="24"/>
                <w:lang w:eastAsia="it-IT"/>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171F14" w:rsidRPr="003D504A" w:rsidRDefault="00171F14" w:rsidP="00045B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484D38">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commentRangeEnd w:id="185"/>
      <w:r w:rsidR="005920E5">
        <w:rPr>
          <w:rStyle w:val="Rimandocommento"/>
          <w:rFonts w:ascii="Times New Roman" w:hAnsi="Times New Roman"/>
          <w:szCs w:val="20"/>
        </w:rPr>
        <w:commentReference w:id="185"/>
      </w:r>
    </w:p>
    <w:p w:rsidR="00F816D5" w:rsidRDefault="00F816D5" w:rsidP="00F816D5">
      <w:pPr>
        <w:spacing w:after="0" w:line="240" w:lineRule="auto"/>
        <w:jc w:val="both"/>
        <w:rPr>
          <w:rFonts w:ascii="Times New Roman" w:hAnsi="Times New Roman"/>
          <w:sz w:val="24"/>
          <w:szCs w:val="24"/>
        </w:rPr>
      </w:pPr>
      <w:commentRangeStart w:id="186"/>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2"/>
              </w:rPr>
              <w:object w:dxaOrig="3700" w:dyaOrig="800">
                <v:shape id="_x0000_i1200" type="#_x0000_t75" style="width:184.7pt;height:43.4pt" o:ole="">
                  <v:imagedata r:id="rId363" o:title=""/>
                </v:shape>
                <o:OLEObject Type="Embed" ProgID="Equation.3" ShapeID="_x0000_i1200" DrawAspect="Content" ObjectID="_1595147897" r:id="rId364"/>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0"/>
              </w:rPr>
              <w:object w:dxaOrig="1820" w:dyaOrig="700">
                <v:shape id="_x0000_i1201" type="#_x0000_t75" style="width:91.25pt;height:37.55pt" o:ole="">
                  <v:imagedata r:id="rId365" o:title=""/>
                </v:shape>
                <o:OLEObject Type="Embed" ProgID="Equation.3" ShapeID="_x0000_i1201" DrawAspect="Content" ObjectID="_1595147898" r:id="rId366"/>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200" w:dyaOrig="279">
                <v:shape id="_x0000_i1202" type="#_x0000_t75" style="width:60.35pt;height:15.2pt" o:ole="">
                  <v:imagedata r:id="rId367" o:title=""/>
                </v:shape>
                <o:OLEObject Type="Embed" ProgID="Equation.3" ShapeID="_x0000_i1202" DrawAspect="Content" ObjectID="_1595147899" r:id="rId368"/>
              </w:object>
            </w:r>
            <w:r>
              <w:t xml:space="preserve"> thus </w:t>
            </w:r>
            <w:r w:rsidRPr="007463C6">
              <w:rPr>
                <w:position w:val="-30"/>
              </w:rPr>
              <w:object w:dxaOrig="1140" w:dyaOrig="700">
                <v:shape id="_x0000_i1203" type="#_x0000_t75" style="width:57.25pt;height:37.55pt" o:ole="">
                  <v:imagedata r:id="rId369" o:title=""/>
                </v:shape>
                <o:OLEObject Type="Embed" ProgID="Equation.3" ShapeID="_x0000_i1203" DrawAspect="Content" ObjectID="_1595147900" r:id="rId370"/>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380" w:dyaOrig="320">
                <v:shape id="_x0000_i1204" type="#_x0000_t75" style="width:68.4pt;height:17pt" o:ole="">
                  <v:imagedata r:id="rId371" o:title=""/>
                </v:shape>
                <o:OLEObject Type="Embed" ProgID="Equation.3" ShapeID="_x0000_i1204" DrawAspect="Content" ObjectID="_1595147901" r:id="rId372"/>
              </w:object>
            </w:r>
            <w:r>
              <w:t xml:space="preserve"> thus </w:t>
            </w:r>
            <w:r w:rsidRPr="007463C6">
              <w:rPr>
                <w:position w:val="-30"/>
              </w:rPr>
              <w:object w:dxaOrig="1260" w:dyaOrig="700">
                <v:shape id="_x0000_i1205" type="#_x0000_t75" style="width:63.05pt;height:37.55pt" o:ole="">
                  <v:imagedata r:id="rId373" o:title=""/>
                </v:shape>
                <o:OLEObject Type="Embed" ProgID="Equation.3" ShapeID="_x0000_i1205" DrawAspect="Content" ObjectID="_1595147902" r:id="rId374"/>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394CC6">
              <w:rPr>
                <w:position w:val="-30"/>
              </w:rPr>
              <w:object w:dxaOrig="2240" w:dyaOrig="740">
                <v:shape id="_x0000_i1206" type="#_x0000_t75" style="width:82.75pt;height:28.6pt" o:ole="">
                  <v:imagedata r:id="rId375" o:title=""/>
                </v:shape>
                <o:OLEObject Type="Embed" ProgID="Equation.3" ShapeID="_x0000_i1206" DrawAspect="Content" ObjectID="_1595147903" r:id="rId376"/>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bookmarkStart w:id="187"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87"/>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9.10</w:t>
      </w:r>
      <w:r w:rsidR="00484D38"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1C784E">
              <w:rPr>
                <w:position w:val="-24"/>
              </w:rPr>
              <w:object w:dxaOrig="3540" w:dyaOrig="620">
                <v:shape id="_x0000_i1207" type="#_x0000_t75" style="width:130.6pt;height:24.6pt" o:ole="">
                  <v:imagedata r:id="rId377" o:title=""/>
                </v:shape>
                <o:OLEObject Type="Embed" ProgID="Equation.3" ShapeID="_x0000_i1207" DrawAspect="Content" ObjectID="_1595147904" r:id="rId378"/>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commentRangeEnd w:id="186"/>
      <w:r>
        <w:rPr>
          <w:rStyle w:val="Rimandocommento"/>
          <w:rFonts w:ascii="Times New Roman" w:eastAsia="Times New Roman" w:hAnsi="Times New Roman"/>
          <w:szCs w:val="20"/>
          <w:lang w:val="it-IT" w:eastAsia="it-IT"/>
        </w:rPr>
        <w:commentReference w:id="186"/>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8" w:name="_Toc521065172"/>
      <w:bookmarkStart w:id="189" w:name="_Toc447794701"/>
      <w:bookmarkStart w:id="190" w:name="_Toc447794780"/>
      <w:bookmarkStart w:id="191" w:name="_Toc447794865"/>
      <w:bookmarkStart w:id="192" w:name="_Toc447794947"/>
      <w:bookmarkStart w:id="193" w:name="_Toc447795350"/>
      <w:bookmarkStart w:id="194" w:name="_Toc447795457"/>
      <w:r>
        <w:rPr>
          <w:rFonts w:ascii="Book Antiqua" w:hAnsi="Book Antiqua"/>
          <w:caps/>
          <w:kern w:val="0"/>
          <w:sz w:val="24"/>
          <w:szCs w:val="24"/>
        </w:rPr>
        <w:lastRenderedPageBreak/>
        <w:t>The s</w:t>
      </w:r>
      <w:commentRangeStart w:id="195"/>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commentRangeEnd w:id="195"/>
      <w:r w:rsidR="00CE689E">
        <w:rPr>
          <w:rStyle w:val="Rimandocommento"/>
          <w:b w:val="0"/>
          <w:bCs w:val="0"/>
          <w:kern w:val="0"/>
          <w:szCs w:val="20"/>
          <w:lang w:val="it-IT" w:eastAsia="it-IT"/>
        </w:rPr>
        <w:commentReference w:id="195"/>
      </w:r>
      <w:bookmarkEnd w:id="188"/>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484D38">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196" w:name="_Ref520964364"/>
      <w:bookmarkStart w:id="197" w:name="_Toc521065173"/>
      <w:r>
        <w:t>Mathematical model</w:t>
      </w:r>
      <w:r w:rsidR="007822A9">
        <w:t>s</w:t>
      </w:r>
      <w:bookmarkEnd w:id="196"/>
      <w:bookmarkEnd w:id="197"/>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484D38">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198" w:name="_Ref509397676"/>
      <w:bookmarkStart w:id="199" w:name="_Toc513184144"/>
      <w:bookmarkStart w:id="200" w:name="_Toc521065174"/>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198"/>
      <w:bookmarkEnd w:id="199"/>
      <w:bookmarkEnd w:id="200"/>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484D38">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484D38">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484D38">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484D38">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44583E">
              <w:rPr>
                <w:position w:val="-58"/>
              </w:rPr>
              <w:object w:dxaOrig="3980" w:dyaOrig="1280">
                <v:shape id="_x0000_i1208" type="#_x0000_t75" style="width:185.6pt;height:63.05pt" o:ole="">
                  <v:imagedata r:id="rId379" o:title=""/>
                </v:shape>
                <o:OLEObject Type="Embed" ProgID="Equation.3" ShapeID="_x0000_i1208" DrawAspect="Content" ObjectID="_1595147905" r:id="rId380"/>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01"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1"/>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92500E">
              <w:rPr>
                <w:position w:val="-50"/>
              </w:rPr>
              <w:object w:dxaOrig="6840" w:dyaOrig="1100">
                <v:shape id="_x0000_i1209" type="#_x0000_t75" style="width:323.35pt;height:53.2pt" o:ole="">
                  <v:imagedata r:id="rId381" o:title=""/>
                </v:shape>
                <o:OLEObject Type="Embed" ProgID="Equation.3" ShapeID="_x0000_i1209" DrawAspect="Content" ObjectID="_1595147906" r:id="rId382"/>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02"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2"/>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484D38">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484D38">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484D38">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10.1</w:t>
      </w:r>
      <w:r w:rsidR="00484D38"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10.2</w:t>
      </w:r>
      <w:r w:rsidR="00484D38"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F14B6F">
              <w:rPr>
                <w:position w:val="-28"/>
              </w:rPr>
              <w:object w:dxaOrig="4099" w:dyaOrig="680">
                <v:shape id="_x0000_i1210" type="#_x0000_t75" style="width:191.85pt;height:34pt" o:ole="">
                  <v:imagedata r:id="rId383" o:title=""/>
                </v:shape>
                <o:OLEObject Type="Embed" ProgID="Equation.3" ShapeID="_x0000_i1210" DrawAspect="Content" ObjectID="_1595147907" r:id="rId384"/>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203"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3"/>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484D38" w:rsidRPr="003D504A">
        <w:rPr>
          <w:rFonts w:ascii="Times New Roman" w:eastAsia="Times New Roman" w:hAnsi="Times New Roman"/>
          <w:sz w:val="24"/>
          <w:szCs w:val="24"/>
          <w:lang w:eastAsia="it-IT"/>
        </w:rPr>
        <w:t>(</w:t>
      </w:r>
      <w:r w:rsidR="00484D38" w:rsidRPr="00484D38">
        <w:rPr>
          <w:rFonts w:ascii="Times New Roman" w:eastAsia="Times New Roman" w:hAnsi="Times New Roman"/>
          <w:bCs/>
          <w:noProof/>
          <w:sz w:val="24"/>
          <w:szCs w:val="24"/>
          <w:lang w:eastAsia="it-IT"/>
        </w:rPr>
        <w:t>10.3</w:t>
      </w:r>
      <w:r w:rsidR="00484D38"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04" w:name="_Ref520966784"/>
      <w:bookmarkStart w:id="205" w:name="_Toc521065175"/>
      <w:r>
        <w:rPr>
          <w:lang w:val="en-GB"/>
        </w:rPr>
        <w:t>Flood-induced damage to the components of the electrical substations</w:t>
      </w:r>
      <w:bookmarkEnd w:id="204"/>
      <w:bookmarkEnd w:id="205"/>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16"/>
              </w:rPr>
              <w:object w:dxaOrig="2299" w:dyaOrig="420">
                <v:shape id="_x0000_i1211" type="#_x0000_t75" style="width:108.65pt;height:20.55pt" o:ole="">
                  <v:imagedata r:id="rId385" o:title=""/>
                </v:shape>
                <o:OLEObject Type="Embed" ProgID="Equation.3" ShapeID="_x0000_i1211" DrawAspect="Content" ObjectID="_1595147908" r:id="rId386"/>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BA4524">
              <w:rPr>
                <w:position w:val="-50"/>
              </w:rPr>
              <w:object w:dxaOrig="5080" w:dyaOrig="1120">
                <v:shape id="_x0000_i1212" type="#_x0000_t75" style="width:240.15pt;height:56.35pt" o:ole="">
                  <v:imagedata r:id="rId387" o:title=""/>
                </v:shape>
                <o:OLEObject Type="Embed" ProgID="Equation.3" ShapeID="_x0000_i1212" DrawAspect="Content" ObjectID="_1595147909" r:id="rId388"/>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A12B0B">
              <w:rPr>
                <w:position w:val="-50"/>
              </w:rPr>
              <w:object w:dxaOrig="5020" w:dyaOrig="1120">
                <v:shape id="_x0000_i1213" type="#_x0000_t75" style="width:236.55pt;height:56.35pt" o:ole="">
                  <v:imagedata r:id="rId389" o:title=""/>
                </v:shape>
                <o:OLEObject Type="Embed" ProgID="Equation.3" ShapeID="_x0000_i1213" DrawAspect="Content" ObjectID="_1595147910" r:id="rId390"/>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484D38">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96"/>
              </w:rPr>
              <w:object w:dxaOrig="8559" w:dyaOrig="2040">
                <v:shape id="_x0000_i1214" type="#_x0000_t75" style="width:370.75pt;height:94.35pt" o:ole="">
                  <v:imagedata r:id="rId391" o:title=""/>
                </v:shape>
                <o:OLEObject Type="Embed" ProgID="Equation.3" ShapeID="_x0000_i1214" DrawAspect="Content" ObjectID="_1595147911" r:id="rId392"/>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484D38">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06" w:name="_Ref509496397"/>
      <w:bookmarkStart w:id="207" w:name="_Toc513184146"/>
      <w:bookmarkStart w:id="208" w:name="_Toc521065176"/>
      <w:r>
        <w:t>The numerical model</w:t>
      </w:r>
      <w:bookmarkEnd w:id="206"/>
      <w:bookmarkEnd w:id="207"/>
      <w:r w:rsidR="00652F0F">
        <w:t>s</w:t>
      </w:r>
      <w:bookmarkEnd w:id="208"/>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9" w:name="_Toc521065177"/>
      <w:commentRangeStart w:id="210"/>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r w:rsidRPr="003A5C36">
        <w:rPr>
          <w:rFonts w:ascii="Book Antiqua" w:hAnsi="Book Antiqua"/>
          <w:caps/>
          <w:kern w:val="0"/>
          <w:sz w:val="24"/>
          <w:szCs w:val="24"/>
        </w:rPr>
        <w:t xml:space="preserve"> </w:t>
      </w:r>
      <w:commentRangeEnd w:id="210"/>
      <w:r w:rsidR="00B91873">
        <w:rPr>
          <w:rStyle w:val="Rimandocommento"/>
          <w:b w:val="0"/>
          <w:bCs w:val="0"/>
          <w:kern w:val="0"/>
          <w:szCs w:val="20"/>
          <w:lang w:val="it-IT" w:eastAsia="it-IT"/>
        </w:rPr>
        <w:commentReference w:id="210"/>
      </w:r>
      <w:bookmarkEnd w:id="209"/>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484D38" w:rsidRPr="00B2376C">
        <w:rPr>
          <w:rFonts w:ascii="Times New Roman" w:hAnsi="Times New Roman"/>
        </w:rPr>
        <w:t xml:space="preserve">Figure </w:t>
      </w:r>
      <w:r w:rsidR="00484D38">
        <w:rPr>
          <w:rFonts w:ascii="Times New Roman" w:hAnsi="Times New Roman"/>
          <w:noProof/>
        </w:rPr>
        <w:t>11</w:t>
      </w:r>
      <w:r w:rsidR="00484D38" w:rsidRPr="00B2376C">
        <w:rPr>
          <w:rFonts w:ascii="Times New Roman" w:hAnsi="Times New Roman"/>
        </w:rPr>
        <w:t>.</w:t>
      </w:r>
      <w:r w:rsidR="00484D38">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484D38">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484D38">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484D38">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484D38">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484D38">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484D38">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sea waves; sloshing fuel tanks; sediment removal from water reservoirs</w:t>
      </w:r>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A20D8F" w:rsidP="00B91873">
            <w:pPr>
              <w:spacing w:after="0" w:line="240" w:lineRule="auto"/>
              <w:jc w:val="center"/>
              <w:rPr>
                <w:position w:val="-10"/>
                <w:sz w:val="16"/>
                <w:szCs w:val="16"/>
              </w:rPr>
            </w:pPr>
            <w:r w:rsidRPr="00575A4C">
              <w:rPr>
                <w:noProof/>
                <w:lang w:val="it-IT" w:eastAsia="it-IT"/>
              </w:rPr>
              <w:lastRenderedPageBreak/>
              <w:drawing>
                <wp:inline distT="0" distB="0" distL="0" distR="0" wp14:anchorId="4EB5012B" wp14:editId="10FAA910">
                  <wp:extent cx="4800519" cy="3600000"/>
                  <wp:effectExtent l="0" t="0" r="63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hain.png"/>
                          <pic:cNvPicPr/>
                        </pic:nvPicPr>
                        <pic:blipFill>
                          <a:blip r:embed="rId393">
                            <a:extLst>
                              <a:ext uri="{28A0092B-C50C-407E-A947-70E740481C1C}">
                                <a14:useLocalDpi xmlns:a14="http://schemas.microsoft.com/office/drawing/2010/main" val="0"/>
                              </a:ext>
                            </a:extLst>
                          </a:blip>
                          <a:stretch>
                            <a:fillRect/>
                          </a:stretch>
                        </pic:blipFill>
                        <pic:spPr>
                          <a:xfrm>
                            <a:off x="0" y="0"/>
                            <a:ext cx="4800519" cy="3600000"/>
                          </a:xfrm>
                          <a:prstGeom prst="rect">
                            <a:avLst/>
                          </a:prstGeom>
                        </pic:spPr>
                      </pic:pic>
                    </a:graphicData>
                  </a:graphic>
                </wp:inline>
              </w:drawing>
            </w:r>
          </w:p>
        </w:tc>
      </w:tr>
    </w:tbl>
    <w:p w:rsidR="00A20D8F" w:rsidRPr="00903A00" w:rsidRDefault="00A20D8F" w:rsidP="00A20D8F">
      <w:pPr>
        <w:spacing w:after="0" w:line="240" w:lineRule="auto"/>
        <w:jc w:val="center"/>
        <w:rPr>
          <w:rFonts w:ascii="Times New Roman" w:hAnsi="Times New Roman"/>
          <w:szCs w:val="24"/>
        </w:rPr>
      </w:pPr>
      <w:bookmarkStart w:id="211"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484D38">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484D38">
        <w:rPr>
          <w:rFonts w:ascii="Times New Roman" w:hAnsi="Times New Roman"/>
          <w:noProof/>
          <w:szCs w:val="24"/>
        </w:rPr>
        <w:t>1</w:t>
      </w:r>
      <w:r w:rsidRPr="00ED6D25">
        <w:rPr>
          <w:rFonts w:ascii="Times New Roman" w:hAnsi="Times New Roman"/>
          <w:szCs w:val="24"/>
          <w:lang w:val="it-IT"/>
        </w:rPr>
        <w:fldChar w:fldCharType="end"/>
      </w:r>
      <w:bookmarkEnd w:id="211"/>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484D38">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484D38">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484D38">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484D38">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484D38">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484D38">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484D38">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484D38">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484D38">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484D38">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484D38">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484D38">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12" w:name="_Toc521065178"/>
      <w:r w:rsidRPr="00276BBF">
        <w:rPr>
          <w:rFonts w:ascii="Book Antiqua" w:hAnsi="Book Antiqua"/>
          <w:caps/>
          <w:kern w:val="0"/>
          <w:sz w:val="24"/>
          <w:szCs w:val="24"/>
        </w:rPr>
        <w:lastRenderedPageBreak/>
        <w:t>Developer guide</w:t>
      </w:r>
      <w:bookmarkEnd w:id="189"/>
      <w:bookmarkEnd w:id="190"/>
      <w:bookmarkEnd w:id="191"/>
      <w:bookmarkEnd w:id="192"/>
      <w:bookmarkEnd w:id="193"/>
      <w:bookmarkEnd w:id="194"/>
      <w:bookmarkEnd w:id="212"/>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13" w:name="_Toc447005718"/>
      <w:bookmarkStart w:id="214" w:name="_Ref521064725"/>
      <w:bookmarkStart w:id="215" w:name="_Toc521065179"/>
      <w:r w:rsidRPr="00BC142A">
        <w:t>SPHERA v.</w:t>
      </w:r>
      <w:r w:rsidR="00652F0F">
        <w:t>9</w:t>
      </w:r>
      <w:r w:rsidRPr="00BC142A">
        <w:t>.0</w:t>
      </w:r>
      <w:r w:rsidR="00D163B6">
        <w:t>.0</w:t>
      </w:r>
      <w:r w:rsidRPr="00BC142A">
        <w:t xml:space="preserve">: </w:t>
      </w:r>
      <w:r w:rsidR="00BC142A" w:rsidRPr="00BC142A">
        <w:t>synthetic description of the program units</w:t>
      </w:r>
      <w:bookmarkEnd w:id="213"/>
      <w:bookmarkEnd w:id="214"/>
      <w:bookmarkEnd w:id="21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16" w:name="_Toc447005719"/>
      <w:bookmarkStart w:id="217" w:name="_Toc521065180"/>
      <w:r w:rsidRPr="00BC142A">
        <w:rPr>
          <w:lang w:val="en-GB"/>
        </w:rPr>
        <w:t xml:space="preserve">Program units for the boundary conditions </w:t>
      </w:r>
      <w:r w:rsidR="00EC217D" w:rsidRPr="00BC142A">
        <w:rPr>
          <w:lang w:val="en-GB"/>
        </w:rPr>
        <w:t>(“BC”)</w:t>
      </w:r>
      <w:bookmarkEnd w:id="216"/>
      <w:bookmarkEnd w:id="21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18" w:name="_Toc447005720"/>
      <w:bookmarkStart w:id="219" w:name="_Toc521065181"/>
      <w:r>
        <w:rPr>
          <w:lang w:val="en-GB"/>
        </w:rPr>
        <w:t>Progr</w:t>
      </w:r>
      <w:r w:rsidRPr="00BC142A">
        <w:rPr>
          <w:lang w:val="en-GB"/>
        </w:rPr>
        <w:t>am units for the continuity equation</w:t>
      </w:r>
      <w:bookmarkEnd w:id="218"/>
      <w:bookmarkEnd w:id="21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20" w:name="_Toc447005721"/>
      <w:bookmarkStart w:id="221" w:name="_Toc521065182"/>
      <w:r w:rsidRPr="00BC142A">
        <w:rPr>
          <w:lang w:val="en-GB"/>
        </w:rPr>
        <w:t>Program units for the momentum equation</w:t>
      </w:r>
      <w:bookmarkEnd w:id="220"/>
      <w:bookmarkEnd w:id="221"/>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22" w:name="_Toc447005722"/>
      <w:bookmarkStart w:id="223" w:name="_Toc521065183"/>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22"/>
      <w:bookmarkEnd w:id="223"/>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24" w:name="_Toc447005723"/>
      <w:bookmarkStart w:id="225" w:name="_Toc521065184"/>
      <w:r w:rsidRPr="00855EEB">
        <w:t>Program units for the constitutive equation</w:t>
      </w:r>
      <w:bookmarkEnd w:id="224"/>
      <w:bookmarkEnd w:id="225"/>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26"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w:t>
      </w:r>
      <w:r w:rsidR="00131662" w:rsidRPr="00ED6D25">
        <w:rPr>
          <w:rFonts w:ascii="Times New Roman" w:hAnsi="Times New Roman"/>
          <w:szCs w:val="24"/>
          <w:lang w:val="it-IT"/>
        </w:rPr>
        <w:fldChar w:fldCharType="end"/>
      </w:r>
      <w:bookmarkEnd w:id="226"/>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commentRangeStart w:id="227"/>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commentRangeEnd w:id="227"/>
            <w:r>
              <w:rPr>
                <w:rStyle w:val="Rimandocommento"/>
                <w:rFonts w:ascii="Times New Roman" w:eastAsia="Times New Roman" w:hAnsi="Times New Roman"/>
                <w:szCs w:val="20"/>
                <w:lang w:val="it-IT" w:eastAsia="it-IT"/>
              </w:rPr>
              <w:commentReference w:id="227"/>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28"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2</w:t>
      </w:r>
      <w:r w:rsidR="00131662" w:rsidRPr="00ED6D25">
        <w:rPr>
          <w:rFonts w:ascii="Times New Roman" w:hAnsi="Times New Roman"/>
          <w:szCs w:val="24"/>
          <w:lang w:val="it-IT"/>
        </w:rPr>
        <w:fldChar w:fldCharType="end"/>
      </w:r>
      <w:bookmarkEnd w:id="228"/>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commentRangeStart w:id="229"/>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commentRangeEnd w:id="229"/>
            <w:r>
              <w:rPr>
                <w:rStyle w:val="Rimandocommento"/>
                <w:rFonts w:ascii="Times New Roman" w:eastAsia="Times New Roman" w:hAnsi="Times New Roman"/>
                <w:szCs w:val="20"/>
                <w:lang w:val="it-IT" w:eastAsia="it-IT"/>
              </w:rPr>
              <w:commentReference w:id="229"/>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commentRangeStart w:id="230"/>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commentRangeEnd w:id="230"/>
            <w:r>
              <w:rPr>
                <w:rStyle w:val="Rimandocommento"/>
                <w:rFonts w:ascii="Times New Roman" w:eastAsia="Times New Roman" w:hAnsi="Times New Roman"/>
                <w:szCs w:val="20"/>
                <w:lang w:val="it-IT" w:eastAsia="it-IT"/>
              </w:rPr>
              <w:commentReference w:id="230"/>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31"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3</w:t>
      </w:r>
      <w:r w:rsidR="00131662" w:rsidRPr="00ED6D25">
        <w:rPr>
          <w:rFonts w:ascii="Times New Roman" w:hAnsi="Times New Roman"/>
          <w:szCs w:val="24"/>
          <w:lang w:val="it-IT"/>
        </w:rPr>
        <w:fldChar w:fldCharType="end"/>
      </w:r>
      <w:bookmarkEnd w:id="231"/>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32"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4</w:t>
      </w:r>
      <w:r w:rsidR="00131662" w:rsidRPr="00ED6D25">
        <w:rPr>
          <w:rFonts w:ascii="Times New Roman" w:hAnsi="Times New Roman"/>
          <w:szCs w:val="24"/>
          <w:lang w:val="it-IT"/>
        </w:rPr>
        <w:fldChar w:fldCharType="end"/>
      </w:r>
      <w:bookmarkEnd w:id="232"/>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commentRangeStart w:id="233"/>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commentRangeEnd w:id="233"/>
            <w:r>
              <w:rPr>
                <w:rStyle w:val="Rimandocommento"/>
                <w:rFonts w:ascii="Times New Roman" w:eastAsia="Times New Roman" w:hAnsi="Times New Roman"/>
                <w:szCs w:val="20"/>
                <w:lang w:val="it-IT" w:eastAsia="it-IT"/>
              </w:rPr>
              <w:commentReference w:id="233"/>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234"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5</w:t>
      </w:r>
      <w:r w:rsidR="00131662" w:rsidRPr="00ED6D25">
        <w:rPr>
          <w:rFonts w:ascii="Times New Roman" w:hAnsi="Times New Roman"/>
          <w:szCs w:val="24"/>
          <w:lang w:val="it-IT"/>
        </w:rPr>
        <w:fldChar w:fldCharType="end"/>
      </w:r>
      <w:bookmarkEnd w:id="234"/>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235" w:name="_Toc447005724"/>
      <w:bookmarkStart w:id="236" w:name="_Toc521065185"/>
      <w:r w:rsidRPr="00724131">
        <w:rPr>
          <w:lang w:val="en-GB"/>
        </w:rPr>
        <w:t>Program units for the boundary treatment scheme DB-SPH</w:t>
      </w:r>
      <w:bookmarkEnd w:id="235"/>
      <w:bookmarkEnd w:id="236"/>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237" w:name="_Toc447005725"/>
      <w:bookmarkStart w:id="238" w:name="_Toc521065186"/>
      <w:r w:rsidRPr="00756D53">
        <w:rPr>
          <w:lang w:val="en-GB"/>
        </w:rPr>
        <w:lastRenderedPageBreak/>
        <w:t>Program units for the erosion criterion</w:t>
      </w:r>
      <w:bookmarkEnd w:id="237"/>
      <w:bookmarkEnd w:id="238"/>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484D38">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lang w:val="it-IT"/>
        </w:rPr>
        <w:t xml:space="preserve">Table </w:t>
      </w:r>
      <w:r w:rsidR="00484D38" w:rsidRPr="00484D38">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239" w:name="_Toc447005726"/>
      <w:bookmarkStart w:id="240" w:name="_Toc521065187"/>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239"/>
      <w:bookmarkEnd w:id="240"/>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41"/>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commentRangeEnd w:id="241"/>
            <w:r>
              <w:rPr>
                <w:rStyle w:val="Rimandocommento"/>
                <w:rFonts w:ascii="Times New Roman" w:eastAsia="Times New Roman" w:hAnsi="Times New Roman"/>
                <w:szCs w:val="20"/>
                <w:lang w:val="it-IT" w:eastAsia="it-IT"/>
              </w:rPr>
              <w:commentReference w:id="241"/>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42"/>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commentRangeEnd w:id="242"/>
            <w:r>
              <w:rPr>
                <w:rStyle w:val="Rimandocommento"/>
                <w:rFonts w:ascii="Times New Roman" w:eastAsia="Times New Roman" w:hAnsi="Times New Roman"/>
                <w:szCs w:val="20"/>
                <w:lang w:val="it-IT" w:eastAsia="it-IT"/>
              </w:rPr>
              <w:commentReference w:id="242"/>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43"/>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commentRangeEnd w:id="243"/>
            <w:r>
              <w:rPr>
                <w:rStyle w:val="Rimandocommento"/>
                <w:rFonts w:ascii="Times New Roman" w:eastAsia="Times New Roman" w:hAnsi="Times New Roman"/>
                <w:szCs w:val="20"/>
                <w:lang w:val="it-IT" w:eastAsia="it-IT"/>
              </w:rPr>
              <w:commentReference w:id="243"/>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244"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6</w:t>
      </w:r>
      <w:r w:rsidR="00131662" w:rsidRPr="00ED6D25">
        <w:rPr>
          <w:rFonts w:ascii="Times New Roman" w:hAnsi="Times New Roman"/>
          <w:szCs w:val="24"/>
          <w:lang w:val="it-IT"/>
        </w:rPr>
        <w:fldChar w:fldCharType="end"/>
      </w:r>
      <w:bookmarkEnd w:id="244"/>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k_BetaGamma=teta_c/teta_c,00. k_BetaGamma is the ratio between </w:t>
            </w:r>
            <w:r w:rsidRPr="005D1DA9">
              <w:rPr>
                <w:rFonts w:ascii="Times New Roman" w:eastAsia="Times New Roman" w:hAnsi="Times New Roman"/>
                <w:bCs/>
                <w:color w:val="000000"/>
                <w:sz w:val="20"/>
                <w:szCs w:val="20"/>
                <w:lang w:eastAsia="en-GB"/>
              </w:rPr>
              <w:lastRenderedPageBreak/>
              <w:t>Shields critical non-dimensional stress for a generic 3D slope (teta_c) and its analogous value defined by Shields diagram (teta_c,00) on flat bed.</w:t>
            </w:r>
          </w:p>
        </w:tc>
      </w:tr>
      <w:tr w:rsidR="00A271C4" w:rsidRPr="005D1DA9" w:rsidTr="00572ACB">
        <w:trPr>
          <w:trHeight w:val="301"/>
        </w:trPr>
        <w:tc>
          <w:tcPr>
            <w:tcW w:w="1439"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commentRangeStart w:id="245"/>
            <w:r>
              <w:rPr>
                <w:rFonts w:ascii="Times New Roman" w:eastAsia="Times New Roman" w:hAnsi="Times New Roman"/>
                <w:bCs/>
                <w:color w:val="000000"/>
                <w:sz w:val="20"/>
                <w:szCs w:val="20"/>
                <w:lang w:eastAsia="en-GB"/>
              </w:rPr>
              <w:lastRenderedPageBreak/>
              <w:t>drafts</w:t>
            </w:r>
            <w:commentRangeEnd w:id="245"/>
            <w:r>
              <w:rPr>
                <w:rStyle w:val="Rimandocommento"/>
                <w:rFonts w:ascii="Times New Roman" w:eastAsia="Times New Roman" w:hAnsi="Times New Roman"/>
                <w:szCs w:val="20"/>
                <w:lang w:val="it-IT" w:eastAsia="it-IT"/>
              </w:rPr>
              <w:commentReference w:id="245"/>
            </w:r>
          </w:p>
        </w:tc>
        <w:tc>
          <w:tcPr>
            <w:tcW w:w="3561"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246"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7</w:t>
      </w:r>
      <w:r w:rsidR="00131662" w:rsidRPr="00ED6D25">
        <w:rPr>
          <w:rFonts w:ascii="Times New Roman" w:hAnsi="Times New Roman"/>
          <w:szCs w:val="24"/>
          <w:lang w:val="it-IT"/>
        </w:rPr>
        <w:fldChar w:fldCharType="end"/>
      </w:r>
      <w:bookmarkEnd w:id="246"/>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commentRangeStart w:id="247"/>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commentRangeEnd w:id="247"/>
            <w:r>
              <w:rPr>
                <w:rStyle w:val="Rimandocommento"/>
                <w:rFonts w:ascii="Times New Roman" w:eastAsia="Times New Roman" w:hAnsi="Times New Roman"/>
                <w:szCs w:val="20"/>
                <w:lang w:val="it-IT" w:eastAsia="it-IT"/>
              </w:rPr>
              <w:commentReference w:id="247"/>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commentRangeStart w:id="248"/>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commentRangeEnd w:id="248"/>
            <w:r>
              <w:rPr>
                <w:rStyle w:val="Rimandocommento"/>
                <w:rFonts w:ascii="Times New Roman" w:eastAsia="Times New Roman" w:hAnsi="Times New Roman"/>
                <w:szCs w:val="20"/>
                <w:lang w:val="it-IT" w:eastAsia="it-IT"/>
              </w:rPr>
              <w:commentReference w:id="248"/>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49"/>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commentRangeEnd w:id="249"/>
            <w:r>
              <w:rPr>
                <w:rStyle w:val="Rimandocommento"/>
                <w:rFonts w:ascii="Times New Roman" w:eastAsia="Times New Roman" w:hAnsi="Times New Roman"/>
                <w:szCs w:val="20"/>
                <w:lang w:val="it-IT" w:eastAsia="it-IT"/>
              </w:rPr>
              <w:commentReference w:id="249"/>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commentRangeStart w:id="250"/>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if it is internal to one of its triangles.</w:t>
            </w:r>
            <w:commentRangeEnd w:id="250"/>
            <w:r>
              <w:rPr>
                <w:rStyle w:val="Rimandocommento"/>
                <w:rFonts w:ascii="Times New Roman" w:eastAsia="Times New Roman" w:hAnsi="Times New Roman"/>
                <w:szCs w:val="20"/>
                <w:lang w:val="it-IT" w:eastAsia="it-IT"/>
              </w:rPr>
              <w:commentReference w:id="250"/>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51"/>
            <w:r w:rsidRPr="00A271C4">
              <w:rPr>
                <w:rFonts w:ascii="Times New Roman" w:eastAsia="Times New Roman" w:hAnsi="Times New Roman"/>
                <w:bCs/>
                <w:color w:val="000000"/>
                <w:sz w:val="20"/>
                <w:szCs w:val="20"/>
                <w:lang w:eastAsia="en-GB"/>
              </w:rPr>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 xml:space="preserve">generic </w:t>
            </w:r>
            <w:r w:rsidRPr="00A271C4">
              <w:rPr>
                <w:rFonts w:ascii="Times New Roman" w:eastAsia="Times New Roman" w:hAnsi="Times New Roman"/>
                <w:bCs/>
                <w:color w:val="000000"/>
                <w:sz w:val="20"/>
                <w:szCs w:val="20"/>
                <w:lang w:eastAsia="en-GB"/>
              </w:rPr>
              <w:lastRenderedPageBreak/>
              <w:t>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commentRangeEnd w:id="251"/>
            <w:r>
              <w:rPr>
                <w:rStyle w:val="Rimandocommento"/>
                <w:rFonts w:ascii="Times New Roman" w:eastAsia="Times New Roman" w:hAnsi="Times New Roman"/>
                <w:szCs w:val="20"/>
                <w:lang w:val="it-IT" w:eastAsia="it-IT"/>
              </w:rPr>
              <w:commentReference w:id="251"/>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commentRangeStart w:id="252"/>
            <w:r w:rsidRPr="00A271C4">
              <w:rPr>
                <w:rFonts w:ascii="Times New Roman" w:eastAsia="Times New Roman" w:hAnsi="Times New Roman"/>
                <w:bCs/>
                <w:color w:val="000000"/>
                <w:sz w:val="20"/>
                <w:szCs w:val="20"/>
                <w:lang w:eastAsia="en-GB"/>
              </w:rPr>
              <w:lastRenderedPageBreak/>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commentRangeEnd w:id="252"/>
            <w:r>
              <w:rPr>
                <w:rStyle w:val="Rimandocommento"/>
                <w:rFonts w:ascii="Times New Roman" w:eastAsia="Times New Roman" w:hAnsi="Times New Roman"/>
                <w:szCs w:val="20"/>
                <w:lang w:val="it-IT" w:eastAsia="it-IT"/>
              </w:rPr>
              <w:commentReference w:id="252"/>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commentRangeStart w:id="253"/>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commentRangeEnd w:id="253"/>
            <w:r>
              <w:rPr>
                <w:rStyle w:val="Rimandocommento"/>
                <w:rFonts w:ascii="Times New Roman" w:eastAsia="Times New Roman" w:hAnsi="Times New Roman"/>
                <w:szCs w:val="20"/>
                <w:lang w:val="it-IT" w:eastAsia="it-IT"/>
              </w:rPr>
              <w:commentReference w:id="253"/>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commentRangeStart w:id="254"/>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commentRangeEnd w:id="254"/>
            <w:r>
              <w:rPr>
                <w:rStyle w:val="Rimandocommento"/>
                <w:rFonts w:ascii="Times New Roman" w:eastAsia="Times New Roman" w:hAnsi="Times New Roman"/>
                <w:szCs w:val="20"/>
                <w:lang w:val="it-IT" w:eastAsia="it-IT"/>
              </w:rPr>
              <w:commentReference w:id="254"/>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commentRangeStart w:id="255"/>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commentRangeEnd w:id="255"/>
            <w:r>
              <w:rPr>
                <w:rStyle w:val="Rimandocommento"/>
                <w:rFonts w:ascii="Times New Roman" w:eastAsia="Times New Roman" w:hAnsi="Times New Roman"/>
                <w:szCs w:val="20"/>
                <w:lang w:val="it-IT" w:eastAsia="it-IT"/>
              </w:rPr>
              <w:commentReference w:id="255"/>
            </w:r>
          </w:p>
        </w:tc>
      </w:tr>
    </w:tbl>
    <w:p w:rsidR="00EC217D" w:rsidRPr="00756D53" w:rsidRDefault="00EC217D" w:rsidP="00EC217D">
      <w:pPr>
        <w:spacing w:after="0" w:line="240" w:lineRule="auto"/>
        <w:jc w:val="center"/>
        <w:rPr>
          <w:rFonts w:ascii="Times New Roman" w:hAnsi="Times New Roman"/>
          <w:szCs w:val="24"/>
        </w:rPr>
      </w:pPr>
      <w:bookmarkStart w:id="256"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8</w:t>
      </w:r>
      <w:r w:rsidR="00131662" w:rsidRPr="00ED6D25">
        <w:rPr>
          <w:rFonts w:ascii="Times New Roman" w:hAnsi="Times New Roman"/>
          <w:szCs w:val="24"/>
          <w:lang w:val="it-IT"/>
        </w:rPr>
        <w:fldChar w:fldCharType="end"/>
      </w:r>
      <w:bookmarkEnd w:id="256"/>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257" w:name="_Toc447005727"/>
      <w:bookmarkStart w:id="258" w:name="_Toc521065188"/>
      <w:r w:rsidRPr="00980132">
        <w:rPr>
          <w:lang w:val="en-GB"/>
        </w:rPr>
        <w:t>Program units for the initial conditions</w:t>
      </w:r>
      <w:r w:rsidR="00ED6D25" w:rsidRPr="00980132">
        <w:rPr>
          <w:lang w:val="en-GB"/>
        </w:rPr>
        <w:t xml:space="preserve"> (IC)</w:t>
      </w:r>
      <w:bookmarkEnd w:id="257"/>
      <w:bookmarkEnd w:id="258"/>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259" w:name="_Toc447005728"/>
      <w:bookmarkStart w:id="260" w:name="_Toc521065189"/>
      <w:r w:rsidRPr="001F3C55">
        <w:rPr>
          <w:lang w:val="en-GB"/>
        </w:rPr>
        <w:t>Draft program units for the turbulent dispersion of granular material</w:t>
      </w:r>
      <w:bookmarkEnd w:id="259"/>
      <w:bookmarkEnd w:id="260"/>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261" w:name="_Toc447005729"/>
      <w:bookmarkStart w:id="262" w:name="_Toc521065190"/>
      <w:r w:rsidRPr="001F3C55">
        <w:rPr>
          <w:lang w:val="en-GB"/>
        </w:rPr>
        <w:t>Program units for the main algorithms</w:t>
      </w:r>
      <w:bookmarkEnd w:id="261"/>
      <w:bookmarkEnd w:id="26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commentRangeStart w:id="263"/>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commentRangeEnd w:id="263"/>
            <w:r>
              <w:rPr>
                <w:rStyle w:val="Rimandocommento"/>
                <w:rFonts w:ascii="Times New Roman" w:eastAsia="Times New Roman" w:hAnsi="Times New Roman"/>
                <w:szCs w:val="20"/>
                <w:lang w:val="it-IT" w:eastAsia="it-IT"/>
              </w:rPr>
              <w:commentReference w:id="263"/>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264"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9</w:t>
      </w:r>
      <w:r w:rsidR="00131662" w:rsidRPr="00ED6D25">
        <w:rPr>
          <w:rFonts w:ascii="Times New Roman" w:hAnsi="Times New Roman"/>
          <w:szCs w:val="24"/>
          <w:lang w:val="it-IT"/>
        </w:rPr>
        <w:fldChar w:fldCharType="end"/>
      </w:r>
      <w:bookmarkEnd w:id="264"/>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265"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10</w:t>
      </w:r>
      <w:r w:rsidR="00131662" w:rsidRPr="00ED6D25">
        <w:rPr>
          <w:rFonts w:ascii="Times New Roman" w:hAnsi="Times New Roman"/>
          <w:szCs w:val="24"/>
          <w:lang w:val="it-IT"/>
        </w:rPr>
        <w:fldChar w:fldCharType="end"/>
      </w:r>
      <w:bookmarkEnd w:id="265"/>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266" w:name="_Toc447005730"/>
      <w:bookmarkStart w:id="267" w:name="_Toc521065191"/>
      <w:r w:rsidRPr="00276BBF">
        <w:lastRenderedPageBreak/>
        <w:t>Modul</w:t>
      </w:r>
      <w:bookmarkEnd w:id="266"/>
      <w:r w:rsidR="00010640">
        <w:t>es</w:t>
      </w:r>
      <w:bookmarkEnd w:id="267"/>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484D38" w:rsidRPr="00484D38">
        <w:rPr>
          <w:rFonts w:ascii="Times New Roman" w:hAnsi="Times New Roman"/>
          <w:sz w:val="24"/>
          <w:szCs w:val="24"/>
          <w:lang w:val="it-IT"/>
        </w:rPr>
        <w:t xml:space="preserve">Table </w:t>
      </w:r>
      <w:r w:rsidR="00484D38" w:rsidRPr="00484D38">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268" w:name="_Toc447005731"/>
      <w:bookmarkStart w:id="269" w:name="_Toc521065192"/>
      <w:r w:rsidRPr="00980132">
        <w:rPr>
          <w:lang w:val="en-GB"/>
        </w:rPr>
        <w:t>Program units for the neighbouring search, the smoothing operators and the interface detection</w:t>
      </w:r>
      <w:bookmarkEnd w:id="268"/>
      <w:r w:rsidRPr="00980132">
        <w:rPr>
          <w:lang w:val="en-GB"/>
        </w:rPr>
        <w:t>.</w:t>
      </w:r>
      <w:bookmarkEnd w:id="269"/>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484D38" w:rsidRPr="00484D38">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270" w:name="_Toc447005732"/>
      <w:bookmarkStart w:id="271" w:name="_Toc521065193"/>
      <w:r>
        <w:t>Program units for post-processing</w:t>
      </w:r>
      <w:bookmarkEnd w:id="270"/>
      <w:bookmarkEnd w:id="271"/>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Default="0063576B" w:rsidP="0063576B">
      <w:pPr>
        <w:spacing w:after="0" w:line="240" w:lineRule="auto"/>
        <w:jc w:val="both"/>
        <w:rPr>
          <w:sz w:val="24"/>
          <w:szCs w:val="24"/>
        </w:rPr>
      </w:pPr>
    </w:p>
    <w:p w:rsidR="00A40270" w:rsidRDefault="00A40270" w:rsidP="0063576B">
      <w:pPr>
        <w:spacing w:after="0" w:line="240" w:lineRule="auto"/>
        <w:jc w:val="both"/>
        <w:rPr>
          <w:sz w:val="24"/>
          <w:szCs w:val="24"/>
        </w:rPr>
      </w:pPr>
    </w:p>
    <w:p w:rsidR="00A40270" w:rsidRPr="00A979D9" w:rsidRDefault="00A40270" w:rsidP="0063576B">
      <w:pPr>
        <w:spacing w:after="0" w:line="240" w:lineRule="auto"/>
        <w:jc w:val="both"/>
        <w:rPr>
          <w:sz w:val="24"/>
          <w:szCs w:val="24"/>
        </w:rPr>
      </w:pPr>
    </w:p>
    <w:p w:rsidR="0063576B" w:rsidRPr="00276BBF" w:rsidRDefault="00A979D9" w:rsidP="0063576B">
      <w:pPr>
        <w:pStyle w:val="Amicarellititle3"/>
        <w:ind w:left="1225" w:hanging="505"/>
      </w:pPr>
      <w:bookmarkStart w:id="272" w:name="_Toc447005733"/>
      <w:bookmarkStart w:id="273" w:name="_Toc521065194"/>
      <w:r>
        <w:t xml:space="preserve">Program units for </w:t>
      </w:r>
      <w:r w:rsidR="0063576B" w:rsidRPr="00276BBF">
        <w:t>pre-processing</w:t>
      </w:r>
      <w:bookmarkEnd w:id="272"/>
      <w:bookmarkEnd w:id="273"/>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274"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484D38">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484D38">
        <w:rPr>
          <w:rFonts w:ascii="Times New Roman" w:hAnsi="Times New Roman"/>
          <w:noProof/>
          <w:szCs w:val="24"/>
          <w:lang w:val="fr-FR"/>
        </w:rPr>
        <w:t>11</w:t>
      </w:r>
      <w:r w:rsidRPr="00ED6D25">
        <w:rPr>
          <w:rFonts w:ascii="Times New Roman" w:hAnsi="Times New Roman"/>
          <w:szCs w:val="24"/>
          <w:lang w:val="fr-FR"/>
        </w:rPr>
        <w:fldChar w:fldCharType="end"/>
      </w:r>
      <w:bookmarkEnd w:id="274"/>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275"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484D38">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484D38">
        <w:rPr>
          <w:rFonts w:ascii="Times New Roman" w:hAnsi="Times New Roman"/>
          <w:noProof/>
          <w:szCs w:val="24"/>
        </w:rPr>
        <w:t>12</w:t>
      </w:r>
      <w:r w:rsidRPr="00ED6D25">
        <w:rPr>
          <w:rFonts w:ascii="Times New Roman" w:hAnsi="Times New Roman"/>
          <w:szCs w:val="24"/>
          <w:lang w:val="fr-FR"/>
        </w:rPr>
        <w:fldChar w:fldCharType="end"/>
      </w:r>
      <w:bookmarkEnd w:id="275"/>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76"/>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commentRangeEnd w:id="276"/>
            <w:r>
              <w:rPr>
                <w:rStyle w:val="Rimandocommento"/>
                <w:rFonts w:ascii="Times New Roman" w:eastAsia="Times New Roman" w:hAnsi="Times New Roman"/>
                <w:szCs w:val="20"/>
                <w:lang w:val="it-IT" w:eastAsia="it-IT"/>
              </w:rPr>
              <w:commentReference w:id="276"/>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commentRangeStart w:id="277"/>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commentRangeEnd w:id="277"/>
            <w:r>
              <w:rPr>
                <w:rStyle w:val="Rimandocommento"/>
                <w:rFonts w:ascii="Times New Roman" w:eastAsia="Times New Roman" w:hAnsi="Times New Roman"/>
                <w:szCs w:val="20"/>
                <w:lang w:val="it-IT" w:eastAsia="it-IT"/>
              </w:rPr>
              <w:commentReference w:id="277"/>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78"/>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commentRangeEnd w:id="278"/>
            <w:r>
              <w:rPr>
                <w:rStyle w:val="Rimandocommento"/>
                <w:rFonts w:ascii="Times New Roman" w:eastAsia="Times New Roman" w:hAnsi="Times New Roman"/>
                <w:szCs w:val="20"/>
                <w:lang w:val="it-IT" w:eastAsia="it-IT"/>
              </w:rPr>
              <w:commentReference w:id="278"/>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commentRangeStart w:id="279"/>
            <w:r w:rsidRPr="00C54D72">
              <w:rPr>
                <w:rFonts w:ascii="Times New Roman" w:eastAsia="Times New Roman" w:hAnsi="Times New Roman"/>
                <w:bCs/>
                <w:color w:val="000000"/>
                <w:sz w:val="20"/>
                <w:szCs w:val="20"/>
                <w:lang w:eastAsia="en-GB"/>
              </w:rPr>
              <w:t>To print the interfaces for bed-load transport phenomena.</w:t>
            </w:r>
            <w:commentRangeEnd w:id="279"/>
            <w:r>
              <w:rPr>
                <w:rStyle w:val="Rimandocommento"/>
                <w:rFonts w:ascii="Times New Roman" w:eastAsia="Times New Roman" w:hAnsi="Times New Roman"/>
                <w:szCs w:val="20"/>
                <w:lang w:val="it-IT" w:eastAsia="it-IT"/>
              </w:rPr>
              <w:commentReference w:id="279"/>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280"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13</w:t>
      </w:r>
      <w:r w:rsidR="00131662" w:rsidRPr="00ED6D25">
        <w:rPr>
          <w:rFonts w:ascii="Times New Roman" w:hAnsi="Times New Roman"/>
          <w:szCs w:val="24"/>
          <w:lang w:val="it-IT"/>
        </w:rPr>
        <w:fldChar w:fldCharType="end"/>
      </w:r>
      <w:bookmarkEnd w:id="280"/>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p w:rsidR="00A40270"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281"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14</w:t>
      </w:r>
      <w:r w:rsidR="00131662" w:rsidRPr="00ED6D25">
        <w:rPr>
          <w:rFonts w:ascii="Times New Roman" w:hAnsi="Times New Roman"/>
          <w:szCs w:val="24"/>
          <w:lang w:val="it-IT"/>
        </w:rPr>
        <w:fldChar w:fldCharType="end"/>
      </w:r>
      <w:bookmarkEnd w:id="281"/>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Selecting among the close boundary sides, those that really give contribution </w:t>
            </w:r>
            <w:r w:rsidRPr="005D1DA9">
              <w:rPr>
                <w:rFonts w:ascii="Times New Roman" w:eastAsia="Times New Roman" w:hAnsi="Times New Roman"/>
                <w:bCs/>
                <w:color w:val="000000"/>
                <w:sz w:val="20"/>
                <w:szCs w:val="20"/>
                <w:lang w:eastAsia="en-GB"/>
              </w:rPr>
              <w:lastRenderedPageBreak/>
              <w:t>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282"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15</w:t>
      </w:r>
      <w:r w:rsidR="00131662" w:rsidRPr="00ED6D25">
        <w:rPr>
          <w:rFonts w:ascii="Times New Roman" w:hAnsi="Times New Roman"/>
          <w:szCs w:val="24"/>
          <w:lang w:val="it-IT"/>
        </w:rPr>
        <w:fldChar w:fldCharType="end"/>
      </w:r>
      <w:bookmarkEnd w:id="282"/>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commentRangeStart w:id="283"/>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commentRangeEnd w:id="283"/>
            <w:r>
              <w:rPr>
                <w:rStyle w:val="Rimandocommento"/>
                <w:rFonts w:ascii="Times New Roman" w:eastAsia="Times New Roman" w:hAnsi="Times New Roman"/>
                <w:szCs w:val="20"/>
                <w:lang w:val="it-IT" w:eastAsia="it-IT"/>
              </w:rPr>
              <w:commentReference w:id="283"/>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284"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484D38">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484D38">
        <w:rPr>
          <w:rFonts w:ascii="Times New Roman" w:hAnsi="Times New Roman"/>
          <w:noProof/>
          <w:szCs w:val="24"/>
        </w:rPr>
        <w:t>16</w:t>
      </w:r>
      <w:r w:rsidR="00131662" w:rsidRPr="00ED6D25">
        <w:rPr>
          <w:rFonts w:ascii="Times New Roman" w:hAnsi="Times New Roman"/>
          <w:szCs w:val="24"/>
          <w:lang w:val="it-IT"/>
        </w:rPr>
        <w:fldChar w:fldCharType="end"/>
      </w:r>
      <w:bookmarkEnd w:id="284"/>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285" w:name="_Toc447005734"/>
      <w:bookmarkStart w:id="286" w:name="_Toc521065195"/>
      <w:r w:rsidRPr="00980132">
        <w:rPr>
          <w:lang w:val="en-GB"/>
        </w:rPr>
        <w:t xml:space="preserve">Program units for the boundary treatment scheme </w:t>
      </w:r>
      <w:r w:rsidR="0063576B" w:rsidRPr="00980132">
        <w:rPr>
          <w:lang w:val="en-GB"/>
        </w:rPr>
        <w:t>SA-SPH</w:t>
      </w:r>
      <w:bookmarkEnd w:id="285"/>
      <w:bookmarkEnd w:id="286"/>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287" w:name="_Toc447005735"/>
      <w:r w:rsidRPr="00980132">
        <w:rPr>
          <w:rFonts w:ascii="Times New Roman" w:hAnsi="Times New Roman"/>
          <w:b/>
          <w:i/>
          <w:lang w:val="en-GB"/>
        </w:rPr>
        <w:t>Program units for managing Fortran character variables</w:t>
      </w:r>
      <w:bookmarkEnd w:id="28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ins w:id="288" w:author="RSE SpA" w:date="2018-08-03T12:51:00Z">
        <w:r w:rsidR="00A40270">
          <w:rPr>
            <w:rFonts w:ascii="Times New Roman" w:hAnsi="Times New Roman"/>
            <w:sz w:val="24"/>
            <w:szCs w:val="24"/>
          </w:rPr>
          <w:t xml:space="preserve"> and </w:t>
        </w:r>
      </w:ins>
      <w:del w:id="289" w:author="RSE SpA" w:date="2018-08-03T12:51:00Z">
        <w:r w:rsidR="0063576B" w:rsidRPr="00980132" w:rsidDel="00A40270">
          <w:rPr>
            <w:rFonts w:ascii="Times New Roman" w:hAnsi="Times New Roman"/>
            <w:sz w:val="24"/>
            <w:szCs w:val="24"/>
          </w:rPr>
          <w:delText xml:space="preserve">, </w:delText>
        </w:r>
      </w:del>
      <w:r w:rsidR="0063576B" w:rsidRPr="00980132">
        <w:rPr>
          <w:rFonts w:ascii="Times New Roman" w:hAnsi="Times New Roman"/>
          <w:sz w:val="24"/>
          <w:szCs w:val="24"/>
        </w:rPr>
        <w:t xml:space="preserve">“lcase” </w:t>
      </w:r>
      <w:del w:id="290" w:author="RSE SpA" w:date="2018-08-03T12:51:00Z">
        <w:r w:rsidDel="00A40270">
          <w:rPr>
            <w:rFonts w:ascii="Times New Roman" w:hAnsi="Times New Roman"/>
            <w:sz w:val="24"/>
            <w:szCs w:val="24"/>
          </w:rPr>
          <w:delText>and</w:delText>
        </w:r>
        <w:r w:rsidR="0063576B" w:rsidRPr="00980132" w:rsidDel="00A40270">
          <w:rPr>
            <w:rFonts w:ascii="Times New Roman" w:hAnsi="Times New Roman"/>
            <w:sz w:val="24"/>
            <w:szCs w:val="24"/>
          </w:rPr>
          <w:delText xml:space="preserve"> “ltrim” </w:delText>
        </w:r>
      </w:del>
      <w:r w:rsidR="0063576B" w:rsidRPr="00980132">
        <w:rPr>
          <w:rFonts w:ascii="Times New Roman" w:hAnsi="Times New Roman"/>
          <w:sz w:val="24"/>
          <w:szCs w:val="24"/>
        </w:rPr>
        <w:t>(</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291" w:name="_Toc447005736"/>
      <w:bookmarkStart w:id="292" w:name="_Toc521065196"/>
      <w:r>
        <w:t>Program units for time integration</w:t>
      </w:r>
      <w:bookmarkEnd w:id="291"/>
      <w:bookmarkEnd w:id="292"/>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484D38" w:rsidRPr="00484D38">
        <w:rPr>
          <w:rFonts w:ascii="Times New Roman" w:hAnsi="Times New Roman"/>
          <w:sz w:val="24"/>
          <w:szCs w:val="24"/>
        </w:rPr>
        <w:t xml:space="preserve">Table </w:t>
      </w:r>
      <w:r w:rsidR="00484D38" w:rsidRPr="00484D38">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293" w:name="_Ref521064729"/>
      <w:bookmarkStart w:id="294" w:name="_Toc521065197"/>
      <w:r w:rsidRPr="00276BBF">
        <w:t>Style formatting</w:t>
      </w:r>
      <w:bookmarkEnd w:id="293"/>
      <w:bookmarkEnd w:id="294"/>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lastRenderedPageBreak/>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295" w:name="_Ref521064837"/>
      <w:bookmarkStart w:id="296" w:name="_Toc521065198"/>
      <w:commentRangeStart w:id="297"/>
      <w:r>
        <w:t>Modifications with respect to SPHERA v.8.0</w:t>
      </w:r>
      <w:bookmarkEnd w:id="295"/>
      <w:bookmarkEnd w:id="296"/>
      <w:commentRangeEnd w:id="297"/>
      <w:r w:rsidR="00E47D3F">
        <w:rPr>
          <w:rStyle w:val="Rimandocommento"/>
          <w:b w:val="0"/>
          <w:szCs w:val="20"/>
          <w:lang w:val="it-IT"/>
        </w:rPr>
        <w:commentReference w:id="297"/>
      </w:r>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8" w:name="_Toc447794702"/>
      <w:bookmarkStart w:id="299" w:name="_Toc447794781"/>
      <w:bookmarkStart w:id="300" w:name="_Toc447794866"/>
      <w:bookmarkStart w:id="301" w:name="_Toc447794948"/>
      <w:bookmarkStart w:id="302" w:name="_Toc447795351"/>
      <w:bookmarkStart w:id="303" w:name="_Toc447795458"/>
      <w:bookmarkStart w:id="304" w:name="_Toc521065199"/>
      <w:r w:rsidRPr="00276BBF">
        <w:rPr>
          <w:rFonts w:ascii="Book Antiqua" w:hAnsi="Book Antiqua"/>
          <w:caps/>
          <w:kern w:val="0"/>
          <w:sz w:val="24"/>
          <w:szCs w:val="24"/>
        </w:rPr>
        <w:lastRenderedPageBreak/>
        <w:t>User guide</w:t>
      </w:r>
      <w:bookmarkEnd w:id="298"/>
      <w:bookmarkEnd w:id="299"/>
      <w:bookmarkEnd w:id="300"/>
      <w:bookmarkEnd w:id="301"/>
      <w:bookmarkEnd w:id="302"/>
      <w:bookmarkEnd w:id="303"/>
      <w:bookmarkEnd w:id="304"/>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484D38">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484D38">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484D38">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484D38">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05" w:name="_Ref449960094"/>
      <w:bookmarkStart w:id="306" w:name="_Toc521065200"/>
      <w:r w:rsidRPr="00276BBF">
        <w:t>Installation</w:t>
      </w:r>
      <w:bookmarkEnd w:id="305"/>
      <w:bookmarkEnd w:id="306"/>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484D38">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307" w:name="_Toc447005737"/>
      <w:bookmarkStart w:id="308" w:name="_Ref449960092"/>
      <w:bookmarkStart w:id="309" w:name="_Toc521065201"/>
      <w:commentRangeStart w:id="310"/>
      <w:r w:rsidRPr="00F546CD">
        <w:t xml:space="preserve">Commented template of the main input file of </w:t>
      </w:r>
      <w:r w:rsidR="00863855" w:rsidRPr="00F546CD">
        <w:t>SPHERA v.</w:t>
      </w:r>
      <w:r w:rsidR="00652F0F">
        <w:t>9</w:t>
      </w:r>
      <w:r w:rsidR="00863855" w:rsidRPr="00F546CD">
        <w:t>.0</w:t>
      </w:r>
      <w:bookmarkEnd w:id="307"/>
      <w:bookmarkEnd w:id="308"/>
      <w:r w:rsidR="00225A8D">
        <w:t>.0</w:t>
      </w:r>
      <w:bookmarkEnd w:id="309"/>
      <w:commentRangeEnd w:id="310"/>
      <w:r w:rsidR="00E47D3F">
        <w:rPr>
          <w:rStyle w:val="Rimandocommento"/>
          <w:b w:val="0"/>
          <w:szCs w:val="20"/>
          <w:lang w:val="it-IT"/>
        </w:rPr>
        <w:commentReference w:id="310"/>
      </w:r>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484D38" w:rsidRPr="00EA2957">
        <w:rPr>
          <w:rFonts w:ascii="Times New Roman" w:hAnsi="Times New Roman"/>
          <w:sz w:val="24"/>
          <w:szCs w:val="24"/>
        </w:rPr>
        <w:t xml:space="preserve">Figure </w:t>
      </w:r>
      <w:r w:rsidR="00484D38">
        <w:rPr>
          <w:rFonts w:ascii="Times New Roman" w:hAnsi="Times New Roman"/>
          <w:noProof/>
          <w:sz w:val="24"/>
          <w:szCs w:val="24"/>
        </w:rPr>
        <w:t>13</w:t>
      </w:r>
      <w:r w:rsidR="00484D38" w:rsidRPr="00EA2957">
        <w:rPr>
          <w:rFonts w:ascii="Times New Roman" w:hAnsi="Times New Roman"/>
          <w:noProof/>
          <w:sz w:val="24"/>
          <w:szCs w:val="24"/>
        </w:rPr>
        <w:t>.</w:t>
      </w:r>
      <w:r w:rsidR="00484D38">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863855" w:rsidRPr="00276BBF" w:rsidRDefault="00863855" w:rsidP="005A0FD2">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311"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484D38">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484D38">
        <w:rPr>
          <w:rFonts w:ascii="Times New Roman" w:hAnsi="Times New Roman"/>
          <w:noProof/>
          <w:sz w:val="24"/>
          <w:szCs w:val="24"/>
        </w:rPr>
        <w:t>1</w:t>
      </w:r>
      <w:r w:rsidRPr="00276BBF">
        <w:rPr>
          <w:rFonts w:ascii="Times New Roman" w:hAnsi="Times New Roman"/>
          <w:sz w:val="24"/>
          <w:szCs w:val="24"/>
        </w:rPr>
        <w:fldChar w:fldCharType="end"/>
      </w:r>
      <w:bookmarkEnd w:id="311"/>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12" w:name="_Ref521064938"/>
      <w:bookmarkStart w:id="313" w:name="_Toc521065202"/>
      <w:bookmarkStart w:id="314" w:name="_Toc447794704"/>
      <w:bookmarkStart w:id="315" w:name="_Toc447794783"/>
      <w:bookmarkStart w:id="316" w:name="_Toc447794868"/>
      <w:bookmarkStart w:id="317" w:name="_Toc447794950"/>
      <w:bookmarkStart w:id="318" w:name="_Toc447795353"/>
      <w:bookmarkStart w:id="319" w:name="_Toc447795460"/>
      <w:bookmarkStart w:id="320" w:name="_Toc441248326"/>
      <w:bookmarkStart w:id="321" w:name="_Toc447005716"/>
      <w:bookmarkStart w:id="322" w:name="_Toc447794703"/>
      <w:bookmarkStart w:id="323" w:name="_Toc447794782"/>
      <w:bookmarkStart w:id="324" w:name="_Toc447794867"/>
      <w:bookmarkStart w:id="325" w:name="_Toc447794949"/>
      <w:bookmarkStart w:id="326" w:name="_Toc447795352"/>
      <w:bookmarkStart w:id="327" w:name="_Toc447795459"/>
      <w:commentRangeStart w:id="328"/>
      <w:r w:rsidRPr="00062990">
        <w:rPr>
          <w:lang w:val="it-IT"/>
        </w:rPr>
        <w:t>Tutorials</w:t>
      </w:r>
      <w:bookmarkEnd w:id="312"/>
      <w:bookmarkEnd w:id="313"/>
      <w:commentRangeEnd w:id="328"/>
      <w:r w:rsidR="00E47D3F">
        <w:rPr>
          <w:rStyle w:val="Rimandocommento"/>
          <w:b w:val="0"/>
          <w:szCs w:val="20"/>
          <w:lang w:val="it-IT"/>
        </w:rPr>
        <w:commentReference w:id="328"/>
      </w:r>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29" w:name="_Toc521065203"/>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29"/>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30" w:name="_Toc521065204"/>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30"/>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31" w:name="_Toc521065205"/>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31"/>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32" w:name="_Toc521065206"/>
      <w:r w:rsidRPr="00062990">
        <w:rPr>
          <w:lang w:val="en-GB"/>
        </w:rPr>
        <w:t>“</w:t>
      </w:r>
      <w:r w:rsidR="00CE765D" w:rsidRPr="00062990">
        <w:rPr>
          <w:lang w:val="en-GB"/>
        </w:rPr>
        <w:t>db_2bodies</w:t>
      </w:r>
      <w:r w:rsidR="00E47D3F">
        <w:rPr>
          <w:lang w:val="en-GB"/>
        </w:rPr>
        <w:t>”</w:t>
      </w:r>
      <w:bookmarkEnd w:id="332"/>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33" w:name="_Toc521065207"/>
      <w:r w:rsidRPr="00062990">
        <w:rPr>
          <w:lang w:val="en-GB"/>
        </w:rPr>
        <w:t>“</w:t>
      </w:r>
      <w:r w:rsidR="00CE765D" w:rsidRPr="00062990">
        <w:rPr>
          <w:lang w:val="en-GB"/>
        </w:rPr>
        <w:t>db_2D_demo</w:t>
      </w:r>
      <w:r w:rsidRPr="00062990">
        <w:rPr>
          <w:lang w:val="en-GB"/>
        </w:rPr>
        <w:t>”</w:t>
      </w:r>
      <w:bookmarkEnd w:id="333"/>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34" w:name="_Toc521065208"/>
      <w:r w:rsidRPr="00062990">
        <w:rPr>
          <w:lang w:val="en-GB"/>
        </w:rPr>
        <w:t>“db_Alpe_Gera”</w:t>
      </w:r>
      <w:bookmarkEnd w:id="334"/>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35" w:name="_Toc521065209"/>
      <w:r w:rsidRPr="00062990">
        <w:rPr>
          <w:lang w:val="en-GB"/>
        </w:rPr>
        <w:t>“db_Alpe_Gera_Lanzada_substations”</w:t>
      </w:r>
      <w:bookmarkEnd w:id="335"/>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36" w:name="_Toc521065210"/>
      <w:r w:rsidRPr="00062990">
        <w:rPr>
          <w:lang w:val="en-GB"/>
        </w:rPr>
        <w:t>“</w:t>
      </w:r>
      <w:r w:rsidR="00CE765D" w:rsidRPr="00062990">
        <w:rPr>
          <w:lang w:val="en-GB"/>
        </w:rPr>
        <w:t>db_body_exp_UniBas</w:t>
      </w:r>
      <w:r w:rsidRPr="00062990">
        <w:rPr>
          <w:lang w:val="en-GB"/>
        </w:rPr>
        <w:t>”</w:t>
      </w:r>
      <w:bookmarkEnd w:id="336"/>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37" w:name="_Toc521065211"/>
      <w:r w:rsidRPr="00062990">
        <w:rPr>
          <w:lang w:val="en-GB"/>
        </w:rPr>
        <w:t>“</w:t>
      </w:r>
      <w:r w:rsidR="00B17B54" w:rsidRPr="00062990">
        <w:rPr>
          <w:lang w:val="en-GB"/>
        </w:rPr>
        <w:t>db_ICOLD</w:t>
      </w:r>
      <w:r w:rsidRPr="00062990">
        <w:rPr>
          <w:lang w:val="en-GB"/>
        </w:rPr>
        <w:t>”</w:t>
      </w:r>
      <w:bookmarkEnd w:id="337"/>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38" w:name="_Toc521065212"/>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38"/>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39" w:name="_Toc521065213"/>
      <w:r w:rsidRPr="00062990">
        <w:rPr>
          <w:lang w:val="en-GB"/>
        </w:rPr>
        <w:t>“</w:t>
      </w:r>
      <w:r w:rsidR="00CE765D" w:rsidRPr="00062990">
        <w:rPr>
          <w:lang w:val="en-GB"/>
        </w:rPr>
        <w:t>db_squat_obstacle</w:t>
      </w:r>
      <w:r w:rsidRPr="00062990">
        <w:rPr>
          <w:lang w:val="en-GB"/>
        </w:rPr>
        <w:t>”</w:t>
      </w:r>
      <w:bookmarkEnd w:id="339"/>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w:t>
      </w:r>
      <w:r>
        <w:rPr>
          <w:rFonts w:ascii="Times New Roman" w:hAnsi="Times New Roman"/>
          <w:sz w:val="24"/>
          <w:szCs w:val="24"/>
        </w:rPr>
        <w:lastRenderedPageBreak/>
        <w:t>SnappyHexMesh (2018) and SPHERA source code improvements for the DB-SPH treatment (Amicarelli et al., 2015, SPHERIC) apply.</w:t>
      </w:r>
    </w:p>
    <w:p w:rsidR="009A5565" w:rsidRPr="00062990" w:rsidRDefault="009A5565" w:rsidP="00062990">
      <w:pPr>
        <w:pStyle w:val="Amicarellititle3"/>
        <w:rPr>
          <w:lang w:val="en-GB"/>
        </w:rPr>
      </w:pPr>
      <w:bookmarkStart w:id="340" w:name="_Toc521065214"/>
      <w:r w:rsidRPr="00062990">
        <w:rPr>
          <w:lang w:val="en-GB"/>
        </w:rPr>
        <w:t>“d</w:t>
      </w:r>
      <w:r w:rsidR="00CE765D" w:rsidRPr="00062990">
        <w:rPr>
          <w:lang w:val="en-GB"/>
        </w:rPr>
        <w:t>b_tall_obstacle</w:t>
      </w:r>
      <w:r w:rsidRPr="00062990">
        <w:rPr>
          <w:lang w:val="en-GB"/>
        </w:rPr>
        <w:t>”</w:t>
      </w:r>
      <w:bookmarkEnd w:id="340"/>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41" w:name="_Toc521065215"/>
      <w:r w:rsidRPr="00062990">
        <w:rPr>
          <w:lang w:val="en-GB"/>
        </w:rPr>
        <w:t>“</w:t>
      </w:r>
      <w:r w:rsidR="00CE765D" w:rsidRPr="00062990">
        <w:rPr>
          <w:lang w:val="en-GB"/>
        </w:rPr>
        <w:t>dike_breach_2D_expSchHag12JHR_ID22</w:t>
      </w:r>
      <w:r w:rsidRPr="00062990">
        <w:rPr>
          <w:lang w:val="en-GB"/>
        </w:rPr>
        <w:t>”</w:t>
      </w:r>
      <w:bookmarkEnd w:id="341"/>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42" w:name="_Toc521065216"/>
      <w:r w:rsidRPr="00062990">
        <w:rPr>
          <w:lang w:val="en-GB"/>
        </w:rPr>
        <w:t>“</w:t>
      </w:r>
      <w:r w:rsidR="00CE765D" w:rsidRPr="00062990">
        <w:rPr>
          <w:lang w:val="en-GB"/>
        </w:rPr>
        <w:t>edb_2D_demo</w:t>
      </w:r>
      <w:r w:rsidRPr="00062990">
        <w:rPr>
          <w:lang w:val="en-GB"/>
        </w:rPr>
        <w:t>”</w:t>
      </w:r>
      <w:bookmarkEnd w:id="342"/>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343" w:name="_Toc521065217"/>
      <w:r w:rsidRPr="00062990">
        <w:rPr>
          <w:lang w:val="en-GB"/>
        </w:rPr>
        <w:t>“</w:t>
      </w:r>
      <w:r w:rsidR="00CE765D" w:rsidRPr="00062990">
        <w:rPr>
          <w:lang w:val="en-GB"/>
        </w:rPr>
        <w:t>edb_2D_FraCap02</w:t>
      </w:r>
      <w:r w:rsidRPr="00062990">
        <w:rPr>
          <w:lang w:val="en-GB"/>
        </w:rPr>
        <w:t>”</w:t>
      </w:r>
      <w:bookmarkEnd w:id="343"/>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344" w:name="_Toc521065218"/>
      <w:r w:rsidRPr="00062990">
        <w:rPr>
          <w:lang w:val="en-GB"/>
        </w:rPr>
        <w:t>“</w:t>
      </w:r>
      <w:r w:rsidR="00CE765D" w:rsidRPr="00062990">
        <w:rPr>
          <w:lang w:val="en-GB"/>
        </w:rPr>
        <w:t>edb_2D_FraCap02_Taipei</w:t>
      </w:r>
      <w:r w:rsidRPr="00062990">
        <w:rPr>
          <w:lang w:val="en-GB"/>
        </w:rPr>
        <w:t>”</w:t>
      </w:r>
      <w:bookmarkEnd w:id="344"/>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45" w:name="_Toc521065219"/>
      <w:r w:rsidRPr="00062990">
        <w:rPr>
          <w:lang w:val="en-GB"/>
        </w:rPr>
        <w:t>“</w:t>
      </w:r>
      <w:r w:rsidR="00CE765D" w:rsidRPr="00062990">
        <w:rPr>
          <w:lang w:val="en-GB"/>
        </w:rPr>
        <w:t>edb_2D_Spi05</w:t>
      </w:r>
      <w:r w:rsidRPr="00062990">
        <w:rPr>
          <w:lang w:val="en-GB"/>
        </w:rPr>
        <w:t>”</w:t>
      </w:r>
      <w:bookmarkEnd w:id="345"/>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46" w:name="_Toc521065220"/>
      <w:r w:rsidRPr="00062990">
        <w:rPr>
          <w:lang w:val="en-GB"/>
        </w:rPr>
        <w:t>“</w:t>
      </w:r>
      <w:r w:rsidR="00CE765D" w:rsidRPr="00062990">
        <w:rPr>
          <w:lang w:val="en-GB"/>
        </w:rPr>
        <w:t>edb_ICOLD</w:t>
      </w:r>
      <w:r w:rsidRPr="00062990">
        <w:rPr>
          <w:lang w:val="en-GB"/>
        </w:rPr>
        <w:t>”</w:t>
      </w:r>
      <w:bookmarkEnd w:id="346"/>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47" w:name="_Toc521065221"/>
      <w:r w:rsidRPr="00062990">
        <w:rPr>
          <w:lang w:val="en-GB"/>
        </w:rPr>
        <w:t>“</w:t>
      </w:r>
      <w:r w:rsidR="00CE765D" w:rsidRPr="00062990">
        <w:rPr>
          <w:lang w:val="en-GB"/>
        </w:rPr>
        <w:t>edb_KarlSand</w:t>
      </w:r>
      <w:r w:rsidRPr="00062990">
        <w:rPr>
          <w:lang w:val="en-GB"/>
        </w:rPr>
        <w:t>”</w:t>
      </w:r>
      <w:bookmarkEnd w:id="347"/>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348" w:name="_Toc521065222"/>
      <w:r w:rsidRPr="00062990">
        <w:rPr>
          <w:lang w:val="en-GB"/>
        </w:rPr>
        <w:t>“</w:t>
      </w:r>
      <w:r w:rsidR="00CE765D" w:rsidRPr="00062990">
        <w:rPr>
          <w:lang w:val="en-GB"/>
        </w:rPr>
        <w:t>edb_Pon10</w:t>
      </w:r>
      <w:r w:rsidRPr="00062990">
        <w:rPr>
          <w:lang w:val="en-GB"/>
        </w:rPr>
        <w:t>”</w:t>
      </w:r>
      <w:bookmarkEnd w:id="348"/>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349" w:name="_Toc521065223"/>
      <w:r w:rsidRPr="00062990">
        <w:rPr>
          <w:lang w:val="en-GB"/>
        </w:rPr>
        <w:t>“floating_cube_stability”</w:t>
      </w:r>
      <w:bookmarkEnd w:id="349"/>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350" w:name="_Toc521065224"/>
      <w:r w:rsidRPr="00062990">
        <w:rPr>
          <w:lang w:val="en-GB"/>
        </w:rPr>
        <w:t>“</w:t>
      </w:r>
      <w:r w:rsidR="000F061E" w:rsidRPr="00062990">
        <w:rPr>
          <w:lang w:val="en-GB"/>
        </w:rPr>
        <w:t>flushin</w:t>
      </w:r>
      <w:r w:rsidR="00CE765D" w:rsidRPr="00062990">
        <w:rPr>
          <w:lang w:val="en-GB"/>
        </w:rPr>
        <w:t>g_2D</w:t>
      </w:r>
      <w:r w:rsidRPr="00062990">
        <w:rPr>
          <w:lang w:val="en-GB"/>
        </w:rPr>
        <w:t>”</w:t>
      </w:r>
      <w:bookmarkEnd w:id="350"/>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 and Amicarelli &amp; Agate (2015,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51" w:name="_Toc521065225"/>
      <w:r w:rsidRPr="00062990">
        <w:rPr>
          <w:lang w:val="en-GB"/>
        </w:rPr>
        <w:t>“</w:t>
      </w:r>
      <w:r w:rsidR="000F061E" w:rsidRPr="00062990">
        <w:rPr>
          <w:lang w:val="en-GB"/>
        </w:rPr>
        <w:t>flushing_3D</w:t>
      </w:r>
      <w:r w:rsidRPr="00062990">
        <w:rPr>
          <w:lang w:val="en-GB"/>
        </w:rPr>
        <w:t>”</w:t>
      </w:r>
      <w:bookmarkEnd w:id="351"/>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352" w:name="_Toc521065226"/>
      <w:r w:rsidRPr="00062990">
        <w:rPr>
          <w:lang w:val="en-GB"/>
        </w:rPr>
        <w:t>“</w:t>
      </w:r>
      <w:r w:rsidR="00CE765D" w:rsidRPr="00062990">
        <w:rPr>
          <w:lang w:val="en-GB"/>
        </w:rPr>
        <w:t>jet_plate</w:t>
      </w:r>
      <w:r w:rsidRPr="00062990">
        <w:rPr>
          <w:lang w:val="en-GB"/>
        </w:rPr>
        <w:t>”</w:t>
      </w:r>
      <w:bookmarkEnd w:id="352"/>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353" w:name="_Toc521065227"/>
      <w:r w:rsidRPr="00062990">
        <w:rPr>
          <w:lang w:val="en-GB"/>
        </w:rPr>
        <w:t>“</w:t>
      </w:r>
      <w:r w:rsidR="00CE765D" w:rsidRPr="00062990">
        <w:rPr>
          <w:lang w:val="en-GB"/>
        </w:rPr>
        <w:t>rectangular_side_weir_Fr_0_491</w:t>
      </w:r>
      <w:r w:rsidRPr="00062990">
        <w:rPr>
          <w:lang w:val="en-GB"/>
        </w:rPr>
        <w:t>”</w:t>
      </w:r>
      <w:bookmarkEnd w:id="353"/>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lastRenderedPageBreak/>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354" w:name="_Toc521065228"/>
      <w:r w:rsidRPr="00062990">
        <w:rPr>
          <w:lang w:val="en-GB"/>
        </w:rPr>
        <w:t>“</w:t>
      </w:r>
      <w:r w:rsidR="00CE765D" w:rsidRPr="00062990">
        <w:rPr>
          <w:lang w:val="en-GB"/>
        </w:rPr>
        <w:t>San_Fernando_Lower_van_Norman_dam_liquefaction</w:t>
      </w:r>
      <w:r w:rsidRPr="00062990">
        <w:rPr>
          <w:lang w:val="en-GB"/>
        </w:rPr>
        <w:t>”</w:t>
      </w:r>
      <w:bookmarkEnd w:id="354"/>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55" w:name="_Toc521065229"/>
      <w:r w:rsidRPr="00062990">
        <w:rPr>
          <w:lang w:val="en-GB"/>
        </w:rPr>
        <w:t>“</w:t>
      </w:r>
      <w:r w:rsidR="000F061E" w:rsidRPr="00062990">
        <w:rPr>
          <w:lang w:val="en-GB"/>
        </w:rPr>
        <w:t>sloshing_tank_TbyTn_0_78</w:t>
      </w:r>
      <w:r w:rsidRPr="00062990">
        <w:rPr>
          <w:lang w:val="en-GB"/>
        </w:rPr>
        <w:t>”</w:t>
      </w:r>
      <w:bookmarkEnd w:id="355"/>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356" w:name="_Toc521065230"/>
      <w:r w:rsidRPr="00062990">
        <w:rPr>
          <w:lang w:val="en-GB"/>
        </w:rPr>
        <w:t>“</w:t>
      </w:r>
      <w:r w:rsidR="000F061E" w:rsidRPr="00062990">
        <w:rPr>
          <w:lang w:val="en-GB"/>
        </w:rPr>
        <w:t>sloshing_tank_TbyTn_1_07</w:t>
      </w:r>
      <w:r w:rsidRPr="00062990">
        <w:rPr>
          <w:lang w:val="en-GB"/>
        </w:rPr>
        <w:t>”</w:t>
      </w:r>
      <w:bookmarkEnd w:id="356"/>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57" w:name="_Toc521065231"/>
      <w:r w:rsidRPr="00062990">
        <w:rPr>
          <w:lang w:val="en-GB"/>
        </w:rPr>
        <w:t>“</w:t>
      </w:r>
      <w:r w:rsidR="00CE765D" w:rsidRPr="00062990">
        <w:rPr>
          <w:lang w:val="en-GB"/>
        </w:rPr>
        <w:t>spherical_Couette_flows</w:t>
      </w:r>
      <w:r w:rsidRPr="00062990">
        <w:rPr>
          <w:lang w:val="en-GB"/>
        </w:rPr>
        <w:t>”</w:t>
      </w:r>
      <w:bookmarkEnd w:id="357"/>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358" w:name="_Toc521065232"/>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358"/>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359" w:name="_Toc521065233"/>
      <w:r w:rsidRPr="00062990">
        <w:rPr>
          <w:lang w:val="en-GB"/>
        </w:rPr>
        <w:t>“</w:t>
      </w:r>
      <w:r w:rsidR="000F061E" w:rsidRPr="00062990">
        <w:rPr>
          <w:lang w:val="en-GB"/>
        </w:rPr>
        <w:t>submerged_landslide</w:t>
      </w:r>
      <w:r w:rsidRPr="00062990">
        <w:rPr>
          <w:lang w:val="en-GB"/>
        </w:rPr>
        <w:t>”</w:t>
      </w:r>
      <w:bookmarkEnd w:id="359"/>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360" w:name="_Toc521065234"/>
      <w:r w:rsidRPr="00062990">
        <w:rPr>
          <w:lang w:val="en-GB"/>
        </w:rPr>
        <w:t>“</w:t>
      </w:r>
      <w:r w:rsidR="00B17B54" w:rsidRPr="00062990">
        <w:rPr>
          <w:lang w:val="en-GB"/>
        </w:rPr>
        <w:t>still_water_tank</w:t>
      </w:r>
      <w:r w:rsidRPr="00062990">
        <w:rPr>
          <w:lang w:val="en-GB"/>
        </w:rPr>
        <w:t>”</w:t>
      </w:r>
      <w:bookmarkEnd w:id="360"/>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361" w:name="_Toc521065235"/>
      <w:r w:rsidRPr="00062990">
        <w:rPr>
          <w:lang w:val="en-GB"/>
        </w:rPr>
        <w:t>“</w:t>
      </w:r>
      <w:r w:rsidR="00CE765D" w:rsidRPr="00062990">
        <w:rPr>
          <w:lang w:val="en-GB"/>
        </w:rPr>
        <w:t>wave_motion_for_WaveSAX</w:t>
      </w:r>
      <w:r w:rsidRPr="00062990">
        <w:rPr>
          <w:lang w:val="en-GB"/>
        </w:rPr>
        <w:t>”</w:t>
      </w:r>
      <w:bookmarkEnd w:id="361"/>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62" w:name="_Toc521065236"/>
      <w:r w:rsidRPr="00062990">
        <w:rPr>
          <w:lang w:val="en-GB"/>
        </w:rPr>
        <w:t>“</w:t>
      </w:r>
      <w:r w:rsidR="00CE765D" w:rsidRPr="00062990">
        <w:rPr>
          <w:lang w:val="en-GB"/>
        </w:rPr>
        <w:t>wedges_falls_on_still_water</w:t>
      </w:r>
      <w:r w:rsidRPr="00062990">
        <w:rPr>
          <w:lang w:val="en-GB"/>
        </w:rPr>
        <w:t>”</w:t>
      </w:r>
      <w:bookmarkEnd w:id="362"/>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3" w:name="_Toc447794706"/>
      <w:bookmarkStart w:id="364" w:name="_Toc447794785"/>
      <w:bookmarkStart w:id="365" w:name="_Toc447794870"/>
      <w:bookmarkStart w:id="366" w:name="_Toc447794952"/>
      <w:bookmarkStart w:id="367" w:name="_Toc447795355"/>
      <w:bookmarkStart w:id="368" w:name="_Toc447795462"/>
      <w:bookmarkStart w:id="369" w:name="_Toc521065237"/>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commentRangeStart w:id="370"/>
      <w:r w:rsidRPr="00276BBF">
        <w:rPr>
          <w:rFonts w:ascii="Book Antiqua" w:hAnsi="Book Antiqua"/>
          <w:caps/>
          <w:kern w:val="0"/>
          <w:sz w:val="24"/>
          <w:szCs w:val="24"/>
        </w:rPr>
        <w:lastRenderedPageBreak/>
        <w:t>SPHERA acknowledgments</w:t>
      </w:r>
      <w:bookmarkEnd w:id="363"/>
      <w:bookmarkEnd w:id="364"/>
      <w:bookmarkEnd w:id="365"/>
      <w:bookmarkEnd w:id="366"/>
      <w:bookmarkEnd w:id="367"/>
      <w:bookmarkEnd w:id="368"/>
      <w:commentRangeEnd w:id="370"/>
      <w:r w:rsidR="00F21C8B">
        <w:rPr>
          <w:rStyle w:val="Rimandocommento"/>
          <w:b w:val="0"/>
          <w:bCs w:val="0"/>
          <w:kern w:val="0"/>
          <w:szCs w:val="20"/>
          <w:lang w:val="it-IT" w:eastAsia="it-IT"/>
        </w:rPr>
        <w:commentReference w:id="370"/>
      </w:r>
      <w:bookmarkEnd w:id="369"/>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46706C" w:rsidRPr="0046706C" w:rsidRDefault="0046706C" w:rsidP="0046706C">
      <w:pPr>
        <w:pStyle w:val="Paragrafoelenco"/>
        <w:numPr>
          <w:ilvl w:val="0"/>
          <w:numId w:val="3"/>
        </w:numPr>
        <w:rPr>
          <w:lang w:val="en-GB"/>
        </w:rPr>
      </w:pPr>
      <w:r w:rsidRPr="0046706C">
        <w:rPr>
          <w:lang w:val="en-GB"/>
        </w:rPr>
        <w:t>under the Contract Agreement between RSE SpA and the Italian Ministry of Economic Development for the RdS period 2015</w:t>
      </w:r>
      <w:r w:rsidR="004156B7">
        <w:rPr>
          <w:lang w:val="en-GB"/>
        </w:rPr>
        <w:t>-</w:t>
      </w:r>
      <w:r w:rsidRPr="0046706C">
        <w:rPr>
          <w:lang w:val="en-GB"/>
        </w:rPr>
        <w:t>2017, in compliance with the Decree of 21 April 2016. Reference project: ‘A.5 - Sicurezza e vulnerabilità del sistema elettrico’, Frigerio A. et al., 2015–2018.</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competitive call for instrumental funds;</w:t>
      </w:r>
    </w:p>
    <w:p w:rsidR="000D77F1" w:rsidRPr="00276BBF" w:rsidRDefault="00F85184" w:rsidP="009C355A">
      <w:pPr>
        <w:spacing w:after="0" w:line="240" w:lineRule="auto"/>
        <w:rPr>
          <w:rFonts w:ascii="Times New Roman" w:hAnsi="Times New Roman"/>
          <w:sz w:val="24"/>
          <w:szCs w:val="24"/>
        </w:rPr>
      </w:pPr>
      <w:r>
        <w:rPr>
          <w:rFonts w:ascii="Times New Roman" w:hAnsi="Times New Roman"/>
          <w:sz w:val="24"/>
          <w:szCs w:val="24"/>
        </w:rPr>
        <w:t>The release of the FOSS versions of SPHERA have been supported and promoted by the RSE Department Director Michele de Nigris (</w:t>
      </w:r>
      <w:r w:rsidR="006B25C9">
        <w:rPr>
          <w:rFonts w:ascii="Times New Roman" w:hAnsi="Times New Roman"/>
          <w:sz w:val="24"/>
          <w:szCs w:val="24"/>
        </w:rPr>
        <w:t xml:space="preserve">during the period </w:t>
      </w:r>
      <w:r>
        <w:rPr>
          <w:rFonts w:ascii="Times New Roman" w:hAnsi="Times New Roman"/>
          <w:sz w:val="24"/>
          <w:szCs w:val="24"/>
        </w:rPr>
        <w:t>2015-2018) and the RSE Research Team Managers Guido Pirovano (</w:t>
      </w:r>
      <w:r w:rsidR="006B25C9">
        <w:rPr>
          <w:rFonts w:ascii="Times New Roman" w:hAnsi="Times New Roman"/>
          <w:sz w:val="24"/>
          <w:szCs w:val="24"/>
        </w:rPr>
        <w:t xml:space="preserve">during the period </w:t>
      </w:r>
      <w:r>
        <w:rPr>
          <w:rFonts w:ascii="Times New Roman" w:hAnsi="Times New Roman"/>
          <w:sz w:val="24"/>
          <w:szCs w:val="24"/>
        </w:rPr>
        <w:t>2016-2018) and Massimo Meghella (</w:t>
      </w:r>
      <w:r w:rsidR="006B25C9">
        <w:rPr>
          <w:rFonts w:ascii="Times New Roman" w:hAnsi="Times New Roman"/>
          <w:sz w:val="24"/>
          <w:szCs w:val="24"/>
        </w:rPr>
        <w:t xml:space="preserve">during the period </w:t>
      </w:r>
      <w:r>
        <w:rPr>
          <w:rFonts w:ascii="Times New Roman" w:hAnsi="Times New Roman"/>
          <w:sz w:val="24"/>
          <w:szCs w:val="24"/>
        </w:rPr>
        <w:t xml:space="preserve">2015-2016). </w:t>
      </w: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1" w:name="_Toc447794707"/>
      <w:bookmarkStart w:id="372" w:name="_Toc447794786"/>
      <w:bookmarkStart w:id="373" w:name="_Toc447794871"/>
      <w:bookmarkStart w:id="374" w:name="_Toc447794953"/>
      <w:bookmarkStart w:id="375" w:name="_Toc447795356"/>
      <w:bookmarkStart w:id="376" w:name="_Toc447795463"/>
      <w:bookmarkStart w:id="377" w:name="_Toc521065238"/>
      <w:r w:rsidRPr="00276BBF">
        <w:rPr>
          <w:rFonts w:ascii="Book Antiqua" w:hAnsi="Book Antiqua"/>
          <w:caps/>
          <w:kern w:val="0"/>
          <w:sz w:val="24"/>
          <w:szCs w:val="24"/>
        </w:rPr>
        <w:lastRenderedPageBreak/>
        <w:t>SPHERA registration</w:t>
      </w:r>
      <w:bookmarkEnd w:id="371"/>
      <w:bookmarkEnd w:id="372"/>
      <w:bookmarkEnd w:id="373"/>
      <w:bookmarkEnd w:id="374"/>
      <w:bookmarkEnd w:id="375"/>
      <w:bookmarkEnd w:id="376"/>
      <w:bookmarkEnd w:id="377"/>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8" w:name="_Toc521065239"/>
      <w:bookmarkStart w:id="379" w:name="_Ref341105863"/>
      <w:r w:rsidRPr="006C2568">
        <w:rPr>
          <w:rFonts w:ascii="Book Antiqua" w:hAnsi="Book Antiqua"/>
          <w:caps/>
          <w:kern w:val="0"/>
          <w:sz w:val="24"/>
          <w:szCs w:val="24"/>
        </w:rPr>
        <w:lastRenderedPageBreak/>
        <w:t>References</w:t>
      </w:r>
      <w:bookmarkEnd w:id="378"/>
    </w:p>
    <w:p w:rsidR="001D07BE" w:rsidRPr="005A2068" w:rsidRDefault="001D07BE" w:rsidP="001D07BE">
      <w:pPr>
        <w:pStyle w:val="Amicarellibiblio"/>
      </w:pPr>
      <w:bookmarkStart w:id="380" w:name="_Ref355092535"/>
      <w:bookmarkEnd w:id="379"/>
      <w:r w:rsidRPr="005A2068">
        <w:t>Adami S., X.Y. Hu, N.A. Adams; 2012; A generalized wall boundary condition for smoothed particle hydrodynamics; Journal of Computational Physics, 231:7057–7075.</w:t>
      </w:r>
      <w:bookmarkEnd w:id="380"/>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381" w:name="_Ref520967512"/>
      <w:bookmarkStart w:id="382"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381"/>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382"/>
    </w:p>
    <w:p w:rsidR="00417A02" w:rsidRDefault="00417A02" w:rsidP="003A5C36">
      <w:pPr>
        <w:pStyle w:val="Amicarellibiblio"/>
      </w:pPr>
      <w:bookmarkStart w:id="383" w:name="_Ref448247883"/>
      <w:r w:rsidRPr="00417A02">
        <w:t xml:space="preserve">Amicarelli A., G. Agate, </w:t>
      </w:r>
      <w:r>
        <w:t xml:space="preserve">2014; </w:t>
      </w:r>
      <w:r w:rsidRPr="00417A02">
        <w:t>SPH modelling of granular flows, 9th SPHERIC ERCOFTAC International ERCOFTAC Workshop:17-24, Paris</w:t>
      </w:r>
      <w:bookmarkEnd w:id="383"/>
    </w:p>
    <w:p w:rsidR="007F28CF" w:rsidRDefault="007F28CF" w:rsidP="007F28CF">
      <w:pPr>
        <w:pStyle w:val="Amicarellibiblio"/>
      </w:pPr>
      <w:bookmarkStart w:id="384" w:name="_Ref392757051"/>
      <w:bookmarkStart w:id="385" w:name="_Ref447811096"/>
      <w:r w:rsidRPr="005A2068">
        <w:t>Amicarelli A., G. Agate, R. Guandalini; 2013; A 3D Fully Lagrangian Smoothed Particle</w:t>
      </w:r>
      <w:bookmarkEnd w:id="384"/>
      <w:r>
        <w:t xml:space="preserve"> </w:t>
      </w:r>
      <w:r w:rsidRPr="005A2068">
        <w:t>Hydrodynamics model with both volume and surface discrete elements; International Journal for Numerical Methods in Engineering, 95: 419–450, DOI: 10.1002/nme.4514.</w:t>
      </w:r>
      <w:bookmarkEnd w:id="385"/>
    </w:p>
    <w:p w:rsidR="00DA6063" w:rsidRPr="0095351B" w:rsidRDefault="00DA6063" w:rsidP="00DA6063">
      <w:pPr>
        <w:pStyle w:val="Amicarellibiblio"/>
      </w:pPr>
      <w:bookmarkStart w:id="386" w:name="_Ref520967925"/>
      <w:bookmarkStart w:id="387"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386"/>
    </w:p>
    <w:p w:rsidR="009F3AAC" w:rsidRDefault="009F3AAC" w:rsidP="007F28CF">
      <w:pPr>
        <w:pStyle w:val="Amicarellibiblio"/>
      </w:pPr>
      <w:bookmarkStart w:id="388" w:name="_Ref521059265"/>
      <w:r w:rsidRPr="009F3AAC">
        <w:t>Amicarelli A., R. Albano, D. Mirauda, G. Agate, A. Sole, R. Guandalini; 2015; A Smoothed Particle Hydrodynamics model for 3D solid body transport in free surface flows; Computers &amp; Fluids, 116:205–228. DOI 10.1016/j.compfluid.2015.04.018</w:t>
      </w:r>
      <w:bookmarkEnd w:id="387"/>
      <w:bookmarkEnd w:id="388"/>
    </w:p>
    <w:p w:rsidR="009F4EB5" w:rsidRPr="008F6FC8" w:rsidRDefault="00CF4C3E" w:rsidP="008F6FC8">
      <w:pPr>
        <w:pStyle w:val="Amicarellibiblio"/>
      </w:pPr>
      <w:bookmarkStart w:id="389"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389"/>
    </w:p>
    <w:p w:rsidR="001D07BE" w:rsidRPr="005A2068" w:rsidRDefault="001D07BE" w:rsidP="001D07BE">
      <w:pPr>
        <w:pStyle w:val="Amicarellibiblio"/>
      </w:pPr>
      <w:bookmarkStart w:id="390" w:name="_Ref341167858"/>
      <w:r w:rsidRPr="005A2068">
        <w:t>Amicarelli A., J.-C. Marongiu, F. Leboeuf, J. Leduc, J. Caro; 2011; SPH truncation error in estimating a 3D function; Computers &amp; Fluids, 44:279-296.</w:t>
      </w:r>
      <w:bookmarkEnd w:id="390"/>
      <w:r w:rsidRPr="005A2068">
        <w:t xml:space="preserve"> </w:t>
      </w:r>
    </w:p>
    <w:p w:rsidR="001D07BE" w:rsidRDefault="001D07BE" w:rsidP="001D07BE">
      <w:pPr>
        <w:pStyle w:val="Amicarellibiblio"/>
      </w:pPr>
      <w:bookmarkStart w:id="391"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391"/>
      <w:r w:rsidRPr="005A2068">
        <w:t xml:space="preserve"> </w:t>
      </w:r>
    </w:p>
    <w:p w:rsidR="003A7E14" w:rsidRPr="005A2068" w:rsidRDefault="003A7E14" w:rsidP="003A7E14">
      <w:pPr>
        <w:pStyle w:val="Amicarellibiblio"/>
      </w:pPr>
      <w:bookmarkStart w:id="392" w:name="_Ref341106915"/>
      <w:r w:rsidRPr="005A2068">
        <w:t>Anghileri M., L.M.L. Castelletti, E. Francesconi, A. Milanese, M. Pittofrati; 2011; Rigid body water impact - experimental tests and numerical simulations using the SPH method; International Journal of Impact Engineering, 38:141-151.</w:t>
      </w:r>
      <w:bookmarkEnd w:id="392"/>
    </w:p>
    <w:p w:rsidR="00A3103F" w:rsidRPr="005A2068" w:rsidRDefault="00A3103F" w:rsidP="00A3103F">
      <w:pPr>
        <w:pStyle w:val="Amicarellibiblio"/>
      </w:pPr>
      <w:bookmarkStart w:id="393" w:name="_Ref353446435"/>
      <w:bookmarkStart w:id="394" w:name="_Ref392664067"/>
      <w:r w:rsidRPr="005A2068">
        <w:t xml:space="preserve">Antoci C, Gallati M, Sibilla S.; 2007; </w:t>
      </w:r>
      <w:hyperlink r:id="rId394" w:history="1">
        <w:r w:rsidRPr="005A2068">
          <w:t>Numerical simulation of fluid-structure interaction by SPH</w:t>
        </w:r>
      </w:hyperlink>
      <w:r w:rsidRPr="005A2068">
        <w:t>; Computers &amp; Structures, 85(11-14):879-890.</w:t>
      </w:r>
      <w:bookmarkEnd w:id="393"/>
      <w:bookmarkEnd w:id="394"/>
    </w:p>
    <w:p w:rsidR="0065632F" w:rsidRDefault="0065632F" w:rsidP="0065632F">
      <w:pPr>
        <w:pStyle w:val="Amicarellibiblio"/>
      </w:pPr>
      <w:bookmarkStart w:id="395" w:name="_Ref355102495"/>
      <w:bookmarkStart w:id="396" w:name="_Ref416452881"/>
      <w:r w:rsidRPr="005A2068">
        <w:t>Antuono M, Colagrossi A, Marrone S, Lugni C.; 2011; Propagation of gravity waves through a SPH</w:t>
      </w:r>
      <w:bookmarkEnd w:id="395"/>
      <w:r w:rsidRPr="005A2068">
        <w:t xml:space="preserve"> scheme with numerical diffusive terms; Computer Physics Communications, 182(4):866-877.</w:t>
      </w:r>
      <w:bookmarkEnd w:id="396"/>
    </w:p>
    <w:bookmarkStart w:id="397"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395" w:history="1">
        <w:r w:rsidRPr="005A2068">
          <w:t>K. Hendrickson</w:t>
        </w:r>
      </w:hyperlink>
      <w:r w:rsidRPr="005A2068">
        <w:t xml:space="preserve">, </w:t>
      </w:r>
      <w:hyperlink r:id="rId396" w:history="1">
        <w:r w:rsidRPr="005A2068">
          <w:t>D.K.P. Yue</w:t>
        </w:r>
      </w:hyperlink>
      <w:r w:rsidRPr="005A2068">
        <w:t xml:space="preserve">; 2013; SPH for incompressible free-surface flows. Part II: Performance of a modified SPH method; </w:t>
      </w:r>
      <w:hyperlink r:id="rId397" w:tooltip="Go to Computers &amp; Fluids on ScienceDirect" w:history="1">
        <w:r w:rsidRPr="005A2068">
          <w:t>Computers &amp; Fluids</w:t>
        </w:r>
      </w:hyperlink>
      <w:r w:rsidRPr="005A2068">
        <w:t>, 86(5): 510–536, DOI: 10.1016/j.compfluid.2013.07.016</w:t>
      </w:r>
      <w:bookmarkEnd w:id="397"/>
    </w:p>
    <w:p w:rsidR="00100196" w:rsidRDefault="00100196" w:rsidP="00100196">
      <w:pPr>
        <w:pStyle w:val="Amicarellibiblio"/>
      </w:pPr>
      <w:bookmarkStart w:id="398" w:name="_Ref520374383"/>
      <w:r w:rsidRPr="00100196">
        <w:t>Armstrong L.M., S. Gu, K.H. Luo; 2010; Study of wall-to-bed heat transfer in a bubbling fluidised bed using the kinetic theory of granular flow; International Journal of Heat and Mass Transfer, 53(21-22):4949-4959.</w:t>
      </w:r>
      <w:bookmarkEnd w:id="398"/>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399" w:name="_Ref327274323"/>
      <w:r w:rsidRPr="005A2068">
        <w:t>Basa M., N.J. Quinlan, M. Lastiwka; 2009; Robustness and accuracy of SPH formulations for viscous flow; International Journal for Numerical Methods in Fluids, 60(10):1127-1148.</w:t>
      </w:r>
      <w:bookmarkEnd w:id="399"/>
    </w:p>
    <w:bookmarkStart w:id="400"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00"/>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398"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01"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399" w:history="1">
        <w:r w:rsidRPr="005A2068">
          <w:t>E. Marzo</w:t>
        </w:r>
      </w:hyperlink>
      <w:r w:rsidRPr="005A2068">
        <w:t xml:space="preserve">, </w:t>
      </w:r>
      <w:hyperlink r:id="rId400" w:history="1">
        <w:r w:rsidRPr="005A2068">
          <w:t>A. Callioni</w:t>
        </w:r>
      </w:hyperlink>
      <w:r w:rsidRPr="005A2068">
        <w:t xml:space="preserve">, </w:t>
      </w:r>
      <w:hyperlink r:id="rId401" w:history="1">
        <w:r w:rsidRPr="005A2068">
          <w:t>R. Rota</w:t>
        </w:r>
      </w:hyperlink>
      <w:r w:rsidRPr="005A2068">
        <w:t xml:space="preserve">; 2011; Definition of a short-cut methodology for assessing earthquake-related Na-Tech risk; </w:t>
      </w:r>
      <w:hyperlink r:id="rId402" w:tooltip="Go to Journal of Hazardous Materials on ScienceDirect" w:history="1">
        <w:r w:rsidRPr="005A2068">
          <w:t>Journal of Hazardous Materials</w:t>
        </w:r>
      </w:hyperlink>
      <w:r w:rsidRPr="005A2068">
        <w:t>, 192(1); 329–339; DOI:10.1016/j.jhazmat.2011.05.022</w:t>
      </w:r>
      <w:bookmarkEnd w:id="401"/>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02" w:name="_Toc348440833"/>
      <w:bookmarkStart w:id="403" w:name="_Toc348441011"/>
      <w:bookmarkStart w:id="404" w:name="_Toc348441426"/>
      <w:bookmarkStart w:id="405" w:name="_Toc348453245"/>
      <w:r w:rsidRPr="004B071E">
        <w:t>Capone T., A. Panizzo, J.J. Monaghan; 2010; SPH modelling of water waves generated by submarine landslides; Journal of Hydraulic Research, 48, Extra Issue (2010), pp. 80–84.</w:t>
      </w:r>
      <w:bookmarkEnd w:id="402"/>
      <w:bookmarkEnd w:id="403"/>
      <w:bookmarkEnd w:id="404"/>
      <w:bookmarkEnd w:id="405"/>
    </w:p>
    <w:p w:rsidR="004B071E" w:rsidRPr="004B071E" w:rsidRDefault="004B071E" w:rsidP="00FB5588">
      <w:pPr>
        <w:pStyle w:val="Amicarellibiblio"/>
      </w:pPr>
      <w:bookmarkStart w:id="406" w:name="_Ref448248240"/>
      <w:r w:rsidRPr="004B071E">
        <w:t>Chauchat J., M. Médale; 2010; A three-dimensional numerical model for incompressible two-phase flow of a granular bed submitted to a laminar shearing flow; Comput. Methods Appl. Mech. Engrg. 199: 439–449.</w:t>
      </w:r>
      <w:bookmarkEnd w:id="406"/>
    </w:p>
    <w:p w:rsidR="0070405D" w:rsidRDefault="0070405D" w:rsidP="0065632F">
      <w:pPr>
        <w:pStyle w:val="Amicarellibiblio"/>
      </w:pPr>
      <w:bookmarkStart w:id="407" w:name="_Ref520906114"/>
      <w:r w:rsidRPr="0070405D">
        <w:t>Chow M., L. Taylor, M. Chow; 1996; Time of outage restoration analysis in distribution systems; IEEE Transactions on Power Delivery. 11(3):1652-1658.</w:t>
      </w:r>
      <w:bookmarkEnd w:id="407"/>
    </w:p>
    <w:p w:rsidR="0065632F" w:rsidRPr="005A2068" w:rsidRDefault="008D1C69" w:rsidP="0065632F">
      <w:pPr>
        <w:pStyle w:val="Amicarellibiblio"/>
      </w:pPr>
      <w:hyperlink r:id="rId403" w:history="1">
        <w:bookmarkStart w:id="408" w:name="_Ref326849350"/>
        <w:r w:rsidR="0065632F" w:rsidRPr="005A2068">
          <w:t>Colagrossi A, Landrini M.; 2003; Numerical simulation of interfacial flows by smoothed particle Hydrodynamics; Journal of Computational Physics, 191(2):448-475.</w:t>
        </w:r>
        <w:bookmarkEnd w:id="408"/>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09" w:name="_Ref520905439"/>
      <w:bookmarkStart w:id="410" w:name="_Ref520292351"/>
      <w:r w:rsidRPr="00242D54">
        <w:t>Crawford M., S. Seidel; 2013; Weathering the storm: building business resilience to climate change. Center for climate and energy solutions: Arlington, VA.</w:t>
      </w:r>
      <w:bookmarkEnd w:id="409"/>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10"/>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11"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11"/>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12" w:name="_Ref341105389"/>
      <w:r w:rsidRPr="005A2068">
        <w:t>Di Monaco A., S. Manenti, M. Gallati, S. Sibilla, G. Agate, R. Guandalini; 2011; SPH modeling of solid boundaries through a semi-analytic approach. Engineering Applications of Computational Fluid Mechanics, 5(1):1–15.</w:t>
      </w:r>
      <w:bookmarkEnd w:id="412"/>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13" w:name="_Ref520297567"/>
      <w:r w:rsidRPr="00187CC4">
        <w:t>Engage Digitizer (Mitchell et al.), https://github.com/markummitchell/engauge-digitizer</w:t>
      </w:r>
      <w:bookmarkEnd w:id="413"/>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04"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14"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14"/>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15" w:name="_Ref392881892"/>
      <w:r w:rsidRPr="005A2068">
        <w:t>Ferrari A., M. Dumbser, E. F. Toro, A. Armanini; 2009; A new 3D parallel SPH scheme for free surface flows; Computers &amp; Fluids, 38:1203-1217.</w:t>
      </w:r>
      <w:bookmarkEnd w:id="415"/>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16" w:name="_Ref520369088"/>
      <w:bookmarkStart w:id="417" w:name="_Ref414469083"/>
      <w:r w:rsidRPr="00BD2AA1">
        <w:t>Free Software Foundation http://www.fsf.org/</w:t>
      </w:r>
      <w:bookmarkEnd w:id="416"/>
    </w:p>
    <w:p w:rsidR="001D07BE" w:rsidRPr="005A2068" w:rsidRDefault="008D1C69" w:rsidP="001D07BE">
      <w:pPr>
        <w:pStyle w:val="Amicarellibiblio"/>
      </w:pPr>
      <w:hyperlink r:id="rId405" w:history="1">
        <w:r w:rsidR="001D07BE" w:rsidRPr="00BD2AA1">
          <w:t>Frenk C.S.</w:t>
        </w:r>
      </w:hyperlink>
      <w:r w:rsidR="001D07BE" w:rsidRPr="00BD2AA1">
        <w:t xml:space="preserve">; S.D.M. </w:t>
      </w:r>
      <w:hyperlink r:id="rId406" w:history="1">
        <w:r w:rsidR="001D07BE" w:rsidRPr="00BD2AA1">
          <w:t>White,</w:t>
        </w:r>
      </w:hyperlink>
      <w:r w:rsidR="001D07BE" w:rsidRPr="00BD2AA1">
        <w:t xml:space="preserve"> P. </w:t>
      </w:r>
      <w:hyperlink r:id="rId407" w:history="1">
        <w:r w:rsidR="001D07BE" w:rsidRPr="00BD2AA1">
          <w:t>Bode, J.</w:t>
        </w:r>
      </w:hyperlink>
      <w:r w:rsidR="001D07BE" w:rsidRPr="00BD2AA1">
        <w:t xml:space="preserve">R. </w:t>
      </w:r>
      <w:hyperlink r:id="rId408" w:history="1">
        <w:r w:rsidR="001D07BE" w:rsidRPr="00BD2AA1">
          <w:t xml:space="preserve">Bond, </w:t>
        </w:r>
      </w:hyperlink>
      <w:r w:rsidR="001D07BE" w:rsidRPr="00BD2AA1">
        <w:t xml:space="preserve">G.L. </w:t>
      </w:r>
      <w:hyperlink r:id="rId409" w:history="1">
        <w:r w:rsidR="001D07BE" w:rsidRPr="00BD2AA1">
          <w:t xml:space="preserve">Bryan, </w:t>
        </w:r>
      </w:hyperlink>
      <w:r w:rsidR="001D07BE" w:rsidRPr="00BD2AA1">
        <w:t xml:space="preserve">R. </w:t>
      </w:r>
      <w:hyperlink r:id="rId410" w:history="1">
        <w:r w:rsidR="001D07BE" w:rsidRPr="00BD2AA1">
          <w:t xml:space="preserve">Cen, H.M.P. </w:t>
        </w:r>
      </w:hyperlink>
      <w:hyperlink r:id="rId411" w:history="1">
        <w:r w:rsidR="001D07BE" w:rsidRPr="00BD2AA1">
          <w:t xml:space="preserve">Couchman, </w:t>
        </w:r>
      </w:hyperlink>
      <w:r w:rsidR="001D07BE" w:rsidRPr="00BD2AA1">
        <w:t xml:space="preserve">A.E. </w:t>
      </w:r>
      <w:hyperlink r:id="rId412" w:history="1">
        <w:r w:rsidR="001D07BE" w:rsidRPr="00BD2AA1">
          <w:t>Evrard</w:t>
        </w:r>
      </w:hyperlink>
      <w:r w:rsidR="001D07BE" w:rsidRPr="00BD2AA1">
        <w:t xml:space="preserve">, N. </w:t>
      </w:r>
      <w:hyperlink r:id="rId413" w:history="1">
        <w:r w:rsidR="001D07BE" w:rsidRPr="00BD2AA1">
          <w:t xml:space="preserve">Gnedin, </w:t>
        </w:r>
      </w:hyperlink>
      <w:r w:rsidR="001D07BE" w:rsidRPr="00BD2AA1">
        <w:t xml:space="preserve">A. </w:t>
      </w:r>
      <w:hyperlink r:id="rId414" w:history="1">
        <w:r w:rsidR="001D07BE" w:rsidRPr="00BD2AA1">
          <w:t xml:space="preserve">Jenkins, A.M. </w:t>
        </w:r>
      </w:hyperlink>
      <w:hyperlink r:id="rId415" w:history="1">
        <w:r w:rsidR="001D07BE" w:rsidRPr="00BD2AA1">
          <w:t xml:space="preserve">Khokhlov, </w:t>
        </w:r>
      </w:hyperlink>
      <w:r w:rsidR="001D07BE" w:rsidRPr="00BD2AA1">
        <w:t xml:space="preserve">A. </w:t>
      </w:r>
      <w:hyperlink r:id="rId416" w:history="1">
        <w:r w:rsidR="001D07BE" w:rsidRPr="00BD2AA1">
          <w:t xml:space="preserve">Klypin, J.F. </w:t>
        </w:r>
      </w:hyperlink>
      <w:hyperlink r:id="rId417" w:history="1">
        <w:r w:rsidR="001D07BE" w:rsidRPr="00BD2AA1">
          <w:t>Navarro, M.L.</w:t>
        </w:r>
      </w:hyperlink>
      <w:r w:rsidR="001D07BE" w:rsidRPr="00BD2AA1">
        <w:t xml:space="preserve"> </w:t>
      </w:r>
      <w:hyperlink r:id="rId418" w:history="1">
        <w:r w:rsidR="001D07BE" w:rsidRPr="00BD2AA1">
          <w:t>Norman, J.P.</w:t>
        </w:r>
      </w:hyperlink>
      <w:r w:rsidR="001D07BE" w:rsidRPr="00BD2AA1">
        <w:t xml:space="preserve"> </w:t>
      </w:r>
      <w:hyperlink r:id="rId419" w:history="1">
        <w:r w:rsidR="001D07BE" w:rsidRPr="00BD2AA1">
          <w:t xml:space="preserve">Ostriker, </w:t>
        </w:r>
      </w:hyperlink>
      <w:r w:rsidR="001D07BE" w:rsidRPr="00BD2AA1">
        <w:t xml:space="preserve">J.M. </w:t>
      </w:r>
      <w:hyperlink r:id="rId420" w:history="1">
        <w:r w:rsidR="001D07BE" w:rsidRPr="00BD2AA1">
          <w:t xml:space="preserve">Owen, </w:t>
        </w:r>
      </w:hyperlink>
      <w:r w:rsidR="001D07BE" w:rsidRPr="00BD2AA1">
        <w:t xml:space="preserve">F.R. </w:t>
      </w:r>
      <w:hyperlink r:id="rId421" w:history="1">
        <w:r w:rsidR="001D07BE" w:rsidRPr="00BD2AA1">
          <w:t xml:space="preserve">Pearce, </w:t>
        </w:r>
      </w:hyperlink>
      <w:r w:rsidR="001D07BE" w:rsidRPr="00BD2AA1">
        <w:t xml:space="preserve">U.-L. </w:t>
      </w:r>
      <w:hyperlink r:id="rId422" w:history="1">
        <w:r w:rsidR="001D07BE" w:rsidRPr="00BD2AA1">
          <w:t xml:space="preserve">Pen, </w:t>
        </w:r>
      </w:hyperlink>
      <w:r w:rsidR="001D07BE" w:rsidRPr="00BD2AA1">
        <w:t xml:space="preserve">M. </w:t>
      </w:r>
      <w:hyperlink r:id="rId423" w:history="1">
        <w:r w:rsidR="001D07BE" w:rsidRPr="00BD2AA1">
          <w:t xml:space="preserve">Steinmetz, P.A. </w:t>
        </w:r>
      </w:hyperlink>
      <w:hyperlink r:id="rId424" w:history="1">
        <w:r w:rsidR="001D07BE" w:rsidRPr="005A2068">
          <w:t xml:space="preserve">Thomas, J.V. </w:t>
        </w:r>
      </w:hyperlink>
      <w:hyperlink r:id="rId425" w:history="1">
        <w:r w:rsidR="001D07BE" w:rsidRPr="005A2068">
          <w:t xml:space="preserve">Villumsen, J.W. </w:t>
        </w:r>
      </w:hyperlink>
      <w:hyperlink r:id="rId426" w:history="1">
        <w:r w:rsidR="001D07BE" w:rsidRPr="005A2068">
          <w:t xml:space="preserve">Wadsley, </w:t>
        </w:r>
      </w:hyperlink>
      <w:r w:rsidR="001D07BE" w:rsidRPr="005A2068">
        <w:t xml:space="preserve">M.S. </w:t>
      </w:r>
      <w:hyperlink r:id="rId427" w:history="1">
        <w:r w:rsidR="001D07BE" w:rsidRPr="005A2068">
          <w:t xml:space="preserve">Warren, G. </w:t>
        </w:r>
      </w:hyperlink>
      <w:hyperlink r:id="rId428" w:history="1">
        <w:r w:rsidR="001D07BE" w:rsidRPr="005A2068">
          <w:t xml:space="preserve">Xu, G. </w:t>
        </w:r>
      </w:hyperlink>
      <w:hyperlink r:id="rId429"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17"/>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18" w:name="_Ref520292018"/>
      <w:r w:rsidRPr="00126070">
        <w:t xml:space="preserve">GDAL (OSGEO); </w:t>
      </w:r>
      <w:hyperlink r:id="rId430" w:history="1">
        <w:r w:rsidRPr="00126070">
          <w:t>https://github.com/OSGeo/gdal</w:t>
        </w:r>
      </w:hyperlink>
      <w:bookmarkEnd w:id="418"/>
    </w:p>
    <w:p w:rsidR="00034CDC" w:rsidRDefault="00034CDC" w:rsidP="009B0157">
      <w:pPr>
        <w:pStyle w:val="Amicarellibiblio"/>
      </w:pPr>
      <w:bookmarkStart w:id="419" w:name="_Ref520298700"/>
      <w:bookmarkStart w:id="420" w:name="_Ref520298375"/>
      <w:r w:rsidRPr="00034CDC">
        <w:t>gdb (GNU, Free Software Foundation), https://www.gnu.org/software/gdb/</w:t>
      </w:r>
      <w:bookmarkEnd w:id="419"/>
    </w:p>
    <w:p w:rsidR="009B0157" w:rsidRPr="009B0157" w:rsidRDefault="009B0157" w:rsidP="009B0157">
      <w:pPr>
        <w:pStyle w:val="Amicarellibiblio"/>
      </w:pPr>
      <w:r w:rsidRPr="009B0157">
        <w:t>gedit (GNOME Foundation), https://wiki.gnome.org/Apps/Gedit</w:t>
      </w:r>
      <w:bookmarkEnd w:id="420"/>
    </w:p>
    <w:p w:rsidR="004B071E" w:rsidRDefault="004B071E" w:rsidP="00FB5588">
      <w:pPr>
        <w:pStyle w:val="Amicarellibiblio"/>
      </w:pPr>
      <w:r w:rsidRPr="004B071E">
        <w:t xml:space="preserve">GEO-SLOPE International Ltd; The Lower San Fernando Dam; QUAKE/W Example File: Lower SanFernando Dam.doc; </w:t>
      </w:r>
      <w:hyperlink r:id="rId431" w:history="1">
        <w:r w:rsidRPr="004B071E">
          <w:t>www.geo-slope.com</w:t>
        </w:r>
      </w:hyperlink>
    </w:p>
    <w:p w:rsidR="0026738A" w:rsidRPr="0026738A" w:rsidRDefault="0026738A" w:rsidP="0026738A">
      <w:pPr>
        <w:pStyle w:val="Amicarellibiblio"/>
        <w:rPr>
          <w:lang w:val="fr-FR"/>
        </w:rPr>
      </w:pPr>
      <w:bookmarkStart w:id="421" w:name="_Ref520368865"/>
      <w:bookmarkStart w:id="422" w:name="_Ref520298441"/>
      <w:bookmarkStart w:id="423" w:name="_Ref520297260"/>
      <w:bookmarkStart w:id="424" w:name="_Ref345062922"/>
      <w:r w:rsidRPr="0026738A">
        <w:rPr>
          <w:lang w:val="fr-FR"/>
        </w:rPr>
        <w:t xml:space="preserve">Git (Torvalds et al.), </w:t>
      </w:r>
      <w:hyperlink r:id="rId432" w:history="1">
        <w:r w:rsidRPr="0026738A">
          <w:rPr>
            <w:lang w:val="fr-FR"/>
          </w:rPr>
          <w:t>https://github.com/git/git</w:t>
        </w:r>
      </w:hyperlink>
      <w:bookmarkEnd w:id="421"/>
    </w:p>
    <w:p w:rsidR="0026738A" w:rsidRDefault="0026738A" w:rsidP="0026738A">
      <w:pPr>
        <w:pStyle w:val="Amicarellibiblio"/>
      </w:pPr>
      <w:bookmarkStart w:id="425" w:name="_Ref520368866"/>
      <w:r w:rsidRPr="0026738A">
        <w:t>GitHub; GitHub Inc.; www.github.com</w:t>
      </w:r>
      <w:bookmarkEnd w:id="425"/>
    </w:p>
    <w:p w:rsidR="00EF14C3" w:rsidRDefault="00EF14C3" w:rsidP="00B2376C">
      <w:pPr>
        <w:pStyle w:val="Amicarellibiblio"/>
      </w:pPr>
      <w:r w:rsidRPr="00EF14C3">
        <w:t>gfortran (GNU, Free Software Foundation), http://gcc.gnu.org/fortran/</w:t>
      </w:r>
      <w:bookmarkEnd w:id="422"/>
    </w:p>
    <w:p w:rsidR="00EF14C3" w:rsidRDefault="00EF14C3" w:rsidP="00B2376C">
      <w:pPr>
        <w:pStyle w:val="Amicarellibiblio"/>
      </w:pPr>
      <w:bookmarkStart w:id="426" w:name="_Ref520298593"/>
      <w:r w:rsidRPr="00EF14C3">
        <w:t>GNU Make (GNU, Free Software Foundation), https://www.gnu.org/software/make/</w:t>
      </w:r>
      <w:bookmarkEnd w:id="426"/>
    </w:p>
    <w:p w:rsidR="00B2376C" w:rsidRPr="00B2376C" w:rsidRDefault="00B2376C" w:rsidP="00B2376C">
      <w:pPr>
        <w:pStyle w:val="Amicarellibiblio"/>
      </w:pPr>
      <w:r w:rsidRPr="00B2376C">
        <w:t>Gnuplot (Williams &amp; Kelley), http://www.gnuplot.info/</w:t>
      </w:r>
      <w:bookmarkEnd w:id="423"/>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24"/>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27" w:name="_Ref520298796"/>
      <w:bookmarkStart w:id="428" w:name="_Ref395621260"/>
      <w:r w:rsidRPr="00034CDC">
        <w:t>gprof (GNU, Free Software Foundation), http://sourceware.org/binutils/docs/gprof/</w:t>
      </w:r>
      <w:bookmarkEnd w:id="427"/>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28"/>
      <w:r w:rsidRPr="004B071E">
        <w:t>191-197.</w:t>
      </w:r>
    </w:p>
    <w:p w:rsidR="001D07BE" w:rsidRPr="005A2068" w:rsidRDefault="001D07BE" w:rsidP="001D07BE">
      <w:pPr>
        <w:pStyle w:val="Amicarellibiblio"/>
      </w:pPr>
      <w:bookmarkStart w:id="429" w:name="_Ref353446866"/>
      <w:r w:rsidRPr="005A2068">
        <w:t>Grenier N., M. Antuono, A. Colagrossi, D. Le Touzé, B. Alessandrini; 2009; An Hamiltonian interface SPH formulation for multi-fluid and free surface flows. Journal of Computational Physics, 228:8380–8393.</w:t>
      </w:r>
      <w:bookmarkEnd w:id="429"/>
    </w:p>
    <w:p w:rsidR="00635928" w:rsidRPr="005D00D6" w:rsidRDefault="00635928" w:rsidP="00FB5588">
      <w:pPr>
        <w:pStyle w:val="Amicarellibiblio"/>
        <w:rPr>
          <w:lang w:val="it-IT"/>
        </w:rPr>
      </w:pPr>
      <w:bookmarkStart w:id="430" w:name="_Ref520297992"/>
      <w:bookmarkStart w:id="431" w:name="_Ref520297384"/>
      <w:r w:rsidRPr="005D00D6">
        <w:rPr>
          <w:lang w:val="it-IT"/>
        </w:rPr>
        <w:t>Grid Interpolator v.1.0 (RSE SpA); Amicarelli A.; FOSS; https://github.com/AndreaAmicarelliRSE/Grid_Interpolator</w:t>
      </w:r>
      <w:bookmarkEnd w:id="430"/>
    </w:p>
    <w:p w:rsidR="003D6B50" w:rsidRDefault="003D6B50" w:rsidP="00FB5588">
      <w:pPr>
        <w:pStyle w:val="Amicarellibiblio"/>
      </w:pPr>
      <w:r w:rsidRPr="003D6B50">
        <w:t>GSView (Ghostgum Software Pty Ltd)</w:t>
      </w:r>
      <w:hyperlink r:id="rId433" w:tooltip="Email to this author" w:history="1">
        <w:r w:rsidRPr="003D6B50">
          <w:t>,</w:t>
        </w:r>
      </w:hyperlink>
      <w:bookmarkStart w:id="432" w:name="corrAuthorTitle"/>
      <w:bookmarkEnd w:id="432"/>
      <w:r w:rsidRPr="003D6B50">
        <w:t xml:space="preserve"> </w:t>
      </w:r>
      <w:hyperlink r:id="rId434" w:history="1">
        <w:r w:rsidRPr="003D6B50">
          <w:t>https://www.ghostscript.com/</w:t>
        </w:r>
      </w:hyperlink>
      <w:bookmarkEnd w:id="431"/>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33" w:name="_Ref341106958"/>
      <w:bookmarkStart w:id="434" w:name="_Ref341106957"/>
      <w:r w:rsidRPr="005A2068">
        <w:t>Hashemi M.R., R. Fatehi, M.T. Manzari; 2012; A modified SPH method for simulating motion of rigid bodies in Newtonian fluid flows; International Journal of Non-Linear Mechanics, 47:626–638.</w:t>
      </w:r>
      <w:bookmarkEnd w:id="433"/>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434"/>
    </w:p>
    <w:p w:rsidR="003A7E14" w:rsidRPr="005A2068" w:rsidRDefault="003A7E14" w:rsidP="003A7E14">
      <w:pPr>
        <w:pStyle w:val="Amicarellibiblio"/>
      </w:pPr>
      <w:bookmarkStart w:id="435" w:name="_Ref341161712"/>
      <w:r w:rsidRPr="005A2068">
        <w:t>Hay A., A. Leroyer, M. Visonneau; 2006; H-adaptive Navier–Stokes simulations of free-surface flows around</w:t>
      </w:r>
      <w:bookmarkEnd w:id="435"/>
      <w:r w:rsidRPr="005A2068">
        <w:t xml:space="preserve"> moving bodies; J Mar Sci Technol, 11:1–18. </w:t>
      </w:r>
    </w:p>
    <w:p w:rsidR="003101E5" w:rsidRPr="003101E5" w:rsidRDefault="003101E5" w:rsidP="003101E5">
      <w:pPr>
        <w:pStyle w:val="Amicarellibiblio"/>
      </w:pPr>
      <w:bookmarkStart w:id="436" w:name="_Ref520905115"/>
      <w:r w:rsidRPr="003101E5">
        <w:t>Hazus-MH; 2011; Technical Manual, Multi-hazard Loss Estimation Methodology, Flood Model; Department of Homeland Security, Federal Emergency Management Agency, Mitigation Division, Washington, D.C.</w:t>
      </w:r>
      <w:bookmarkEnd w:id="436"/>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437" w:name="_Ref520905322"/>
      <w:r w:rsidRPr="006A2E7E">
        <w:t>Holmes M.; 2015; Water infrastructure vulnerability due to dependency on third party infrastructure sectors; School of Civil Engineering and Geosciences, Newcastle University, May 2015; Doctorate thesis.</w:t>
      </w:r>
      <w:bookmarkEnd w:id="437"/>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438" w:name="_Ref520298107"/>
      <w:r w:rsidRPr="004C6594">
        <w:t>Image Magick (ImageMagick Studio LLC), https://www.imagemagick.org</w:t>
      </w:r>
      <w:bookmarkEnd w:id="438"/>
    </w:p>
    <w:p w:rsidR="0041312A" w:rsidRPr="0041312A" w:rsidRDefault="0041312A" w:rsidP="0041312A">
      <w:pPr>
        <w:pStyle w:val="Amicarellibiblio"/>
      </w:pPr>
      <w:bookmarkStart w:id="439" w:name="_Ref485633420"/>
      <w:r w:rsidRPr="0041312A">
        <w:t xml:space="preserve">Intel Corporation, </w:t>
      </w:r>
      <w:hyperlink r:id="rId435" w:history="1">
        <w:r w:rsidRPr="0041312A">
          <w:t>www.intel.com</w:t>
        </w:r>
      </w:hyperlink>
      <w:bookmarkEnd w:id="439"/>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440" w:name="_Ref341107029"/>
      <w:r w:rsidRPr="005A2068">
        <w:t>Kajtar J.B.; J. J. Monaghan; 2010; On the dynamics of swimming linked bodies. European Journal of Mechanics B/Fluids, 29:377-386.</w:t>
      </w:r>
      <w:bookmarkEnd w:id="440"/>
    </w:p>
    <w:p w:rsidR="003A7E14" w:rsidRPr="005A2068" w:rsidRDefault="003A7E14" w:rsidP="003A7E14">
      <w:pPr>
        <w:pStyle w:val="Amicarellibiblio"/>
      </w:pPr>
      <w:bookmarkStart w:id="441" w:name="_Ref341107030"/>
      <w:r w:rsidRPr="005A2068">
        <w:t>Kajtar J.B.; J.J. Monaghan; 2012; On the swimming of fish like bodies near free and fixed boundaries; European Journal of Mechanics B/Fluids, 33:1–13.</w:t>
      </w:r>
      <w:bookmarkEnd w:id="441"/>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442"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436" w:history="1">
        <w:r w:rsidRPr="005A2068">
          <w:t>71</w:t>
        </w:r>
      </w:hyperlink>
      <w:r w:rsidRPr="005A2068">
        <w:t>(9): 1152–1177. DOI: 10.1002/fld.3706</w:t>
      </w:r>
      <w:bookmarkEnd w:id="442"/>
    </w:p>
    <w:p w:rsidR="004B071E" w:rsidRPr="004B071E" w:rsidRDefault="004B071E" w:rsidP="00FB5588">
      <w:pPr>
        <w:pStyle w:val="Amicarellibiblio"/>
      </w:pPr>
      <w:r w:rsidRPr="004B071E">
        <w:t xml:space="preserve">Kramer S.L.; 1996; Geotechnical Earthquake Engineering:1- 653; </w:t>
      </w:r>
      <w:hyperlink r:id="rId437" w:history="1">
        <w:r w:rsidRPr="004B071E">
          <w:t>Prentice Hall</w:t>
        </w:r>
      </w:hyperlink>
      <w:r w:rsidRPr="004B071E">
        <w:t>.</w:t>
      </w:r>
    </w:p>
    <w:p w:rsidR="004B071E" w:rsidRPr="00E77347" w:rsidRDefault="004B071E" w:rsidP="00FB5588">
      <w:pPr>
        <w:pStyle w:val="Amicarellibiblio"/>
      </w:pPr>
      <w:bookmarkStart w:id="443" w:name="_Ref448250704"/>
      <w:r w:rsidRPr="004B071E">
        <w:t xml:space="preserve">Kumar D., A.K. Patra, E.B. Pitman, H. Chi; 2013; </w:t>
      </w:r>
      <w:hyperlink r:id="rId438" w:history="1">
        <w:r w:rsidRPr="00E77347">
          <w:t>Parallel Godunov smoothed particle hydrodynamics (SPH) with improved treatment of Boundary Conditions and an application to granular flows</w:t>
        </w:r>
      </w:hyperlink>
      <w:r w:rsidRPr="00E77347">
        <w:t>; Computer Physics Communications, 184-10, 2277-2286.</w:t>
      </w:r>
      <w:bookmarkEnd w:id="443"/>
    </w:p>
    <w:p w:rsidR="00E77347" w:rsidRPr="00E77347" w:rsidRDefault="00E77347" w:rsidP="00FB5588">
      <w:pPr>
        <w:pStyle w:val="Amicarellibiblio"/>
      </w:pPr>
      <w:bookmarkStart w:id="444" w:name="_Ref520379750"/>
      <w:r w:rsidRPr="00E77347">
        <w:t>Kumaran V.; 2015; Kinetic theory for sheared granular flows; C. R. Physique 16:51-61.</w:t>
      </w:r>
      <w:bookmarkEnd w:id="444"/>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445" w:name="_Toc348440830"/>
      <w:bookmarkStart w:id="446" w:name="_Toc348440919"/>
      <w:bookmarkStart w:id="447" w:name="_Toc348441008"/>
      <w:bookmarkStart w:id="448" w:name="_Toc348441423"/>
      <w:bookmarkStart w:id="449" w:name="_Toc348453242"/>
      <w:r w:rsidRPr="003A7E14">
        <w:rPr>
          <w:lang w:val="it-IT"/>
        </w:rPr>
        <w:t xml:space="preserve">Lajeunesse E, Mangeney-Castelnau a, Vilotte JP. </w:t>
      </w:r>
      <w:r w:rsidRPr="004B071E">
        <w:t>Spreading of a granular mass on a horizontal plane. Physics of Fluids 2004; 16(7):2371, doi:10.1063/1.1736611.</w:t>
      </w:r>
      <w:bookmarkEnd w:id="445"/>
      <w:bookmarkEnd w:id="446"/>
      <w:bookmarkEnd w:id="447"/>
      <w:bookmarkEnd w:id="448"/>
      <w:bookmarkEnd w:id="449"/>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450" w:name="_Ref353447086"/>
      <w:r w:rsidRPr="005A2068">
        <w:t>Liu MB, Liu GR.; 2010; Smoothed Particle Hydrodynamics (SPH): an Overview and Recent Developments; Arch Comput Methods Eng, 17:25–76.</w:t>
      </w:r>
      <w:bookmarkEnd w:id="450"/>
    </w:p>
    <w:p w:rsidR="001D07BE" w:rsidRPr="005A2068" w:rsidRDefault="001D07BE" w:rsidP="001D07BE">
      <w:pPr>
        <w:pStyle w:val="Amicarellibiblio"/>
      </w:pPr>
      <w:bookmarkStart w:id="451" w:name="_Ref353447176"/>
      <w:r w:rsidRPr="005A2068">
        <w:t>Liu M.B., G.R. Liu, K.Y. Lam; 2003; Constructing smoothing functions in smoothed particle hydrodynamics with applications; Journal of Computational and Applied Mathematics, 155:263-284.</w:t>
      </w:r>
      <w:bookmarkEnd w:id="451"/>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452"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452"/>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453" w:name="_Toc348440831"/>
      <w:bookmarkStart w:id="454" w:name="_Toc348440920"/>
      <w:bookmarkStart w:id="455" w:name="_Toc348441009"/>
      <w:bookmarkStart w:id="456" w:name="_Toc348441424"/>
      <w:bookmarkStart w:id="457" w:name="_Toc348453243"/>
      <w:r w:rsidRPr="004B071E">
        <w:t>Lube G, Huppert HE, Sparks RSJ, Hallworth Ma. Axisymmetric collapses of granular columns. Journal of Fluid Mechanics, Jun 2004; 508:175–199, doi:10.1017/S0022112004009036.</w:t>
      </w:r>
      <w:bookmarkEnd w:id="453"/>
      <w:bookmarkEnd w:id="454"/>
      <w:bookmarkEnd w:id="455"/>
      <w:bookmarkEnd w:id="456"/>
      <w:bookmarkEnd w:id="457"/>
    </w:p>
    <w:p w:rsidR="004B071E" w:rsidRPr="005D00D6" w:rsidRDefault="004B071E" w:rsidP="00FB5588">
      <w:pPr>
        <w:pStyle w:val="Amicarellibiblio"/>
      </w:pPr>
      <w:bookmarkStart w:id="458"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458"/>
    </w:p>
    <w:p w:rsidR="0093217A" w:rsidRPr="005D00D6" w:rsidRDefault="0093217A" w:rsidP="00FB5588">
      <w:pPr>
        <w:pStyle w:val="Amicarellibiblio"/>
      </w:pPr>
      <w:bookmarkStart w:id="459" w:name="_Ref520906215"/>
      <w:bookmarkStart w:id="460" w:name="_Ref447811118"/>
      <w:r w:rsidRPr="005D00D6">
        <w:t>Maliszewski P., C. Perrings; 2012; Factors in the resilience of electrical power distribution infrastructures; Applied Geography, 32:668-679.</w:t>
      </w:r>
      <w:bookmarkEnd w:id="459"/>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227-311.</w:t>
      </w:r>
      <w:bookmarkEnd w:id="460"/>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461" w:name="_Ref341105325"/>
      <w:r w:rsidRPr="003A7E14">
        <w:rPr>
          <w:lang w:val="fr-FR"/>
        </w:rPr>
        <w:t xml:space="preserve">Marongiu J.C.; F. Leboeuf, J. </w:t>
      </w:r>
      <w:hyperlink r:id="rId439" w:history="1">
        <w:r w:rsidRPr="005A2068">
          <w:t>C</w:t>
        </w:r>
      </w:hyperlink>
      <w:r w:rsidRPr="005A2068">
        <w:t xml:space="preserve">aro, E. Parkinson; 2010; Free surface flows simulations in Pelton turbines using an hybrid SPH-ALE method; </w:t>
      </w:r>
      <w:hyperlink r:id="rId440" w:history="1">
        <w:r w:rsidRPr="005A2068">
          <w:t>J. Hydraul. Res.</w:t>
        </w:r>
      </w:hyperlink>
      <w:r w:rsidRPr="005A2068">
        <w:t>, 47:40–49.</w:t>
      </w:r>
      <w:bookmarkEnd w:id="461"/>
      <w:r w:rsidRPr="005A2068">
        <w:t xml:space="preserve"> </w:t>
      </w:r>
    </w:p>
    <w:p w:rsidR="004B071E" w:rsidRPr="00EC4C35" w:rsidRDefault="004B071E" w:rsidP="00FB5588">
      <w:pPr>
        <w:pStyle w:val="Amicarellibiblio"/>
      </w:pPr>
      <w:r w:rsidRPr="004B071E">
        <w:t xml:space="preserve">Marongiu J.C., F. Leboeuf, E. Parkinson; 2007; </w:t>
      </w:r>
      <w:hyperlink r:id="rId441"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462" w:name="_Ref520379157"/>
      <w:bookmarkStart w:id="463"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462"/>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463"/>
    </w:p>
    <w:p w:rsidR="0065632F" w:rsidRDefault="0065632F" w:rsidP="00FB5588">
      <w:pPr>
        <w:pStyle w:val="Amicarellibiblio"/>
      </w:pPr>
      <w:bookmarkStart w:id="464" w:name="_Ref355102506"/>
      <w:r w:rsidRPr="005A2068">
        <w:t>Marrone S, Colagrossi A, Antuono M, Lugni C, Tulin M.P.: 2011; A 2D+t SPH model to study the breaking wave pattern generated by fast ships; Journal of Fluids and Structures, 27:1199-1215.</w:t>
      </w:r>
      <w:bookmarkEnd w:id="464"/>
    </w:p>
    <w:p w:rsidR="001D07BE" w:rsidRPr="005D00D6" w:rsidRDefault="001D07BE" w:rsidP="00FB5588">
      <w:pPr>
        <w:pStyle w:val="Amicarellibiblio"/>
      </w:pPr>
      <w:bookmarkStart w:id="465" w:name="_Ref353453319"/>
      <w:r w:rsidRPr="005A2068">
        <w:t xml:space="preserve">Maurel B., S. Potapov, J. Fabis, A. Combescure; 2009; </w:t>
      </w:r>
      <w:hyperlink r:id="rId442"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465"/>
      <w:r w:rsidRPr="005D00D6">
        <w:t xml:space="preserve"> </w:t>
      </w:r>
    </w:p>
    <w:p w:rsidR="001D07BE" w:rsidRPr="005D00D6" w:rsidRDefault="001D07BE" w:rsidP="00FB5588">
      <w:pPr>
        <w:pStyle w:val="Amicarellibiblio"/>
      </w:pPr>
      <w:bookmarkStart w:id="466" w:name="_Ref392147289"/>
      <w:r w:rsidRPr="005D00D6">
        <w:t>Mayrhofer A., B.D. Rogers, D. Violeau, M. Ferrand; 2013; Investigation of wall bounded flows using SPH and the uni fied semi-analytical wall boundary conditions; Computer Physics Communications, 184: 2515–2527.</w:t>
      </w:r>
      <w:bookmarkEnd w:id="466"/>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467" w:name="_Ref510167128"/>
      <w:bookmarkStart w:id="468"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467"/>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468"/>
    </w:p>
    <w:p w:rsidR="00FB5588" w:rsidRPr="005D00D6" w:rsidRDefault="00FB5588" w:rsidP="00FB5588">
      <w:pPr>
        <w:pStyle w:val="Amicarellibiblio"/>
      </w:pPr>
      <w:bookmarkStart w:id="469" w:name="_Ref392881894"/>
      <w:r w:rsidRPr="005D00D6">
        <w:t>Molteni D., A. Colagrossi; 2009; A simple procedure to improve the pressure evaluation in hydrodynamic context using the SPH; Computer Physics Communications, 180:861–872.</w:t>
      </w:r>
      <w:bookmarkEnd w:id="469"/>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470" w:name="_Ref341105676"/>
      <w:r w:rsidRPr="005D00D6">
        <w:t xml:space="preserve">Monaghan JJ. Smoothed particle hydrodynamics; 2005; Rep. Prog. </w:t>
      </w:r>
      <w:r w:rsidRPr="003B63B4">
        <w:rPr>
          <w:lang w:val="it-IT"/>
        </w:rPr>
        <w:t>Phys., 68:1703–1759.</w:t>
      </w:r>
      <w:bookmarkEnd w:id="470"/>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471" w:name="_Ref355093271"/>
      <w:r w:rsidRPr="005A2068">
        <w:t>Monaghan J.J., J.B. Kajtar; 2009; SPH particle boundary forces for arbitrary boundaries. Computer Physics Communications, 180:1811–1820.</w:t>
      </w:r>
      <w:bookmarkEnd w:id="471"/>
    </w:p>
    <w:p w:rsidR="00614AF7" w:rsidRPr="005A2068" w:rsidRDefault="00614AF7" w:rsidP="00614AF7">
      <w:pPr>
        <w:pStyle w:val="Amicarellibiblio"/>
      </w:pPr>
      <w:bookmarkStart w:id="472" w:name="_Ref341106801"/>
      <w:r w:rsidRPr="005A2068">
        <w:t>Monaghan J.J., A. Kos, N. Issa; 2003; Fluid motion generated by impact; Journal of Waterway, Port, Coastal and Ocean</w:t>
      </w:r>
      <w:bookmarkEnd w:id="472"/>
      <w:r w:rsidRPr="005A2068">
        <w:t xml:space="preserve"> Engineering, 129:250–259.</w:t>
      </w:r>
    </w:p>
    <w:p w:rsidR="004B071E" w:rsidRPr="004B071E" w:rsidRDefault="008D1C69" w:rsidP="00FB5588">
      <w:pPr>
        <w:pStyle w:val="Amicarellibiblio"/>
      </w:pPr>
      <w:hyperlink r:id="rId443" w:tooltip="Show Author Details" w:history="1">
        <w:r w:rsidR="004B071E" w:rsidRPr="004B071E">
          <w:t>Monaghan J.J.</w:t>
        </w:r>
      </w:hyperlink>
      <w:r w:rsidR="004B071E" w:rsidRPr="004B071E">
        <w:t>, A. Raflee</w:t>
      </w:r>
      <w:hyperlink r:id="rId444" w:tooltip="Show Author Details" w:history="1">
        <w:r w:rsidR="004B071E" w:rsidRPr="004B071E">
          <w:t>;</w:t>
        </w:r>
      </w:hyperlink>
      <w:r w:rsidR="004B071E" w:rsidRPr="004B071E">
        <w:t xml:space="preserve"> 2013; A simple SPH algorithm for multi-fluid flow with high density ratios; </w:t>
      </w:r>
      <w:hyperlink r:id="rId445"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473" w:name="_Ref449949176"/>
      <w:r w:rsidRPr="004B071E">
        <w:t>Morrison F. A.; 2013; An Introduction to Fluid Mechanics, Cambridge University Press, New York.</w:t>
      </w:r>
      <w:bookmarkEnd w:id="473"/>
    </w:p>
    <w:p w:rsidR="004B071E" w:rsidRPr="004B071E" w:rsidRDefault="008D1C69" w:rsidP="00FB5588">
      <w:pPr>
        <w:pStyle w:val="Amicarellibiblio"/>
      </w:pPr>
      <w:hyperlink r:id="rId446" w:history="1">
        <w:r w:rsidR="004B071E" w:rsidRPr="00CB7669">
          <w:rPr>
            <w:lang w:val="fr-FR"/>
          </w:rPr>
          <w:t>Moulinec C</w:t>
        </w:r>
      </w:hyperlink>
      <w:r w:rsidR="004B071E" w:rsidRPr="00CB7669">
        <w:rPr>
          <w:lang w:val="fr-FR"/>
        </w:rPr>
        <w:t xml:space="preserve">., R.Issa, J.C. </w:t>
      </w:r>
      <w:hyperlink r:id="rId447" w:history="1">
        <w:r w:rsidR="004B071E" w:rsidRPr="004B071E">
          <w:t>Marongiu</w:t>
        </w:r>
      </w:hyperlink>
      <w:r w:rsidR="004B071E" w:rsidRPr="004B071E">
        <w:t xml:space="preserve">, D. </w:t>
      </w:r>
      <w:hyperlink r:id="rId448" w:history="1">
        <w:r w:rsidR="004B071E" w:rsidRPr="004B071E">
          <w:t>Violeau</w:t>
        </w:r>
      </w:hyperlink>
      <w:r w:rsidR="004B071E" w:rsidRPr="004B071E">
        <w:t>; “Parallel 3-D SPH simulations”; CMES-COMPUTER MODELING IN ENGINEERING &amp; SCIENCES, 25-3 (2008) , 133-147.</w:t>
      </w:r>
    </w:p>
    <w:p w:rsidR="004B071E" w:rsidRDefault="008D1C69" w:rsidP="00FB5588">
      <w:pPr>
        <w:pStyle w:val="Amicarellibiblio"/>
      </w:pPr>
      <w:hyperlink r:id="rId449" w:history="1">
        <w:r w:rsidR="004B071E" w:rsidRPr="004B071E">
          <w:t>Nestor</w:t>
        </w:r>
      </w:hyperlink>
      <w:r w:rsidR="004B071E" w:rsidRPr="004B071E">
        <w:t xml:space="preserve"> R.M., </w:t>
      </w:r>
      <w:hyperlink r:id="rId450" w:history="1">
        <w:r w:rsidR="004B071E" w:rsidRPr="004B071E">
          <w:t>N.J. Quinlan</w:t>
        </w:r>
      </w:hyperlink>
      <w:r w:rsidR="004B071E" w:rsidRPr="004B071E">
        <w:t xml:space="preserve">; 2013; Application of the meshless finite volume particle method to flow-induced motion of a rigid body; </w:t>
      </w:r>
      <w:hyperlink r:id="rId451" w:tooltip="Go to Computers &amp; Fluids on ScienceDirect" w:history="1">
        <w:r w:rsidR="004B071E" w:rsidRPr="004B071E">
          <w:t>Computers &amp; Fluids</w:t>
        </w:r>
      </w:hyperlink>
      <w:r w:rsidR="004B071E" w:rsidRPr="004B071E">
        <w:t xml:space="preserve">, </w:t>
      </w:r>
      <w:hyperlink r:id="rId452"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474"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474"/>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475" w:name="_Ref341106852"/>
      <w:r w:rsidRPr="005A2068">
        <w:t>Omidvar P., P.K. Stansby, B.D. Rogers; 2012; SPH for 3D floating bodies using variable mass particle distribution; International Journal for Numerical Methods in Fluids, 72(4):427-452; DOI: 10.1002/fld.3749</w:t>
      </w:r>
      <w:bookmarkEnd w:id="475"/>
    </w:p>
    <w:p w:rsidR="003A7E14" w:rsidRPr="005A2068" w:rsidRDefault="003A7E14" w:rsidP="003A7E14">
      <w:pPr>
        <w:pStyle w:val="Amicarellibiblio"/>
      </w:pPr>
      <w:bookmarkStart w:id="476"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476"/>
    </w:p>
    <w:p w:rsidR="007F28CF" w:rsidRPr="005A2068" w:rsidRDefault="007F28CF" w:rsidP="007F28CF">
      <w:pPr>
        <w:pStyle w:val="Amicarellibiblio"/>
      </w:pPr>
      <w:bookmarkStart w:id="477" w:name="_Ref341107075"/>
      <w:r w:rsidRPr="005A2068">
        <w:t>Oger G., M. Doring, B. Alessandrini, P. Ferrant; 2006; Impulse-based rigid body interaction</w:t>
      </w:r>
      <w:bookmarkEnd w:id="477"/>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478" w:name="_Ref520296263"/>
      <w:bookmarkStart w:id="479" w:name="_Ref520292527"/>
      <w:r w:rsidRPr="00903A00">
        <w:t>OpenFOAM (OpenCFD Ltd), https://github.com/OpenFOAM/OpenFOAM-dev, https://github.com/isoAdvector/isoAdvector</w:t>
      </w:r>
      <w:bookmarkEnd w:id="478"/>
    </w:p>
    <w:p w:rsidR="0079794E" w:rsidRPr="0079794E" w:rsidRDefault="0079794E" w:rsidP="00FB5588">
      <w:pPr>
        <w:pStyle w:val="Amicarellibiblio"/>
      </w:pPr>
      <w:r w:rsidRPr="0079794E">
        <w:t>Paraview (Kitware), https://github.com/Kitware/ParaView</w:t>
      </w:r>
      <w:bookmarkEnd w:id="479"/>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480" w:name="_Ref392152861"/>
      <w:bookmarkStart w:id="481" w:name="_Ref341167074"/>
      <w:r w:rsidRPr="005A2068">
        <w:t>Patel M.H., R. Vignjevic, J.C.  Campbell;  2009; An SPH Technique for Evaluating the Behaviour of Ships In Extreme Ocean Waves; International Journal of Maritime Engineering, 151:39-47.</w:t>
      </w:r>
      <w:bookmarkEnd w:id="480"/>
      <w:r w:rsidRPr="005A2068">
        <w:t xml:space="preserve"> </w:t>
      </w:r>
    </w:p>
    <w:p w:rsidR="001D07BE" w:rsidRPr="005A2068" w:rsidRDefault="001D07BE" w:rsidP="001D07BE">
      <w:pPr>
        <w:pStyle w:val="Amicarellibiblio"/>
      </w:pPr>
      <w:bookmarkStart w:id="482" w:name="_Ref341167488"/>
      <w:r w:rsidRPr="005A2068">
        <w:t>Pastor M., B. Haddad, G. Sorbino, S. Cuomo, V. Drempetic; 2009; A depth-integrated, coupled SPH model for flow-like landslides and related phenomena; Int. J. Numer. Anal. Meth. Geomech., 33:143–172.</w:t>
      </w:r>
      <w:bookmarkEnd w:id="482"/>
    </w:p>
    <w:bookmarkEnd w:id="481"/>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483" w:name="_Ref520295993"/>
      <w:r w:rsidRPr="00EC7AD1">
        <w:rPr>
          <w:lang w:val="it-IT"/>
        </w:rPr>
        <w:t>ply2SPHERA_perimeter v.1.0 (RSE SpA); Amicarelli A.; FOSS; https://github.com/AndreaAmicarelliRSE/ply2SPHERA_perimeter</w:t>
      </w:r>
      <w:bookmarkEnd w:id="483"/>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484" w:name="_Ref392885315"/>
      <w:r w:rsidRPr="005A2068">
        <w:t xml:space="preserve">Price, D.J.; 2012; </w:t>
      </w:r>
      <w:hyperlink r:id="rId453" w:history="1">
        <w:r w:rsidRPr="005A2068">
          <w:t>Smoothed Particle Hydrodynamics and Magnetohydrodynamics</w:t>
        </w:r>
      </w:hyperlink>
      <w:r w:rsidRPr="005A2068">
        <w:t>; J. Comp. Phys., 231(3): 759-794.</w:t>
      </w:r>
      <w:bookmarkEnd w:id="484"/>
    </w:p>
    <w:bookmarkStart w:id="485"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454" w:history="1">
        <w:r w:rsidRPr="005A2068">
          <w:t>Federrath</w:t>
        </w:r>
      </w:hyperlink>
      <w:r w:rsidRPr="005A2068">
        <w:t>; 2010; A comparison between grid and particle methods on the statistics of driven, supersonic, isothermal turbulence; Monthly Notices of the Royal Astronomical Society, 406(3):1659-1674.</w:t>
      </w:r>
      <w:bookmarkEnd w:id="485"/>
    </w:p>
    <w:p w:rsidR="004B071E" w:rsidRDefault="004B071E" w:rsidP="00FB5588">
      <w:pPr>
        <w:pStyle w:val="Amicarellibiblio"/>
      </w:pPr>
      <w:bookmarkStart w:id="486" w:name="_Ref449700759"/>
      <w:r w:rsidRPr="004B071E">
        <w:t xml:space="preserve">Price, D.J., J.J. Monaghan; 2007; </w:t>
      </w:r>
      <w:hyperlink r:id="rId455" w:history="1">
        <w:r w:rsidRPr="004B071E">
          <w:t>An energy conserving formalism for adaptive gravitational force softening in SPH and N-body codes</w:t>
        </w:r>
      </w:hyperlink>
      <w:r w:rsidRPr="004B071E">
        <w:t>; MNRAS, 374, 1347-1358.</w:t>
      </w:r>
      <w:bookmarkEnd w:id="486"/>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487" w:name="_Ref449706167"/>
      <w:r w:rsidRPr="005C72CA">
        <w:t>Randles R. W., L.D. Libertsky; 1996; Smoothed Particle Hydrodynamics. Some recent improvements and applications; Comput. Methods Appl. Mech. Engrg., 139:375-408.</w:t>
      </w:r>
      <w:bookmarkEnd w:id="487"/>
    </w:p>
    <w:p w:rsidR="002E52A9" w:rsidRDefault="002E52A9" w:rsidP="00FB5588">
      <w:pPr>
        <w:pStyle w:val="Amicarellibiblio"/>
      </w:pPr>
      <w:bookmarkStart w:id="488" w:name="_Ref520906464"/>
      <w:r w:rsidRPr="002E52A9">
        <w:t>Reed D.; 2008; Electric utility distribution analysis for extreme winds; Journal of wind engineering and industrial aerodynamics, 96(1):123-140.</w:t>
      </w:r>
      <w:bookmarkEnd w:id="488"/>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489"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489"/>
    </w:p>
    <w:p w:rsidR="004B071E" w:rsidRPr="008F6E4C" w:rsidRDefault="004B071E" w:rsidP="00FB5588">
      <w:pPr>
        <w:pStyle w:val="Amicarellibiblio"/>
      </w:pPr>
      <w:bookmarkStart w:id="490" w:name="_Toc348440832"/>
      <w:bookmarkStart w:id="491" w:name="_Toc348440921"/>
      <w:bookmarkStart w:id="492" w:name="_Toc348441010"/>
      <w:bookmarkStart w:id="493" w:name="_Toc348441425"/>
      <w:bookmarkStart w:id="494"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490"/>
      <w:bookmarkEnd w:id="491"/>
      <w:bookmarkEnd w:id="492"/>
      <w:bookmarkEnd w:id="493"/>
      <w:bookmarkEnd w:id="494"/>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495" w:name="_Ref520368768"/>
      <w:r w:rsidRPr="008F6E4C">
        <w:t>Scalasca (Forschungszentrum Jülich &amp; TU Darmstadt), http://www.scalasca.org/</w:t>
      </w:r>
      <w:bookmarkEnd w:id="495"/>
    </w:p>
    <w:p w:rsidR="00116C36" w:rsidRDefault="00116C36" w:rsidP="00FB5588">
      <w:pPr>
        <w:pStyle w:val="Amicarellibiblio"/>
      </w:pPr>
      <w:bookmarkStart w:id="496" w:name="_Ref520379408"/>
      <w:r w:rsidRPr="00116C36">
        <w:t>Schaeffer D.G.; 1987; Instability in the Evolution Equations Describing Incompressible Granular Flow; Journal of Differential Equations, 66:19-50.</w:t>
      </w:r>
      <w:bookmarkEnd w:id="496"/>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497" w:name="_Ref449949045"/>
      <w:r w:rsidRPr="004B071E">
        <w:t>Seminara, G., L. Solari, G. Parker; 2002; Bed load at low Shields stress on arbitrarily sloping beds: Failure of the Bagnold hypothesis: Water Resour. Res. 38(11): 1249, doi:10.1029/2001WR000681.</w:t>
      </w:r>
      <w:bookmarkEnd w:id="497"/>
    </w:p>
    <w:p w:rsidR="003A7E14" w:rsidRPr="005A2068" w:rsidRDefault="003A7E14" w:rsidP="003A7E14">
      <w:pPr>
        <w:pStyle w:val="Amicarellibiblio"/>
      </w:pPr>
      <w:bookmarkStart w:id="498" w:name="_Ref341105412"/>
      <w:r w:rsidRPr="005A2068">
        <w:t>Seungtaik O., K. Younghee, R. Byung-Seok; 2009; Impulse-based Boundary Force (IBF). Computer, animation and virtual worlds, 20:215–224.</w:t>
      </w:r>
      <w:bookmarkEnd w:id="498"/>
    </w:p>
    <w:p w:rsidR="00A3103F" w:rsidRPr="005A2068" w:rsidRDefault="00A3103F" w:rsidP="00A3103F">
      <w:pPr>
        <w:pStyle w:val="Amicarellibiblio"/>
      </w:pPr>
      <w:bookmarkStart w:id="499" w:name="_Ref353447499"/>
      <w:r w:rsidRPr="005A2068">
        <w:t>Shao J.R., H.Q. Li, G.R. Liu, M.B. Liu; 2012; An improved SPH method for modeling liquid sloshing dynamics; Computers and Structures, 100-101:18–26.</w:t>
      </w:r>
      <w:bookmarkEnd w:id="499"/>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00"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456" w:history="1">
        <w:r w:rsidR="00883CCE" w:rsidRPr="00355092">
          <w:rPr>
            <w:lang w:val="it-IT"/>
          </w:rPr>
          <w:t>https://github.com/AndreaAmicarelliRSE/SPHERA</w:t>
        </w:r>
      </w:hyperlink>
      <w:bookmarkEnd w:id="500"/>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01"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457" w:history="1">
        <w:r w:rsidRPr="005A2068">
          <w:t>Zech</w:t>
        </w:r>
      </w:hyperlink>
      <w:r w:rsidRPr="005A2068">
        <w:t xml:space="preserve">; 2007; Experimental study of dam-break flow against an isolated obstacle; </w:t>
      </w:r>
      <w:hyperlink r:id="rId458" w:history="1">
        <w:r w:rsidRPr="005A2068">
          <w:t>Journal of Hydraulic Research</w:t>
        </w:r>
      </w:hyperlink>
      <w:r w:rsidRPr="005A2068">
        <w:t>, 45(Supplement 1):27-36.</w:t>
      </w:r>
      <w:bookmarkEnd w:id="501"/>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02" w:name="_Ref448250470"/>
      <w:r w:rsidRPr="004B071E">
        <w:t>Souto-Iglesias A., L. Delorme, L. Pérez-Rojas, S. Abril-Pérez; 2006; Liquid moment amplitude assessment in sloshing type problems with smooth particle hydrodynamics; Ocean Engineering, 33, 1462–1484.</w:t>
      </w:r>
      <w:bookmarkEnd w:id="502"/>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03" w:name="_Ref353447624"/>
      <w:r w:rsidRPr="005A2068">
        <w:t>Souto Iglesias A., L. Perez Rojas, R.Z. Rodriguez; 2004 ; Simulation of anti-roll tanks and sloshing type</w:t>
      </w:r>
      <w:bookmarkEnd w:id="503"/>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04" w:name="_Ref520279298"/>
      <w:r w:rsidRPr="00665FCE">
        <w:t xml:space="preserve">SRTM3/DTED1 (USGS); </w:t>
      </w:r>
      <w:hyperlink r:id="rId459" w:history="1">
        <w:r w:rsidRPr="00665FCE">
          <w:t>http://earthexplorer.usgs.gov/</w:t>
        </w:r>
      </w:hyperlink>
      <w:bookmarkEnd w:id="504"/>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460"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461"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8D1C69" w:rsidP="00FB5588">
      <w:pPr>
        <w:pStyle w:val="Amicarellibiblio"/>
      </w:pPr>
      <w:hyperlink r:id="rId462" w:history="1">
        <w:r w:rsidR="004B071E" w:rsidRPr="004B071E">
          <w:t>Torti</w:t>
        </w:r>
      </w:hyperlink>
      <w:r w:rsidR="004B071E" w:rsidRPr="004B071E">
        <w:t xml:space="preserve"> E., </w:t>
      </w:r>
      <w:hyperlink r:id="rId463" w:history="1">
        <w:r w:rsidR="004B071E" w:rsidRPr="004B071E">
          <w:t>S. Sibilla</w:t>
        </w:r>
      </w:hyperlink>
      <w:r w:rsidR="004B071E" w:rsidRPr="004B071E">
        <w:t xml:space="preserve">, </w:t>
      </w:r>
      <w:hyperlink r:id="rId464" w:history="1">
        <w:r w:rsidR="004B071E" w:rsidRPr="004B071E">
          <w:t>M. Raboni</w:t>
        </w:r>
      </w:hyperlink>
      <w:r w:rsidR="004B071E" w:rsidRPr="004B071E">
        <w:t xml:space="preserve">; 2013; An Eulerian–Lagrangian method for the simulation of the oxygen concentration dissolved by a two-phase turbulent jet system; </w:t>
      </w:r>
      <w:hyperlink r:id="rId465" w:tooltip="Go to Computers &amp; Structures on ScienceDirect" w:history="1">
        <w:r w:rsidR="004B071E" w:rsidRPr="004B071E">
          <w:t>Computers &amp; Structures</w:t>
        </w:r>
      </w:hyperlink>
      <w:r w:rsidR="004B071E" w:rsidRPr="004B071E">
        <w:t xml:space="preserve">, </w:t>
      </w:r>
      <w:hyperlink r:id="rId466"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05" w:name="_Ref520371203"/>
      <w:r w:rsidRPr="00AA5D0A">
        <w:t>TotalView (Rogue Wave Software), https://www.roguewave.com/products-services/totalview</w:t>
      </w:r>
      <w:bookmarkEnd w:id="505"/>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06" w:name="_Ref353454870"/>
      <w:r w:rsidRPr="005A2068">
        <w:t xml:space="preserve">Vacondio R, Rogers BD, Stansby PK, Mignosa P, Feldman J.; 2013; Variable resolution for SPH: a dynamic particle coalescing and splitting scheme; Comput. Methods Appl. Mech. Engrg., 256:132-148, doi: </w:t>
      </w:r>
      <w:hyperlink r:id="rId467" w:history="1">
        <w:r w:rsidRPr="005A2068">
          <w:t>http://dx.doi.org/10.1016/j.cma.2012.12.014</w:t>
        </w:r>
      </w:hyperlink>
      <w:bookmarkEnd w:id="506"/>
    </w:p>
    <w:p w:rsidR="0065632F" w:rsidRDefault="0065632F" w:rsidP="0065632F">
      <w:pPr>
        <w:pStyle w:val="Amicarellibiblio"/>
      </w:pPr>
      <w:bookmarkStart w:id="507" w:name="_Ref353451683"/>
      <w:r w:rsidRPr="005A2068">
        <w:t>Vacondio R, Rogers BD, Stansby P, Mignosa P.; 2012; SPH Modeling of Shallow Flow with Open Boundaries for Practical Flood Simulation; J.</w:t>
      </w:r>
      <w:r w:rsidRPr="00FB5588">
        <w:t xml:space="preserve"> Hydraul. Eng., 138(6):530–541.</w:t>
      </w:r>
      <w:bookmarkEnd w:id="507"/>
      <w:r w:rsidRPr="00FB5588">
        <w:t xml:space="preserve"> </w:t>
      </w:r>
    </w:p>
    <w:p w:rsidR="00034CDC" w:rsidRDefault="00034CDC" w:rsidP="003A7E14">
      <w:pPr>
        <w:pStyle w:val="Amicarellibiblio"/>
      </w:pPr>
      <w:bookmarkStart w:id="508" w:name="_Ref520298892"/>
      <w:bookmarkStart w:id="509" w:name="_Ref414546693"/>
      <w:r w:rsidRPr="00034CDC">
        <w:t>Valgrind (Valgrind Developers), http://valgrind.org/</w:t>
      </w:r>
      <w:bookmarkEnd w:id="508"/>
    </w:p>
    <w:p w:rsidR="003A7E14" w:rsidRPr="005A2068" w:rsidRDefault="008D1C69" w:rsidP="003A7E14">
      <w:pPr>
        <w:pStyle w:val="Amicarellibiblio"/>
      </w:pPr>
      <w:hyperlink r:id="rId468"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469" w:tooltip="Go to the information page for this source" w:history="1">
        <w:r w:rsidR="003A7E14" w:rsidRPr="005A2068">
          <w:t>Physics of Fluids</w:t>
        </w:r>
      </w:hyperlink>
      <w:r w:rsidR="003A7E14" w:rsidRPr="005A2068">
        <w:t>, 24(3), Article number 035107.</w:t>
      </w:r>
      <w:bookmarkEnd w:id="509"/>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10" w:name="_Ref449947422"/>
      <w:r w:rsidRPr="004B071E">
        <w:t>Van Rijn L.C.; 1993; Principles of sediment transport in rivers, estuaries, and coastal seas; Aqua Publications.</w:t>
      </w:r>
      <w:bookmarkEnd w:id="510"/>
    </w:p>
    <w:p w:rsidR="0065632F" w:rsidRDefault="0065632F" w:rsidP="0065632F">
      <w:pPr>
        <w:pStyle w:val="Amicarellibiblio"/>
      </w:pPr>
      <w:bookmarkStart w:id="511" w:name="_Ref353451977"/>
      <w:r w:rsidRPr="005A2068">
        <w:t>Vaughan G.L.; 2009; The SPH equations for fluids. International Journal for Numerical Methods in Engineering, 79:1392–1418.</w:t>
      </w:r>
      <w:bookmarkEnd w:id="511"/>
      <w:r w:rsidRPr="005A2068">
        <w:t xml:space="preserve"> </w:t>
      </w:r>
    </w:p>
    <w:p w:rsidR="001D07BE" w:rsidRDefault="001D07BE" w:rsidP="001D07BE">
      <w:pPr>
        <w:pStyle w:val="Amicarellibiblio"/>
      </w:pPr>
      <w:bookmarkStart w:id="512" w:name="_Ref341105485"/>
      <w:r w:rsidRPr="005A2068">
        <w:t>Vila J.P.; 1999; On particle weighted methods and Smooth Particle Hydrodynamics; Mathematical Models and Methods in Applied Sciences, 9(2):161-209.</w:t>
      </w:r>
      <w:bookmarkEnd w:id="512"/>
    </w:p>
    <w:p w:rsidR="003A7E14" w:rsidRPr="004B071E" w:rsidRDefault="003A7E14" w:rsidP="003A7E14">
      <w:pPr>
        <w:pStyle w:val="Amicarellibiblio"/>
      </w:pPr>
      <w:r w:rsidRPr="004B071E">
        <w:t>Violeau D.; 2012; Fluid mechanics and the SPH method: theory and applications. Oxford University Press, Oxford.</w:t>
      </w:r>
    </w:p>
    <w:bookmarkStart w:id="513"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513"/>
    </w:p>
    <w:p w:rsidR="009B0157" w:rsidRPr="009B0157" w:rsidRDefault="009B0157" w:rsidP="009B0157">
      <w:pPr>
        <w:pStyle w:val="Amicarellibiblio"/>
      </w:pPr>
      <w:bookmarkStart w:id="514" w:name="_Ref485728379"/>
      <w:r w:rsidRPr="009B0157">
        <w:t>Virtual Dub (Avery Lee), http://www.virtualdub.org/</w:t>
      </w:r>
      <w:bookmarkEnd w:id="514"/>
    </w:p>
    <w:p w:rsidR="004B071E" w:rsidRDefault="004B071E" w:rsidP="00FB5588">
      <w:pPr>
        <w:pStyle w:val="Amicarellibiblio"/>
      </w:pPr>
      <w:r w:rsidRPr="004B071E">
        <w:lastRenderedPageBreak/>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15" w:name="_Ref341162248"/>
      <w:r w:rsidRPr="005A2068">
        <w:t>Xu L., A.W. Troesch, R. Petterson; 1998; Asymmetric hydrodynamic impact and dynamic response of vessels; Proceedings of 17th International Conference on Offshore Mechanics and Arctic Engineering, 98-320.</w:t>
      </w:r>
      <w:bookmarkEnd w:id="515"/>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16"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16"/>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17" w:name="_Toc447794708"/>
      <w:bookmarkStart w:id="518" w:name="_Toc447794787"/>
      <w:bookmarkStart w:id="519" w:name="_Toc447794872"/>
      <w:bookmarkStart w:id="520" w:name="_Toc447794954"/>
      <w:bookmarkStart w:id="521" w:name="_Toc447795357"/>
      <w:bookmarkStart w:id="522" w:name="_Toc447795464"/>
      <w:bookmarkStart w:id="523" w:name="_Toc521065240"/>
      <w:r w:rsidRPr="00276BBF">
        <w:rPr>
          <w:rFonts w:ascii="Book Antiqua" w:hAnsi="Book Antiqua"/>
          <w:caps/>
          <w:kern w:val="0"/>
          <w:sz w:val="24"/>
          <w:szCs w:val="24"/>
        </w:rPr>
        <w:lastRenderedPageBreak/>
        <w:t>GNU Free Documentation License</w:t>
      </w:r>
      <w:bookmarkEnd w:id="517"/>
      <w:bookmarkEnd w:id="518"/>
      <w:bookmarkEnd w:id="519"/>
      <w:bookmarkEnd w:id="520"/>
      <w:bookmarkEnd w:id="521"/>
      <w:bookmarkEnd w:id="522"/>
      <w:bookmarkEnd w:id="523"/>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RSE SpA" w:date="2018-08-03T10:35:00Z" w:initials=".">
    <w:p w:rsidR="00355018" w:rsidRDefault="00355018">
      <w:pPr>
        <w:pStyle w:val="Testocommento"/>
      </w:pPr>
      <w:r>
        <w:rPr>
          <w:rStyle w:val="Rimandocommento"/>
        </w:rPr>
        <w:annotationRef/>
      </w:r>
      <w:r w:rsidR="008220E2">
        <w:t>revised part</w:t>
      </w:r>
    </w:p>
  </w:comment>
  <w:comment w:id="11" w:author="RSE SpA" w:date="2018-08-03T10:35:00Z" w:initials=".">
    <w:p w:rsidR="00355018" w:rsidRDefault="00355018">
      <w:pPr>
        <w:pStyle w:val="Testocommento"/>
      </w:pPr>
      <w:r>
        <w:rPr>
          <w:rStyle w:val="Rimandocommento"/>
        </w:rPr>
        <w:annotationRef/>
      </w:r>
      <w:r w:rsidR="008220E2">
        <w:t>new</w:t>
      </w:r>
    </w:p>
  </w:comment>
  <w:comment w:id="12" w:author="RSE SpA" w:date="2018-08-03T10:34:00Z" w:initials=".">
    <w:p w:rsidR="00355018" w:rsidRDefault="00355018">
      <w:pPr>
        <w:pStyle w:val="Testocommento"/>
      </w:pPr>
      <w:r>
        <w:rPr>
          <w:rStyle w:val="Rimandocommento"/>
        </w:rPr>
        <w:annotationRef/>
      </w:r>
      <w:r w:rsidR="008220E2">
        <w:t>new part</w:t>
      </w:r>
    </w:p>
  </w:comment>
  <w:comment w:id="46" w:author="RSE SpA" w:date="2018-08-03T10:45:00Z" w:initials=".">
    <w:p w:rsidR="00D27AFB" w:rsidRDefault="00D27AFB">
      <w:pPr>
        <w:pStyle w:val="Testocommento"/>
      </w:pPr>
      <w:r>
        <w:rPr>
          <w:rStyle w:val="Rimandocommento"/>
        </w:rPr>
        <w:annotationRef/>
      </w:r>
      <w:r w:rsidR="008220E2">
        <w:t>Figure replaced</w:t>
      </w:r>
    </w:p>
  </w:comment>
  <w:comment w:id="48" w:author="RSE SpA" w:date="2018-08-03T11:02:00Z" w:initials=".">
    <w:p w:rsidR="00E62416" w:rsidRDefault="00E62416">
      <w:pPr>
        <w:pStyle w:val="Testocommento"/>
      </w:pPr>
      <w:r>
        <w:rPr>
          <w:rStyle w:val="Rimandocommento"/>
        </w:rPr>
        <w:annotationRef/>
      </w:r>
      <w:r w:rsidR="008220E2">
        <w:t>image replaced</w:t>
      </w:r>
    </w:p>
  </w:comment>
  <w:comment w:id="50" w:author="RSE SpA" w:date="2018-08-03T11:03:00Z" w:initials=".">
    <w:p w:rsidR="00E62416" w:rsidRDefault="00E62416">
      <w:pPr>
        <w:pStyle w:val="Testocommento"/>
      </w:pPr>
      <w:r>
        <w:rPr>
          <w:rStyle w:val="Rimandocommento"/>
        </w:rPr>
        <w:annotationRef/>
      </w:r>
      <w:r>
        <w:t>image replaced</w:t>
      </w:r>
    </w:p>
  </w:comment>
  <w:comment w:id="52" w:author="RSE SpA" w:date="2018-08-03T11:03:00Z" w:initials=".">
    <w:p w:rsidR="00E62416" w:rsidRDefault="00E62416">
      <w:pPr>
        <w:pStyle w:val="Testocommento"/>
      </w:pPr>
      <w:r>
        <w:rPr>
          <w:rStyle w:val="Rimandocommento"/>
        </w:rPr>
        <w:annotationRef/>
      </w:r>
      <w:r>
        <w:t>image replaced</w:t>
      </w:r>
    </w:p>
  </w:comment>
  <w:comment w:id="54" w:author="RSE SpA" w:date="2018-08-03T11:03:00Z" w:initials=".">
    <w:p w:rsidR="00E62416" w:rsidRDefault="00E62416">
      <w:pPr>
        <w:pStyle w:val="Testocommento"/>
      </w:pPr>
      <w:r>
        <w:rPr>
          <w:rStyle w:val="Rimandocommento"/>
        </w:rPr>
        <w:annotationRef/>
      </w:r>
      <w:r>
        <w:t>image replaced</w:t>
      </w:r>
    </w:p>
  </w:comment>
  <w:comment w:id="56" w:author="RSE SpA" w:date="2018-08-03T11:03:00Z" w:initials=".">
    <w:p w:rsidR="00E62416" w:rsidRDefault="00E62416">
      <w:pPr>
        <w:pStyle w:val="Testocommento"/>
      </w:pPr>
      <w:r>
        <w:rPr>
          <w:rStyle w:val="Rimandocommento"/>
        </w:rPr>
        <w:annotationRef/>
      </w:r>
      <w:r>
        <w:t>image replaced</w:t>
      </w:r>
    </w:p>
  </w:comment>
  <w:comment w:id="58" w:author="RSE SpA" w:date="2018-08-03T11:03:00Z" w:initials=".">
    <w:p w:rsidR="00E62416" w:rsidRDefault="00E62416">
      <w:pPr>
        <w:pStyle w:val="Testocommento"/>
      </w:pPr>
      <w:r>
        <w:rPr>
          <w:rStyle w:val="Rimandocommento"/>
        </w:rPr>
        <w:annotationRef/>
      </w:r>
      <w:r>
        <w:t>image replaced</w:t>
      </w:r>
    </w:p>
  </w:comment>
  <w:comment w:id="61" w:author="RSE SpA" w:date="2018-08-03T11:16:00Z" w:initials=".">
    <w:p w:rsidR="003F4AE4" w:rsidRDefault="003F4AE4">
      <w:pPr>
        <w:pStyle w:val="Testocommento"/>
      </w:pPr>
      <w:r>
        <w:rPr>
          <w:rStyle w:val="Rimandocommento"/>
        </w:rPr>
        <w:annotationRef/>
      </w:r>
      <w:r w:rsidR="008220E2">
        <w:t>new part</w:t>
      </w:r>
    </w:p>
  </w:comment>
  <w:comment w:id="81" w:author="RSE SpA" w:date="2018-08-03T11:26:00Z" w:initials=".">
    <w:p w:rsidR="003F4AE4" w:rsidRDefault="003F4AE4">
      <w:pPr>
        <w:pStyle w:val="Testocommento"/>
      </w:pPr>
      <w:r>
        <w:rPr>
          <w:rStyle w:val="Rimandocommento"/>
        </w:rPr>
        <w:annotationRef/>
      </w:r>
      <w:r w:rsidR="008220E2">
        <w:t>part revised</w:t>
      </w:r>
    </w:p>
  </w:comment>
  <w:comment w:id="82" w:author="Andrea Amicarelli" w:date="2018-07-25T10:34:00Z" w:initials="Amicare.">
    <w:p w:rsidR="00116C36" w:rsidRDefault="00116C36">
      <w:pPr>
        <w:pStyle w:val="Testocommento"/>
      </w:pPr>
      <w:r>
        <w:rPr>
          <w:rStyle w:val="Rimandocommento"/>
        </w:rPr>
        <w:annotationRef/>
      </w:r>
    </w:p>
    <w:p w:rsidR="00116C36" w:rsidRPr="00FC592D" w:rsidRDefault="00116C36">
      <w:pPr>
        <w:pStyle w:val="Testocommento"/>
        <w:rPr>
          <w:lang w:val="en-GB"/>
        </w:rPr>
      </w:pPr>
      <w:r w:rsidRPr="00FC592D">
        <w:rPr>
          <w:lang w:val="en-GB"/>
        </w:rPr>
        <w:t>From a former appendix to SPHERA v.8.0 guide</w:t>
      </w:r>
    </w:p>
  </w:comment>
  <w:comment w:id="83" w:author="RSE SpA" w:date="2018-08-02T11:16:00Z" w:initials=".">
    <w:p w:rsidR="004F54AF" w:rsidRPr="005D00D6" w:rsidRDefault="00332F20">
      <w:pPr>
        <w:pStyle w:val="Testocommento"/>
        <w:rPr>
          <w:lang w:val="en-GB"/>
        </w:rPr>
      </w:pPr>
      <w:r>
        <w:rPr>
          <w:lang w:val="en-GB"/>
        </w:rPr>
        <w:t>equations revised</w:t>
      </w:r>
      <w:r w:rsidR="004F54AF">
        <w:rPr>
          <w:rStyle w:val="Rimandocommento"/>
        </w:rPr>
        <w:annotationRef/>
      </w:r>
    </w:p>
  </w:comment>
  <w:comment w:id="86" w:author="RSE SpA" w:date="2018-08-03T09:48:00Z" w:initials=".">
    <w:p w:rsidR="008904CA" w:rsidRDefault="008904CA">
      <w:pPr>
        <w:pStyle w:val="Testocommento"/>
      </w:pPr>
      <w:r>
        <w:rPr>
          <w:rStyle w:val="Rimandocommento"/>
        </w:rPr>
        <w:annotationRef/>
      </w:r>
      <w:r>
        <w:t>new part</w:t>
      </w:r>
    </w:p>
  </w:comment>
  <w:comment w:id="91" w:author="Andrea Amicarelli" w:date="2018-07-25T10:36: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00" w:author="Andrea Amicarelli" w:date="2018-07-25T10:37: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10" w:author="RSE SpA" w:date="2018-08-02T11:35:00Z" w:initials=".">
    <w:p w:rsidR="002E081B" w:rsidRDefault="002E081B">
      <w:pPr>
        <w:pStyle w:val="Testocommento"/>
      </w:pPr>
      <w:r>
        <w:rPr>
          <w:rStyle w:val="Rimandocommento"/>
        </w:rPr>
        <w:annotationRef/>
      </w:r>
      <w:r w:rsidR="00602027">
        <w:t>equation revised</w:t>
      </w:r>
    </w:p>
  </w:comment>
  <w:comment w:id="111" w:author="RSE SpA" w:date="2018-08-03T11:33:00Z" w:initials=".">
    <w:p w:rsidR="003F4AE4" w:rsidRDefault="003F4AE4">
      <w:pPr>
        <w:pStyle w:val="Testocommento"/>
      </w:pPr>
      <w:r>
        <w:rPr>
          <w:rStyle w:val="Rimandocommento"/>
        </w:rPr>
        <w:annotationRef/>
      </w:r>
      <w:r w:rsidR="008220E2">
        <w:t>new part</w:t>
      </w:r>
    </w:p>
  </w:comment>
  <w:comment w:id="114" w:author="RSE SpA" w:date="2018-08-02T11:35:00Z" w:initials=".">
    <w:p w:rsidR="002E081B" w:rsidRDefault="002E081B">
      <w:pPr>
        <w:pStyle w:val="Testocommento"/>
      </w:pPr>
      <w:r>
        <w:rPr>
          <w:rStyle w:val="Rimandocommento"/>
        </w:rPr>
        <w:annotationRef/>
      </w:r>
      <w:r w:rsidR="00602027">
        <w:t>equation revised</w:t>
      </w:r>
    </w:p>
  </w:comment>
  <w:comment w:id="115" w:author="RSE SpA" w:date="2018-08-03T11:33:00Z" w:initials=".">
    <w:p w:rsidR="003F4AE4" w:rsidRDefault="003F4AE4">
      <w:pPr>
        <w:pStyle w:val="Testocommento"/>
      </w:pPr>
      <w:r>
        <w:rPr>
          <w:rStyle w:val="Rimandocommento"/>
        </w:rPr>
        <w:annotationRef/>
      </w:r>
      <w:r w:rsidR="008220E2">
        <w:t>new part</w:t>
      </w:r>
    </w:p>
  </w:comment>
  <w:comment w:id="117" w:author="RSE SpA" w:date="2018-08-02T11:37:00Z" w:initials=".">
    <w:p w:rsidR="00602027" w:rsidRDefault="00602027">
      <w:pPr>
        <w:pStyle w:val="Testocommento"/>
      </w:pPr>
      <w:r>
        <w:rPr>
          <w:rStyle w:val="Rimandocommento"/>
        </w:rPr>
        <w:annotationRef/>
      </w:r>
      <w:r>
        <w:t>equation revised</w:t>
      </w:r>
    </w:p>
  </w:comment>
  <w:comment w:id="118" w:author="RSE SpA" w:date="2018-08-03T08:45:00Z" w:initials=".">
    <w:p w:rsidR="00AC0691" w:rsidRDefault="00AC0691">
      <w:pPr>
        <w:pStyle w:val="Testocommento"/>
      </w:pPr>
      <w:r>
        <w:rPr>
          <w:rStyle w:val="Rimandocommento"/>
        </w:rPr>
        <w:annotationRef/>
      </w:r>
      <w:r w:rsidR="008904CA">
        <w:t>new part</w:t>
      </w:r>
    </w:p>
  </w:comment>
  <w:comment w:id="129" w:author="Andrea Amicarelli" w:date="2018-07-25T10:37:00Z" w:initials="Amicare.">
    <w:p w:rsidR="00116C36" w:rsidRPr="00FC592D" w:rsidRDefault="00116C36">
      <w:pPr>
        <w:pStyle w:val="Testocommento"/>
        <w:rPr>
          <w:lang w:val="en-GB"/>
        </w:rPr>
      </w:pPr>
      <w:r>
        <w:rPr>
          <w:rStyle w:val="Rimandocommento"/>
        </w:rPr>
        <w:annotationRef/>
      </w:r>
      <w:r w:rsidRPr="00FC592D">
        <w:rPr>
          <w:lang w:val="en-GB"/>
        </w:rPr>
        <w:t>From an appendix to SPHERA v.8.0 guide</w:t>
      </w:r>
    </w:p>
  </w:comment>
  <w:comment w:id="137" w:author="Andrea Amicarelli" w:date="2018-08-01T15:49:00Z" w:initials="Amicare.">
    <w:p w:rsidR="00116C36" w:rsidRPr="00D11CE8" w:rsidRDefault="00116C36">
      <w:pPr>
        <w:pStyle w:val="Testocommento"/>
        <w:rPr>
          <w:lang w:val="en-GB"/>
        </w:rPr>
      </w:pPr>
      <w:r>
        <w:rPr>
          <w:rStyle w:val="Rimandocommento"/>
        </w:rPr>
        <w:annotationRef/>
      </w:r>
      <w:r w:rsidR="007822A9">
        <w:rPr>
          <w:lang w:val="en-GB"/>
        </w:rPr>
        <w:t>The section replaces Sec.7</w:t>
      </w:r>
      <w:r w:rsidRPr="00D11CE8">
        <w:rPr>
          <w:lang w:val="en-GB"/>
        </w:rPr>
        <w:t>.1 of the guide of SPHERA v.8.0</w:t>
      </w:r>
    </w:p>
  </w:comment>
  <w:comment w:id="159" w:author="RSE SpA" w:date="2018-08-02T10:12:00Z" w:initials=".">
    <w:p w:rsidR="00104BC2" w:rsidRPr="005D00D6" w:rsidRDefault="00104BC2">
      <w:pPr>
        <w:pStyle w:val="Testocommento"/>
        <w:rPr>
          <w:lang w:val="en-GB"/>
        </w:rPr>
      </w:pPr>
      <w:r>
        <w:rPr>
          <w:rStyle w:val="Rimandocommento"/>
        </w:rPr>
        <w:annotationRef/>
      </w:r>
      <w:r w:rsidR="00837D26" w:rsidRPr="005D00D6">
        <w:rPr>
          <w:lang w:val="en-GB"/>
        </w:rPr>
        <w:t>new part</w:t>
      </w:r>
    </w:p>
  </w:comment>
  <w:comment w:id="185" w:author="Andrea Amicarelli" w:date="2018-07-26T16:38:00Z" w:initials="Amicare.">
    <w:p w:rsidR="005920E5" w:rsidRPr="005D00D6" w:rsidRDefault="005920E5">
      <w:pPr>
        <w:pStyle w:val="Testocommento"/>
        <w:rPr>
          <w:lang w:val="en-GB"/>
        </w:rPr>
      </w:pPr>
      <w:r>
        <w:rPr>
          <w:rStyle w:val="Rimandocommento"/>
        </w:rPr>
        <w:annotationRef/>
      </w:r>
      <w:r w:rsidRPr="005D00D6">
        <w:rPr>
          <w:lang w:val="en-GB"/>
        </w:rPr>
        <w:t>New part</w:t>
      </w:r>
    </w:p>
  </w:comment>
  <w:comment w:id="186" w:author="RSE SpA" w:date="2018-08-02T11:57:00Z" w:initials=".">
    <w:p w:rsidR="00F816D5" w:rsidRDefault="00F816D5">
      <w:pPr>
        <w:pStyle w:val="Testocommento"/>
      </w:pPr>
      <w:r>
        <w:rPr>
          <w:rStyle w:val="Rimandocommento"/>
        </w:rPr>
        <w:annotationRef/>
      </w:r>
      <w:r w:rsidR="0075494E">
        <w:t>new part</w:t>
      </w:r>
    </w:p>
  </w:comment>
  <w:comment w:id="195" w:author="RSE SpA" w:date="2018-08-02T09:57:00Z" w:initials=".">
    <w:p w:rsidR="00CE689E" w:rsidRPr="005D00D6" w:rsidRDefault="00CE689E">
      <w:pPr>
        <w:pStyle w:val="Testocommento"/>
        <w:rPr>
          <w:lang w:val="en-GB"/>
        </w:rPr>
      </w:pPr>
      <w:r>
        <w:rPr>
          <w:rStyle w:val="Rimandocommento"/>
        </w:rPr>
        <w:annotationRef/>
      </w:r>
      <w:r w:rsidR="00837D26" w:rsidRPr="005D00D6">
        <w:rPr>
          <w:lang w:val="en-GB"/>
        </w:rPr>
        <w:t>new part</w:t>
      </w:r>
    </w:p>
  </w:comment>
  <w:comment w:id="210" w:author="Andrea Amicarelli" w:date="2018-07-26T12:39:00Z" w:initials="Amicare.">
    <w:p w:rsidR="00116C36" w:rsidRDefault="00116C36">
      <w:pPr>
        <w:pStyle w:val="Testocommento"/>
      </w:pPr>
      <w:r>
        <w:rPr>
          <w:rStyle w:val="Rimandocommento"/>
        </w:rPr>
        <w:annotationRef/>
      </w:r>
      <w:r>
        <w:t>New section</w:t>
      </w:r>
    </w:p>
  </w:comment>
  <w:comment w:id="227" w:author="RSE SpA" w:date="2018-08-03T12:31:00Z" w:initials=".">
    <w:p w:rsidR="00855EEB" w:rsidRDefault="00855EEB">
      <w:pPr>
        <w:pStyle w:val="Testocommento"/>
      </w:pPr>
      <w:r>
        <w:rPr>
          <w:rStyle w:val="Rimandocommento"/>
        </w:rPr>
        <w:annotationRef/>
      </w:r>
      <w:r w:rsidR="008220E2">
        <w:t>part revised</w:t>
      </w:r>
    </w:p>
  </w:comment>
  <w:comment w:id="229" w:author="RSE SpA" w:date="2018-08-03T12:32:00Z" w:initials=".">
    <w:p w:rsidR="00342BFE" w:rsidRDefault="00342BFE">
      <w:pPr>
        <w:pStyle w:val="Testocommento"/>
      </w:pPr>
      <w:r>
        <w:rPr>
          <w:rStyle w:val="Rimandocommento"/>
        </w:rPr>
        <w:annotationRef/>
      </w:r>
      <w:r w:rsidR="008220E2">
        <w:t>part revised</w:t>
      </w:r>
    </w:p>
  </w:comment>
  <w:comment w:id="230" w:author="RSE SpA" w:date="2018-08-03T12:33:00Z" w:initials=".">
    <w:p w:rsidR="00342BFE" w:rsidRDefault="00342BFE">
      <w:pPr>
        <w:pStyle w:val="Testocommento"/>
      </w:pPr>
      <w:r>
        <w:rPr>
          <w:rStyle w:val="Rimandocommento"/>
        </w:rPr>
        <w:annotationRef/>
      </w:r>
      <w:r w:rsidR="008220E2">
        <w:t>part revised</w:t>
      </w:r>
    </w:p>
  </w:comment>
  <w:comment w:id="233" w:author="RSE SpA" w:date="2018-08-03T12:21:00Z" w:initials=".">
    <w:p w:rsidR="00C54D72" w:rsidRDefault="00C54D72">
      <w:pPr>
        <w:pStyle w:val="Testocommento"/>
      </w:pPr>
      <w:r>
        <w:rPr>
          <w:rStyle w:val="Rimandocommento"/>
        </w:rPr>
        <w:annotationRef/>
      </w:r>
      <w:r w:rsidR="008220E2">
        <w:t>new part</w:t>
      </w:r>
    </w:p>
  </w:comment>
  <w:comment w:id="241" w:author="RSE SpA" w:date="2018-08-03T12:35:00Z" w:initials=".">
    <w:p w:rsidR="00A271C4" w:rsidRDefault="00A271C4">
      <w:pPr>
        <w:pStyle w:val="Testocommento"/>
      </w:pPr>
      <w:r>
        <w:rPr>
          <w:rStyle w:val="Rimandocommento"/>
        </w:rPr>
        <w:annotationRef/>
      </w:r>
      <w:r w:rsidR="008220E2">
        <w:t>new part</w:t>
      </w:r>
    </w:p>
  </w:comment>
  <w:comment w:id="242" w:author="RSE SpA" w:date="2018-08-03T12:37:00Z" w:initials=".">
    <w:p w:rsidR="00A271C4" w:rsidRDefault="00A271C4">
      <w:pPr>
        <w:pStyle w:val="Testocommento"/>
      </w:pPr>
      <w:r>
        <w:rPr>
          <w:rStyle w:val="Rimandocommento"/>
        </w:rPr>
        <w:annotationRef/>
      </w:r>
      <w:r w:rsidR="008220E2">
        <w:t>new part</w:t>
      </w:r>
    </w:p>
  </w:comment>
  <w:comment w:id="243" w:author="RSE SpA" w:date="2018-08-03T12:37:00Z" w:initials=".">
    <w:p w:rsidR="00A271C4" w:rsidRDefault="00A271C4">
      <w:pPr>
        <w:pStyle w:val="Testocommento"/>
      </w:pPr>
      <w:r>
        <w:rPr>
          <w:rStyle w:val="Rimandocommento"/>
        </w:rPr>
        <w:annotationRef/>
      </w:r>
      <w:r w:rsidR="008220E2">
        <w:t>part revised</w:t>
      </w:r>
    </w:p>
  </w:comment>
  <w:comment w:id="245" w:author="RSE SpA" w:date="2018-08-03T12:38:00Z" w:initials=".">
    <w:p w:rsidR="00A271C4" w:rsidRDefault="00A271C4" w:rsidP="00A271C4">
      <w:pPr>
        <w:pStyle w:val="Testocommento"/>
      </w:pPr>
      <w:r>
        <w:rPr>
          <w:rStyle w:val="Rimandocommento"/>
        </w:rPr>
        <w:annotationRef/>
      </w:r>
      <w:r>
        <w:t>part revised</w:t>
      </w:r>
    </w:p>
  </w:comment>
  <w:comment w:id="247" w:author="RSE SpA" w:date="2018-08-03T12:39:00Z" w:initials=".">
    <w:p w:rsidR="00A271C4" w:rsidRDefault="00A271C4">
      <w:pPr>
        <w:pStyle w:val="Testocommento"/>
      </w:pPr>
      <w:r>
        <w:rPr>
          <w:rStyle w:val="Rimandocommento"/>
        </w:rPr>
        <w:annotationRef/>
      </w:r>
      <w:r w:rsidR="008220E2">
        <w:t>new part</w:t>
      </w:r>
    </w:p>
  </w:comment>
  <w:comment w:id="248" w:author="RSE SpA" w:date="2018-08-03T12:40:00Z" w:initials=".">
    <w:p w:rsidR="00A271C4" w:rsidRDefault="00A271C4">
      <w:pPr>
        <w:pStyle w:val="Testocommento"/>
      </w:pPr>
      <w:r>
        <w:rPr>
          <w:rStyle w:val="Rimandocommento"/>
        </w:rPr>
        <w:annotationRef/>
      </w:r>
      <w:r w:rsidR="008220E2">
        <w:t>new part</w:t>
      </w:r>
    </w:p>
  </w:comment>
  <w:comment w:id="249" w:author="RSE SpA" w:date="2018-08-03T12:42:00Z" w:initials=".">
    <w:p w:rsidR="00A271C4" w:rsidRDefault="00A271C4">
      <w:pPr>
        <w:pStyle w:val="Testocommento"/>
      </w:pPr>
      <w:r>
        <w:rPr>
          <w:rStyle w:val="Rimandocommento"/>
        </w:rPr>
        <w:annotationRef/>
      </w:r>
      <w:r w:rsidR="008220E2">
        <w:t>part revised</w:t>
      </w:r>
    </w:p>
  </w:comment>
  <w:comment w:id="250" w:author="RSE SpA" w:date="2018-08-03T12:41:00Z" w:initials=".">
    <w:p w:rsidR="00A271C4" w:rsidRDefault="00A271C4">
      <w:pPr>
        <w:pStyle w:val="Testocommento"/>
      </w:pPr>
      <w:r>
        <w:rPr>
          <w:rStyle w:val="Rimandocommento"/>
        </w:rPr>
        <w:annotationRef/>
      </w:r>
      <w:r w:rsidR="008220E2">
        <w:t>new part</w:t>
      </w:r>
    </w:p>
  </w:comment>
  <w:comment w:id="251" w:author="RSE SpA" w:date="2018-08-03T12:44:00Z" w:initials=".">
    <w:p w:rsidR="00A271C4" w:rsidRDefault="00A271C4">
      <w:pPr>
        <w:pStyle w:val="Testocommento"/>
      </w:pPr>
      <w:r>
        <w:rPr>
          <w:rStyle w:val="Rimandocommento"/>
        </w:rPr>
        <w:annotationRef/>
      </w:r>
      <w:r w:rsidR="008220E2">
        <w:t>new part</w:t>
      </w:r>
    </w:p>
  </w:comment>
  <w:comment w:id="252" w:author="RSE SpA" w:date="2018-08-03T12:44:00Z" w:initials=".">
    <w:p w:rsidR="00A271C4" w:rsidRDefault="00A271C4">
      <w:pPr>
        <w:pStyle w:val="Testocommento"/>
      </w:pPr>
      <w:r>
        <w:rPr>
          <w:rStyle w:val="Rimandocommento"/>
        </w:rPr>
        <w:annotationRef/>
      </w:r>
      <w:r w:rsidR="008220E2">
        <w:t>new part</w:t>
      </w:r>
    </w:p>
  </w:comment>
  <w:comment w:id="253" w:author="RSE SpA" w:date="2018-08-03T12:46:00Z" w:initials=".">
    <w:p w:rsidR="00443E10" w:rsidRDefault="00443E10">
      <w:pPr>
        <w:pStyle w:val="Testocommento"/>
      </w:pPr>
      <w:r>
        <w:rPr>
          <w:rStyle w:val="Rimandocommento"/>
        </w:rPr>
        <w:annotationRef/>
      </w:r>
      <w:r w:rsidR="008220E2">
        <w:t>new part</w:t>
      </w:r>
    </w:p>
  </w:comment>
  <w:comment w:id="254" w:author="RSE SpA" w:date="2018-08-03T12:46:00Z" w:initials=".">
    <w:p w:rsidR="00443E10" w:rsidRDefault="00443E10">
      <w:pPr>
        <w:pStyle w:val="Testocommento"/>
      </w:pPr>
      <w:r>
        <w:rPr>
          <w:rStyle w:val="Rimandocommento"/>
        </w:rPr>
        <w:annotationRef/>
      </w:r>
      <w:r w:rsidR="008220E2">
        <w:t>part revised</w:t>
      </w:r>
    </w:p>
  </w:comment>
  <w:comment w:id="255" w:author="RSE SpA" w:date="2018-08-03T12:46:00Z" w:initials=".">
    <w:p w:rsidR="00443E10" w:rsidRDefault="00443E10">
      <w:pPr>
        <w:pStyle w:val="Testocommento"/>
      </w:pPr>
      <w:r>
        <w:rPr>
          <w:rStyle w:val="Rimandocommento"/>
        </w:rPr>
        <w:annotationRef/>
      </w:r>
      <w:r w:rsidR="008220E2">
        <w:t>new part</w:t>
      </w:r>
    </w:p>
  </w:comment>
  <w:comment w:id="263" w:author="RSE SpA" w:date="2018-08-03T12:29:00Z" w:initials=".">
    <w:p w:rsidR="00855EEB" w:rsidRDefault="00855EEB">
      <w:pPr>
        <w:pStyle w:val="Testocommento"/>
      </w:pPr>
      <w:r>
        <w:rPr>
          <w:rStyle w:val="Rimandocommento"/>
        </w:rPr>
        <w:annotationRef/>
      </w:r>
      <w:r w:rsidR="008220E2">
        <w:t>moved</w:t>
      </w:r>
    </w:p>
  </w:comment>
  <w:comment w:id="276" w:author="RSE SpA" w:date="2018-08-03T12:22:00Z" w:initials=".">
    <w:p w:rsidR="00C54D72" w:rsidRDefault="00C54D72">
      <w:pPr>
        <w:pStyle w:val="Testocommento"/>
      </w:pPr>
      <w:r>
        <w:rPr>
          <w:rStyle w:val="Rimandocommento"/>
        </w:rPr>
        <w:annotationRef/>
      </w:r>
      <w:r w:rsidR="008220E2">
        <w:t>new part</w:t>
      </w:r>
    </w:p>
  </w:comment>
  <w:comment w:id="277" w:author="RSE SpA" w:date="2018-08-03T12:23:00Z" w:initials=".">
    <w:p w:rsidR="00C54D72" w:rsidRDefault="00C54D72">
      <w:pPr>
        <w:pStyle w:val="Testocommento"/>
      </w:pPr>
      <w:r>
        <w:rPr>
          <w:rStyle w:val="Rimandocommento"/>
        </w:rPr>
        <w:annotationRef/>
      </w:r>
      <w:r w:rsidR="008220E2">
        <w:t>new part</w:t>
      </w:r>
    </w:p>
  </w:comment>
  <w:comment w:id="278" w:author="RSE SpA" w:date="2018-08-03T12:25:00Z" w:initials=".">
    <w:p w:rsidR="00C54D72" w:rsidRDefault="00C54D72">
      <w:pPr>
        <w:pStyle w:val="Testocommento"/>
      </w:pPr>
      <w:r>
        <w:rPr>
          <w:rStyle w:val="Rimandocommento"/>
        </w:rPr>
        <w:annotationRef/>
      </w:r>
      <w:r w:rsidR="008220E2">
        <w:t>new part</w:t>
      </w:r>
    </w:p>
  </w:comment>
  <w:comment w:id="279" w:author="RSE SpA" w:date="2018-08-03T12:24:00Z" w:initials=".">
    <w:p w:rsidR="00C54D72" w:rsidRDefault="00C54D72">
      <w:pPr>
        <w:pStyle w:val="Testocommento"/>
      </w:pPr>
      <w:r>
        <w:rPr>
          <w:rStyle w:val="Rimandocommento"/>
        </w:rPr>
        <w:annotationRef/>
      </w:r>
      <w:r w:rsidR="008220E2">
        <w:t>part revised</w:t>
      </w:r>
    </w:p>
  </w:comment>
  <w:comment w:id="283" w:author="RSE SpA" w:date="2018-08-03T12:53:00Z" w:initials=".">
    <w:p w:rsidR="00A40270" w:rsidRDefault="00A40270">
      <w:pPr>
        <w:pStyle w:val="Testocommento"/>
      </w:pPr>
      <w:r>
        <w:rPr>
          <w:rStyle w:val="Rimandocommento"/>
        </w:rPr>
        <w:annotationRef/>
      </w:r>
      <w:r w:rsidR="008220E2">
        <w:t>part revised</w:t>
      </w:r>
    </w:p>
  </w:comment>
  <w:comment w:id="297" w:author="RSE SpA" w:date="2018-08-03T13:11:00Z" w:initials=".">
    <w:p w:rsidR="00E47D3F" w:rsidRDefault="00E47D3F">
      <w:pPr>
        <w:pStyle w:val="Testocommento"/>
      </w:pPr>
      <w:r>
        <w:rPr>
          <w:rStyle w:val="Rimandocommento"/>
        </w:rPr>
        <w:annotationRef/>
      </w:r>
      <w:r w:rsidR="008220E2">
        <w:t>new part</w:t>
      </w:r>
    </w:p>
  </w:comment>
  <w:comment w:id="310" w:author="RSE SpA" w:date="2018-08-03T13:10:00Z" w:initials=".">
    <w:p w:rsidR="00E47D3F" w:rsidRDefault="00E47D3F">
      <w:pPr>
        <w:pStyle w:val="Testocommento"/>
      </w:pPr>
      <w:r>
        <w:rPr>
          <w:rStyle w:val="Rimandocommento"/>
        </w:rPr>
        <w:annotationRef/>
      </w:r>
      <w:r w:rsidR="008220E2">
        <w:t>part revised</w:t>
      </w:r>
    </w:p>
  </w:comment>
  <w:comment w:id="328" w:author="RSE SpA" w:date="2018-08-03T13:10:00Z" w:initials=".">
    <w:p w:rsidR="00E47D3F" w:rsidRDefault="00E47D3F">
      <w:pPr>
        <w:pStyle w:val="Testocommento"/>
      </w:pPr>
      <w:r>
        <w:rPr>
          <w:rStyle w:val="Rimandocommento"/>
        </w:rPr>
        <w:annotationRef/>
      </w:r>
      <w:r w:rsidR="008220E2">
        <w:t>new part</w:t>
      </w:r>
    </w:p>
  </w:comment>
  <w:comment w:id="370" w:author="RSE SpA" w:date="2018-08-02T18:04:00Z" w:initials=".">
    <w:p w:rsidR="00F21C8B" w:rsidRDefault="00F21C8B">
      <w:pPr>
        <w:pStyle w:val="Testocommento"/>
      </w:pPr>
      <w:r>
        <w:rPr>
          <w:rStyle w:val="Rimandocommento"/>
        </w:rPr>
        <w:annotationRef/>
      </w:r>
      <w:r w:rsidR="00D854B8">
        <w:t>two sections are removed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0"/>
  </w:num>
  <w:num w:numId="7">
    <w:abstractNumId w:val="9"/>
  </w:num>
  <w:num w:numId="8">
    <w:abstractNumId w:val="12"/>
  </w:num>
  <w:num w:numId="9">
    <w:abstractNumId w:val="18"/>
  </w:num>
  <w:num w:numId="10">
    <w:abstractNumId w:val="3"/>
  </w:num>
  <w:num w:numId="11">
    <w:abstractNumId w:val="1"/>
  </w:num>
  <w:num w:numId="12">
    <w:abstractNumId w:val="15"/>
  </w:num>
  <w:num w:numId="13">
    <w:abstractNumId w:val="14"/>
  </w:num>
  <w:num w:numId="14">
    <w:abstractNumId w:val="5"/>
  </w:num>
  <w:num w:numId="15">
    <w:abstractNumId w:val="17"/>
  </w:num>
  <w:num w:numId="16">
    <w:abstractNumId w:val="19"/>
  </w:num>
  <w:num w:numId="17">
    <w:abstractNumId w:val="8"/>
  </w:num>
  <w:num w:numId="18">
    <w:abstractNumId w:val="16"/>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79A4"/>
    <w:rsid w:val="00034CDC"/>
    <w:rsid w:val="000445EB"/>
    <w:rsid w:val="00052FCC"/>
    <w:rsid w:val="00053750"/>
    <w:rsid w:val="000569E6"/>
    <w:rsid w:val="0006238E"/>
    <w:rsid w:val="00062990"/>
    <w:rsid w:val="0006398D"/>
    <w:rsid w:val="00064935"/>
    <w:rsid w:val="00071BD5"/>
    <w:rsid w:val="00075215"/>
    <w:rsid w:val="00097E4F"/>
    <w:rsid w:val="000A3717"/>
    <w:rsid w:val="000A4B52"/>
    <w:rsid w:val="000B0F66"/>
    <w:rsid w:val="000B6AA2"/>
    <w:rsid w:val="000B7E8A"/>
    <w:rsid w:val="000C3321"/>
    <w:rsid w:val="000C6C2A"/>
    <w:rsid w:val="000D1006"/>
    <w:rsid w:val="000D100D"/>
    <w:rsid w:val="000D199F"/>
    <w:rsid w:val="000D3AD5"/>
    <w:rsid w:val="000D5385"/>
    <w:rsid w:val="000D77F1"/>
    <w:rsid w:val="000E26AC"/>
    <w:rsid w:val="000F061E"/>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3D98"/>
    <w:rsid w:val="00134086"/>
    <w:rsid w:val="00135A11"/>
    <w:rsid w:val="001415F2"/>
    <w:rsid w:val="00141A4F"/>
    <w:rsid w:val="001546AB"/>
    <w:rsid w:val="00155D1A"/>
    <w:rsid w:val="00160AB9"/>
    <w:rsid w:val="00160DCE"/>
    <w:rsid w:val="00163DCD"/>
    <w:rsid w:val="0016797E"/>
    <w:rsid w:val="00167E4B"/>
    <w:rsid w:val="00171640"/>
    <w:rsid w:val="00171F14"/>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C0899"/>
    <w:rsid w:val="001C4BA5"/>
    <w:rsid w:val="001C600B"/>
    <w:rsid w:val="001D07BE"/>
    <w:rsid w:val="001D17BE"/>
    <w:rsid w:val="001D21E0"/>
    <w:rsid w:val="001D6474"/>
    <w:rsid w:val="001E1105"/>
    <w:rsid w:val="001E475F"/>
    <w:rsid w:val="001E6489"/>
    <w:rsid w:val="001F3C55"/>
    <w:rsid w:val="00205526"/>
    <w:rsid w:val="00211AAF"/>
    <w:rsid w:val="00221C75"/>
    <w:rsid w:val="00224427"/>
    <w:rsid w:val="00225A8D"/>
    <w:rsid w:val="00232F1D"/>
    <w:rsid w:val="00235EA2"/>
    <w:rsid w:val="002360EC"/>
    <w:rsid w:val="002412C7"/>
    <w:rsid w:val="00241EA9"/>
    <w:rsid w:val="00242672"/>
    <w:rsid w:val="00242D54"/>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303E20"/>
    <w:rsid w:val="003101E5"/>
    <w:rsid w:val="003250C6"/>
    <w:rsid w:val="003266D9"/>
    <w:rsid w:val="0033014C"/>
    <w:rsid w:val="003304BE"/>
    <w:rsid w:val="00332F20"/>
    <w:rsid w:val="00333264"/>
    <w:rsid w:val="003362B9"/>
    <w:rsid w:val="003417C5"/>
    <w:rsid w:val="00342068"/>
    <w:rsid w:val="00342BFE"/>
    <w:rsid w:val="00350900"/>
    <w:rsid w:val="00355018"/>
    <w:rsid w:val="00355092"/>
    <w:rsid w:val="00363075"/>
    <w:rsid w:val="00365BA5"/>
    <w:rsid w:val="003729EF"/>
    <w:rsid w:val="0037327E"/>
    <w:rsid w:val="00376EDF"/>
    <w:rsid w:val="003814B6"/>
    <w:rsid w:val="00381D69"/>
    <w:rsid w:val="00382F21"/>
    <w:rsid w:val="00385027"/>
    <w:rsid w:val="00390E47"/>
    <w:rsid w:val="00391893"/>
    <w:rsid w:val="003A28A9"/>
    <w:rsid w:val="003A5C36"/>
    <w:rsid w:val="003A6D17"/>
    <w:rsid w:val="003A762D"/>
    <w:rsid w:val="003A7E14"/>
    <w:rsid w:val="003B097B"/>
    <w:rsid w:val="003B4424"/>
    <w:rsid w:val="003B63B4"/>
    <w:rsid w:val="003B7F5A"/>
    <w:rsid w:val="003C16B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A2192"/>
    <w:rsid w:val="004B071E"/>
    <w:rsid w:val="004B3B4F"/>
    <w:rsid w:val="004B587C"/>
    <w:rsid w:val="004B60BF"/>
    <w:rsid w:val="004C63F9"/>
    <w:rsid w:val="004C6594"/>
    <w:rsid w:val="004E0CB1"/>
    <w:rsid w:val="004E26AC"/>
    <w:rsid w:val="004E38FC"/>
    <w:rsid w:val="004E7BF9"/>
    <w:rsid w:val="004F0A7F"/>
    <w:rsid w:val="004F54AF"/>
    <w:rsid w:val="00501921"/>
    <w:rsid w:val="00503C2E"/>
    <w:rsid w:val="0051332B"/>
    <w:rsid w:val="00532344"/>
    <w:rsid w:val="00532C5E"/>
    <w:rsid w:val="00543509"/>
    <w:rsid w:val="00545089"/>
    <w:rsid w:val="00547986"/>
    <w:rsid w:val="00562C88"/>
    <w:rsid w:val="00564B1C"/>
    <w:rsid w:val="005701EB"/>
    <w:rsid w:val="00572A1A"/>
    <w:rsid w:val="00576FD7"/>
    <w:rsid w:val="00577268"/>
    <w:rsid w:val="00584656"/>
    <w:rsid w:val="005849F8"/>
    <w:rsid w:val="0058735B"/>
    <w:rsid w:val="0059092D"/>
    <w:rsid w:val="005920E5"/>
    <w:rsid w:val="00593811"/>
    <w:rsid w:val="0059425D"/>
    <w:rsid w:val="005A0FD2"/>
    <w:rsid w:val="005A2068"/>
    <w:rsid w:val="005A5725"/>
    <w:rsid w:val="005B0506"/>
    <w:rsid w:val="005B108D"/>
    <w:rsid w:val="005B65CF"/>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13DD"/>
    <w:rsid w:val="006C2568"/>
    <w:rsid w:val="006C25A1"/>
    <w:rsid w:val="006C2918"/>
    <w:rsid w:val="006C3805"/>
    <w:rsid w:val="006D082E"/>
    <w:rsid w:val="006D5491"/>
    <w:rsid w:val="006F14BF"/>
    <w:rsid w:val="006F15D6"/>
    <w:rsid w:val="006F2A09"/>
    <w:rsid w:val="006F5280"/>
    <w:rsid w:val="006F543C"/>
    <w:rsid w:val="00700B8D"/>
    <w:rsid w:val="0070291D"/>
    <w:rsid w:val="00703B60"/>
    <w:rsid w:val="0070405D"/>
    <w:rsid w:val="0071359B"/>
    <w:rsid w:val="00724131"/>
    <w:rsid w:val="0073619E"/>
    <w:rsid w:val="00737B27"/>
    <w:rsid w:val="007423D1"/>
    <w:rsid w:val="00744BD1"/>
    <w:rsid w:val="00746725"/>
    <w:rsid w:val="00746CFD"/>
    <w:rsid w:val="00750CE2"/>
    <w:rsid w:val="00750DA2"/>
    <w:rsid w:val="0075494E"/>
    <w:rsid w:val="00756D53"/>
    <w:rsid w:val="00761FA0"/>
    <w:rsid w:val="00767275"/>
    <w:rsid w:val="00780618"/>
    <w:rsid w:val="007822A9"/>
    <w:rsid w:val="00784926"/>
    <w:rsid w:val="0079349E"/>
    <w:rsid w:val="0079794E"/>
    <w:rsid w:val="007B4B47"/>
    <w:rsid w:val="007C54CA"/>
    <w:rsid w:val="007C6FC2"/>
    <w:rsid w:val="007D780D"/>
    <w:rsid w:val="007F0A2F"/>
    <w:rsid w:val="007F28CF"/>
    <w:rsid w:val="008007FF"/>
    <w:rsid w:val="008049EF"/>
    <w:rsid w:val="008106BA"/>
    <w:rsid w:val="00821958"/>
    <w:rsid w:val="008220E2"/>
    <w:rsid w:val="00822C58"/>
    <w:rsid w:val="008253C6"/>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712F"/>
    <w:rsid w:val="008904CA"/>
    <w:rsid w:val="00890A8A"/>
    <w:rsid w:val="0089358F"/>
    <w:rsid w:val="008A4854"/>
    <w:rsid w:val="008A6349"/>
    <w:rsid w:val="008A6A20"/>
    <w:rsid w:val="008B28FC"/>
    <w:rsid w:val="008B3B6A"/>
    <w:rsid w:val="008C086C"/>
    <w:rsid w:val="008C7AFD"/>
    <w:rsid w:val="008D1256"/>
    <w:rsid w:val="008D1C69"/>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636A6"/>
    <w:rsid w:val="00966BC5"/>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316F"/>
    <w:rsid w:val="009C355A"/>
    <w:rsid w:val="009C3823"/>
    <w:rsid w:val="009C3966"/>
    <w:rsid w:val="009D32CF"/>
    <w:rsid w:val="009D6E4F"/>
    <w:rsid w:val="009E0417"/>
    <w:rsid w:val="009E6D1F"/>
    <w:rsid w:val="009F11F5"/>
    <w:rsid w:val="009F3AAC"/>
    <w:rsid w:val="009F4EB5"/>
    <w:rsid w:val="009F6F26"/>
    <w:rsid w:val="00A023AB"/>
    <w:rsid w:val="00A17D94"/>
    <w:rsid w:val="00A20635"/>
    <w:rsid w:val="00A20D8F"/>
    <w:rsid w:val="00A26B1E"/>
    <w:rsid w:val="00A26F32"/>
    <w:rsid w:val="00A271C4"/>
    <w:rsid w:val="00A30215"/>
    <w:rsid w:val="00A3103F"/>
    <w:rsid w:val="00A31E29"/>
    <w:rsid w:val="00A40270"/>
    <w:rsid w:val="00A43BD3"/>
    <w:rsid w:val="00A466CF"/>
    <w:rsid w:val="00A46DB4"/>
    <w:rsid w:val="00A530BB"/>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C0691"/>
    <w:rsid w:val="00AC07BE"/>
    <w:rsid w:val="00AC3A9C"/>
    <w:rsid w:val="00AC66D6"/>
    <w:rsid w:val="00AC68C7"/>
    <w:rsid w:val="00AD0E67"/>
    <w:rsid w:val="00AD2090"/>
    <w:rsid w:val="00AE1939"/>
    <w:rsid w:val="00AE1A4C"/>
    <w:rsid w:val="00AE2EBF"/>
    <w:rsid w:val="00AE3376"/>
    <w:rsid w:val="00AE52B5"/>
    <w:rsid w:val="00AE66C2"/>
    <w:rsid w:val="00AF1D43"/>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606D"/>
    <w:rsid w:val="00C16DE1"/>
    <w:rsid w:val="00C239F8"/>
    <w:rsid w:val="00C26A31"/>
    <w:rsid w:val="00C46DDB"/>
    <w:rsid w:val="00C54D72"/>
    <w:rsid w:val="00C56B0E"/>
    <w:rsid w:val="00C663B8"/>
    <w:rsid w:val="00C70139"/>
    <w:rsid w:val="00C70654"/>
    <w:rsid w:val="00C71329"/>
    <w:rsid w:val="00C823E7"/>
    <w:rsid w:val="00C84361"/>
    <w:rsid w:val="00C87941"/>
    <w:rsid w:val="00C9299F"/>
    <w:rsid w:val="00C93630"/>
    <w:rsid w:val="00C96195"/>
    <w:rsid w:val="00CB699F"/>
    <w:rsid w:val="00CB7669"/>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33A2A"/>
    <w:rsid w:val="00D55652"/>
    <w:rsid w:val="00D55C70"/>
    <w:rsid w:val="00D60B27"/>
    <w:rsid w:val="00D616DA"/>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E71"/>
    <w:rsid w:val="00E45998"/>
    <w:rsid w:val="00E459BC"/>
    <w:rsid w:val="00E47D3F"/>
    <w:rsid w:val="00E47EDB"/>
    <w:rsid w:val="00E50A0A"/>
    <w:rsid w:val="00E55287"/>
    <w:rsid w:val="00E56ACC"/>
    <w:rsid w:val="00E62416"/>
    <w:rsid w:val="00E650E2"/>
    <w:rsid w:val="00E705B5"/>
    <w:rsid w:val="00E72A6A"/>
    <w:rsid w:val="00E73F68"/>
    <w:rsid w:val="00E767A3"/>
    <w:rsid w:val="00E77347"/>
    <w:rsid w:val="00E807F3"/>
    <w:rsid w:val="00E853AD"/>
    <w:rsid w:val="00EA191A"/>
    <w:rsid w:val="00EA22FF"/>
    <w:rsid w:val="00EA2957"/>
    <w:rsid w:val="00EA3E09"/>
    <w:rsid w:val="00EB747A"/>
    <w:rsid w:val="00EB79D9"/>
    <w:rsid w:val="00EC1258"/>
    <w:rsid w:val="00EC217D"/>
    <w:rsid w:val="00EC32DB"/>
    <w:rsid w:val="00EC4409"/>
    <w:rsid w:val="00EC4C35"/>
    <w:rsid w:val="00EC7AD1"/>
    <w:rsid w:val="00ED59B2"/>
    <w:rsid w:val="00ED6997"/>
    <w:rsid w:val="00ED6D25"/>
    <w:rsid w:val="00EE4026"/>
    <w:rsid w:val="00EF14C3"/>
    <w:rsid w:val="00EF34D0"/>
    <w:rsid w:val="00EF50B7"/>
    <w:rsid w:val="00F06745"/>
    <w:rsid w:val="00F11F2F"/>
    <w:rsid w:val="00F1239C"/>
    <w:rsid w:val="00F1468B"/>
    <w:rsid w:val="00F1488A"/>
    <w:rsid w:val="00F21C8B"/>
    <w:rsid w:val="00F2309D"/>
    <w:rsid w:val="00F46636"/>
    <w:rsid w:val="00F47590"/>
    <w:rsid w:val="00F53753"/>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E5CD6"/>
    <w:rsid w:val="00FE6FFE"/>
    <w:rsid w:val="00FF3719"/>
    <w:rsid w:val="00FF3E80"/>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49.wmf"/><Relationship Id="rId21" Type="http://schemas.openxmlformats.org/officeDocument/2006/relationships/image" Target="media/image11.wmf"/><Relationship Id="rId63" Type="http://schemas.openxmlformats.org/officeDocument/2006/relationships/image" Target="media/image32.wmf"/><Relationship Id="rId159" Type="http://schemas.openxmlformats.org/officeDocument/2006/relationships/oleObject" Target="embeddings/oleObject73.bin"/><Relationship Id="rId324" Type="http://schemas.openxmlformats.org/officeDocument/2006/relationships/oleObject" Target="embeddings/oleObject156.bin"/><Relationship Id="rId366" Type="http://schemas.openxmlformats.org/officeDocument/2006/relationships/oleObject" Target="embeddings/oleObject177.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hyperlink" Target="mailto:brucec@esi.com.au" TargetMode="External"/><Relationship Id="rId268" Type="http://schemas.openxmlformats.org/officeDocument/2006/relationships/oleObject" Target="embeddings/oleObject128.bin"/><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image" Target="media/image64.wmf"/><Relationship Id="rId335" Type="http://schemas.openxmlformats.org/officeDocument/2006/relationships/image" Target="media/image167.wmf"/><Relationship Id="rId377" Type="http://schemas.openxmlformats.org/officeDocument/2006/relationships/image" Target="media/image188.wmf"/><Relationship Id="rId5" Type="http://schemas.openxmlformats.org/officeDocument/2006/relationships/settings" Target="settings.xml"/><Relationship Id="rId181" Type="http://schemas.openxmlformats.org/officeDocument/2006/relationships/oleObject" Target="embeddings/oleObject84.bin"/><Relationship Id="rId237" Type="http://schemas.openxmlformats.org/officeDocument/2006/relationships/oleObject" Target="embeddings/oleObject112.bin"/><Relationship Id="rId402" Type="http://schemas.openxmlformats.org/officeDocument/2006/relationships/hyperlink" Target="http://www.sciencedirect.com/science/journal/03043894" TargetMode="External"/><Relationship Id="rId279" Type="http://schemas.openxmlformats.org/officeDocument/2006/relationships/image" Target="media/image139.wmf"/><Relationship Id="rId444" Type="http://schemas.openxmlformats.org/officeDocument/2006/relationships/hyperlink" Target="http://www.scopus.com.scopeesprx.elsevier.com/authid/detail.url?authorId=26632500300&amp;amp;eid=2-s2.0-84872045174" TargetMode="External"/><Relationship Id="rId43" Type="http://schemas.openxmlformats.org/officeDocument/2006/relationships/image" Target="media/image22.wmf"/><Relationship Id="rId139" Type="http://schemas.openxmlformats.org/officeDocument/2006/relationships/oleObject" Target="embeddings/oleObject63.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67.bin"/><Relationship Id="rId388" Type="http://schemas.openxmlformats.org/officeDocument/2006/relationships/oleObject" Target="embeddings/oleObject188.bin"/><Relationship Id="rId85" Type="http://schemas.openxmlformats.org/officeDocument/2006/relationships/oleObject" Target="embeddings/oleObject36.bin"/><Relationship Id="rId150" Type="http://schemas.openxmlformats.org/officeDocument/2006/relationships/image" Target="media/image75.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hyperlink" Target="http://adsabs.harvard.edu/cgi-bin/author_form?author=Gnedin,+N&amp;fullauthor=Gnedin,%20N.&amp;charset=UTF-8&amp;db_key=AST" TargetMode="External"/><Relationship Id="rId248" Type="http://schemas.openxmlformats.org/officeDocument/2006/relationships/oleObject" Target="embeddings/oleObject118.bin"/><Relationship Id="rId455" Type="http://schemas.openxmlformats.org/officeDocument/2006/relationships/hyperlink" Target="http://users.monash.edu.au/~dprice/pubs/softening/index1.html" TargetMode="External"/><Relationship Id="rId12" Type="http://schemas.openxmlformats.org/officeDocument/2006/relationships/image" Target="media/image5.png"/><Relationship Id="rId108" Type="http://schemas.openxmlformats.org/officeDocument/2006/relationships/image" Target="media/image54.wmf"/><Relationship Id="rId315" Type="http://schemas.openxmlformats.org/officeDocument/2006/relationships/image" Target="media/image157.wmf"/><Relationship Id="rId357" Type="http://schemas.openxmlformats.org/officeDocument/2006/relationships/image" Target="media/image178.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4.bin"/><Relationship Id="rId217" Type="http://schemas.openxmlformats.org/officeDocument/2006/relationships/oleObject" Target="embeddings/oleObject102.bin"/><Relationship Id="rId399" Type="http://schemas.openxmlformats.org/officeDocument/2006/relationships/hyperlink" Target="http://www.sciencedirect.com/science/article/pii/S0304389411006601" TargetMode="External"/><Relationship Id="rId259" Type="http://schemas.openxmlformats.org/officeDocument/2006/relationships/image" Target="media/image129.wmf"/><Relationship Id="rId424" Type="http://schemas.openxmlformats.org/officeDocument/2006/relationships/hyperlink" Target="http://adsabs.harvard.edu/cgi-bin/author_form?author=Thomas,+P&amp;fullauthor=Thomas,%20P.%20A.&amp;charset=UTF-8&amp;db_key=AST" TargetMode="External"/><Relationship Id="rId466" Type="http://schemas.openxmlformats.org/officeDocument/2006/relationships/hyperlink" Target="http://www.sciencedirect.com/science/journal/00457949/129/supp/C" TargetMode="External"/><Relationship Id="rId23" Type="http://schemas.openxmlformats.org/officeDocument/2006/relationships/image" Target="media/image12.wmf"/><Relationship Id="rId119" Type="http://schemas.openxmlformats.org/officeDocument/2006/relationships/oleObject" Target="embeddings/oleObject53.bin"/><Relationship Id="rId270" Type="http://schemas.openxmlformats.org/officeDocument/2006/relationships/oleObject" Target="embeddings/oleObject129.bin"/><Relationship Id="rId326" Type="http://schemas.openxmlformats.org/officeDocument/2006/relationships/oleObject" Target="embeddings/oleObject157.bin"/><Relationship Id="rId65" Type="http://schemas.openxmlformats.org/officeDocument/2006/relationships/image" Target="media/image33.wmf"/><Relationship Id="rId130" Type="http://schemas.openxmlformats.org/officeDocument/2006/relationships/image" Target="media/image65.wmf"/><Relationship Id="rId368" Type="http://schemas.openxmlformats.org/officeDocument/2006/relationships/oleObject" Target="embeddings/oleObject178.bin"/><Relationship Id="rId172" Type="http://schemas.openxmlformats.org/officeDocument/2006/relationships/image" Target="media/image86.wmf"/><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image" Target="media/image114.wmf"/><Relationship Id="rId249" Type="http://schemas.openxmlformats.org/officeDocument/2006/relationships/image" Target="media/image124.wmf"/><Relationship Id="rId414" Type="http://schemas.openxmlformats.org/officeDocument/2006/relationships/hyperlink" Target="http://adsabs.harvard.edu/cgi-bin/author_form?author=Jenkins,+A&amp;fullauthor=Jenkins,%20A.&amp;charset=UTF-8&amp;db_key=AST" TargetMode="External"/><Relationship Id="rId435" Type="http://schemas.openxmlformats.org/officeDocument/2006/relationships/hyperlink" Target="http://www.intel.com" TargetMode="External"/><Relationship Id="rId456" Type="http://schemas.openxmlformats.org/officeDocument/2006/relationships/hyperlink" Target="https://github.com/AndreaAmicarelliRSE/SPHERA" TargetMode="External"/><Relationship Id="rId13" Type="http://schemas.openxmlformats.org/officeDocument/2006/relationships/image" Target="media/image6.png"/><Relationship Id="rId109" Type="http://schemas.openxmlformats.org/officeDocument/2006/relationships/oleObject" Target="embeddings/oleObject48.bin"/><Relationship Id="rId260" Type="http://schemas.openxmlformats.org/officeDocument/2006/relationships/oleObject" Target="embeddings/oleObject124.bin"/><Relationship Id="rId281" Type="http://schemas.openxmlformats.org/officeDocument/2006/relationships/image" Target="media/image140.wmf"/><Relationship Id="rId316" Type="http://schemas.openxmlformats.org/officeDocument/2006/relationships/oleObject" Target="embeddings/oleObject152.bin"/><Relationship Id="rId337" Type="http://schemas.openxmlformats.org/officeDocument/2006/relationships/image" Target="media/image168.wmf"/><Relationship Id="rId34" Type="http://schemas.openxmlformats.org/officeDocument/2006/relationships/oleObject" Target="embeddings/oleObject10.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oleObject" Target="embeddings/oleObject64.bin"/><Relationship Id="rId358" Type="http://schemas.openxmlformats.org/officeDocument/2006/relationships/oleObject" Target="embeddings/oleObject173.bin"/><Relationship Id="rId379" Type="http://schemas.openxmlformats.org/officeDocument/2006/relationships/image" Target="media/image189.wmf"/><Relationship Id="rId7" Type="http://schemas.openxmlformats.org/officeDocument/2006/relationships/comments" Target="comments.xml"/><Relationship Id="rId162" Type="http://schemas.openxmlformats.org/officeDocument/2006/relationships/image" Target="media/image81.wmf"/><Relationship Id="rId183" Type="http://schemas.openxmlformats.org/officeDocument/2006/relationships/oleObject" Target="embeddings/oleObject85.bin"/><Relationship Id="rId218" Type="http://schemas.openxmlformats.org/officeDocument/2006/relationships/image" Target="media/image109.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hyperlink" Target="http://europa.eu/rapid/press-release_IP-03-1381_en.htm" TargetMode="External"/><Relationship Id="rId425" Type="http://schemas.openxmlformats.org/officeDocument/2006/relationships/hyperlink" Target="http://adsabs.harvard.edu/cgi-bin/author_form?author=Villumsen,+J&amp;fullauthor=Villumsen,%20J.%20V.&amp;charset=UTF-8&amp;db_key=AST" TargetMode="External"/><Relationship Id="rId446"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467" Type="http://schemas.openxmlformats.org/officeDocument/2006/relationships/hyperlink" Target="http://dx.doi.org/10.1016/j.cma.2012.12.014" TargetMode="External"/><Relationship Id="rId250" Type="http://schemas.openxmlformats.org/officeDocument/2006/relationships/oleObject" Target="embeddings/oleObject119.bin"/><Relationship Id="rId271" Type="http://schemas.openxmlformats.org/officeDocument/2006/relationships/image" Target="media/image135.wmf"/><Relationship Id="rId292" Type="http://schemas.openxmlformats.org/officeDocument/2006/relationships/oleObject" Target="embeddings/oleObject140.bin"/><Relationship Id="rId306" Type="http://schemas.openxmlformats.org/officeDocument/2006/relationships/oleObject" Target="embeddings/oleObject147.bin"/><Relationship Id="rId24" Type="http://schemas.openxmlformats.org/officeDocument/2006/relationships/oleObject" Target="embeddings/oleObject5.bin"/><Relationship Id="rId45" Type="http://schemas.openxmlformats.org/officeDocument/2006/relationships/image" Target="media/image23.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image" Target="media/image163.wmf"/><Relationship Id="rId348" Type="http://schemas.openxmlformats.org/officeDocument/2006/relationships/oleObject" Target="embeddings/oleObject168.bin"/><Relationship Id="rId369" Type="http://schemas.openxmlformats.org/officeDocument/2006/relationships/image" Target="media/image184.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hyperlink" Target="http://adsabs.harvard.edu/cgi-bin/author_form?author=Khokhlov,+A&amp;fullauthor=Khokhlov,%20A.%20M.&amp;charset=UTF-8&amp;db_key=AST" TargetMode="External"/><Relationship Id="rId436" Type="http://schemas.openxmlformats.org/officeDocument/2006/relationships/hyperlink" Target="http://onlinelibrary.wiley.com/doi/10.1002/fld.v71.9/issuetoc" TargetMode="External"/><Relationship Id="rId457" Type="http://schemas.openxmlformats.org/officeDocument/2006/relationships/hyperlink" Target="http://www.scopus.com/authid/detail.url?authorId=6701549155&amp;amp;eid=2-s2.0-34247257289" TargetMode="External"/><Relationship Id="rId240" Type="http://schemas.openxmlformats.org/officeDocument/2006/relationships/oleObject" Target="embeddings/oleObject114.bin"/><Relationship Id="rId261" Type="http://schemas.openxmlformats.org/officeDocument/2006/relationships/image" Target="media/image130.wmf"/><Relationship Id="rId14" Type="http://schemas.openxmlformats.org/officeDocument/2006/relationships/image" Target="media/image7.png"/><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image" Target="media/image50.wmf"/><Relationship Id="rId282" Type="http://schemas.openxmlformats.org/officeDocument/2006/relationships/oleObject" Target="embeddings/oleObject135.bin"/><Relationship Id="rId317" Type="http://schemas.openxmlformats.org/officeDocument/2006/relationships/image" Target="media/image158.wmf"/><Relationship Id="rId338" Type="http://schemas.openxmlformats.org/officeDocument/2006/relationships/oleObject" Target="embeddings/oleObject163.bin"/><Relationship Id="rId359" Type="http://schemas.openxmlformats.org/officeDocument/2006/relationships/image" Target="media/image179.wmf"/><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image" Target="media/image92.wmf"/><Relationship Id="rId219" Type="http://schemas.openxmlformats.org/officeDocument/2006/relationships/oleObject" Target="embeddings/oleObject103.bin"/><Relationship Id="rId370" Type="http://schemas.openxmlformats.org/officeDocument/2006/relationships/oleObject" Target="embeddings/oleObject179.bin"/><Relationship Id="rId391" Type="http://schemas.openxmlformats.org/officeDocument/2006/relationships/image" Target="media/image195.wmf"/><Relationship Id="rId405" Type="http://schemas.openxmlformats.org/officeDocument/2006/relationships/hyperlink" Target="http://adsabs.harvard.edu/cgi-bin/author_form?author=Frenk,+C&amp;fullauthor=Frenk,%20C.%20S.&amp;charset=UTF-8&amp;db_key=AST" TargetMode="External"/><Relationship Id="rId426" Type="http://schemas.openxmlformats.org/officeDocument/2006/relationships/hyperlink" Target="http://adsabs.harvard.edu/cgi-bin/author_form?author=Wadsley,+J&amp;fullauthor=Wadsley,%20J.%20W.&amp;charset=UTF-8&amp;db_key=AST" TargetMode="External"/><Relationship Id="rId447"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230" Type="http://schemas.openxmlformats.org/officeDocument/2006/relationships/image" Target="media/image115.wmf"/><Relationship Id="rId251" Type="http://schemas.openxmlformats.org/officeDocument/2006/relationships/image" Target="media/image125.wmf"/><Relationship Id="rId468" Type="http://schemas.openxmlformats.org/officeDocument/2006/relationships/hyperlink" Target="http://www.scopus.com.scopeesprx.elsevier.com/authid/detail.url?authorId=56387268900&amp;amp;eid=2-s2.0-84859313663" TargetMode="External"/><Relationship Id="rId25" Type="http://schemas.openxmlformats.org/officeDocument/2006/relationships/image" Target="media/image13.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oleObject" Target="embeddings/oleObject130.bin"/><Relationship Id="rId293" Type="http://schemas.openxmlformats.org/officeDocument/2006/relationships/image" Target="media/image146.wmf"/><Relationship Id="rId307" Type="http://schemas.openxmlformats.org/officeDocument/2006/relationships/image" Target="media/image153.wmf"/><Relationship Id="rId328" Type="http://schemas.openxmlformats.org/officeDocument/2006/relationships/oleObject" Target="embeddings/oleObject158.bin"/><Relationship Id="rId349" Type="http://schemas.openxmlformats.org/officeDocument/2006/relationships/image" Target="media/image174.wmf"/><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oleObject" Target="embeddings/oleObject174.bin"/><Relationship Id="rId381" Type="http://schemas.openxmlformats.org/officeDocument/2006/relationships/image" Target="media/image190.wmf"/><Relationship Id="rId416" Type="http://schemas.openxmlformats.org/officeDocument/2006/relationships/hyperlink" Target="http://adsabs.harvard.edu/cgi-bin/author_form?author=Klypin,+A&amp;fullauthor=Klypin,%20A.&amp;charset=UTF-8&amp;db_key=AST" TargetMode="External"/><Relationship Id="rId220" Type="http://schemas.openxmlformats.org/officeDocument/2006/relationships/image" Target="media/image110.wmf"/><Relationship Id="rId241" Type="http://schemas.openxmlformats.org/officeDocument/2006/relationships/image" Target="media/image120.wmf"/><Relationship Id="rId437" Type="http://schemas.openxmlformats.org/officeDocument/2006/relationships/hyperlink" Target="http://www.barnesandnoble.com/s/%22Prentice%20Hall%22;jsessionid=653682AB7E6B6FC4817F61E0837BDC67.prodny_store02-atgap04?Ntk=Publisher&amp;Ns=P_Sales_Rank&amp;Ntx=mode+matchall" TargetMode="External"/><Relationship Id="rId458" Type="http://schemas.openxmlformats.org/officeDocument/2006/relationships/hyperlink" Target="http://www.scopus.com/source/sourceInfo.url?sourceId=18539&amp;amp;origin=recordpage" TargetMode="External"/><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image" Target="media/image29.wmf"/><Relationship Id="rId262" Type="http://schemas.openxmlformats.org/officeDocument/2006/relationships/oleObject" Target="embeddings/oleObject125.bin"/><Relationship Id="rId283" Type="http://schemas.openxmlformats.org/officeDocument/2006/relationships/image" Target="media/image141.wmf"/><Relationship Id="rId318" Type="http://schemas.openxmlformats.org/officeDocument/2006/relationships/oleObject" Target="embeddings/oleObject153.bin"/><Relationship Id="rId339" Type="http://schemas.openxmlformats.org/officeDocument/2006/relationships/image" Target="media/image169.wmf"/><Relationship Id="rId78" Type="http://schemas.openxmlformats.org/officeDocument/2006/relationships/oleObject" Target="embeddings/oleObject32.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image" Target="media/image82.wmf"/><Relationship Id="rId185" Type="http://schemas.openxmlformats.org/officeDocument/2006/relationships/oleObject" Target="embeddings/oleObject86.bin"/><Relationship Id="rId350" Type="http://schemas.openxmlformats.org/officeDocument/2006/relationships/oleObject" Target="embeddings/oleObject169.bin"/><Relationship Id="rId371" Type="http://schemas.openxmlformats.org/officeDocument/2006/relationships/image" Target="media/image185.wmf"/><Relationship Id="rId406" Type="http://schemas.openxmlformats.org/officeDocument/2006/relationships/hyperlink" Target="http://adsabs.harvard.edu/cgi-bin/author_form?author=White,+S&amp;fullauthor=White,%20S.%20D.%20M.&amp;charset=UTF-8&amp;db_key=AST" TargetMode="External"/><Relationship Id="rId9" Type="http://schemas.openxmlformats.org/officeDocument/2006/relationships/image" Target="media/image2.png"/><Relationship Id="rId210" Type="http://schemas.openxmlformats.org/officeDocument/2006/relationships/image" Target="media/image105.wmf"/><Relationship Id="rId392" Type="http://schemas.openxmlformats.org/officeDocument/2006/relationships/oleObject" Target="embeddings/oleObject190.bin"/><Relationship Id="rId427" Type="http://schemas.openxmlformats.org/officeDocument/2006/relationships/hyperlink" Target="http://adsabs.harvard.edu/cgi-bin/author_form?author=Warren,+M&amp;fullauthor=Warren,%20M.%20S.&amp;charset=UTF-8&amp;db_key=AST" TargetMode="External"/><Relationship Id="rId448"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469" Type="http://schemas.openxmlformats.org/officeDocument/2006/relationships/hyperlink" Target="http://www.scopus.com.scopeesprx.elsevier.com/source/sourceInfo.url?sourceId=29210&amp;origin=recordpage" TargetMode="External"/><Relationship Id="rId26" Type="http://schemas.openxmlformats.org/officeDocument/2006/relationships/oleObject" Target="embeddings/oleObject6.bin"/><Relationship Id="rId231" Type="http://schemas.openxmlformats.org/officeDocument/2006/relationships/oleObject" Target="embeddings/oleObject109.bin"/><Relationship Id="rId252" Type="http://schemas.openxmlformats.org/officeDocument/2006/relationships/oleObject" Target="embeddings/oleObject120.bin"/><Relationship Id="rId273" Type="http://schemas.openxmlformats.org/officeDocument/2006/relationships/image" Target="media/image136.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image" Target="media/image164.wmf"/><Relationship Id="rId47" Type="http://schemas.openxmlformats.org/officeDocument/2006/relationships/image" Target="media/image24.wmf"/><Relationship Id="rId68" Type="http://schemas.openxmlformats.org/officeDocument/2006/relationships/oleObject" Target="embeddings/oleObject27.bin"/><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oleObject" Target="embeddings/oleObject81.bin"/><Relationship Id="rId340" Type="http://schemas.openxmlformats.org/officeDocument/2006/relationships/oleObject" Target="embeddings/oleObject164.bin"/><Relationship Id="rId361" Type="http://schemas.openxmlformats.org/officeDocument/2006/relationships/image" Target="media/image180.wmf"/><Relationship Id="rId196" Type="http://schemas.openxmlformats.org/officeDocument/2006/relationships/image" Target="media/image98.wmf"/><Relationship Id="rId200" Type="http://schemas.openxmlformats.org/officeDocument/2006/relationships/image" Target="media/image100.wmf"/><Relationship Id="rId382" Type="http://schemas.openxmlformats.org/officeDocument/2006/relationships/oleObject" Target="embeddings/oleObject185.bin"/><Relationship Id="rId417" Type="http://schemas.openxmlformats.org/officeDocument/2006/relationships/hyperlink" Target="http://adsabs.harvard.edu/cgi-bin/author_form?author=Navarro,+J&amp;fullauthor=Navarro,%20J.%20F.&amp;charset=UTF-8&amp;db_key=AST" TargetMode="External"/><Relationship Id="rId438" Type="http://schemas.openxmlformats.org/officeDocument/2006/relationships/hyperlink" Target="http://www.sciencedirect.com/science/article/pii/S0010465513001744" TargetMode="External"/><Relationship Id="rId459" Type="http://schemas.openxmlformats.org/officeDocument/2006/relationships/hyperlink" Target="http://earthexplorer.usgs.gov/" TargetMode="External"/><Relationship Id="rId16" Type="http://schemas.openxmlformats.org/officeDocument/2006/relationships/oleObject" Target="embeddings/oleObject1.bin"/><Relationship Id="rId221" Type="http://schemas.openxmlformats.org/officeDocument/2006/relationships/oleObject" Target="embeddings/oleObject104.bin"/><Relationship Id="rId242" Type="http://schemas.openxmlformats.org/officeDocument/2006/relationships/oleObject" Target="embeddings/oleObject115.bin"/><Relationship Id="rId263" Type="http://schemas.openxmlformats.org/officeDocument/2006/relationships/image" Target="media/image131.wmf"/><Relationship Id="rId284" Type="http://schemas.openxmlformats.org/officeDocument/2006/relationships/oleObject" Target="embeddings/oleObject136.bin"/><Relationship Id="rId319" Type="http://schemas.openxmlformats.org/officeDocument/2006/relationships/image" Target="media/image159.wmf"/><Relationship Id="rId470" Type="http://schemas.openxmlformats.org/officeDocument/2006/relationships/fontTable" Target="fontTable.xml"/><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oleObject" Target="embeddings/oleObject159.bin"/><Relationship Id="rId90" Type="http://schemas.openxmlformats.org/officeDocument/2006/relationships/image" Target="media/image45.wmf"/><Relationship Id="rId165" Type="http://schemas.openxmlformats.org/officeDocument/2006/relationships/oleObject" Target="embeddings/oleObject76.bin"/><Relationship Id="rId186" Type="http://schemas.openxmlformats.org/officeDocument/2006/relationships/image" Target="media/image93.wmf"/><Relationship Id="rId351" Type="http://schemas.openxmlformats.org/officeDocument/2006/relationships/image" Target="media/image175.wmf"/><Relationship Id="rId372" Type="http://schemas.openxmlformats.org/officeDocument/2006/relationships/oleObject" Target="embeddings/oleObject180.bin"/><Relationship Id="rId393" Type="http://schemas.openxmlformats.org/officeDocument/2006/relationships/image" Target="media/image196.png"/><Relationship Id="rId407" Type="http://schemas.openxmlformats.org/officeDocument/2006/relationships/hyperlink" Target="http://adsabs.harvard.edu/cgi-bin/author_form?author=Bode,+P&amp;fullauthor=Bode,%20P.&amp;charset=UTF-8&amp;db_key=AST" TargetMode="External"/><Relationship Id="rId428" Type="http://schemas.openxmlformats.org/officeDocument/2006/relationships/hyperlink" Target="http://adsabs.harvard.edu/cgi-bin/author_form?author=Xu,+G&amp;fullauthor=Xu,%20G.&amp;charset=UTF-8&amp;db_key=AST" TargetMode="External"/><Relationship Id="rId449" Type="http://schemas.openxmlformats.org/officeDocument/2006/relationships/hyperlink" Target="http://www.sciencedirect.com/science/article/pii/S0045793013003873" TargetMode="External"/><Relationship Id="rId211" Type="http://schemas.openxmlformats.org/officeDocument/2006/relationships/oleObject" Target="embeddings/oleObject99.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hyperlink" Target="http://onlinelibrary.wiley.com/doi/10.1002/fld.v73.5/issuetoc" TargetMode="External"/><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image" Target="media/image35.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54.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8.wmf"/><Relationship Id="rId197" Type="http://schemas.openxmlformats.org/officeDocument/2006/relationships/oleObject" Target="embeddings/oleObject92.bin"/><Relationship Id="rId341" Type="http://schemas.openxmlformats.org/officeDocument/2006/relationships/image" Target="media/image170.wmf"/><Relationship Id="rId362" Type="http://schemas.openxmlformats.org/officeDocument/2006/relationships/oleObject" Target="embeddings/oleObject175.bin"/><Relationship Id="rId383" Type="http://schemas.openxmlformats.org/officeDocument/2006/relationships/image" Target="media/image191.wmf"/><Relationship Id="rId418" Type="http://schemas.openxmlformats.org/officeDocument/2006/relationships/hyperlink" Target="http://adsabs.harvard.edu/cgi-bin/author_form?author=Norman,+M&amp;fullauthor=Norman,%20M.%20L.&amp;charset=UTF-8&amp;db_key=AST" TargetMode="External"/><Relationship Id="rId439" Type="http://schemas.openxmlformats.org/officeDocument/2006/relationships/hyperlink" Target="http://lmfa.ec-lyon.fr/publi/search.php?search=personne&amp;id=3658" TargetMode="External"/><Relationship Id="rId201" Type="http://schemas.openxmlformats.org/officeDocument/2006/relationships/oleObject" Target="embeddings/oleObject94.bin"/><Relationship Id="rId222" Type="http://schemas.openxmlformats.org/officeDocument/2006/relationships/image" Target="media/image111.wmf"/><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450" Type="http://schemas.openxmlformats.org/officeDocument/2006/relationships/hyperlink" Target="http://www.sciencedirect.com/science/article/pii/S0045793013003873" TargetMode="External"/><Relationship Id="rId471" Type="http://schemas.openxmlformats.org/officeDocument/2006/relationships/theme" Target="theme/theme1.xml"/><Relationship Id="rId17" Type="http://schemas.openxmlformats.org/officeDocument/2006/relationships/image" Target="media/image9.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oleObject" Target="embeddings/oleObject149.bin"/><Relationship Id="rId70" Type="http://schemas.openxmlformats.org/officeDocument/2006/relationships/oleObject" Target="embeddings/oleObject28.bin"/><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3.wmf"/><Relationship Id="rId187" Type="http://schemas.openxmlformats.org/officeDocument/2006/relationships/oleObject" Target="embeddings/oleObject87.bin"/><Relationship Id="rId331" Type="http://schemas.openxmlformats.org/officeDocument/2006/relationships/image" Target="media/image165.wmf"/><Relationship Id="rId352" Type="http://schemas.openxmlformats.org/officeDocument/2006/relationships/oleObject" Target="embeddings/oleObject170.bin"/><Relationship Id="rId373" Type="http://schemas.openxmlformats.org/officeDocument/2006/relationships/image" Target="media/image186.wmf"/><Relationship Id="rId394" Type="http://schemas.openxmlformats.org/officeDocument/2006/relationships/hyperlink" Target="http://apps.isiknowledge.com.gate6.inist.fr/full_record.do?product=WOS&amp;search_mode=GeneralSearch&amp;qid=2&amp;SID=R1E2L4aamn325laBikA&amp;page=1&amp;doc=1" TargetMode="External"/><Relationship Id="rId408" Type="http://schemas.openxmlformats.org/officeDocument/2006/relationships/hyperlink" Target="http://adsabs.harvard.edu/cgi-bin/author_form?author=Bond,+J&amp;fullauthor=Bond,%20J.%20R.&amp;charset=UTF-8&amp;db_key=AST" TargetMode="External"/><Relationship Id="rId429" Type="http://schemas.openxmlformats.org/officeDocument/2006/relationships/hyperlink" Target="http://adsabs.harvard.edu/cgi-bin/author_form?author=Yepes,+G&amp;fullauthor=Yepes,%20G.&amp;charset=UTF-8&amp;db_key=AST" TargetMode="External"/><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10.bin"/><Relationship Id="rId254" Type="http://schemas.openxmlformats.org/officeDocument/2006/relationships/oleObject" Target="embeddings/oleObject121.bin"/><Relationship Id="rId440" Type="http://schemas.openxmlformats.org/officeDocument/2006/relationships/hyperlink" Target="http://lmfa.ec-lyon.fr/publi/search.php?search=journal&amp;id=59" TargetMode="External"/><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oleObject" Target="embeddings/oleObject144.bin"/><Relationship Id="rId461" Type="http://schemas.openxmlformats.org/officeDocument/2006/relationships/hyperlink" Target="http://onlinelibrary.wiley.com/doi/10.1002/nme.v92.4/issuetoc" TargetMode="External"/><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oleObject" Target="embeddings/oleObject61.bin"/><Relationship Id="rId156" Type="http://schemas.openxmlformats.org/officeDocument/2006/relationships/image" Target="media/image78.wmf"/><Relationship Id="rId177" Type="http://schemas.openxmlformats.org/officeDocument/2006/relationships/oleObject" Target="embeddings/oleObject82.bin"/><Relationship Id="rId198" Type="http://schemas.openxmlformats.org/officeDocument/2006/relationships/image" Target="media/image99.wmf"/><Relationship Id="rId321" Type="http://schemas.openxmlformats.org/officeDocument/2006/relationships/image" Target="media/image160.wmf"/><Relationship Id="rId342" Type="http://schemas.openxmlformats.org/officeDocument/2006/relationships/oleObject" Target="embeddings/oleObject165.bin"/><Relationship Id="rId363" Type="http://schemas.openxmlformats.org/officeDocument/2006/relationships/image" Target="media/image181.wmf"/><Relationship Id="rId384" Type="http://schemas.openxmlformats.org/officeDocument/2006/relationships/oleObject" Target="embeddings/oleObject186.bin"/><Relationship Id="rId419" Type="http://schemas.openxmlformats.org/officeDocument/2006/relationships/hyperlink" Target="http://adsabs.harvard.edu/cgi-bin/author_form?author=Ostriker,+J&amp;fullauthor=Ostriker,%20J.%20P.&amp;charset=UTF-8&amp;db_key=AST" TargetMode="External"/><Relationship Id="rId202" Type="http://schemas.openxmlformats.org/officeDocument/2006/relationships/image" Target="media/image101.wmf"/><Relationship Id="rId223" Type="http://schemas.openxmlformats.org/officeDocument/2006/relationships/oleObject" Target="embeddings/oleObject105.bin"/><Relationship Id="rId244" Type="http://schemas.openxmlformats.org/officeDocument/2006/relationships/oleObject" Target="embeddings/oleObject116.bin"/><Relationship Id="rId430" Type="http://schemas.openxmlformats.org/officeDocument/2006/relationships/hyperlink" Target="https://github.com/OSGeo/gdal" TargetMode="External"/><Relationship Id="rId18" Type="http://schemas.openxmlformats.org/officeDocument/2006/relationships/oleObject" Target="embeddings/oleObject2.bin"/><Relationship Id="rId39" Type="http://schemas.openxmlformats.org/officeDocument/2006/relationships/image" Target="media/image20.wmf"/><Relationship Id="rId265" Type="http://schemas.openxmlformats.org/officeDocument/2006/relationships/image" Target="media/image132.wmf"/><Relationship Id="rId286" Type="http://schemas.openxmlformats.org/officeDocument/2006/relationships/oleObject" Target="embeddings/oleObject137.bin"/><Relationship Id="rId451" Type="http://schemas.openxmlformats.org/officeDocument/2006/relationships/hyperlink" Target="http://www.sciencedirect.com/science/journal/00457930" TargetMode="External"/><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oleObject" Target="embeddings/oleObject77.bin"/><Relationship Id="rId188" Type="http://schemas.openxmlformats.org/officeDocument/2006/relationships/image" Target="media/image94.wmf"/><Relationship Id="rId311" Type="http://schemas.openxmlformats.org/officeDocument/2006/relationships/image" Target="media/image155.wmf"/><Relationship Id="rId332" Type="http://schemas.openxmlformats.org/officeDocument/2006/relationships/oleObject" Target="embeddings/oleObject160.bin"/><Relationship Id="rId353" Type="http://schemas.openxmlformats.org/officeDocument/2006/relationships/image" Target="media/image176.wmf"/><Relationship Id="rId374" Type="http://schemas.openxmlformats.org/officeDocument/2006/relationships/oleObject" Target="embeddings/oleObject181.bin"/><Relationship Id="rId395" Type="http://schemas.openxmlformats.org/officeDocument/2006/relationships/hyperlink" Target="http://www.sciencedirect.com/science/article/pii/S0045793013002879" TargetMode="External"/><Relationship Id="rId409" Type="http://schemas.openxmlformats.org/officeDocument/2006/relationships/hyperlink" Target="http://adsabs.harvard.edu/cgi-bin/author_form?author=Bryan,+G&amp;fullauthor=Bryan,%20G.%20L.&amp;charset=UTF-8&amp;db_key=AST" TargetMode="External"/><Relationship Id="rId71" Type="http://schemas.openxmlformats.org/officeDocument/2006/relationships/image" Target="media/image36.wmf"/><Relationship Id="rId92" Type="http://schemas.openxmlformats.org/officeDocument/2006/relationships/image" Target="media/image46.wmf"/><Relationship Id="rId213" Type="http://schemas.openxmlformats.org/officeDocument/2006/relationships/oleObject" Target="embeddings/oleObject100.bin"/><Relationship Id="rId234" Type="http://schemas.openxmlformats.org/officeDocument/2006/relationships/image" Target="media/image117.wmf"/><Relationship Id="rId420" Type="http://schemas.openxmlformats.org/officeDocument/2006/relationships/hyperlink" Target="http://adsabs.harvard.edu/cgi-bin/author_form?author=Owen,+J&amp;fullauthor=Owen,%20J.%20M.&amp;charset=UTF-8&amp;db_key=AST" TargetMode="External"/><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41" Type="http://schemas.openxmlformats.org/officeDocument/2006/relationships/hyperlink" Target="http://apps.isiknowledge.com.gate6.inist.fr/full_record.do?product=WOS&amp;search_mode=GeneralSearch&amp;qid=3&amp;SID=Q2CdEk6M@Noh331IPkP&amp;page=1&amp;doc=2" TargetMode="External"/><Relationship Id="rId462" Type="http://schemas.openxmlformats.org/officeDocument/2006/relationships/hyperlink" Target="http://www.sciencedirect.com/science/article/pii/S0045794913001843" TargetMode="External"/><Relationship Id="rId40" Type="http://schemas.openxmlformats.org/officeDocument/2006/relationships/oleObject" Target="embeddings/oleObject13.bin"/><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89.wmf"/><Relationship Id="rId301" Type="http://schemas.openxmlformats.org/officeDocument/2006/relationships/image" Target="media/image150.wmf"/><Relationship Id="rId322" Type="http://schemas.openxmlformats.org/officeDocument/2006/relationships/oleObject" Target="embeddings/oleObject155.bin"/><Relationship Id="rId343" Type="http://schemas.openxmlformats.org/officeDocument/2006/relationships/image" Target="media/image171.wmf"/><Relationship Id="rId364" Type="http://schemas.openxmlformats.org/officeDocument/2006/relationships/oleObject" Target="embeddings/oleObject176.bin"/><Relationship Id="rId61" Type="http://schemas.openxmlformats.org/officeDocument/2006/relationships/image" Target="media/image31.wmf"/><Relationship Id="rId82" Type="http://schemas.openxmlformats.org/officeDocument/2006/relationships/oleObject" Target="embeddings/oleObject34.bin"/><Relationship Id="rId199" Type="http://schemas.openxmlformats.org/officeDocument/2006/relationships/oleObject" Target="embeddings/oleObject93.bin"/><Relationship Id="rId203" Type="http://schemas.openxmlformats.org/officeDocument/2006/relationships/oleObject" Target="embeddings/oleObject95.bin"/><Relationship Id="rId385" Type="http://schemas.openxmlformats.org/officeDocument/2006/relationships/image" Target="media/image192.wmf"/><Relationship Id="rId19" Type="http://schemas.openxmlformats.org/officeDocument/2006/relationships/image" Target="media/image10.wmf"/><Relationship Id="rId224" Type="http://schemas.openxmlformats.org/officeDocument/2006/relationships/image" Target="media/image112.wmf"/><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410" Type="http://schemas.openxmlformats.org/officeDocument/2006/relationships/hyperlink" Target="http://adsabs.harvard.edu/cgi-bin/author_form?author=Cen,+R&amp;fullauthor=Cen,%20R.&amp;charset=UTF-8&amp;db_key=AST" TargetMode="External"/><Relationship Id="rId431" Type="http://schemas.openxmlformats.org/officeDocument/2006/relationships/hyperlink" Target="http://www.geo-slope.com" TargetMode="External"/><Relationship Id="rId452" Type="http://schemas.openxmlformats.org/officeDocument/2006/relationships/hyperlink" Target="http://www.sciencedirect.com/science/journal/00457930/88/supp/C" TargetMode="External"/><Relationship Id="rId30" Type="http://schemas.openxmlformats.org/officeDocument/2006/relationships/oleObject" Target="embeddings/oleObject8.bin"/><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oleObject" Target="embeddings/oleObject150.bin"/><Relationship Id="rId333" Type="http://schemas.openxmlformats.org/officeDocument/2006/relationships/image" Target="media/image166.wmf"/><Relationship Id="rId354" Type="http://schemas.openxmlformats.org/officeDocument/2006/relationships/oleObject" Target="embeddings/oleObject171.bin"/><Relationship Id="rId51" Type="http://schemas.openxmlformats.org/officeDocument/2006/relationships/image" Target="media/image26.wmf"/><Relationship Id="rId72" Type="http://schemas.openxmlformats.org/officeDocument/2006/relationships/oleObject" Target="embeddings/oleObject29.bin"/><Relationship Id="rId93" Type="http://schemas.openxmlformats.org/officeDocument/2006/relationships/oleObject" Target="embeddings/oleObject40.bin"/><Relationship Id="rId189" Type="http://schemas.openxmlformats.org/officeDocument/2006/relationships/oleObject" Target="embeddings/oleObject88.bin"/><Relationship Id="rId375" Type="http://schemas.openxmlformats.org/officeDocument/2006/relationships/image" Target="media/image187.wmf"/><Relationship Id="rId396" Type="http://schemas.openxmlformats.org/officeDocument/2006/relationships/hyperlink" Target="http://www.sciencedirect.com/science/article/pii/S0045793013002879" TargetMode="Externa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111.bin"/><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400" Type="http://schemas.openxmlformats.org/officeDocument/2006/relationships/hyperlink" Target="http://www.sciencedirect.com/science/article/pii/S0304389411006601" TargetMode="External"/><Relationship Id="rId421" Type="http://schemas.openxmlformats.org/officeDocument/2006/relationships/hyperlink" Target="http://adsabs.harvard.edu/cgi-bin/author_form?author=Pearce,+F&amp;fullauthor=Pearce,%20F.%20R.&amp;charset=UTF-8&amp;db_key=AST" TargetMode="External"/><Relationship Id="rId442" Type="http://schemas.openxmlformats.org/officeDocument/2006/relationships/hyperlink" Target="http://onlinelibrary.wiley.com/doi/10.1002/nme.2629/abstract" TargetMode="External"/><Relationship Id="rId463" Type="http://schemas.openxmlformats.org/officeDocument/2006/relationships/hyperlink" Target="http://www.sciencedirect.com/science/article/pii/S0045794913001843" TargetMode="External"/><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oleObject" Target="embeddings/oleObject145.bin"/><Relationship Id="rId323" Type="http://schemas.openxmlformats.org/officeDocument/2006/relationships/image" Target="media/image161.wmf"/><Relationship Id="rId344" Type="http://schemas.openxmlformats.org/officeDocument/2006/relationships/oleObject" Target="embeddings/oleObject166.bin"/><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4.bin"/><Relationship Id="rId83" Type="http://schemas.openxmlformats.org/officeDocument/2006/relationships/image" Target="media/image42.wmf"/><Relationship Id="rId179" Type="http://schemas.openxmlformats.org/officeDocument/2006/relationships/oleObject" Target="embeddings/oleObject83.bin"/><Relationship Id="rId365" Type="http://schemas.openxmlformats.org/officeDocument/2006/relationships/image" Target="media/image182.wmf"/><Relationship Id="rId386" Type="http://schemas.openxmlformats.org/officeDocument/2006/relationships/oleObject" Target="embeddings/oleObject187.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106.bin"/><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411" Type="http://schemas.openxmlformats.org/officeDocument/2006/relationships/hyperlink" Target="http://adsabs.harvard.edu/cgi-bin/author_form?author=Couchman,+H&amp;fullauthor=Couchman,%20H.%20M.%20P.&amp;charset=UTF-8&amp;db_key=AST" TargetMode="External"/><Relationship Id="rId432" Type="http://schemas.openxmlformats.org/officeDocument/2006/relationships/hyperlink" Target="https://github.com/git/git" TargetMode="External"/><Relationship Id="rId453" Type="http://schemas.openxmlformats.org/officeDocument/2006/relationships/hyperlink" Target="http://users.monash.edu.au/~dprice/pubs/spmhd/price-spmhd.pdf" TargetMode="External"/><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image" Target="media/image156.wmf"/><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image" Target="media/image37.wmf"/><Relationship Id="rId94" Type="http://schemas.openxmlformats.org/officeDocument/2006/relationships/image" Target="media/image47.wmf"/><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7.wmf"/><Relationship Id="rId376" Type="http://schemas.openxmlformats.org/officeDocument/2006/relationships/oleObject" Target="embeddings/oleObject182.bin"/><Relationship Id="rId397" Type="http://schemas.openxmlformats.org/officeDocument/2006/relationships/hyperlink" Target="http://www.sciencedirect.com/science/journal/00457930" TargetMode="External"/><Relationship Id="rId4" Type="http://schemas.microsoft.com/office/2007/relationships/stylesWithEffects" Target="stylesWithEffects.xml"/><Relationship Id="rId180" Type="http://schemas.openxmlformats.org/officeDocument/2006/relationships/image" Target="media/image90.wmf"/><Relationship Id="rId215" Type="http://schemas.openxmlformats.org/officeDocument/2006/relationships/oleObject" Target="embeddings/oleObject101.bin"/><Relationship Id="rId236" Type="http://schemas.openxmlformats.org/officeDocument/2006/relationships/image" Target="media/image118.wmf"/><Relationship Id="rId257" Type="http://schemas.openxmlformats.org/officeDocument/2006/relationships/image" Target="media/image128.wmf"/><Relationship Id="rId278" Type="http://schemas.openxmlformats.org/officeDocument/2006/relationships/oleObject" Target="embeddings/oleObject133.bin"/><Relationship Id="rId401" Type="http://schemas.openxmlformats.org/officeDocument/2006/relationships/hyperlink" Target="http://www.sciencedirect.com/science/article/pii/S0304389411006601" TargetMode="External"/><Relationship Id="rId422" Type="http://schemas.openxmlformats.org/officeDocument/2006/relationships/hyperlink" Target="http://adsabs.harvard.edu/cgi-bin/author_form?author=Pen,+U&amp;fullauthor=Pen,%20U.-L.&amp;charset=UTF-8&amp;db_key=AST" TargetMode="External"/><Relationship Id="rId443" Type="http://schemas.openxmlformats.org/officeDocument/2006/relationships/hyperlink" Target="http://www.scopus.com.scopeesprx.elsevier.com/authid/detail.url?authorId=7101880965&amp;amp;eid=2-s2.0-84872045174" TargetMode="External"/><Relationship Id="rId464" Type="http://schemas.openxmlformats.org/officeDocument/2006/relationships/hyperlink" Target="http://www.sciencedirect.com/science/article/pii/S0045794913001843" TargetMode="External"/><Relationship Id="rId303" Type="http://schemas.openxmlformats.org/officeDocument/2006/relationships/image" Target="media/image151.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image" Target="media/image69.wmf"/><Relationship Id="rId345" Type="http://schemas.openxmlformats.org/officeDocument/2006/relationships/image" Target="media/image172.wmf"/><Relationship Id="rId387" Type="http://schemas.openxmlformats.org/officeDocument/2006/relationships/image" Target="media/image193.wmf"/><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image" Target="media/image123.wmf"/><Relationship Id="rId412" Type="http://schemas.openxmlformats.org/officeDocument/2006/relationships/hyperlink" Target="http://adsabs.harvard.edu/cgi-bin/author_form?author=Evrard,+A&amp;fullauthor=Evrard,%20A.%20E.&amp;charset=UTF-8&amp;db_key=AST" TargetMode="External"/><Relationship Id="rId107" Type="http://schemas.openxmlformats.org/officeDocument/2006/relationships/oleObject" Target="embeddings/oleObject47.bin"/><Relationship Id="rId289" Type="http://schemas.openxmlformats.org/officeDocument/2006/relationships/image" Target="media/image144.wmf"/><Relationship Id="rId454" Type="http://schemas.openxmlformats.org/officeDocument/2006/relationships/hyperlink" Target="http://adsabs.harvard.edu/cgi-bin/author_form?author=Federrath,+C&amp;fullauthor=Federrath,%20Christoph&amp;charset=UTF-8&amp;db_key=AST" TargetMode="External"/><Relationship Id="rId11" Type="http://schemas.openxmlformats.org/officeDocument/2006/relationships/image" Target="media/image4.png"/><Relationship Id="rId53" Type="http://schemas.openxmlformats.org/officeDocument/2006/relationships/image" Target="media/image27.wmf"/><Relationship Id="rId149" Type="http://schemas.openxmlformats.org/officeDocument/2006/relationships/oleObject" Target="embeddings/oleObject68.bin"/><Relationship Id="rId314" Type="http://schemas.openxmlformats.org/officeDocument/2006/relationships/oleObject" Target="embeddings/oleObject151.bin"/><Relationship Id="rId356" Type="http://schemas.openxmlformats.org/officeDocument/2006/relationships/oleObject" Target="embeddings/oleObject172.bin"/><Relationship Id="rId398" Type="http://schemas.openxmlformats.org/officeDocument/2006/relationships/hyperlink" Target="http://onlinelibrary.wiley.com/doi/10.1111/mnr.2012.423.issue-3/issuetoc" TargetMode="External"/><Relationship Id="rId95" Type="http://schemas.openxmlformats.org/officeDocument/2006/relationships/oleObject" Target="embeddings/oleObject41.bin"/><Relationship Id="rId160" Type="http://schemas.openxmlformats.org/officeDocument/2006/relationships/image" Target="media/image80.wmf"/><Relationship Id="rId216" Type="http://schemas.openxmlformats.org/officeDocument/2006/relationships/image" Target="media/image108.wmf"/><Relationship Id="rId423" Type="http://schemas.openxmlformats.org/officeDocument/2006/relationships/hyperlink" Target="http://adsabs.harvard.edu/cgi-bin/author_form?author=Steinmetz,+M&amp;fullauthor=Steinmetz,%20M.&amp;charset=UTF-8&amp;db_key=AST" TargetMode="External"/><Relationship Id="rId258" Type="http://schemas.openxmlformats.org/officeDocument/2006/relationships/oleObject" Target="embeddings/oleObject123.bin"/><Relationship Id="rId465" Type="http://schemas.openxmlformats.org/officeDocument/2006/relationships/hyperlink" Target="http://www.sciencedirect.com/science/journal/00457949" TargetMode="External"/><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9.wmf"/><Relationship Id="rId325" Type="http://schemas.openxmlformats.org/officeDocument/2006/relationships/image" Target="media/image162.wmf"/><Relationship Id="rId367" Type="http://schemas.openxmlformats.org/officeDocument/2006/relationships/image" Target="media/image183.wmf"/><Relationship Id="rId171" Type="http://schemas.openxmlformats.org/officeDocument/2006/relationships/oleObject" Target="embeddings/oleObject79.bin"/><Relationship Id="rId227" Type="http://schemas.openxmlformats.org/officeDocument/2006/relationships/oleObject" Target="embeddings/oleObject107.bin"/><Relationship Id="rId269" Type="http://schemas.openxmlformats.org/officeDocument/2006/relationships/image" Target="media/image134.wmf"/><Relationship Id="rId434" Type="http://schemas.openxmlformats.org/officeDocument/2006/relationships/hyperlink" Target="https://www.ghostscript.com/" TargetMode="External"/><Relationship Id="rId33" Type="http://schemas.openxmlformats.org/officeDocument/2006/relationships/image" Target="media/image17.wmf"/><Relationship Id="rId129" Type="http://schemas.openxmlformats.org/officeDocument/2006/relationships/oleObject" Target="embeddings/oleObject58.bin"/><Relationship Id="rId280" Type="http://schemas.openxmlformats.org/officeDocument/2006/relationships/oleObject" Target="embeddings/oleObject134.bin"/><Relationship Id="rId336" Type="http://schemas.openxmlformats.org/officeDocument/2006/relationships/oleObject" Target="embeddings/oleObject162.bin"/><Relationship Id="rId75" Type="http://schemas.openxmlformats.org/officeDocument/2006/relationships/image" Target="media/image38.wmf"/><Relationship Id="rId140" Type="http://schemas.openxmlformats.org/officeDocument/2006/relationships/image" Target="media/image70.wmf"/><Relationship Id="rId182" Type="http://schemas.openxmlformats.org/officeDocument/2006/relationships/image" Target="media/image91.wmf"/><Relationship Id="rId378" Type="http://schemas.openxmlformats.org/officeDocument/2006/relationships/oleObject" Target="embeddings/oleObject183.bin"/><Relationship Id="rId403" Type="http://schemas.openxmlformats.org/officeDocument/2006/relationships/hyperlink" Target="http://dl.acm.org/citation.cfm?id=962052&amp;CFID=66150500&amp;CFTOKEN=25537257" TargetMode="External"/><Relationship Id="rId6" Type="http://schemas.openxmlformats.org/officeDocument/2006/relationships/webSettings" Target="webSettings.xml"/><Relationship Id="rId238" Type="http://schemas.openxmlformats.org/officeDocument/2006/relationships/image" Target="media/image119.wmf"/><Relationship Id="rId445" Type="http://schemas.openxmlformats.org/officeDocument/2006/relationships/hyperlink" Target="http://www.scopus.com.scopeesprx.elsevier.com/source/sourceInfo.url?sourceId=18534&amp;origin=recordpage" TargetMode="External"/><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image" Target="media/image173.wmf"/><Relationship Id="rId44" Type="http://schemas.openxmlformats.org/officeDocument/2006/relationships/oleObject" Target="embeddings/oleObject15.bin"/><Relationship Id="rId86" Type="http://schemas.openxmlformats.org/officeDocument/2006/relationships/image" Target="media/image43.wmf"/><Relationship Id="rId151" Type="http://schemas.openxmlformats.org/officeDocument/2006/relationships/oleObject" Target="embeddings/oleObject69.bin"/><Relationship Id="rId389" Type="http://schemas.openxmlformats.org/officeDocument/2006/relationships/image" Target="media/image194.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0FF5D-9258-489F-AC1B-3599D4A4A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120</Pages>
  <Words>50366</Words>
  <Characters>287089</Characters>
  <Application>Microsoft Office Word</Application>
  <DocSecurity>0</DocSecurity>
  <Lines>2392</Lines>
  <Paragraphs>673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336782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RSE SpA</cp:lastModifiedBy>
  <cp:revision>128</cp:revision>
  <cp:lastPrinted>2015-10-28T17:36:00Z</cp:lastPrinted>
  <dcterms:created xsi:type="dcterms:W3CDTF">2018-08-01T10:44:00Z</dcterms:created>
  <dcterms:modified xsi:type="dcterms:W3CDTF">2018-08-07T09:32:00Z</dcterms:modified>
</cp:coreProperties>
</file>